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6445741" w:displacedByCustomXml="next"/>
    <w:bookmarkEnd w:id="0" w:displacedByCustomXml="next"/>
    <w:sdt>
      <w:sdtPr>
        <w:id w:val="-1294052451"/>
        <w:docPartObj>
          <w:docPartGallery w:val="Cover Pages"/>
          <w:docPartUnique/>
        </w:docPartObj>
      </w:sdtPr>
      <w:sdtEndPr>
        <w:rPr>
          <w:b/>
          <w:bCs/>
        </w:rPr>
      </w:sdtEndPr>
      <w:sdtContent>
        <w:p w14:paraId="349D7058" w14:textId="77777777" w:rsidR="00816BFF" w:rsidRPr="00F14AC8" w:rsidRDefault="00816BFF"/>
        <w:p w14:paraId="16EBA38F" w14:textId="77777777" w:rsidR="00816BFF" w:rsidRPr="00F14AC8" w:rsidRDefault="00000000"/>
      </w:sdtContent>
    </w:sdt>
    <w:p w14:paraId="68EE5247" w14:textId="77777777" w:rsidR="00A11B8E" w:rsidRPr="00F14AC8" w:rsidRDefault="00A11B8E" w:rsidP="00FE0F41"/>
    <w:p w14:paraId="19D769E0" w14:textId="77777777" w:rsidR="00BF110E" w:rsidRPr="00F14AC8" w:rsidRDefault="00BF110E" w:rsidP="00FE0F41"/>
    <w:p w14:paraId="7805886B" w14:textId="77777777" w:rsidR="00BF110E" w:rsidRPr="00F14AC8" w:rsidRDefault="00BF110E" w:rsidP="00FE0F41"/>
    <w:p w14:paraId="074F6D1B" w14:textId="77777777" w:rsidR="00BF110E" w:rsidRPr="00F14AC8" w:rsidRDefault="00BF110E" w:rsidP="00FE0F41"/>
    <w:p w14:paraId="0D195E95" w14:textId="77777777" w:rsidR="00BF110E" w:rsidRPr="00F14AC8" w:rsidRDefault="00BF110E" w:rsidP="00FE0F41"/>
    <w:p w14:paraId="214E2F55" w14:textId="77777777" w:rsidR="00486CCC" w:rsidRPr="00F14AC8" w:rsidRDefault="00486CCC" w:rsidP="00FE0F41"/>
    <w:p w14:paraId="4F7A8201" w14:textId="77777777" w:rsidR="00BF110E" w:rsidRPr="00F14AC8" w:rsidRDefault="00BF110E" w:rsidP="00FE0F41"/>
    <w:p w14:paraId="29DA4E0F" w14:textId="77777777" w:rsidR="00BF110E" w:rsidRPr="00F14AC8" w:rsidRDefault="00BF110E" w:rsidP="00FE0F41"/>
    <w:p w14:paraId="36F16C4B" w14:textId="77777777" w:rsidR="00BF110E" w:rsidRPr="00F14AC8" w:rsidRDefault="00BF110E" w:rsidP="00FE0F41"/>
    <w:p w14:paraId="66D440BA" w14:textId="77777777" w:rsidR="00BF110E" w:rsidRPr="00F14AC8" w:rsidRDefault="00BF110E" w:rsidP="00FE0F41"/>
    <w:p w14:paraId="77C40459" w14:textId="77777777" w:rsidR="00BF110E" w:rsidRPr="00F14AC8" w:rsidRDefault="00BF110E" w:rsidP="00FE0F41"/>
    <w:p w14:paraId="35E7AFF0" w14:textId="77777777" w:rsidR="00BF110E" w:rsidRPr="00F14AC8" w:rsidRDefault="00BF110E" w:rsidP="00FE0F41"/>
    <w:p w14:paraId="1455495B" w14:textId="77777777" w:rsidR="00BF110E" w:rsidRPr="00F14AC8" w:rsidRDefault="00BF110E" w:rsidP="00FE0F41"/>
    <w:p w14:paraId="26EBE042" w14:textId="77777777" w:rsidR="00BF110E" w:rsidRPr="00F14AC8" w:rsidRDefault="00BF110E" w:rsidP="00FE0F41"/>
    <w:p w14:paraId="4207004B" w14:textId="77777777" w:rsidR="00BF110E" w:rsidRPr="00F14AC8" w:rsidRDefault="00BF110E" w:rsidP="00FE0F41"/>
    <w:p w14:paraId="21A31F8E" w14:textId="77777777" w:rsidR="00BF110E" w:rsidRPr="00F14AC8" w:rsidRDefault="00BF110E" w:rsidP="00FE0F41"/>
    <w:p w14:paraId="09FE4A0E" w14:textId="77777777" w:rsidR="00BF110E" w:rsidRPr="00F14AC8" w:rsidRDefault="00BF110E" w:rsidP="00FE0F41"/>
    <w:p w14:paraId="7B6BA8CA" w14:textId="77777777" w:rsidR="00BF110E" w:rsidRPr="00F14AC8" w:rsidRDefault="00BF110E" w:rsidP="00FE0F41"/>
    <w:p w14:paraId="6C3745F1" w14:textId="77777777" w:rsidR="00BF110E" w:rsidRPr="00F14AC8" w:rsidRDefault="00BF110E" w:rsidP="00FE0F41"/>
    <w:p w14:paraId="1F83126F" w14:textId="77777777" w:rsidR="00BF110E" w:rsidRPr="00F14AC8" w:rsidRDefault="00BF110E" w:rsidP="00FE0F41"/>
    <w:p w14:paraId="0266E4C0" w14:textId="77777777" w:rsidR="00BF110E" w:rsidRPr="00F14AC8" w:rsidRDefault="00BF110E" w:rsidP="00E64147"/>
    <w:p w14:paraId="4062449C" w14:textId="77777777" w:rsidR="00BF110E" w:rsidRPr="00F14AC8" w:rsidRDefault="00BF110E" w:rsidP="00E64147"/>
    <w:p w14:paraId="14EEEA9F" w14:textId="77777777" w:rsidR="00BF110E" w:rsidRPr="00F14AC8" w:rsidRDefault="00BF110E" w:rsidP="00E64147"/>
    <w:p w14:paraId="2CAB86FE" w14:textId="77777777" w:rsidR="00BF110E" w:rsidRPr="00F14AC8" w:rsidRDefault="00BF110E" w:rsidP="00E64147"/>
    <w:p w14:paraId="4B667EB6" w14:textId="77777777" w:rsidR="00BF110E" w:rsidRPr="00F14AC8" w:rsidRDefault="00BF110E" w:rsidP="00E64147"/>
    <w:p w14:paraId="3617EE0D" w14:textId="3905B5FE" w:rsidR="00BF110E" w:rsidRPr="00F14AC8" w:rsidRDefault="004555E2" w:rsidP="053D8DBC">
      <w:pPr>
        <w:rPr>
          <w:rFonts w:ascii="Trebuchet MS" w:hAnsi="Trebuchet MS"/>
          <w:color w:val="102031" w:themeColor="text2"/>
        </w:rPr>
      </w:pPr>
      <w:r w:rsidRPr="00F14AC8">
        <w:rPr>
          <w:noProof/>
        </w:rPr>
        <mc:AlternateContent>
          <mc:Choice Requires="wps">
            <w:drawing>
              <wp:anchor distT="0" distB="0" distL="114300" distR="114300" simplePos="0" relativeHeight="251658241" behindDoc="0" locked="0" layoutInCell="1" allowOverlap="1" wp14:anchorId="12D27BA7" wp14:editId="1489B8FB">
                <wp:simplePos x="0" y="0"/>
                <wp:positionH relativeFrom="margin">
                  <wp:align>left</wp:align>
                </wp:positionH>
                <wp:positionV relativeFrom="margin">
                  <wp:align>bottom</wp:align>
                </wp:positionV>
                <wp:extent cx="4724400" cy="914400"/>
                <wp:effectExtent l="0" t="0" r="0" b="6985"/>
                <wp:wrapSquare wrapText="bothSides"/>
                <wp:docPr id="6" name="Text Box 6"/>
                <wp:cNvGraphicFramePr/>
                <a:graphic xmlns:a="http://schemas.openxmlformats.org/drawingml/2006/main">
                  <a:graphicData uri="http://schemas.microsoft.com/office/word/2010/wordprocessingShape">
                    <wps:wsp>
                      <wps:cNvSpPr txBox="1"/>
                      <wps:spPr>
                        <a:xfrm>
                          <a:off x="0" y="0"/>
                          <a:ext cx="472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8C8F91" w14:textId="77777777" w:rsidR="00BF110E" w:rsidRPr="00F14AC8" w:rsidRDefault="00822DAD" w:rsidP="00C668D8">
                            <w:pPr>
                              <w:pStyle w:val="KeinLeerraum"/>
                              <w:rPr>
                                <w:color w:val="4164B2" w:themeColor="accent1"/>
                                <w:sz w:val="28"/>
                                <w:szCs w:val="28"/>
                                <w:lang w:val="de-DE"/>
                              </w:rPr>
                            </w:pPr>
                            <w:r w:rsidRPr="00F14AC8">
                              <w:rPr>
                                <w:color w:val="4164B2" w:themeColor="accent1"/>
                                <w:sz w:val="28"/>
                                <w:szCs w:val="28"/>
                                <w:lang w:val="de-DE"/>
                              </w:rPr>
                              <w:t xml:space="preserve">Ersteller: </w:t>
                            </w:r>
                            <w:r w:rsidRPr="00F14AC8">
                              <w:rPr>
                                <w:color w:val="4164B2" w:themeColor="accent1"/>
                                <w:sz w:val="28"/>
                                <w:szCs w:val="28"/>
                                <w:lang w:val="de-DE"/>
                              </w:rPr>
                              <w:fldChar w:fldCharType="begin"/>
                            </w:r>
                            <w:r w:rsidRPr="00F14AC8">
                              <w:rPr>
                                <w:color w:val="4164B2" w:themeColor="accent1"/>
                                <w:sz w:val="28"/>
                                <w:szCs w:val="28"/>
                                <w:lang w:val="de-DE"/>
                              </w:rPr>
                              <w:instrText xml:space="preserve"> AUTHOR   \* MERGEFORMAT </w:instrText>
                            </w:r>
                            <w:r w:rsidRPr="00F14AC8">
                              <w:rPr>
                                <w:color w:val="4164B2" w:themeColor="accent1"/>
                                <w:sz w:val="28"/>
                                <w:szCs w:val="28"/>
                                <w:lang w:val="de-DE"/>
                              </w:rPr>
                              <w:fldChar w:fldCharType="separate"/>
                            </w:r>
                            <w:r w:rsidR="00C43C32" w:rsidRPr="00F14AC8">
                              <w:rPr>
                                <w:color w:val="4164B2" w:themeColor="accent1"/>
                                <w:sz w:val="28"/>
                                <w:szCs w:val="28"/>
                                <w:lang w:val="de-DE"/>
                              </w:rPr>
                              <w:t>Peter Koch</w:t>
                            </w:r>
                            <w:r w:rsidRPr="00F14AC8">
                              <w:rPr>
                                <w:color w:val="4164B2" w:themeColor="accent1"/>
                                <w:sz w:val="28"/>
                                <w:szCs w:val="28"/>
                                <w:lang w:val="de-DE"/>
                              </w:rPr>
                              <w:fldChar w:fldCharType="end"/>
                            </w:r>
                          </w:p>
                          <w:p w14:paraId="078BA29E" w14:textId="3937738A" w:rsidR="00822DAD" w:rsidRPr="00F14AC8" w:rsidRDefault="00822DAD" w:rsidP="00C668D8">
                            <w:pPr>
                              <w:pStyle w:val="KeinLeerraum"/>
                              <w:rPr>
                                <w:color w:val="4164B2" w:themeColor="accent1"/>
                                <w:sz w:val="28"/>
                                <w:szCs w:val="28"/>
                                <w:lang w:val="de-DE"/>
                              </w:rPr>
                            </w:pPr>
                            <w:r w:rsidRPr="00F14AC8">
                              <w:rPr>
                                <w:color w:val="4164B2" w:themeColor="accent1"/>
                                <w:sz w:val="28"/>
                                <w:szCs w:val="28"/>
                                <w:lang w:val="de-DE"/>
                              </w:rPr>
                              <w:t xml:space="preserve">Ort | Datum:  Karlsruhe | </w:t>
                            </w:r>
                            <w:r w:rsidR="00710B64" w:rsidRPr="00F14AC8">
                              <w:rPr>
                                <w:color w:val="4164B2" w:themeColor="accent1"/>
                                <w:sz w:val="28"/>
                                <w:szCs w:val="28"/>
                                <w:lang w:val="de-DE"/>
                              </w:rPr>
                              <w:t>13.10.</w:t>
                            </w:r>
                            <w:r w:rsidR="004555E2" w:rsidRPr="00F14AC8">
                              <w:rPr>
                                <w:color w:val="4164B2" w:themeColor="accent1"/>
                                <w:sz w:val="28"/>
                                <w:szCs w:val="28"/>
                                <w:lang w:val="de-DE"/>
                              </w:rPr>
                              <w:t xml:space="preserve">2025 </w:t>
                            </w:r>
                            <w:r w:rsidR="00710B64" w:rsidRPr="00F14AC8">
                              <w:rPr>
                                <w:color w:val="4164B2" w:themeColor="accent1"/>
                                <w:sz w:val="28"/>
                                <w:szCs w:val="28"/>
                                <w:lang w:val="de-DE"/>
                              </w:rPr>
                              <w:t>-</w:t>
                            </w:r>
                            <w:r w:rsidR="004555E2" w:rsidRPr="00F14AC8">
                              <w:rPr>
                                <w:color w:val="4164B2" w:themeColor="accent1"/>
                                <w:sz w:val="28"/>
                                <w:szCs w:val="28"/>
                                <w:lang w:val="de-DE"/>
                              </w:rPr>
                              <w:t xml:space="preserve"> 30.04.2026</w:t>
                            </w:r>
                            <w:r w:rsidR="00710B64" w:rsidRPr="00F14AC8">
                              <w:rPr>
                                <w:color w:val="4164B2" w:themeColor="accent1"/>
                                <w:sz w:val="28"/>
                                <w:szCs w:val="28"/>
                                <w:lang w:val="de-DE"/>
                              </w:rPr>
                              <w:t xml:space="preserve"> </w:t>
                            </w:r>
                            <w:r w:rsidRPr="00F14AC8">
                              <w:rPr>
                                <w:color w:val="4164B2" w:themeColor="accent1"/>
                                <w:sz w:val="28"/>
                                <w:szCs w:val="28"/>
                                <w:lang w:val="de-DE"/>
                              </w:rPr>
                              <w:t>Version: 1.0</w:t>
                            </w:r>
                          </w:p>
                        </w:txbxContent>
                      </wps:txbx>
                      <wps:bodyPr rot="0" spcFirstLastPara="0" vertOverflow="overflow" horzOverflow="overflow" vert="horz" wrap="square" lIns="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type w14:anchorId="12D27BA7" id="_x0000_t202" coordsize="21600,21600" o:spt="202" path="m,l,21600r21600,l21600,xe">
                <v:stroke joinstyle="miter"/>
                <v:path gradientshapeok="t" o:connecttype="rect"/>
              </v:shapetype>
              <v:shape id="Text Box 6" o:spid="_x0000_s1026" type="#_x0000_t202" style="position:absolute;margin-left:0;margin-top:0;width:372pt;height:1in;z-index:251658241;visibility:visible;mso-wrap-style:square;mso-width-percent:0;mso-height-percent:92;mso-wrap-distance-left:9pt;mso-wrap-distance-top:0;mso-wrap-distance-right:9pt;mso-wrap-distance-bottom:0;mso-position-horizontal:left;mso-position-horizontal-relative:margin;mso-position-vertical:bottom;mso-position-vertical-relative:margin;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" filled="f" stroked="f" strokeweight=".5pt">
                <v:textbox inset="0,0,54pt,0">
                  <w:txbxContent>
                    <w:p w14:paraId="4F8C8F91" w14:textId="77777777" w:rsidR="00BF110E" w:rsidRPr="00F14AC8" w:rsidRDefault="00822DAD" w:rsidP="00C668D8">
                      <w:pPr>
                        <w:pStyle w:val="KeinLeerraum"/>
                        <w:rPr>
                          <w:color w:val="4164B2" w:themeColor="accent1"/>
                          <w:sz w:val="28"/>
                          <w:szCs w:val="28"/>
                          <w:lang w:val="de-DE"/>
                        </w:rPr>
                      </w:pPr>
                      <w:r w:rsidRPr="00F14AC8">
                        <w:rPr>
                          <w:color w:val="4164B2" w:themeColor="accent1"/>
                          <w:sz w:val="28"/>
                          <w:szCs w:val="28"/>
                          <w:lang w:val="de-DE"/>
                        </w:rPr>
                        <w:t xml:space="preserve">Ersteller: </w:t>
                      </w:r>
                      <w:r w:rsidRPr="00F14AC8">
                        <w:rPr>
                          <w:color w:val="4164B2" w:themeColor="accent1"/>
                          <w:sz w:val="28"/>
                          <w:szCs w:val="28"/>
                          <w:lang w:val="de-DE"/>
                        </w:rPr>
                        <w:fldChar w:fldCharType="begin"/>
                      </w:r>
                      <w:r w:rsidRPr="00F14AC8">
                        <w:rPr>
                          <w:color w:val="4164B2" w:themeColor="accent1"/>
                          <w:sz w:val="28"/>
                          <w:szCs w:val="28"/>
                          <w:lang w:val="de-DE"/>
                        </w:rPr>
                        <w:instrText xml:space="preserve"> AUTHOR   \* MERGEFORMAT </w:instrText>
                      </w:r>
                      <w:r w:rsidRPr="00F14AC8">
                        <w:rPr>
                          <w:color w:val="4164B2" w:themeColor="accent1"/>
                          <w:sz w:val="28"/>
                          <w:szCs w:val="28"/>
                          <w:lang w:val="de-DE"/>
                        </w:rPr>
                        <w:fldChar w:fldCharType="separate"/>
                      </w:r>
                      <w:r w:rsidR="00C43C32" w:rsidRPr="00F14AC8">
                        <w:rPr>
                          <w:color w:val="4164B2" w:themeColor="accent1"/>
                          <w:sz w:val="28"/>
                          <w:szCs w:val="28"/>
                          <w:lang w:val="de-DE"/>
                        </w:rPr>
                        <w:t>Peter Koch</w:t>
                      </w:r>
                      <w:r w:rsidRPr="00F14AC8">
                        <w:rPr>
                          <w:color w:val="4164B2" w:themeColor="accent1"/>
                          <w:sz w:val="28"/>
                          <w:szCs w:val="28"/>
                          <w:lang w:val="de-DE"/>
                        </w:rPr>
                        <w:fldChar w:fldCharType="end"/>
                      </w:r>
                    </w:p>
                    <w:p w14:paraId="078BA29E" w14:textId="3937738A" w:rsidR="00822DAD" w:rsidRPr="00F14AC8" w:rsidRDefault="00822DAD" w:rsidP="00C668D8">
                      <w:pPr>
                        <w:pStyle w:val="KeinLeerraum"/>
                        <w:rPr>
                          <w:color w:val="4164B2" w:themeColor="accent1"/>
                          <w:sz w:val="28"/>
                          <w:szCs w:val="28"/>
                          <w:lang w:val="de-DE"/>
                        </w:rPr>
                      </w:pPr>
                      <w:r w:rsidRPr="00F14AC8">
                        <w:rPr>
                          <w:color w:val="4164B2" w:themeColor="accent1"/>
                          <w:sz w:val="28"/>
                          <w:szCs w:val="28"/>
                          <w:lang w:val="de-DE"/>
                        </w:rPr>
                        <w:t xml:space="preserve">Ort | Datum:  Karlsruhe | </w:t>
                      </w:r>
                      <w:r w:rsidR="00710B64" w:rsidRPr="00F14AC8">
                        <w:rPr>
                          <w:color w:val="4164B2" w:themeColor="accent1"/>
                          <w:sz w:val="28"/>
                          <w:szCs w:val="28"/>
                          <w:lang w:val="de-DE"/>
                        </w:rPr>
                        <w:t>13.10.</w:t>
                      </w:r>
                      <w:r w:rsidR="004555E2" w:rsidRPr="00F14AC8">
                        <w:rPr>
                          <w:color w:val="4164B2" w:themeColor="accent1"/>
                          <w:sz w:val="28"/>
                          <w:szCs w:val="28"/>
                          <w:lang w:val="de-DE"/>
                        </w:rPr>
                        <w:t xml:space="preserve">2025 </w:t>
                      </w:r>
                      <w:r w:rsidR="00710B64" w:rsidRPr="00F14AC8">
                        <w:rPr>
                          <w:color w:val="4164B2" w:themeColor="accent1"/>
                          <w:sz w:val="28"/>
                          <w:szCs w:val="28"/>
                          <w:lang w:val="de-DE"/>
                        </w:rPr>
                        <w:t>-</w:t>
                      </w:r>
                      <w:r w:rsidR="004555E2" w:rsidRPr="00F14AC8">
                        <w:rPr>
                          <w:color w:val="4164B2" w:themeColor="accent1"/>
                          <w:sz w:val="28"/>
                          <w:szCs w:val="28"/>
                          <w:lang w:val="de-DE"/>
                        </w:rPr>
                        <w:t xml:space="preserve"> 30.04.2026</w:t>
                      </w:r>
                      <w:r w:rsidR="00710B64" w:rsidRPr="00F14AC8">
                        <w:rPr>
                          <w:color w:val="4164B2" w:themeColor="accent1"/>
                          <w:sz w:val="28"/>
                          <w:szCs w:val="28"/>
                          <w:lang w:val="de-DE"/>
                        </w:rPr>
                        <w:t xml:space="preserve"> </w:t>
                      </w:r>
                      <w:r w:rsidRPr="00F14AC8">
                        <w:rPr>
                          <w:color w:val="4164B2" w:themeColor="accent1"/>
                          <w:sz w:val="28"/>
                          <w:szCs w:val="28"/>
                          <w:lang w:val="de-DE"/>
                        </w:rPr>
                        <w:t>Version: 1.0</w:t>
                      </w:r>
                    </w:p>
                  </w:txbxContent>
                </v:textbox>
                <w10:wrap type="square" anchorx="margin" anchory="margin"/>
              </v:shape>
            </w:pict>
          </mc:Fallback>
        </mc:AlternateContent>
      </w:r>
      <w:r w:rsidRPr="00F14AC8">
        <w:rPr>
          <w:noProof/>
        </w:rPr>
        <mc:AlternateContent>
          <mc:Choice Requires="wps">
            <w:drawing>
              <wp:anchor distT="0" distB="0" distL="114300" distR="114300" simplePos="0" relativeHeight="251658240" behindDoc="0" locked="0" layoutInCell="1" allowOverlap="1" wp14:anchorId="3587333C" wp14:editId="26F8D2F4">
                <wp:simplePos x="0" y="0"/>
                <wp:positionH relativeFrom="margin">
                  <wp:align>left</wp:align>
                </wp:positionH>
                <wp:positionV relativeFrom="page">
                  <wp:posOffset>6811010</wp:posOffset>
                </wp:positionV>
                <wp:extent cx="6438900" cy="2084070"/>
                <wp:effectExtent l="0" t="0" r="0" b="11430"/>
                <wp:wrapSquare wrapText="bothSides"/>
                <wp:docPr id="3" name="Text Box 3"/>
                <wp:cNvGraphicFramePr/>
                <a:graphic xmlns:a="http://schemas.openxmlformats.org/drawingml/2006/main">
                  <a:graphicData uri="http://schemas.microsoft.com/office/word/2010/wordprocessingShape">
                    <wps:wsp>
                      <wps:cNvSpPr/>
                      <wps:spPr>
                        <a:xfrm>
                          <a:off x="0" y="0"/>
                          <a:ext cx="6438900" cy="20840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356AE5BA" w14:textId="77777777" w:rsidR="00F561BB" w:rsidRDefault="00F561BB" w:rsidP="00F561BB">
                            <w:pPr>
                              <w:spacing w:line="276" w:lineRule="auto"/>
                              <w:rPr>
                                <w:rFonts w:eastAsia="Trebuchet MS" w:hAnsi="Trebuchet MS" w:cs="Trebuchet MS"/>
                                <w:color w:val="000000" w:themeColor="dark1"/>
                              </w:rPr>
                            </w:pPr>
                            <w:r>
                              <w:rPr>
                                <w:rFonts w:eastAsia="Trebuchet MS" w:hAnsi="Trebuchet MS" w:cs="Trebuchet MS"/>
                                <w:color w:val="000000" w:themeColor="dark1"/>
                              </w:rPr>
                              <w:t>KONZEPT ZUR EINF</w:t>
                            </w:r>
                            <w:r>
                              <w:rPr>
                                <w:rFonts w:eastAsia="Trebuchet MS" w:hAnsi="Trebuchet MS" w:cs="Trebuchet MS"/>
                                <w:color w:val="000000" w:themeColor="dark1"/>
                              </w:rPr>
                              <w:t>Ü</w:t>
                            </w:r>
                            <w:r>
                              <w:rPr>
                                <w:rFonts w:eastAsia="Trebuchet MS" w:hAnsi="Trebuchet MS" w:cs="Trebuchet MS"/>
                                <w:color w:val="000000" w:themeColor="dark1"/>
                              </w:rPr>
                              <w:t>HRUNG VON ABAS ERP</w:t>
                            </w:r>
                          </w:p>
                          <w:p w14:paraId="60FBCDA3" w14:textId="77777777" w:rsidR="00F561BB" w:rsidRDefault="00F561BB" w:rsidP="00F561BB">
                            <w:pPr>
                              <w:spacing w:line="276" w:lineRule="auto"/>
                              <w:rPr>
                                <w:rFonts w:eastAsia="Trebuchet MS" w:hAnsi="Trebuchet MS" w:cs="Trebuchet MS"/>
                                <w:color w:val="000000" w:themeColor="dark1"/>
                              </w:rPr>
                            </w:pPr>
                            <w:r>
                              <w:rPr>
                                <w:rFonts w:eastAsia="Trebuchet MS" w:hAnsi="Trebuchet MS" w:cs="Trebuchet MS"/>
                                <w:color w:val="000000" w:themeColor="dark1"/>
                              </w:rPr>
                              <w:t>Lebenshilfe Karlsruhe, Ettlingen und Umgebung e.V. | Karlsruhe</w:t>
                            </w:r>
                          </w:p>
                        </w:txbxContent>
                      </wps:txbx>
                      <wps:bodyPr spcFirstLastPara="0" wrap="square" lIns="0" tIns="0" rIns="685800" bIns="0" anchor="b">
                        <a:noAutofit/>
                      </wps:bodyPr>
                    </wps:wsp>
                  </a:graphicData>
                </a:graphic>
                <wp14:sizeRelH relativeFrom="page">
                  <wp14:pctWidth>0</wp14:pctWidth>
                </wp14:sizeRelH>
                <wp14:sizeRelV relativeFrom="page">
                  <wp14:pctHeight>0</wp14:pctHeight>
                </wp14:sizeRelV>
              </wp:anchor>
            </w:drawing>
          </mc:Choice>
          <mc:Fallback>
            <w:pict>
              <v:rect w14:anchorId="3587333C" id="Text Box 3" o:spid="_x0000_s1027" style="position:absolute;margin-left:0;margin-top:536.3pt;width:507pt;height:164.1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" filled="f" stroked="f" strokeweight=".5pt">
                <v:textbox inset="0,0,54pt,0">
                  <w:txbxContent>
                    <w:p w14:paraId="356AE5BA" w14:textId="77777777" w:rsidR="00F561BB" w:rsidRDefault="00F561BB" w:rsidP="00F561BB">
                      <w:pPr>
                        <w:spacing w:line="276" w:lineRule="auto"/>
                        <w:rPr>
                          <w:rFonts w:eastAsia="Trebuchet MS" w:hAnsi="Trebuchet MS" w:cs="Trebuchet MS"/>
                          <w:color w:val="000000" w:themeColor="dark1"/>
                        </w:rPr>
                      </w:pPr>
                      <w:r>
                        <w:rPr>
                          <w:rFonts w:eastAsia="Trebuchet MS" w:hAnsi="Trebuchet MS" w:cs="Trebuchet MS"/>
                          <w:color w:val="000000" w:themeColor="dark1"/>
                        </w:rPr>
                        <w:t>KONZEPT ZUR EINF</w:t>
                      </w:r>
                      <w:r>
                        <w:rPr>
                          <w:rFonts w:eastAsia="Trebuchet MS" w:hAnsi="Trebuchet MS" w:cs="Trebuchet MS"/>
                          <w:color w:val="000000" w:themeColor="dark1"/>
                        </w:rPr>
                        <w:t>Ü</w:t>
                      </w:r>
                      <w:r>
                        <w:rPr>
                          <w:rFonts w:eastAsia="Trebuchet MS" w:hAnsi="Trebuchet MS" w:cs="Trebuchet MS"/>
                          <w:color w:val="000000" w:themeColor="dark1"/>
                        </w:rPr>
                        <w:t>HRUNG VON ABAS ERP</w:t>
                      </w:r>
                    </w:p>
                    <w:p w14:paraId="60FBCDA3" w14:textId="77777777" w:rsidR="00F561BB" w:rsidRDefault="00F561BB" w:rsidP="00F561BB">
                      <w:pPr>
                        <w:spacing w:line="276" w:lineRule="auto"/>
                        <w:rPr>
                          <w:rFonts w:eastAsia="Trebuchet MS" w:hAnsi="Trebuchet MS" w:cs="Trebuchet MS"/>
                          <w:color w:val="000000" w:themeColor="dark1"/>
                        </w:rPr>
                      </w:pPr>
                      <w:r>
                        <w:rPr>
                          <w:rFonts w:eastAsia="Trebuchet MS" w:hAnsi="Trebuchet MS" w:cs="Trebuchet MS"/>
                          <w:color w:val="000000" w:themeColor="dark1"/>
                        </w:rPr>
                        <w:t>Lebenshilfe Karlsruhe, Ettlingen und Umgebung e.V. | Karlsruhe</w:t>
                      </w:r>
                    </w:p>
                  </w:txbxContent>
                </v:textbox>
                <w10:wrap type="square" anchorx="margin" anchory="page"/>
              </v:rect>
            </w:pict>
          </mc:Fallback>
        </mc:AlternateContent>
      </w:r>
      <w:r w:rsidR="00822DAD" w:rsidRPr="00F14AC8">
        <w:rPr>
          <w:rStyle w:val="KeinLeerraumZchn"/>
          <w:i/>
          <w:iCs/>
          <w:noProof/>
        </w:rPr>
        <mc:AlternateContent>
          <mc:Choice Requires="wps">
            <w:drawing>
              <wp:anchor distT="45720" distB="45720" distL="114300" distR="114300" simplePos="0" relativeHeight="251658242" behindDoc="0" locked="0" layoutInCell="1" allowOverlap="1" wp14:anchorId="55FAD6C9" wp14:editId="67E46F32">
                <wp:simplePos x="0" y="0"/>
                <wp:positionH relativeFrom="column">
                  <wp:posOffset>1281430</wp:posOffset>
                </wp:positionH>
                <wp:positionV relativeFrom="page">
                  <wp:posOffset>10478770</wp:posOffset>
                </wp:positionV>
                <wp:extent cx="3276600" cy="21336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213360"/>
                        </a:xfrm>
                        <a:prstGeom prst="rect">
                          <a:avLst/>
                        </a:prstGeom>
                        <a:solidFill>
                          <a:srgbClr val="FFFFFF"/>
                        </a:solidFill>
                        <a:ln w="9525">
                          <a:noFill/>
                          <a:miter lim="800000"/>
                          <a:headEnd/>
                          <a:tailEnd/>
                        </a:ln>
                      </wps:spPr>
                      <wps:txbx>
                        <w:txbxContent>
                          <w:p w14:paraId="6A80519B" w14:textId="77777777" w:rsidR="00822DAD" w:rsidRPr="00F14AC8" w:rsidRDefault="00822DAD" w:rsidP="00822DAD">
                            <w:pPr>
                              <w:jc w:val="center"/>
                              <w:rPr>
                                <w:sz w:val="12"/>
                                <w:szCs w:val="12"/>
                              </w:rPr>
                            </w:pPr>
                            <w:r w:rsidRPr="00F14AC8">
                              <w:rPr>
                                <w:sz w:val="12"/>
                                <w:szCs w:val="12"/>
                              </w:rPr>
                              <w:t>Template: 4.01_Einführungskonzept_abasERP_Vorlage_REV</w:t>
                            </w:r>
                            <w:r w:rsidR="00260BE1" w:rsidRPr="00F14AC8">
                              <w:rPr>
                                <w:sz w:val="12"/>
                                <w:szCs w:val="12"/>
                              </w:rPr>
                              <w:t>8</w:t>
                            </w:r>
                            <w:r w:rsidRPr="00F14AC8">
                              <w:rPr>
                                <w:sz w:val="12"/>
                                <w:szCs w:val="12"/>
                              </w:rPr>
                              <w:t xml:space="preserve"> | REV</w:t>
                            </w:r>
                            <w:r w:rsidR="00260BE1" w:rsidRPr="00F14AC8">
                              <w:rPr>
                                <w:sz w:val="12"/>
                                <w:szCs w:val="12"/>
                              </w:rPr>
                              <w:t>8</w:t>
                            </w:r>
                            <w:r w:rsidRPr="00F14AC8">
                              <w:rPr>
                                <w:sz w:val="12"/>
                                <w:szCs w:val="12"/>
                              </w:rPr>
                              <w:t xml:space="preserve"> |</w:t>
                            </w:r>
                            <w:r w:rsidR="00F7243B" w:rsidRPr="00F14AC8">
                              <w:rPr>
                                <w:sz w:val="12"/>
                                <w:szCs w:val="12"/>
                              </w:rPr>
                              <w:t xml:space="preserve"> </w:t>
                            </w:r>
                            <w:r w:rsidRPr="00F14AC8">
                              <w:rPr>
                                <w:sz w:val="12"/>
                                <w:szCs w:val="12"/>
                              </w:rPr>
                              <w:t>Stand 2</w:t>
                            </w:r>
                            <w:r w:rsidR="00260BE1" w:rsidRPr="00F14AC8">
                              <w:rPr>
                                <w:sz w:val="12"/>
                                <w:szCs w:val="12"/>
                              </w:rPr>
                              <w:t>4</w:t>
                            </w:r>
                            <w:r w:rsidRPr="00F14AC8">
                              <w:rPr>
                                <w:sz w:val="12"/>
                                <w:szCs w:val="12"/>
                              </w:rPr>
                              <w:t>.</w:t>
                            </w:r>
                            <w:r w:rsidR="00EC52D9" w:rsidRPr="00F14AC8">
                              <w:rPr>
                                <w:sz w:val="12"/>
                                <w:szCs w:val="12"/>
                              </w:rPr>
                              <w:t>01</w:t>
                            </w:r>
                            <w:r w:rsidRPr="00F14AC8">
                              <w:rPr>
                                <w:sz w:val="12"/>
                                <w:szCs w:val="12"/>
                              </w:rPr>
                              <w:t>.202</w:t>
                            </w:r>
                            <w:r w:rsidR="00260BE1" w:rsidRPr="00F14AC8">
                              <w:rPr>
                                <w:sz w:val="12"/>
                                <w:szCs w:val="12"/>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AD6C9" id="Textfeld 2" o:spid="_x0000_s1028" type="#_x0000_t202" style="position:absolute;margin-left:100.9pt;margin-top:825.1pt;width:258pt;height:16.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" stroked="f">
                <v:textbox>
                  <w:txbxContent>
                    <w:p w14:paraId="6A80519B" w14:textId="77777777" w:rsidR="00822DAD" w:rsidRPr="00F14AC8" w:rsidRDefault="00822DAD" w:rsidP="00822DAD">
                      <w:pPr>
                        <w:jc w:val="center"/>
                        <w:rPr>
                          <w:sz w:val="12"/>
                          <w:szCs w:val="12"/>
                        </w:rPr>
                      </w:pPr>
                      <w:r w:rsidRPr="00F14AC8">
                        <w:rPr>
                          <w:sz w:val="12"/>
                          <w:szCs w:val="12"/>
                        </w:rPr>
                        <w:t>Template: 4.01_Einführungskonzept_abasERP_Vorlage_REV</w:t>
                      </w:r>
                      <w:r w:rsidR="00260BE1" w:rsidRPr="00F14AC8">
                        <w:rPr>
                          <w:sz w:val="12"/>
                          <w:szCs w:val="12"/>
                        </w:rPr>
                        <w:t>8</w:t>
                      </w:r>
                      <w:r w:rsidRPr="00F14AC8">
                        <w:rPr>
                          <w:sz w:val="12"/>
                          <w:szCs w:val="12"/>
                        </w:rPr>
                        <w:t xml:space="preserve"> | REV</w:t>
                      </w:r>
                      <w:r w:rsidR="00260BE1" w:rsidRPr="00F14AC8">
                        <w:rPr>
                          <w:sz w:val="12"/>
                          <w:szCs w:val="12"/>
                        </w:rPr>
                        <w:t>8</w:t>
                      </w:r>
                      <w:r w:rsidRPr="00F14AC8">
                        <w:rPr>
                          <w:sz w:val="12"/>
                          <w:szCs w:val="12"/>
                        </w:rPr>
                        <w:t xml:space="preserve"> |</w:t>
                      </w:r>
                      <w:r w:rsidR="00F7243B" w:rsidRPr="00F14AC8">
                        <w:rPr>
                          <w:sz w:val="12"/>
                          <w:szCs w:val="12"/>
                        </w:rPr>
                        <w:t xml:space="preserve"> </w:t>
                      </w:r>
                      <w:r w:rsidRPr="00F14AC8">
                        <w:rPr>
                          <w:sz w:val="12"/>
                          <w:szCs w:val="12"/>
                        </w:rPr>
                        <w:t>Stand 2</w:t>
                      </w:r>
                      <w:r w:rsidR="00260BE1" w:rsidRPr="00F14AC8">
                        <w:rPr>
                          <w:sz w:val="12"/>
                          <w:szCs w:val="12"/>
                        </w:rPr>
                        <w:t>4</w:t>
                      </w:r>
                      <w:r w:rsidRPr="00F14AC8">
                        <w:rPr>
                          <w:sz w:val="12"/>
                          <w:szCs w:val="12"/>
                        </w:rPr>
                        <w:t>.</w:t>
                      </w:r>
                      <w:r w:rsidR="00EC52D9" w:rsidRPr="00F14AC8">
                        <w:rPr>
                          <w:sz w:val="12"/>
                          <w:szCs w:val="12"/>
                        </w:rPr>
                        <w:t>01</w:t>
                      </w:r>
                      <w:r w:rsidRPr="00F14AC8">
                        <w:rPr>
                          <w:sz w:val="12"/>
                          <w:szCs w:val="12"/>
                        </w:rPr>
                        <w:t>.202</w:t>
                      </w:r>
                      <w:r w:rsidR="00260BE1" w:rsidRPr="00F14AC8">
                        <w:rPr>
                          <w:sz w:val="12"/>
                          <w:szCs w:val="12"/>
                        </w:rPr>
                        <w:t>5</w:t>
                      </w:r>
                    </w:p>
                  </w:txbxContent>
                </v:textbox>
                <w10:wrap type="square" anchory="page"/>
              </v:shape>
            </w:pict>
          </mc:Fallback>
        </mc:AlternateContent>
      </w:r>
      <w:r w:rsidR="00BF110E" w:rsidRPr="00F14AC8">
        <w:br w:type="page"/>
      </w:r>
    </w:p>
    <w:p w14:paraId="4F142BB5" w14:textId="77777777" w:rsidR="00822DAD" w:rsidRPr="00F14AC8" w:rsidRDefault="00822DAD" w:rsidP="00EC52D9">
      <w:pPr>
        <w:pStyle w:val="berschrift1"/>
        <w:numPr>
          <w:ilvl w:val="0"/>
          <w:numId w:val="0"/>
        </w:numPr>
      </w:pPr>
      <w:bookmarkStart w:id="1" w:name="_Toc228444305"/>
      <w:r w:rsidRPr="00F14AC8">
        <w:lastRenderedPageBreak/>
        <w:t>Vorwort</w:t>
      </w:r>
      <w:bookmarkEnd w:id="1"/>
    </w:p>
    <w:p w14:paraId="53DDA76E" w14:textId="77777777" w:rsidR="00822DAD" w:rsidRPr="00F14AC8" w:rsidRDefault="00822DAD" w:rsidP="00822DAD"/>
    <w:p w14:paraId="796CF748" w14:textId="49D9F18A" w:rsidR="00822DAD" w:rsidRPr="00F14AC8" w:rsidRDefault="00822DAD" w:rsidP="00822DAD">
      <w:pPr>
        <w:ind w:right="-1"/>
      </w:pPr>
      <w:r w:rsidRPr="00F14AC8">
        <w:t xml:space="preserve">Das vorliegende Einführungskonzept als Bestandteil des Projektes „Einführung </w:t>
      </w:r>
      <w:r w:rsidR="00F7243B" w:rsidRPr="00F14AC8">
        <w:t>A</w:t>
      </w:r>
      <w:r w:rsidRPr="00F14AC8">
        <w:t xml:space="preserve">bas ERP bei </w:t>
      </w:r>
      <w:r w:rsidR="008E6E24" w:rsidRPr="00F14AC8">
        <w:rPr>
          <w:b/>
        </w:rPr>
        <w:t>der Lebenshilfe Karlsruhe</w:t>
      </w:r>
      <w:r w:rsidR="00821E7C" w:rsidRPr="00F14AC8">
        <w:rPr>
          <w:b/>
        </w:rPr>
        <w:t>, Ettlingen und Umgebung e.V.</w:t>
      </w:r>
      <w:r w:rsidRPr="00F14AC8">
        <w:t xml:space="preserve"> ist das Ergebnis der Organisationsgespräche, die mit den Key-Usern im Zeitraum </w:t>
      </w:r>
      <w:r w:rsidR="00DC7F04" w:rsidRPr="00F14AC8">
        <w:rPr>
          <w:b/>
        </w:rPr>
        <w:t>12</w:t>
      </w:r>
      <w:r w:rsidRPr="00F14AC8">
        <w:rPr>
          <w:b/>
        </w:rPr>
        <w:t>.</w:t>
      </w:r>
      <w:r w:rsidR="00DC7F04" w:rsidRPr="00F14AC8">
        <w:rPr>
          <w:b/>
        </w:rPr>
        <w:t>10</w:t>
      </w:r>
      <w:r w:rsidRPr="00F14AC8">
        <w:rPr>
          <w:b/>
        </w:rPr>
        <w:t>.</w:t>
      </w:r>
      <w:r w:rsidR="00DC7F04" w:rsidRPr="00F14AC8">
        <w:rPr>
          <w:b/>
        </w:rPr>
        <w:t>2025</w:t>
      </w:r>
      <w:r w:rsidRPr="00F14AC8">
        <w:rPr>
          <w:b/>
        </w:rPr>
        <w:t xml:space="preserve"> – </w:t>
      </w:r>
      <w:r w:rsidR="00BB4123" w:rsidRPr="00F14AC8">
        <w:rPr>
          <w:b/>
        </w:rPr>
        <w:t>24</w:t>
      </w:r>
      <w:r w:rsidRPr="00F14AC8">
        <w:rPr>
          <w:b/>
        </w:rPr>
        <w:t>.</w:t>
      </w:r>
      <w:r w:rsidR="00BB4123" w:rsidRPr="00F14AC8">
        <w:rPr>
          <w:b/>
        </w:rPr>
        <w:t>03</w:t>
      </w:r>
      <w:r w:rsidRPr="00F14AC8">
        <w:rPr>
          <w:b/>
        </w:rPr>
        <w:t>.</w:t>
      </w:r>
      <w:r w:rsidR="00BB4123" w:rsidRPr="00F14AC8">
        <w:rPr>
          <w:b/>
        </w:rPr>
        <w:t>2026</w:t>
      </w:r>
      <w:r w:rsidRPr="00F14AC8">
        <w:t xml:space="preserve"> durchgeführt wurden. Die Basis dieses Konzeptes sind die Protokolle aus diesen Organisationsgesprächen.</w:t>
      </w:r>
    </w:p>
    <w:p w14:paraId="64577A91" w14:textId="27DCD179" w:rsidR="00822DAD" w:rsidRPr="00F14AC8" w:rsidRDefault="00822DAD" w:rsidP="00822DAD">
      <w:r w:rsidRPr="00F14AC8">
        <w:t xml:space="preserve">In diesem Konzept konnten nur die Sachverhalte einfließen, die auch </w:t>
      </w:r>
      <w:r w:rsidR="00FD4F47" w:rsidRPr="00F14AC8">
        <w:t>besprochen</w:t>
      </w:r>
      <w:r w:rsidRPr="00F14AC8">
        <w:t xml:space="preserve"> wurden.</w:t>
      </w:r>
    </w:p>
    <w:p w14:paraId="0B05FECC" w14:textId="2EB70A41" w:rsidR="00822DAD" w:rsidRPr="00F14AC8" w:rsidRDefault="00822DAD" w:rsidP="00822DAD">
      <w:r w:rsidRPr="00F14AC8">
        <w:t xml:space="preserve">Die Themen und Anforderungen, die bis zum </w:t>
      </w:r>
      <w:r w:rsidR="003541EC" w:rsidRPr="00F14AC8">
        <w:rPr>
          <w:b/>
        </w:rPr>
        <w:t>24</w:t>
      </w:r>
      <w:r w:rsidR="006771DD" w:rsidRPr="00F14AC8">
        <w:rPr>
          <w:b/>
        </w:rPr>
        <w:t>.0</w:t>
      </w:r>
      <w:r w:rsidR="003541EC" w:rsidRPr="00F14AC8">
        <w:rPr>
          <w:b/>
        </w:rPr>
        <w:t>3</w:t>
      </w:r>
      <w:r w:rsidR="006771DD" w:rsidRPr="00F14AC8">
        <w:rPr>
          <w:b/>
        </w:rPr>
        <w:t>.2026</w:t>
      </w:r>
      <w:r w:rsidRPr="00F14AC8">
        <w:t xml:space="preserve"> nicht diskutiert wurden, sind somit nicht Bestandteil dieses Konzepts.</w:t>
      </w:r>
    </w:p>
    <w:p w14:paraId="000C7DBA" w14:textId="747EA5AB" w:rsidR="00822DAD" w:rsidRPr="00F14AC8" w:rsidRDefault="00822DAD" w:rsidP="00822DAD">
      <w:r w:rsidRPr="00F14AC8">
        <w:rPr>
          <w:rFonts w:cs="Times New Roman"/>
          <w:b/>
          <w:color w:val="FCCD0C" w:themeColor="accent3"/>
        </w:rPr>
        <w:br/>
      </w:r>
      <w:r w:rsidRPr="00F14AC8">
        <w:t xml:space="preserve">Die Anforderungen der Bereiche </w:t>
      </w:r>
      <w:r w:rsidR="003541EC" w:rsidRPr="00F14AC8">
        <w:rPr>
          <w:b/>
        </w:rPr>
        <w:t xml:space="preserve">worKA Fulfillment, die Schnittstelle zu L’Oréal und </w:t>
      </w:r>
      <w:r w:rsidR="00F81765" w:rsidRPr="00F14AC8">
        <w:rPr>
          <w:b/>
        </w:rPr>
        <w:t>nötige</w:t>
      </w:r>
      <w:r w:rsidR="003541EC" w:rsidRPr="00F14AC8">
        <w:rPr>
          <w:b/>
        </w:rPr>
        <w:t xml:space="preserve"> Anpassungen für die SOWIS Schnittstelle</w:t>
      </w:r>
      <w:r w:rsidRPr="00F14AC8">
        <w:t xml:space="preserve"> werden in diesem Konzept nicht berücksichtigt. Hierfür wird ein eigenes Einführungskonzept erstellt, auf welches </w:t>
      </w:r>
      <w:r w:rsidR="00E81AF9" w:rsidRPr="00F14AC8">
        <w:t xml:space="preserve">ggf. </w:t>
      </w:r>
      <w:r w:rsidRPr="00F14AC8">
        <w:t>in einigen Kapiteln verwiesen wird.</w:t>
      </w:r>
    </w:p>
    <w:p w14:paraId="46CA9FE0" w14:textId="77777777" w:rsidR="00E81AF9" w:rsidRPr="00F14AC8" w:rsidRDefault="00E81AF9" w:rsidP="00822DAD">
      <w:pPr>
        <w:rPr>
          <w:rFonts w:cs="Times New Roman"/>
          <w:b/>
          <w:color w:val="FCCD0C" w:themeColor="accent3"/>
        </w:rPr>
      </w:pPr>
    </w:p>
    <w:p w14:paraId="04C35DE1" w14:textId="04F85B13" w:rsidR="00822DAD" w:rsidRPr="00F14AC8" w:rsidRDefault="00822DAD" w:rsidP="00822DAD">
      <w:r w:rsidRPr="00F14AC8">
        <w:t xml:space="preserve">Vor Durchführung der Organisationsgespräche wurden die Key-User in der Bedienung der Software sowie in der Abbildung der Geschäftsprozesse in </w:t>
      </w:r>
      <w:r w:rsidR="00F7243B" w:rsidRPr="00F14AC8">
        <w:t>A</w:t>
      </w:r>
      <w:r w:rsidRPr="00F14AC8">
        <w:t>bas ERP geschult.</w:t>
      </w:r>
    </w:p>
    <w:p w14:paraId="55F53DCE" w14:textId="6F40427F" w:rsidR="00822DAD" w:rsidRPr="00F14AC8" w:rsidRDefault="00822DAD" w:rsidP="00822DAD">
      <w:r w:rsidRPr="00F14AC8">
        <w:t>Die mit den Key-Usern der</w:t>
      </w:r>
      <w:r w:rsidR="008A1778" w:rsidRPr="00F14AC8">
        <w:rPr>
          <w:b/>
        </w:rPr>
        <w:t xml:space="preserve"> Lebenshilfe Karlsruhe, Ettlingen und Umgebung e.V.</w:t>
      </w:r>
      <w:r w:rsidR="008A1778" w:rsidRPr="00F14AC8">
        <w:t xml:space="preserve"> </w:t>
      </w:r>
      <w:r w:rsidRPr="00F14AC8">
        <w:t xml:space="preserve">durchgeführten Organisationsgespräche fanden „am System“ statt. Dies heißt, dass die formulierten Anforderungen und betrieblichen Abläufe mit </w:t>
      </w:r>
      <w:r w:rsidR="00F7243B" w:rsidRPr="00F14AC8">
        <w:t>A</w:t>
      </w:r>
      <w:r w:rsidRPr="00F14AC8">
        <w:t xml:space="preserve">bas ERP durchgeführt und nachvollzogen wurden. </w:t>
      </w:r>
    </w:p>
    <w:p w14:paraId="3C50E319" w14:textId="777BD193" w:rsidR="00822DAD" w:rsidRPr="00F14AC8" w:rsidRDefault="00822DAD" w:rsidP="00822DAD">
      <w:r w:rsidRPr="00F14AC8">
        <w:t xml:space="preserve">Daher beschreibt dieses Konzept nicht die vorhandenen Funktionalitäten von </w:t>
      </w:r>
      <w:r w:rsidR="00F7243B" w:rsidRPr="00F14AC8">
        <w:t>A</w:t>
      </w:r>
      <w:r w:rsidRPr="00F14AC8">
        <w:t xml:space="preserve">bas ERP und somit auch nicht alle Funktionalitäten, die zur Abbildung der Arbeitsprozesse bei </w:t>
      </w:r>
      <w:r w:rsidR="00D55BC9" w:rsidRPr="00F14AC8">
        <w:rPr>
          <w:b/>
        </w:rPr>
        <w:t>der Lebenshilfe Karlsruhe, Ettlingen und Umgebung e.V.</w:t>
      </w:r>
      <w:r w:rsidR="00D55BC9" w:rsidRPr="00F14AC8">
        <w:t xml:space="preserve"> </w:t>
      </w:r>
      <w:r w:rsidRPr="00F14AC8">
        <w:t xml:space="preserve">in </w:t>
      </w:r>
      <w:r w:rsidR="00F7243B" w:rsidRPr="00F14AC8">
        <w:t>A</w:t>
      </w:r>
      <w:r w:rsidRPr="00F14AC8">
        <w:t xml:space="preserve">bas ERP notwendig sind. Es werden ausschließlich die Abweichungen zwischen der vorhandenen Funktionalität der Software und den spezifischen Anforderungen der </w:t>
      </w:r>
      <w:r w:rsidR="00D55BC9" w:rsidRPr="00F14AC8">
        <w:rPr>
          <w:b/>
        </w:rPr>
        <w:t>der Lebenshilfe Karlsruhe, Ettlingen und Umgebung e.V.</w:t>
      </w:r>
      <w:r w:rsidR="00D55BC9" w:rsidRPr="00F14AC8">
        <w:t xml:space="preserve"> </w:t>
      </w:r>
      <w:r w:rsidRPr="00F14AC8">
        <w:t>an das ERP-System beschrieben.</w:t>
      </w:r>
    </w:p>
    <w:p w14:paraId="06251911" w14:textId="77777777" w:rsidR="00822DAD" w:rsidRPr="00F14AC8" w:rsidRDefault="00822DAD" w:rsidP="00822DAD">
      <w:r w:rsidRPr="00F14AC8">
        <w:t>Dieses Einführungskonzept soll einen Überblick über die benötigten monetären und personellen Kapazitäten zur Durchführung dieses Projekts geben. Die Realisierung und Abnahme erfolgt in Arbeitspaketen, die basierend auf diesem Konzept erstellt werden.</w:t>
      </w:r>
    </w:p>
    <w:p w14:paraId="583F52A1" w14:textId="77777777" w:rsidR="00822DAD" w:rsidRPr="00F14AC8" w:rsidRDefault="00822DAD" w:rsidP="00822DAD">
      <w:r w:rsidRPr="00F14AC8">
        <w:t>Die aufgeführten Maßnahmen sind mit den folgenden Prioritäten versehen worden:</w:t>
      </w:r>
    </w:p>
    <w:p w14:paraId="1051BFD6" w14:textId="77777777" w:rsidR="00822DAD" w:rsidRPr="00F14AC8" w:rsidRDefault="00822DAD" w:rsidP="005F5D00">
      <w:pPr>
        <w:numPr>
          <w:ilvl w:val="0"/>
          <w:numId w:val="9"/>
        </w:numPr>
        <w:spacing w:after="200" w:line="276" w:lineRule="auto"/>
      </w:pPr>
      <w:r w:rsidRPr="00F14AC8">
        <w:t>Realisierung und Abnahme muss vor Echtstart erfolgen</w:t>
      </w:r>
    </w:p>
    <w:p w14:paraId="2B3923F3" w14:textId="77777777" w:rsidR="00822DAD" w:rsidRPr="00F14AC8" w:rsidRDefault="00822DAD" w:rsidP="005F5D00">
      <w:pPr>
        <w:numPr>
          <w:ilvl w:val="0"/>
          <w:numId w:val="9"/>
        </w:numPr>
        <w:spacing w:after="200" w:line="276" w:lineRule="auto"/>
      </w:pPr>
      <w:r w:rsidRPr="00F14AC8">
        <w:t>Realisierung und Abnahme kann vor Echtstart erfolgen, muss aber nicht</w:t>
      </w:r>
    </w:p>
    <w:p w14:paraId="4A24E563" w14:textId="77777777" w:rsidR="00822DAD" w:rsidRPr="00F14AC8" w:rsidRDefault="00822DAD" w:rsidP="005F5D00">
      <w:pPr>
        <w:numPr>
          <w:ilvl w:val="0"/>
          <w:numId w:val="9"/>
        </w:numPr>
        <w:spacing w:after="200" w:line="276" w:lineRule="auto"/>
      </w:pPr>
      <w:r w:rsidRPr="00F14AC8">
        <w:t>Realisierung und Abnahme erfolgt nach Echtstart</w:t>
      </w:r>
    </w:p>
    <w:p w14:paraId="0480E514" w14:textId="77777777" w:rsidR="00822DAD" w:rsidRPr="00F14AC8" w:rsidRDefault="00822DAD" w:rsidP="00822DAD">
      <w:r w:rsidRPr="00F14AC8">
        <w:t>Die Prioritäten 2 und 3 benötigen eine separate Freigabe zur Umsetzung.</w:t>
      </w:r>
    </w:p>
    <w:p w14:paraId="5FE0E922" w14:textId="77777777" w:rsidR="00BF110E" w:rsidRPr="00F14AC8" w:rsidRDefault="00BF110E"/>
    <w:sdt>
      <w:sdtPr>
        <w:rPr>
          <w:rFonts w:eastAsiaTheme="minorEastAsia" w:cstheme="minorBidi"/>
          <w:b w:val="0"/>
          <w:bCs w:val="0"/>
          <w:color w:val="auto"/>
          <w:sz w:val="24"/>
          <w:szCs w:val="24"/>
        </w:rPr>
        <w:id w:val="-1839760563"/>
        <w:docPartObj>
          <w:docPartGallery w:val="Table of Contents"/>
          <w:docPartUnique/>
        </w:docPartObj>
      </w:sdtPr>
      <w:sdtContent>
        <w:p w14:paraId="525CB862" w14:textId="77777777" w:rsidR="00822DAD" w:rsidRPr="00F14AC8" w:rsidRDefault="00822DAD" w:rsidP="00EC52D9">
          <w:pPr>
            <w:pStyle w:val="Inhaltsverzeichnisberschrift"/>
            <w:numPr>
              <w:ilvl w:val="0"/>
              <w:numId w:val="0"/>
            </w:numPr>
          </w:pPr>
          <w:r w:rsidRPr="00F14AC8">
            <w:t>Inhalt</w:t>
          </w:r>
        </w:p>
        <w:p w14:paraId="616427DC" w14:textId="370C6498" w:rsidR="007E51CE" w:rsidRDefault="00822DAD">
          <w:pPr>
            <w:pStyle w:val="Verzeichnis1"/>
            <w:tabs>
              <w:tab w:val="right" w:leader="dot" w:pos="9050"/>
            </w:tabs>
            <w:rPr>
              <w:rFonts w:asciiTheme="minorHAnsi" w:eastAsiaTheme="minorEastAsia" w:hAnsiTheme="minorHAnsi"/>
              <w:b w:val="0"/>
              <w:bCs w:val="0"/>
              <w:i w:val="0"/>
              <w:iCs w:val="0"/>
              <w:noProof/>
              <w:color w:val="auto"/>
              <w:kern w:val="2"/>
              <w:lang w:eastAsia="de-DE"/>
              <w14:ligatures w14:val="standardContextual"/>
            </w:rPr>
          </w:pPr>
          <w:r w:rsidRPr="00F14AC8">
            <w:fldChar w:fldCharType="begin"/>
          </w:r>
          <w:r w:rsidRPr="00F14AC8">
            <w:instrText xml:space="preserve"> TOC \o "1-3" \h \z \u </w:instrText>
          </w:r>
          <w:r w:rsidRPr="00F14AC8">
            <w:fldChar w:fldCharType="separate"/>
          </w:r>
          <w:hyperlink w:anchor="_Toc228444305" w:history="1">
            <w:r w:rsidR="007E51CE" w:rsidRPr="009B6363">
              <w:rPr>
                <w:rStyle w:val="Hyperlink"/>
                <w:noProof/>
              </w:rPr>
              <w:t>Vorwort</w:t>
            </w:r>
            <w:r w:rsidR="007E51CE">
              <w:rPr>
                <w:noProof/>
                <w:webHidden/>
              </w:rPr>
              <w:tab/>
            </w:r>
            <w:r w:rsidR="007E51CE">
              <w:rPr>
                <w:noProof/>
                <w:webHidden/>
              </w:rPr>
              <w:fldChar w:fldCharType="begin"/>
            </w:r>
            <w:r w:rsidR="007E51CE">
              <w:rPr>
                <w:noProof/>
                <w:webHidden/>
              </w:rPr>
              <w:instrText xml:space="preserve"> PAGEREF _Toc228444305 \h </w:instrText>
            </w:r>
            <w:r w:rsidR="007E51CE">
              <w:rPr>
                <w:noProof/>
                <w:webHidden/>
              </w:rPr>
            </w:r>
            <w:r w:rsidR="007E51CE">
              <w:rPr>
                <w:noProof/>
                <w:webHidden/>
              </w:rPr>
              <w:fldChar w:fldCharType="separate"/>
            </w:r>
            <w:r w:rsidR="007E51CE">
              <w:rPr>
                <w:noProof/>
                <w:webHidden/>
              </w:rPr>
              <w:t>2</w:t>
            </w:r>
            <w:r w:rsidR="007E51CE">
              <w:rPr>
                <w:noProof/>
                <w:webHidden/>
              </w:rPr>
              <w:fldChar w:fldCharType="end"/>
            </w:r>
          </w:hyperlink>
        </w:p>
        <w:p w14:paraId="5A5A1A35" w14:textId="380B3970"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306" w:history="1">
            <w:r w:rsidRPr="009B6363">
              <w:rPr>
                <w:rStyle w:val="Hyperlink"/>
                <w:noProof/>
              </w:rPr>
              <w:t>1</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Allgemeines</w:t>
            </w:r>
            <w:r>
              <w:rPr>
                <w:noProof/>
                <w:webHidden/>
              </w:rPr>
              <w:tab/>
            </w:r>
            <w:r>
              <w:rPr>
                <w:noProof/>
                <w:webHidden/>
              </w:rPr>
              <w:fldChar w:fldCharType="begin"/>
            </w:r>
            <w:r>
              <w:rPr>
                <w:noProof/>
                <w:webHidden/>
              </w:rPr>
              <w:instrText xml:space="preserve"> PAGEREF _Toc228444306 \h </w:instrText>
            </w:r>
            <w:r>
              <w:rPr>
                <w:noProof/>
                <w:webHidden/>
              </w:rPr>
            </w:r>
            <w:r>
              <w:rPr>
                <w:noProof/>
                <w:webHidden/>
              </w:rPr>
              <w:fldChar w:fldCharType="separate"/>
            </w:r>
            <w:r>
              <w:rPr>
                <w:noProof/>
                <w:webHidden/>
              </w:rPr>
              <w:t>9</w:t>
            </w:r>
            <w:r>
              <w:rPr>
                <w:noProof/>
                <w:webHidden/>
              </w:rPr>
              <w:fldChar w:fldCharType="end"/>
            </w:r>
          </w:hyperlink>
        </w:p>
        <w:p w14:paraId="4DAC43B0" w14:textId="29D03EFF"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07" w:history="1">
            <w:r w:rsidRPr="009B6363">
              <w:rPr>
                <w:rStyle w:val="Hyperlink"/>
                <w:noProof/>
              </w:rPr>
              <w:t>1.1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Betriebsdaten / Betriebskalender</w:t>
            </w:r>
            <w:r>
              <w:rPr>
                <w:noProof/>
                <w:webHidden/>
              </w:rPr>
              <w:tab/>
            </w:r>
            <w:r>
              <w:rPr>
                <w:noProof/>
                <w:webHidden/>
              </w:rPr>
              <w:fldChar w:fldCharType="begin"/>
            </w:r>
            <w:r>
              <w:rPr>
                <w:noProof/>
                <w:webHidden/>
              </w:rPr>
              <w:instrText xml:space="preserve"> PAGEREF _Toc228444307 \h </w:instrText>
            </w:r>
            <w:r>
              <w:rPr>
                <w:noProof/>
                <w:webHidden/>
              </w:rPr>
            </w:r>
            <w:r>
              <w:rPr>
                <w:noProof/>
                <w:webHidden/>
              </w:rPr>
              <w:fldChar w:fldCharType="separate"/>
            </w:r>
            <w:r>
              <w:rPr>
                <w:noProof/>
                <w:webHidden/>
              </w:rPr>
              <w:t>9</w:t>
            </w:r>
            <w:r>
              <w:rPr>
                <w:noProof/>
                <w:webHidden/>
              </w:rPr>
              <w:fldChar w:fldCharType="end"/>
            </w:r>
          </w:hyperlink>
        </w:p>
        <w:p w14:paraId="64AD8802" w14:textId="617004BD"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08" w:history="1">
            <w:r w:rsidRPr="009B6363">
              <w:rPr>
                <w:rStyle w:val="Hyperlink"/>
                <w:noProof/>
              </w:rPr>
              <w:t>1.2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Maskenanpassungen</w:t>
            </w:r>
            <w:r>
              <w:rPr>
                <w:noProof/>
                <w:webHidden/>
              </w:rPr>
              <w:tab/>
            </w:r>
            <w:r>
              <w:rPr>
                <w:noProof/>
                <w:webHidden/>
              </w:rPr>
              <w:fldChar w:fldCharType="begin"/>
            </w:r>
            <w:r>
              <w:rPr>
                <w:noProof/>
                <w:webHidden/>
              </w:rPr>
              <w:instrText xml:space="preserve"> PAGEREF _Toc228444308 \h </w:instrText>
            </w:r>
            <w:r>
              <w:rPr>
                <w:noProof/>
                <w:webHidden/>
              </w:rPr>
            </w:r>
            <w:r>
              <w:rPr>
                <w:noProof/>
                <w:webHidden/>
              </w:rPr>
              <w:fldChar w:fldCharType="separate"/>
            </w:r>
            <w:r>
              <w:rPr>
                <w:noProof/>
                <w:webHidden/>
              </w:rPr>
              <w:t>9</w:t>
            </w:r>
            <w:r>
              <w:rPr>
                <w:noProof/>
                <w:webHidden/>
              </w:rPr>
              <w:fldChar w:fldCharType="end"/>
            </w:r>
          </w:hyperlink>
        </w:p>
        <w:p w14:paraId="7047A318" w14:textId="466A15D3"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09" w:history="1">
            <w:r w:rsidRPr="009B6363">
              <w:rPr>
                <w:rStyle w:val="Hyperlink"/>
                <w:noProof/>
              </w:rPr>
              <w:t>1.3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Benutzermenüs</w:t>
            </w:r>
            <w:r>
              <w:rPr>
                <w:noProof/>
                <w:webHidden/>
              </w:rPr>
              <w:tab/>
            </w:r>
            <w:r>
              <w:rPr>
                <w:noProof/>
                <w:webHidden/>
              </w:rPr>
              <w:fldChar w:fldCharType="begin"/>
            </w:r>
            <w:r>
              <w:rPr>
                <w:noProof/>
                <w:webHidden/>
              </w:rPr>
              <w:instrText xml:space="preserve"> PAGEREF _Toc228444309 \h </w:instrText>
            </w:r>
            <w:r>
              <w:rPr>
                <w:noProof/>
                <w:webHidden/>
              </w:rPr>
            </w:r>
            <w:r>
              <w:rPr>
                <w:noProof/>
                <w:webHidden/>
              </w:rPr>
              <w:fldChar w:fldCharType="separate"/>
            </w:r>
            <w:r>
              <w:rPr>
                <w:noProof/>
                <w:webHidden/>
              </w:rPr>
              <w:t>10</w:t>
            </w:r>
            <w:r>
              <w:rPr>
                <w:noProof/>
                <w:webHidden/>
              </w:rPr>
              <w:fldChar w:fldCharType="end"/>
            </w:r>
          </w:hyperlink>
        </w:p>
        <w:p w14:paraId="0748BEEB" w14:textId="5C276E52"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0" w:history="1">
            <w:r w:rsidRPr="009B6363">
              <w:rPr>
                <w:rStyle w:val="Hyperlink"/>
                <w:noProof/>
              </w:rPr>
              <w:t>1.4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Infosysteme</w:t>
            </w:r>
            <w:r>
              <w:rPr>
                <w:noProof/>
                <w:webHidden/>
              </w:rPr>
              <w:tab/>
            </w:r>
            <w:r>
              <w:rPr>
                <w:noProof/>
                <w:webHidden/>
              </w:rPr>
              <w:fldChar w:fldCharType="begin"/>
            </w:r>
            <w:r>
              <w:rPr>
                <w:noProof/>
                <w:webHidden/>
              </w:rPr>
              <w:instrText xml:space="preserve"> PAGEREF _Toc228444310 \h </w:instrText>
            </w:r>
            <w:r>
              <w:rPr>
                <w:noProof/>
                <w:webHidden/>
              </w:rPr>
            </w:r>
            <w:r>
              <w:rPr>
                <w:noProof/>
                <w:webHidden/>
              </w:rPr>
              <w:fldChar w:fldCharType="separate"/>
            </w:r>
            <w:r>
              <w:rPr>
                <w:noProof/>
                <w:webHidden/>
              </w:rPr>
              <w:t>10</w:t>
            </w:r>
            <w:r>
              <w:rPr>
                <w:noProof/>
                <w:webHidden/>
              </w:rPr>
              <w:fldChar w:fldCharType="end"/>
            </w:r>
          </w:hyperlink>
        </w:p>
        <w:p w14:paraId="0CD0DFC4" w14:textId="394D7405"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1" w:history="1">
            <w:r w:rsidRPr="009B6363">
              <w:rPr>
                <w:rStyle w:val="Hyperlink"/>
                <w:noProof/>
              </w:rPr>
              <w:t>1.5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Rechteverwaltung</w:t>
            </w:r>
            <w:r>
              <w:rPr>
                <w:noProof/>
                <w:webHidden/>
              </w:rPr>
              <w:tab/>
            </w:r>
            <w:r>
              <w:rPr>
                <w:noProof/>
                <w:webHidden/>
              </w:rPr>
              <w:fldChar w:fldCharType="begin"/>
            </w:r>
            <w:r>
              <w:rPr>
                <w:noProof/>
                <w:webHidden/>
              </w:rPr>
              <w:instrText xml:space="preserve"> PAGEREF _Toc228444311 \h </w:instrText>
            </w:r>
            <w:r>
              <w:rPr>
                <w:noProof/>
                <w:webHidden/>
              </w:rPr>
            </w:r>
            <w:r>
              <w:rPr>
                <w:noProof/>
                <w:webHidden/>
              </w:rPr>
              <w:fldChar w:fldCharType="separate"/>
            </w:r>
            <w:r>
              <w:rPr>
                <w:noProof/>
                <w:webHidden/>
              </w:rPr>
              <w:t>10</w:t>
            </w:r>
            <w:r>
              <w:rPr>
                <w:noProof/>
                <w:webHidden/>
              </w:rPr>
              <w:fldChar w:fldCharType="end"/>
            </w:r>
          </w:hyperlink>
        </w:p>
        <w:p w14:paraId="442523FE" w14:textId="2CCAA17F"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2" w:history="1">
            <w:r w:rsidRPr="009B6363">
              <w:rPr>
                <w:rStyle w:val="Hyperlink"/>
                <w:noProof/>
              </w:rPr>
              <w:t>1.6</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Korrespondenzsprachen</w:t>
            </w:r>
            <w:r>
              <w:rPr>
                <w:noProof/>
                <w:webHidden/>
              </w:rPr>
              <w:tab/>
            </w:r>
            <w:r>
              <w:rPr>
                <w:noProof/>
                <w:webHidden/>
              </w:rPr>
              <w:fldChar w:fldCharType="begin"/>
            </w:r>
            <w:r>
              <w:rPr>
                <w:noProof/>
                <w:webHidden/>
              </w:rPr>
              <w:instrText xml:space="preserve"> PAGEREF _Toc228444312 \h </w:instrText>
            </w:r>
            <w:r>
              <w:rPr>
                <w:noProof/>
                <w:webHidden/>
              </w:rPr>
            </w:r>
            <w:r>
              <w:rPr>
                <w:noProof/>
                <w:webHidden/>
              </w:rPr>
              <w:fldChar w:fldCharType="separate"/>
            </w:r>
            <w:r>
              <w:rPr>
                <w:noProof/>
                <w:webHidden/>
              </w:rPr>
              <w:t>11</w:t>
            </w:r>
            <w:r>
              <w:rPr>
                <w:noProof/>
                <w:webHidden/>
              </w:rPr>
              <w:fldChar w:fldCharType="end"/>
            </w:r>
          </w:hyperlink>
        </w:p>
        <w:p w14:paraId="5FE28D2E" w14:textId="1330F95C"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3" w:history="1">
            <w:r w:rsidRPr="009B6363">
              <w:rPr>
                <w:rStyle w:val="Hyperlink"/>
                <w:noProof/>
              </w:rPr>
              <w:t>1.7</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Bediensprachen</w:t>
            </w:r>
            <w:r>
              <w:rPr>
                <w:noProof/>
                <w:webHidden/>
              </w:rPr>
              <w:tab/>
            </w:r>
            <w:r>
              <w:rPr>
                <w:noProof/>
                <w:webHidden/>
              </w:rPr>
              <w:fldChar w:fldCharType="begin"/>
            </w:r>
            <w:r>
              <w:rPr>
                <w:noProof/>
                <w:webHidden/>
              </w:rPr>
              <w:instrText xml:space="preserve"> PAGEREF _Toc228444313 \h </w:instrText>
            </w:r>
            <w:r>
              <w:rPr>
                <w:noProof/>
                <w:webHidden/>
              </w:rPr>
            </w:r>
            <w:r>
              <w:rPr>
                <w:noProof/>
                <w:webHidden/>
              </w:rPr>
              <w:fldChar w:fldCharType="separate"/>
            </w:r>
            <w:r>
              <w:rPr>
                <w:noProof/>
                <w:webHidden/>
              </w:rPr>
              <w:t>12</w:t>
            </w:r>
            <w:r>
              <w:rPr>
                <w:noProof/>
                <w:webHidden/>
              </w:rPr>
              <w:fldChar w:fldCharType="end"/>
            </w:r>
          </w:hyperlink>
        </w:p>
        <w:p w14:paraId="114F099C" w14:textId="6295D531"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4" w:history="1">
            <w:r w:rsidRPr="009B6363">
              <w:rPr>
                <w:rStyle w:val="Hyperlink"/>
                <w:noProof/>
              </w:rPr>
              <w:t>1.8</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Währungen</w:t>
            </w:r>
            <w:r>
              <w:rPr>
                <w:noProof/>
                <w:webHidden/>
              </w:rPr>
              <w:tab/>
            </w:r>
            <w:r>
              <w:rPr>
                <w:noProof/>
                <w:webHidden/>
              </w:rPr>
              <w:fldChar w:fldCharType="begin"/>
            </w:r>
            <w:r>
              <w:rPr>
                <w:noProof/>
                <w:webHidden/>
              </w:rPr>
              <w:instrText xml:space="preserve"> PAGEREF _Toc228444314 \h </w:instrText>
            </w:r>
            <w:r>
              <w:rPr>
                <w:noProof/>
                <w:webHidden/>
              </w:rPr>
            </w:r>
            <w:r>
              <w:rPr>
                <w:noProof/>
                <w:webHidden/>
              </w:rPr>
              <w:fldChar w:fldCharType="separate"/>
            </w:r>
            <w:r>
              <w:rPr>
                <w:noProof/>
                <w:webHidden/>
              </w:rPr>
              <w:t>12</w:t>
            </w:r>
            <w:r>
              <w:rPr>
                <w:noProof/>
                <w:webHidden/>
              </w:rPr>
              <w:fldChar w:fldCharType="end"/>
            </w:r>
          </w:hyperlink>
        </w:p>
        <w:p w14:paraId="20306EBB" w14:textId="626426B6"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5" w:history="1">
            <w:r w:rsidRPr="009B6363">
              <w:rPr>
                <w:rStyle w:val="Hyperlink"/>
                <w:noProof/>
              </w:rPr>
              <w:t>1.9</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Individuelle Aufzählungen</w:t>
            </w:r>
            <w:r>
              <w:rPr>
                <w:noProof/>
                <w:webHidden/>
              </w:rPr>
              <w:tab/>
            </w:r>
            <w:r>
              <w:rPr>
                <w:noProof/>
                <w:webHidden/>
              </w:rPr>
              <w:fldChar w:fldCharType="begin"/>
            </w:r>
            <w:r>
              <w:rPr>
                <w:noProof/>
                <w:webHidden/>
              </w:rPr>
              <w:instrText xml:space="preserve"> PAGEREF _Toc228444315 \h </w:instrText>
            </w:r>
            <w:r>
              <w:rPr>
                <w:noProof/>
                <w:webHidden/>
              </w:rPr>
            </w:r>
            <w:r>
              <w:rPr>
                <w:noProof/>
                <w:webHidden/>
              </w:rPr>
              <w:fldChar w:fldCharType="separate"/>
            </w:r>
            <w:r>
              <w:rPr>
                <w:noProof/>
                <w:webHidden/>
              </w:rPr>
              <w:t>12</w:t>
            </w:r>
            <w:r>
              <w:rPr>
                <w:noProof/>
                <w:webHidden/>
              </w:rPr>
              <w:fldChar w:fldCharType="end"/>
            </w:r>
          </w:hyperlink>
        </w:p>
        <w:p w14:paraId="7D14B33A" w14:textId="7D38E62F"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6" w:history="1">
            <w:r w:rsidRPr="009B6363">
              <w:rPr>
                <w:rStyle w:val="Hyperlink"/>
                <w:noProof/>
              </w:rPr>
              <w:t>1.10</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Mandantenabgleich</w:t>
            </w:r>
            <w:r>
              <w:rPr>
                <w:noProof/>
                <w:webHidden/>
              </w:rPr>
              <w:tab/>
            </w:r>
            <w:r>
              <w:rPr>
                <w:noProof/>
                <w:webHidden/>
              </w:rPr>
              <w:fldChar w:fldCharType="begin"/>
            </w:r>
            <w:r>
              <w:rPr>
                <w:noProof/>
                <w:webHidden/>
              </w:rPr>
              <w:instrText xml:space="preserve"> PAGEREF _Toc228444316 \h </w:instrText>
            </w:r>
            <w:r>
              <w:rPr>
                <w:noProof/>
                <w:webHidden/>
              </w:rPr>
            </w:r>
            <w:r>
              <w:rPr>
                <w:noProof/>
                <w:webHidden/>
              </w:rPr>
              <w:fldChar w:fldCharType="separate"/>
            </w:r>
            <w:r>
              <w:rPr>
                <w:noProof/>
                <w:webHidden/>
              </w:rPr>
              <w:t>12</w:t>
            </w:r>
            <w:r>
              <w:rPr>
                <w:noProof/>
                <w:webHidden/>
              </w:rPr>
              <w:fldChar w:fldCharType="end"/>
            </w:r>
          </w:hyperlink>
        </w:p>
        <w:p w14:paraId="1E2CBA39" w14:textId="560966BB"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7" w:history="1">
            <w:r w:rsidRPr="009B6363">
              <w:rPr>
                <w:rStyle w:val="Hyperlink"/>
                <w:noProof/>
              </w:rPr>
              <w:t>1.11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Upgrade vor Konfigurationsphase</w:t>
            </w:r>
            <w:r>
              <w:rPr>
                <w:noProof/>
                <w:webHidden/>
              </w:rPr>
              <w:tab/>
            </w:r>
            <w:r>
              <w:rPr>
                <w:noProof/>
                <w:webHidden/>
              </w:rPr>
              <w:fldChar w:fldCharType="begin"/>
            </w:r>
            <w:r>
              <w:rPr>
                <w:noProof/>
                <w:webHidden/>
              </w:rPr>
              <w:instrText xml:space="preserve"> PAGEREF _Toc228444317 \h </w:instrText>
            </w:r>
            <w:r>
              <w:rPr>
                <w:noProof/>
                <w:webHidden/>
              </w:rPr>
            </w:r>
            <w:r>
              <w:rPr>
                <w:noProof/>
                <w:webHidden/>
              </w:rPr>
              <w:fldChar w:fldCharType="separate"/>
            </w:r>
            <w:r>
              <w:rPr>
                <w:noProof/>
                <w:webHidden/>
              </w:rPr>
              <w:t>13</w:t>
            </w:r>
            <w:r>
              <w:rPr>
                <w:noProof/>
                <w:webHidden/>
              </w:rPr>
              <w:fldChar w:fldCharType="end"/>
            </w:r>
          </w:hyperlink>
        </w:p>
        <w:p w14:paraId="34F0E3D1" w14:textId="252DCFAD"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8" w:history="1">
            <w:r w:rsidRPr="009B6363">
              <w:rPr>
                <w:rStyle w:val="Hyperlink"/>
                <w:noProof/>
              </w:rPr>
              <w:t>1.12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Upgrade vor Echtstart</w:t>
            </w:r>
            <w:r>
              <w:rPr>
                <w:noProof/>
                <w:webHidden/>
              </w:rPr>
              <w:tab/>
            </w:r>
            <w:r>
              <w:rPr>
                <w:noProof/>
                <w:webHidden/>
              </w:rPr>
              <w:fldChar w:fldCharType="begin"/>
            </w:r>
            <w:r>
              <w:rPr>
                <w:noProof/>
                <w:webHidden/>
              </w:rPr>
              <w:instrText xml:space="preserve"> PAGEREF _Toc228444318 \h </w:instrText>
            </w:r>
            <w:r>
              <w:rPr>
                <w:noProof/>
                <w:webHidden/>
              </w:rPr>
            </w:r>
            <w:r>
              <w:rPr>
                <w:noProof/>
                <w:webHidden/>
              </w:rPr>
              <w:fldChar w:fldCharType="separate"/>
            </w:r>
            <w:r>
              <w:rPr>
                <w:noProof/>
                <w:webHidden/>
              </w:rPr>
              <w:t>14</w:t>
            </w:r>
            <w:r>
              <w:rPr>
                <w:noProof/>
                <w:webHidden/>
              </w:rPr>
              <w:fldChar w:fldCharType="end"/>
            </w:r>
          </w:hyperlink>
        </w:p>
        <w:p w14:paraId="18608ADE" w14:textId="2B6EDD80"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19" w:history="1">
            <w:r w:rsidRPr="009B6363">
              <w:rPr>
                <w:rStyle w:val="Hyperlink"/>
                <w:noProof/>
              </w:rPr>
              <w:t>1.13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Weitere Installationen</w:t>
            </w:r>
            <w:r>
              <w:rPr>
                <w:noProof/>
                <w:webHidden/>
              </w:rPr>
              <w:tab/>
            </w:r>
            <w:r>
              <w:rPr>
                <w:noProof/>
                <w:webHidden/>
              </w:rPr>
              <w:fldChar w:fldCharType="begin"/>
            </w:r>
            <w:r>
              <w:rPr>
                <w:noProof/>
                <w:webHidden/>
              </w:rPr>
              <w:instrText xml:space="preserve"> PAGEREF _Toc228444319 \h </w:instrText>
            </w:r>
            <w:r>
              <w:rPr>
                <w:noProof/>
                <w:webHidden/>
              </w:rPr>
            </w:r>
            <w:r>
              <w:rPr>
                <w:noProof/>
                <w:webHidden/>
              </w:rPr>
              <w:fldChar w:fldCharType="separate"/>
            </w:r>
            <w:r>
              <w:rPr>
                <w:noProof/>
                <w:webHidden/>
              </w:rPr>
              <w:t>14</w:t>
            </w:r>
            <w:r>
              <w:rPr>
                <w:noProof/>
                <w:webHidden/>
              </w:rPr>
              <w:fldChar w:fldCharType="end"/>
            </w:r>
          </w:hyperlink>
        </w:p>
        <w:p w14:paraId="4ABC1421" w14:textId="0D242827"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20" w:history="1">
            <w:r w:rsidRPr="009B6363">
              <w:rPr>
                <w:rStyle w:val="Hyperlink"/>
                <w:noProof/>
              </w:rPr>
              <w:t>1.14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CUPS</w:t>
            </w:r>
            <w:r>
              <w:rPr>
                <w:noProof/>
                <w:webHidden/>
              </w:rPr>
              <w:tab/>
            </w:r>
            <w:r>
              <w:rPr>
                <w:noProof/>
                <w:webHidden/>
              </w:rPr>
              <w:fldChar w:fldCharType="begin"/>
            </w:r>
            <w:r>
              <w:rPr>
                <w:noProof/>
                <w:webHidden/>
              </w:rPr>
              <w:instrText xml:space="preserve"> PAGEREF _Toc228444320 \h </w:instrText>
            </w:r>
            <w:r>
              <w:rPr>
                <w:noProof/>
                <w:webHidden/>
              </w:rPr>
            </w:r>
            <w:r>
              <w:rPr>
                <w:noProof/>
                <w:webHidden/>
              </w:rPr>
              <w:fldChar w:fldCharType="separate"/>
            </w:r>
            <w:r>
              <w:rPr>
                <w:noProof/>
                <w:webHidden/>
              </w:rPr>
              <w:t>14</w:t>
            </w:r>
            <w:r>
              <w:rPr>
                <w:noProof/>
                <w:webHidden/>
              </w:rPr>
              <w:fldChar w:fldCharType="end"/>
            </w:r>
          </w:hyperlink>
        </w:p>
        <w:p w14:paraId="2C5D19A5" w14:textId="0BC01A81"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321" w:history="1">
            <w:r w:rsidRPr="009B6363">
              <w:rPr>
                <w:rStyle w:val="Hyperlink"/>
                <w:noProof/>
              </w:rPr>
              <w:t>2</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Variablen und Maskenfelder</w:t>
            </w:r>
            <w:r>
              <w:rPr>
                <w:noProof/>
                <w:webHidden/>
              </w:rPr>
              <w:tab/>
            </w:r>
            <w:r>
              <w:rPr>
                <w:noProof/>
                <w:webHidden/>
              </w:rPr>
              <w:fldChar w:fldCharType="begin"/>
            </w:r>
            <w:r>
              <w:rPr>
                <w:noProof/>
                <w:webHidden/>
              </w:rPr>
              <w:instrText xml:space="preserve"> PAGEREF _Toc228444321 \h </w:instrText>
            </w:r>
            <w:r>
              <w:rPr>
                <w:noProof/>
                <w:webHidden/>
              </w:rPr>
            </w:r>
            <w:r>
              <w:rPr>
                <w:noProof/>
                <w:webHidden/>
              </w:rPr>
              <w:fldChar w:fldCharType="separate"/>
            </w:r>
            <w:r>
              <w:rPr>
                <w:noProof/>
                <w:webHidden/>
              </w:rPr>
              <w:t>16</w:t>
            </w:r>
            <w:r>
              <w:rPr>
                <w:noProof/>
                <w:webHidden/>
              </w:rPr>
              <w:fldChar w:fldCharType="end"/>
            </w:r>
          </w:hyperlink>
        </w:p>
        <w:p w14:paraId="0AAD98C0" w14:textId="2D0F6975"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322" w:history="1">
            <w:r w:rsidRPr="009B6363">
              <w:rPr>
                <w:rStyle w:val="Hyperlink"/>
                <w:noProof/>
              </w:rPr>
              <w:t>3</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Stammdaten</w:t>
            </w:r>
            <w:r>
              <w:rPr>
                <w:noProof/>
                <w:webHidden/>
              </w:rPr>
              <w:tab/>
            </w:r>
            <w:r>
              <w:rPr>
                <w:noProof/>
                <w:webHidden/>
              </w:rPr>
              <w:fldChar w:fldCharType="begin"/>
            </w:r>
            <w:r>
              <w:rPr>
                <w:noProof/>
                <w:webHidden/>
              </w:rPr>
              <w:instrText xml:space="preserve"> PAGEREF _Toc228444322 \h </w:instrText>
            </w:r>
            <w:r>
              <w:rPr>
                <w:noProof/>
                <w:webHidden/>
              </w:rPr>
            </w:r>
            <w:r>
              <w:rPr>
                <w:noProof/>
                <w:webHidden/>
              </w:rPr>
              <w:fldChar w:fldCharType="separate"/>
            </w:r>
            <w:r>
              <w:rPr>
                <w:noProof/>
                <w:webHidden/>
              </w:rPr>
              <w:t>19</w:t>
            </w:r>
            <w:r>
              <w:rPr>
                <w:noProof/>
                <w:webHidden/>
              </w:rPr>
              <w:fldChar w:fldCharType="end"/>
            </w:r>
          </w:hyperlink>
        </w:p>
        <w:p w14:paraId="40C9AE01" w14:textId="0BE45F78"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23" w:history="1">
            <w:r w:rsidRPr="009B6363">
              <w:rPr>
                <w:rStyle w:val="Hyperlink"/>
                <w:noProof/>
              </w:rPr>
              <w:t>3.1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Artikelstammdaten</w:t>
            </w:r>
            <w:r>
              <w:rPr>
                <w:noProof/>
                <w:webHidden/>
              </w:rPr>
              <w:tab/>
            </w:r>
            <w:r>
              <w:rPr>
                <w:noProof/>
                <w:webHidden/>
              </w:rPr>
              <w:fldChar w:fldCharType="begin"/>
            </w:r>
            <w:r>
              <w:rPr>
                <w:noProof/>
                <w:webHidden/>
              </w:rPr>
              <w:instrText xml:space="preserve"> PAGEREF _Toc228444323 \h </w:instrText>
            </w:r>
            <w:r>
              <w:rPr>
                <w:noProof/>
                <w:webHidden/>
              </w:rPr>
            </w:r>
            <w:r>
              <w:rPr>
                <w:noProof/>
                <w:webHidden/>
              </w:rPr>
              <w:fldChar w:fldCharType="separate"/>
            </w:r>
            <w:r>
              <w:rPr>
                <w:noProof/>
                <w:webHidden/>
              </w:rPr>
              <w:t>19</w:t>
            </w:r>
            <w:r>
              <w:rPr>
                <w:noProof/>
                <w:webHidden/>
              </w:rPr>
              <w:fldChar w:fldCharType="end"/>
            </w:r>
          </w:hyperlink>
        </w:p>
        <w:p w14:paraId="1425354E" w14:textId="55CE80A1"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24" w:history="1">
            <w:r w:rsidRPr="009B6363">
              <w:rPr>
                <w:rStyle w:val="Hyperlink"/>
                <w:noProof/>
              </w:rPr>
              <w:t>3.1.1</w:t>
            </w:r>
            <w:r>
              <w:rPr>
                <w:rFonts w:asciiTheme="minorHAnsi" w:eastAsiaTheme="minorEastAsia" w:hAnsiTheme="minorHAnsi"/>
                <w:noProof/>
                <w:kern w:val="2"/>
                <w:sz w:val="24"/>
                <w:szCs w:val="24"/>
                <w:lang w:eastAsia="de-DE"/>
                <w14:ligatures w14:val="standardContextual"/>
              </w:rPr>
              <w:tab/>
            </w:r>
            <w:r w:rsidRPr="009B6363">
              <w:rPr>
                <w:rStyle w:val="Hyperlink"/>
                <w:noProof/>
              </w:rPr>
              <w:t>Rollen und Rechte</w:t>
            </w:r>
            <w:r>
              <w:rPr>
                <w:noProof/>
                <w:webHidden/>
              </w:rPr>
              <w:tab/>
            </w:r>
            <w:r>
              <w:rPr>
                <w:noProof/>
                <w:webHidden/>
              </w:rPr>
              <w:fldChar w:fldCharType="begin"/>
            </w:r>
            <w:r>
              <w:rPr>
                <w:noProof/>
                <w:webHidden/>
              </w:rPr>
              <w:instrText xml:space="preserve"> PAGEREF _Toc228444324 \h </w:instrText>
            </w:r>
            <w:r>
              <w:rPr>
                <w:noProof/>
                <w:webHidden/>
              </w:rPr>
            </w:r>
            <w:r>
              <w:rPr>
                <w:noProof/>
                <w:webHidden/>
              </w:rPr>
              <w:fldChar w:fldCharType="separate"/>
            </w:r>
            <w:r>
              <w:rPr>
                <w:noProof/>
                <w:webHidden/>
              </w:rPr>
              <w:t>19</w:t>
            </w:r>
            <w:r>
              <w:rPr>
                <w:noProof/>
                <w:webHidden/>
              </w:rPr>
              <w:fldChar w:fldCharType="end"/>
            </w:r>
          </w:hyperlink>
        </w:p>
        <w:p w14:paraId="727ABC1D" w14:textId="4C5A2B3E"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25" w:history="1">
            <w:r w:rsidRPr="009B6363">
              <w:rPr>
                <w:rStyle w:val="Hyperlink"/>
                <w:noProof/>
              </w:rPr>
              <w:t>3.1.2</w:t>
            </w:r>
            <w:r>
              <w:rPr>
                <w:rFonts w:asciiTheme="minorHAnsi" w:eastAsiaTheme="minorEastAsia" w:hAnsiTheme="minorHAnsi"/>
                <w:noProof/>
                <w:kern w:val="2"/>
                <w:sz w:val="24"/>
                <w:szCs w:val="24"/>
                <w:lang w:eastAsia="de-DE"/>
                <w14:ligatures w14:val="standardContextual"/>
              </w:rPr>
              <w:tab/>
            </w:r>
            <w:r w:rsidRPr="009B6363">
              <w:rPr>
                <w:rStyle w:val="Hyperlink"/>
                <w:noProof/>
              </w:rPr>
              <w:t>Nummernkreis und Suchwort</w:t>
            </w:r>
            <w:r>
              <w:rPr>
                <w:noProof/>
                <w:webHidden/>
              </w:rPr>
              <w:tab/>
            </w:r>
            <w:r>
              <w:rPr>
                <w:noProof/>
                <w:webHidden/>
              </w:rPr>
              <w:fldChar w:fldCharType="begin"/>
            </w:r>
            <w:r>
              <w:rPr>
                <w:noProof/>
                <w:webHidden/>
              </w:rPr>
              <w:instrText xml:space="preserve"> PAGEREF _Toc228444325 \h </w:instrText>
            </w:r>
            <w:r>
              <w:rPr>
                <w:noProof/>
                <w:webHidden/>
              </w:rPr>
            </w:r>
            <w:r>
              <w:rPr>
                <w:noProof/>
                <w:webHidden/>
              </w:rPr>
              <w:fldChar w:fldCharType="separate"/>
            </w:r>
            <w:r>
              <w:rPr>
                <w:noProof/>
                <w:webHidden/>
              </w:rPr>
              <w:t>19</w:t>
            </w:r>
            <w:r>
              <w:rPr>
                <w:noProof/>
                <w:webHidden/>
              </w:rPr>
              <w:fldChar w:fldCharType="end"/>
            </w:r>
          </w:hyperlink>
        </w:p>
        <w:p w14:paraId="698F8903" w14:textId="5502D8B7"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26" w:history="1">
            <w:r w:rsidRPr="009B6363">
              <w:rPr>
                <w:rStyle w:val="Hyperlink"/>
                <w:noProof/>
              </w:rPr>
              <w:t>3.1.3</w:t>
            </w:r>
            <w:r>
              <w:rPr>
                <w:rFonts w:asciiTheme="minorHAnsi" w:eastAsiaTheme="minorEastAsia" w:hAnsiTheme="minorHAnsi"/>
                <w:noProof/>
                <w:kern w:val="2"/>
                <w:sz w:val="24"/>
                <w:szCs w:val="24"/>
                <w:lang w:eastAsia="de-DE"/>
                <w14:ligatures w14:val="standardContextual"/>
              </w:rPr>
              <w:tab/>
            </w:r>
            <w:r w:rsidRPr="009B6363">
              <w:rPr>
                <w:rStyle w:val="Hyperlink"/>
                <w:noProof/>
              </w:rPr>
              <w:t>Preis und Rabatten</w:t>
            </w:r>
            <w:r>
              <w:rPr>
                <w:noProof/>
                <w:webHidden/>
              </w:rPr>
              <w:tab/>
            </w:r>
            <w:r>
              <w:rPr>
                <w:noProof/>
                <w:webHidden/>
              </w:rPr>
              <w:fldChar w:fldCharType="begin"/>
            </w:r>
            <w:r>
              <w:rPr>
                <w:noProof/>
                <w:webHidden/>
              </w:rPr>
              <w:instrText xml:space="preserve"> PAGEREF _Toc228444326 \h </w:instrText>
            </w:r>
            <w:r>
              <w:rPr>
                <w:noProof/>
                <w:webHidden/>
              </w:rPr>
            </w:r>
            <w:r>
              <w:rPr>
                <w:noProof/>
                <w:webHidden/>
              </w:rPr>
              <w:fldChar w:fldCharType="separate"/>
            </w:r>
            <w:r>
              <w:rPr>
                <w:noProof/>
                <w:webHidden/>
              </w:rPr>
              <w:t>19</w:t>
            </w:r>
            <w:r>
              <w:rPr>
                <w:noProof/>
                <w:webHidden/>
              </w:rPr>
              <w:fldChar w:fldCharType="end"/>
            </w:r>
          </w:hyperlink>
        </w:p>
        <w:p w14:paraId="42882842" w14:textId="74FD1402"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27" w:history="1">
            <w:r w:rsidRPr="009B6363">
              <w:rPr>
                <w:rStyle w:val="Hyperlink"/>
                <w:noProof/>
              </w:rPr>
              <w:t>3.1.4</w:t>
            </w:r>
            <w:r>
              <w:rPr>
                <w:rFonts w:asciiTheme="minorHAnsi" w:eastAsiaTheme="minorEastAsia" w:hAnsiTheme="minorHAnsi"/>
                <w:noProof/>
                <w:kern w:val="2"/>
                <w:sz w:val="24"/>
                <w:szCs w:val="24"/>
                <w:lang w:eastAsia="de-DE"/>
                <w14:ligatures w14:val="standardContextual"/>
              </w:rPr>
              <w:tab/>
            </w:r>
            <w:r w:rsidRPr="009B6363">
              <w:rPr>
                <w:rStyle w:val="Hyperlink"/>
                <w:noProof/>
              </w:rPr>
              <w:t>Artikelimport</w:t>
            </w:r>
            <w:r>
              <w:rPr>
                <w:noProof/>
                <w:webHidden/>
              </w:rPr>
              <w:tab/>
            </w:r>
            <w:r>
              <w:rPr>
                <w:noProof/>
                <w:webHidden/>
              </w:rPr>
              <w:fldChar w:fldCharType="begin"/>
            </w:r>
            <w:r>
              <w:rPr>
                <w:noProof/>
                <w:webHidden/>
              </w:rPr>
              <w:instrText xml:space="preserve"> PAGEREF _Toc228444327 \h </w:instrText>
            </w:r>
            <w:r>
              <w:rPr>
                <w:noProof/>
                <w:webHidden/>
              </w:rPr>
            </w:r>
            <w:r>
              <w:rPr>
                <w:noProof/>
                <w:webHidden/>
              </w:rPr>
              <w:fldChar w:fldCharType="separate"/>
            </w:r>
            <w:r>
              <w:rPr>
                <w:noProof/>
                <w:webHidden/>
              </w:rPr>
              <w:t>19</w:t>
            </w:r>
            <w:r>
              <w:rPr>
                <w:noProof/>
                <w:webHidden/>
              </w:rPr>
              <w:fldChar w:fldCharType="end"/>
            </w:r>
          </w:hyperlink>
        </w:p>
        <w:p w14:paraId="7C7D4297" w14:textId="05B7985E"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28" w:history="1">
            <w:r w:rsidRPr="009B6363">
              <w:rPr>
                <w:rStyle w:val="Hyperlink"/>
                <w:noProof/>
              </w:rPr>
              <w:t>3.1.5</w:t>
            </w:r>
            <w:r>
              <w:rPr>
                <w:rFonts w:asciiTheme="minorHAnsi" w:eastAsiaTheme="minorEastAsia" w:hAnsiTheme="minorHAnsi"/>
                <w:noProof/>
                <w:kern w:val="2"/>
                <w:sz w:val="24"/>
                <w:szCs w:val="24"/>
                <w:lang w:eastAsia="de-DE"/>
                <w14:ligatures w14:val="standardContextual"/>
              </w:rPr>
              <w:tab/>
            </w:r>
            <w:r w:rsidRPr="009B6363">
              <w:rPr>
                <w:rStyle w:val="Hyperlink"/>
                <w:noProof/>
              </w:rPr>
              <w:t>Materialzuschläge</w:t>
            </w:r>
            <w:r>
              <w:rPr>
                <w:noProof/>
                <w:webHidden/>
              </w:rPr>
              <w:tab/>
            </w:r>
            <w:r>
              <w:rPr>
                <w:noProof/>
                <w:webHidden/>
              </w:rPr>
              <w:fldChar w:fldCharType="begin"/>
            </w:r>
            <w:r>
              <w:rPr>
                <w:noProof/>
                <w:webHidden/>
              </w:rPr>
              <w:instrText xml:space="preserve"> PAGEREF _Toc228444328 \h </w:instrText>
            </w:r>
            <w:r>
              <w:rPr>
                <w:noProof/>
                <w:webHidden/>
              </w:rPr>
            </w:r>
            <w:r>
              <w:rPr>
                <w:noProof/>
                <w:webHidden/>
              </w:rPr>
              <w:fldChar w:fldCharType="separate"/>
            </w:r>
            <w:r>
              <w:rPr>
                <w:noProof/>
                <w:webHidden/>
              </w:rPr>
              <w:t>19</w:t>
            </w:r>
            <w:r>
              <w:rPr>
                <w:noProof/>
                <w:webHidden/>
              </w:rPr>
              <w:fldChar w:fldCharType="end"/>
            </w:r>
          </w:hyperlink>
        </w:p>
        <w:p w14:paraId="6C709A28" w14:textId="5F9DF714"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29" w:history="1">
            <w:r w:rsidRPr="009B6363">
              <w:rPr>
                <w:rStyle w:val="Hyperlink"/>
                <w:noProof/>
              </w:rPr>
              <w:t>3.1.6</w:t>
            </w:r>
            <w:r>
              <w:rPr>
                <w:rFonts w:asciiTheme="minorHAnsi" w:eastAsiaTheme="minorEastAsia" w:hAnsiTheme="minorHAnsi"/>
                <w:noProof/>
                <w:kern w:val="2"/>
                <w:sz w:val="24"/>
                <w:szCs w:val="24"/>
                <w:lang w:eastAsia="de-DE"/>
                <w14:ligatures w14:val="standardContextual"/>
              </w:rPr>
              <w:tab/>
            </w:r>
            <w:r w:rsidRPr="009B6363">
              <w:rPr>
                <w:rStyle w:val="Hyperlink"/>
                <w:noProof/>
              </w:rPr>
              <w:t>Einkaufspreis</w:t>
            </w:r>
            <w:r>
              <w:rPr>
                <w:noProof/>
                <w:webHidden/>
              </w:rPr>
              <w:tab/>
            </w:r>
            <w:r>
              <w:rPr>
                <w:noProof/>
                <w:webHidden/>
              </w:rPr>
              <w:fldChar w:fldCharType="begin"/>
            </w:r>
            <w:r>
              <w:rPr>
                <w:noProof/>
                <w:webHidden/>
              </w:rPr>
              <w:instrText xml:space="preserve"> PAGEREF _Toc228444329 \h </w:instrText>
            </w:r>
            <w:r>
              <w:rPr>
                <w:noProof/>
                <w:webHidden/>
              </w:rPr>
            </w:r>
            <w:r>
              <w:rPr>
                <w:noProof/>
                <w:webHidden/>
              </w:rPr>
              <w:fldChar w:fldCharType="separate"/>
            </w:r>
            <w:r>
              <w:rPr>
                <w:noProof/>
                <w:webHidden/>
              </w:rPr>
              <w:t>20</w:t>
            </w:r>
            <w:r>
              <w:rPr>
                <w:noProof/>
                <w:webHidden/>
              </w:rPr>
              <w:fldChar w:fldCharType="end"/>
            </w:r>
          </w:hyperlink>
        </w:p>
        <w:p w14:paraId="36D6E1C0" w14:textId="46FD0F60"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30" w:history="1">
            <w:r w:rsidRPr="009B6363">
              <w:rPr>
                <w:rStyle w:val="Hyperlink"/>
                <w:noProof/>
              </w:rPr>
              <w:t>3.1.7</w:t>
            </w:r>
            <w:r>
              <w:rPr>
                <w:rFonts w:asciiTheme="minorHAnsi" w:eastAsiaTheme="minorEastAsia" w:hAnsiTheme="minorHAnsi"/>
                <w:noProof/>
                <w:kern w:val="2"/>
                <w:sz w:val="24"/>
                <w:szCs w:val="24"/>
                <w:lang w:eastAsia="de-DE"/>
                <w14:ligatures w14:val="standardContextual"/>
              </w:rPr>
              <w:tab/>
            </w:r>
            <w:r w:rsidRPr="009B6363">
              <w:rPr>
                <w:rStyle w:val="Hyperlink"/>
                <w:noProof/>
              </w:rPr>
              <w:t>Umlagen</w:t>
            </w:r>
            <w:r>
              <w:rPr>
                <w:noProof/>
                <w:webHidden/>
              </w:rPr>
              <w:tab/>
            </w:r>
            <w:r>
              <w:rPr>
                <w:noProof/>
                <w:webHidden/>
              </w:rPr>
              <w:fldChar w:fldCharType="begin"/>
            </w:r>
            <w:r>
              <w:rPr>
                <w:noProof/>
                <w:webHidden/>
              </w:rPr>
              <w:instrText xml:space="preserve"> PAGEREF _Toc228444330 \h </w:instrText>
            </w:r>
            <w:r>
              <w:rPr>
                <w:noProof/>
                <w:webHidden/>
              </w:rPr>
            </w:r>
            <w:r>
              <w:rPr>
                <w:noProof/>
                <w:webHidden/>
              </w:rPr>
              <w:fldChar w:fldCharType="separate"/>
            </w:r>
            <w:r>
              <w:rPr>
                <w:noProof/>
                <w:webHidden/>
              </w:rPr>
              <w:t>20</w:t>
            </w:r>
            <w:r>
              <w:rPr>
                <w:noProof/>
                <w:webHidden/>
              </w:rPr>
              <w:fldChar w:fldCharType="end"/>
            </w:r>
          </w:hyperlink>
        </w:p>
        <w:p w14:paraId="6C9F47E8" w14:textId="406E1484"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31" w:history="1">
            <w:r w:rsidRPr="009B6363">
              <w:rPr>
                <w:rStyle w:val="Hyperlink"/>
                <w:noProof/>
              </w:rPr>
              <w:t>3.1.8</w:t>
            </w:r>
            <w:r>
              <w:rPr>
                <w:rFonts w:asciiTheme="minorHAnsi" w:eastAsiaTheme="minorEastAsia" w:hAnsiTheme="minorHAnsi"/>
                <w:noProof/>
                <w:kern w:val="2"/>
                <w:sz w:val="24"/>
                <w:szCs w:val="24"/>
                <w:lang w:eastAsia="de-DE"/>
                <w14:ligatures w14:val="standardContextual"/>
              </w:rPr>
              <w:tab/>
            </w:r>
            <w:r w:rsidRPr="009B6363">
              <w:rPr>
                <w:rStyle w:val="Hyperlink"/>
                <w:noProof/>
              </w:rPr>
              <w:t>Stückliste übernehmen (Button)</w:t>
            </w:r>
            <w:r>
              <w:rPr>
                <w:noProof/>
                <w:webHidden/>
              </w:rPr>
              <w:tab/>
            </w:r>
            <w:r>
              <w:rPr>
                <w:noProof/>
                <w:webHidden/>
              </w:rPr>
              <w:fldChar w:fldCharType="begin"/>
            </w:r>
            <w:r>
              <w:rPr>
                <w:noProof/>
                <w:webHidden/>
              </w:rPr>
              <w:instrText xml:space="preserve"> PAGEREF _Toc228444331 \h </w:instrText>
            </w:r>
            <w:r>
              <w:rPr>
                <w:noProof/>
                <w:webHidden/>
              </w:rPr>
            </w:r>
            <w:r>
              <w:rPr>
                <w:noProof/>
                <w:webHidden/>
              </w:rPr>
              <w:fldChar w:fldCharType="separate"/>
            </w:r>
            <w:r>
              <w:rPr>
                <w:noProof/>
                <w:webHidden/>
              </w:rPr>
              <w:t>20</w:t>
            </w:r>
            <w:r>
              <w:rPr>
                <w:noProof/>
                <w:webHidden/>
              </w:rPr>
              <w:fldChar w:fldCharType="end"/>
            </w:r>
          </w:hyperlink>
        </w:p>
        <w:p w14:paraId="35968239" w14:textId="13DB7CE8"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32" w:history="1">
            <w:r w:rsidRPr="009B6363">
              <w:rPr>
                <w:rStyle w:val="Hyperlink"/>
                <w:noProof/>
              </w:rPr>
              <w:t>3.1.9</w:t>
            </w:r>
            <w:r>
              <w:rPr>
                <w:rFonts w:asciiTheme="minorHAnsi" w:eastAsiaTheme="minorEastAsia" w:hAnsiTheme="minorHAnsi"/>
                <w:noProof/>
                <w:kern w:val="2"/>
                <w:sz w:val="24"/>
                <w:szCs w:val="24"/>
                <w:lang w:eastAsia="de-DE"/>
                <w14:ligatures w14:val="standardContextual"/>
              </w:rPr>
              <w:tab/>
            </w:r>
            <w:r w:rsidRPr="009B6363">
              <w:rPr>
                <w:rStyle w:val="Hyperlink"/>
                <w:noProof/>
              </w:rPr>
              <w:t>Änderungshistorie</w:t>
            </w:r>
            <w:r>
              <w:rPr>
                <w:noProof/>
                <w:webHidden/>
              </w:rPr>
              <w:tab/>
            </w:r>
            <w:r>
              <w:rPr>
                <w:noProof/>
                <w:webHidden/>
              </w:rPr>
              <w:fldChar w:fldCharType="begin"/>
            </w:r>
            <w:r>
              <w:rPr>
                <w:noProof/>
                <w:webHidden/>
              </w:rPr>
              <w:instrText xml:space="preserve"> PAGEREF _Toc228444332 \h </w:instrText>
            </w:r>
            <w:r>
              <w:rPr>
                <w:noProof/>
                <w:webHidden/>
              </w:rPr>
            </w:r>
            <w:r>
              <w:rPr>
                <w:noProof/>
                <w:webHidden/>
              </w:rPr>
              <w:fldChar w:fldCharType="separate"/>
            </w:r>
            <w:r>
              <w:rPr>
                <w:noProof/>
                <w:webHidden/>
              </w:rPr>
              <w:t>20</w:t>
            </w:r>
            <w:r>
              <w:rPr>
                <w:noProof/>
                <w:webHidden/>
              </w:rPr>
              <w:fldChar w:fldCharType="end"/>
            </w:r>
          </w:hyperlink>
        </w:p>
        <w:p w14:paraId="6A0E90C2" w14:textId="2D0F39DB"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33" w:history="1">
            <w:r w:rsidRPr="009B6363">
              <w:rPr>
                <w:rStyle w:val="Hyperlink"/>
                <w:noProof/>
              </w:rPr>
              <w:t>3.1.10</w:t>
            </w:r>
            <w:r>
              <w:rPr>
                <w:rFonts w:asciiTheme="minorHAnsi" w:eastAsiaTheme="minorEastAsia" w:hAnsiTheme="minorHAnsi"/>
                <w:noProof/>
                <w:kern w:val="2"/>
                <w:sz w:val="24"/>
                <w:szCs w:val="24"/>
                <w:lang w:eastAsia="de-DE"/>
                <w14:ligatures w14:val="standardContextual"/>
              </w:rPr>
              <w:tab/>
            </w:r>
            <w:r w:rsidRPr="009B6363">
              <w:rPr>
                <w:rStyle w:val="Hyperlink"/>
                <w:noProof/>
              </w:rPr>
              <w:t>Investitionsgüter</w:t>
            </w:r>
            <w:r>
              <w:rPr>
                <w:noProof/>
                <w:webHidden/>
              </w:rPr>
              <w:tab/>
            </w:r>
            <w:r>
              <w:rPr>
                <w:noProof/>
                <w:webHidden/>
              </w:rPr>
              <w:fldChar w:fldCharType="begin"/>
            </w:r>
            <w:r>
              <w:rPr>
                <w:noProof/>
                <w:webHidden/>
              </w:rPr>
              <w:instrText xml:space="preserve"> PAGEREF _Toc228444333 \h </w:instrText>
            </w:r>
            <w:r>
              <w:rPr>
                <w:noProof/>
                <w:webHidden/>
              </w:rPr>
            </w:r>
            <w:r>
              <w:rPr>
                <w:noProof/>
                <w:webHidden/>
              </w:rPr>
              <w:fldChar w:fldCharType="separate"/>
            </w:r>
            <w:r>
              <w:rPr>
                <w:noProof/>
                <w:webHidden/>
              </w:rPr>
              <w:t>20</w:t>
            </w:r>
            <w:r>
              <w:rPr>
                <w:noProof/>
                <w:webHidden/>
              </w:rPr>
              <w:fldChar w:fldCharType="end"/>
            </w:r>
          </w:hyperlink>
        </w:p>
        <w:p w14:paraId="4BD44A54" w14:textId="669F806A"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34" w:history="1">
            <w:r w:rsidRPr="009B6363">
              <w:rPr>
                <w:rStyle w:val="Hyperlink"/>
                <w:noProof/>
              </w:rPr>
              <w:t>3.1.11</w:t>
            </w:r>
            <w:r>
              <w:rPr>
                <w:rFonts w:asciiTheme="minorHAnsi" w:eastAsiaTheme="minorEastAsia" w:hAnsiTheme="minorHAnsi"/>
                <w:noProof/>
                <w:kern w:val="2"/>
                <w:sz w:val="24"/>
                <w:szCs w:val="24"/>
                <w:lang w:eastAsia="de-DE"/>
                <w14:ligatures w14:val="standardContextual"/>
              </w:rPr>
              <w:tab/>
            </w:r>
            <w:r w:rsidRPr="009B6363">
              <w:rPr>
                <w:rStyle w:val="Hyperlink"/>
                <w:noProof/>
              </w:rPr>
              <w:t>Bestandsführung von Investitionsgütern</w:t>
            </w:r>
            <w:r>
              <w:rPr>
                <w:noProof/>
                <w:webHidden/>
              </w:rPr>
              <w:tab/>
            </w:r>
            <w:r>
              <w:rPr>
                <w:noProof/>
                <w:webHidden/>
              </w:rPr>
              <w:fldChar w:fldCharType="begin"/>
            </w:r>
            <w:r>
              <w:rPr>
                <w:noProof/>
                <w:webHidden/>
              </w:rPr>
              <w:instrText xml:space="preserve"> PAGEREF _Toc228444334 \h </w:instrText>
            </w:r>
            <w:r>
              <w:rPr>
                <w:noProof/>
                <w:webHidden/>
              </w:rPr>
            </w:r>
            <w:r>
              <w:rPr>
                <w:noProof/>
                <w:webHidden/>
              </w:rPr>
              <w:fldChar w:fldCharType="separate"/>
            </w:r>
            <w:r>
              <w:rPr>
                <w:noProof/>
                <w:webHidden/>
              </w:rPr>
              <w:t>20</w:t>
            </w:r>
            <w:r>
              <w:rPr>
                <w:noProof/>
                <w:webHidden/>
              </w:rPr>
              <w:fldChar w:fldCharType="end"/>
            </w:r>
          </w:hyperlink>
        </w:p>
        <w:p w14:paraId="2A3448EA" w14:textId="114A04AC"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35" w:history="1">
            <w:r w:rsidRPr="009B6363">
              <w:rPr>
                <w:rStyle w:val="Hyperlink"/>
                <w:noProof/>
              </w:rPr>
              <w:t>3.2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Mitarbeiter</w:t>
            </w:r>
            <w:r>
              <w:rPr>
                <w:noProof/>
                <w:webHidden/>
              </w:rPr>
              <w:tab/>
            </w:r>
            <w:r>
              <w:rPr>
                <w:noProof/>
                <w:webHidden/>
              </w:rPr>
              <w:fldChar w:fldCharType="begin"/>
            </w:r>
            <w:r>
              <w:rPr>
                <w:noProof/>
                <w:webHidden/>
              </w:rPr>
              <w:instrText xml:space="preserve"> PAGEREF _Toc228444335 \h </w:instrText>
            </w:r>
            <w:r>
              <w:rPr>
                <w:noProof/>
                <w:webHidden/>
              </w:rPr>
            </w:r>
            <w:r>
              <w:rPr>
                <w:noProof/>
                <w:webHidden/>
              </w:rPr>
              <w:fldChar w:fldCharType="separate"/>
            </w:r>
            <w:r>
              <w:rPr>
                <w:noProof/>
                <w:webHidden/>
              </w:rPr>
              <w:t>21</w:t>
            </w:r>
            <w:r>
              <w:rPr>
                <w:noProof/>
                <w:webHidden/>
              </w:rPr>
              <w:fldChar w:fldCharType="end"/>
            </w:r>
          </w:hyperlink>
        </w:p>
        <w:p w14:paraId="32DE0F07" w14:textId="660F9B8D"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336" w:history="1">
            <w:r w:rsidRPr="009B6363">
              <w:rPr>
                <w:rStyle w:val="Hyperlink"/>
                <w:noProof/>
              </w:rPr>
              <w:t>4</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Einkauf</w:t>
            </w:r>
            <w:r>
              <w:rPr>
                <w:noProof/>
                <w:webHidden/>
              </w:rPr>
              <w:tab/>
            </w:r>
            <w:r>
              <w:rPr>
                <w:noProof/>
                <w:webHidden/>
              </w:rPr>
              <w:fldChar w:fldCharType="begin"/>
            </w:r>
            <w:r>
              <w:rPr>
                <w:noProof/>
                <w:webHidden/>
              </w:rPr>
              <w:instrText xml:space="preserve"> PAGEREF _Toc228444336 \h </w:instrText>
            </w:r>
            <w:r>
              <w:rPr>
                <w:noProof/>
                <w:webHidden/>
              </w:rPr>
            </w:r>
            <w:r>
              <w:rPr>
                <w:noProof/>
                <w:webHidden/>
              </w:rPr>
              <w:fldChar w:fldCharType="separate"/>
            </w:r>
            <w:r>
              <w:rPr>
                <w:noProof/>
                <w:webHidden/>
              </w:rPr>
              <w:t>21</w:t>
            </w:r>
            <w:r>
              <w:rPr>
                <w:noProof/>
                <w:webHidden/>
              </w:rPr>
              <w:fldChar w:fldCharType="end"/>
            </w:r>
          </w:hyperlink>
        </w:p>
        <w:p w14:paraId="0BF3471A" w14:textId="4E8CD728"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37" w:history="1">
            <w:r w:rsidRPr="009B6363">
              <w:rPr>
                <w:rStyle w:val="Hyperlink"/>
                <w:noProof/>
              </w:rPr>
              <w:t>4.1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Sonderprozess</w:t>
            </w:r>
            <w:r>
              <w:rPr>
                <w:noProof/>
                <w:webHidden/>
              </w:rPr>
              <w:tab/>
            </w:r>
            <w:r>
              <w:rPr>
                <w:noProof/>
                <w:webHidden/>
              </w:rPr>
              <w:fldChar w:fldCharType="begin"/>
            </w:r>
            <w:r>
              <w:rPr>
                <w:noProof/>
                <w:webHidden/>
              </w:rPr>
              <w:instrText xml:space="preserve"> PAGEREF _Toc228444337 \h </w:instrText>
            </w:r>
            <w:r>
              <w:rPr>
                <w:noProof/>
                <w:webHidden/>
              </w:rPr>
            </w:r>
            <w:r>
              <w:rPr>
                <w:noProof/>
                <w:webHidden/>
              </w:rPr>
              <w:fldChar w:fldCharType="separate"/>
            </w:r>
            <w:r>
              <w:rPr>
                <w:noProof/>
                <w:webHidden/>
              </w:rPr>
              <w:t>21</w:t>
            </w:r>
            <w:r>
              <w:rPr>
                <w:noProof/>
                <w:webHidden/>
              </w:rPr>
              <w:fldChar w:fldCharType="end"/>
            </w:r>
          </w:hyperlink>
        </w:p>
        <w:p w14:paraId="0EFB75D5" w14:textId="4DA3D190"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38" w:history="1">
            <w:r w:rsidRPr="009B6363">
              <w:rPr>
                <w:rStyle w:val="Hyperlink"/>
                <w:noProof/>
              </w:rPr>
              <w:t>4.1.1</w:t>
            </w:r>
            <w:r>
              <w:rPr>
                <w:rFonts w:asciiTheme="minorHAnsi" w:eastAsiaTheme="minorEastAsia" w:hAnsiTheme="minorHAnsi"/>
                <w:noProof/>
                <w:kern w:val="2"/>
                <w:sz w:val="24"/>
                <w:szCs w:val="24"/>
                <w:lang w:eastAsia="de-DE"/>
                <w14:ligatures w14:val="standardContextual"/>
              </w:rPr>
              <w:tab/>
            </w:r>
            <w:r w:rsidRPr="009B6363">
              <w:rPr>
                <w:rStyle w:val="Hyperlink"/>
                <w:noProof/>
              </w:rPr>
              <w:t>Vereinfachter Einkauf</w:t>
            </w:r>
            <w:r>
              <w:rPr>
                <w:noProof/>
                <w:webHidden/>
              </w:rPr>
              <w:tab/>
            </w:r>
            <w:r>
              <w:rPr>
                <w:noProof/>
                <w:webHidden/>
              </w:rPr>
              <w:fldChar w:fldCharType="begin"/>
            </w:r>
            <w:r>
              <w:rPr>
                <w:noProof/>
                <w:webHidden/>
              </w:rPr>
              <w:instrText xml:space="preserve"> PAGEREF _Toc228444338 \h </w:instrText>
            </w:r>
            <w:r>
              <w:rPr>
                <w:noProof/>
                <w:webHidden/>
              </w:rPr>
            </w:r>
            <w:r>
              <w:rPr>
                <w:noProof/>
                <w:webHidden/>
              </w:rPr>
              <w:fldChar w:fldCharType="separate"/>
            </w:r>
            <w:r>
              <w:rPr>
                <w:noProof/>
                <w:webHidden/>
              </w:rPr>
              <w:t>21</w:t>
            </w:r>
            <w:r>
              <w:rPr>
                <w:noProof/>
                <w:webHidden/>
              </w:rPr>
              <w:fldChar w:fldCharType="end"/>
            </w:r>
          </w:hyperlink>
        </w:p>
        <w:p w14:paraId="5FE4277F" w14:textId="68B7FA22"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39" w:history="1">
            <w:r w:rsidRPr="009B6363">
              <w:rPr>
                <w:rStyle w:val="Hyperlink"/>
                <w:noProof/>
              </w:rPr>
              <w:t>4.2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Zahlungsbedingungen</w:t>
            </w:r>
            <w:r>
              <w:rPr>
                <w:noProof/>
                <w:webHidden/>
              </w:rPr>
              <w:tab/>
            </w:r>
            <w:r>
              <w:rPr>
                <w:noProof/>
                <w:webHidden/>
              </w:rPr>
              <w:fldChar w:fldCharType="begin"/>
            </w:r>
            <w:r>
              <w:rPr>
                <w:noProof/>
                <w:webHidden/>
              </w:rPr>
              <w:instrText xml:space="preserve"> PAGEREF _Toc228444339 \h </w:instrText>
            </w:r>
            <w:r>
              <w:rPr>
                <w:noProof/>
                <w:webHidden/>
              </w:rPr>
            </w:r>
            <w:r>
              <w:rPr>
                <w:noProof/>
                <w:webHidden/>
              </w:rPr>
              <w:fldChar w:fldCharType="separate"/>
            </w:r>
            <w:r>
              <w:rPr>
                <w:noProof/>
                <w:webHidden/>
              </w:rPr>
              <w:t>21</w:t>
            </w:r>
            <w:r>
              <w:rPr>
                <w:noProof/>
                <w:webHidden/>
              </w:rPr>
              <w:fldChar w:fldCharType="end"/>
            </w:r>
          </w:hyperlink>
        </w:p>
        <w:p w14:paraId="4ECC190A" w14:textId="2CE65956"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40" w:history="1">
            <w:r w:rsidRPr="009B6363">
              <w:rPr>
                <w:rStyle w:val="Hyperlink"/>
                <w:noProof/>
              </w:rPr>
              <w:t>4.3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Lieferanten</w:t>
            </w:r>
            <w:r>
              <w:rPr>
                <w:noProof/>
                <w:webHidden/>
              </w:rPr>
              <w:tab/>
            </w:r>
            <w:r>
              <w:rPr>
                <w:noProof/>
                <w:webHidden/>
              </w:rPr>
              <w:fldChar w:fldCharType="begin"/>
            </w:r>
            <w:r>
              <w:rPr>
                <w:noProof/>
                <w:webHidden/>
              </w:rPr>
              <w:instrText xml:space="preserve"> PAGEREF _Toc228444340 \h </w:instrText>
            </w:r>
            <w:r>
              <w:rPr>
                <w:noProof/>
                <w:webHidden/>
              </w:rPr>
            </w:r>
            <w:r>
              <w:rPr>
                <w:noProof/>
                <w:webHidden/>
              </w:rPr>
              <w:fldChar w:fldCharType="separate"/>
            </w:r>
            <w:r>
              <w:rPr>
                <w:noProof/>
                <w:webHidden/>
              </w:rPr>
              <w:t>21</w:t>
            </w:r>
            <w:r>
              <w:rPr>
                <w:noProof/>
                <w:webHidden/>
              </w:rPr>
              <w:fldChar w:fldCharType="end"/>
            </w:r>
          </w:hyperlink>
        </w:p>
        <w:p w14:paraId="06E96FAD" w14:textId="7A791EC9"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1" w:history="1">
            <w:r w:rsidRPr="009B6363">
              <w:rPr>
                <w:rStyle w:val="Hyperlink"/>
                <w:noProof/>
              </w:rPr>
              <w:t>4.3.1</w:t>
            </w:r>
            <w:r>
              <w:rPr>
                <w:rFonts w:asciiTheme="minorHAnsi" w:eastAsiaTheme="minorEastAsia" w:hAnsiTheme="minorHAnsi"/>
                <w:noProof/>
                <w:kern w:val="2"/>
                <w:sz w:val="24"/>
                <w:szCs w:val="24"/>
                <w:lang w:eastAsia="de-DE"/>
                <w14:ligatures w14:val="standardContextual"/>
              </w:rPr>
              <w:tab/>
            </w:r>
            <w:r w:rsidRPr="009B6363">
              <w:rPr>
                <w:rStyle w:val="Hyperlink"/>
                <w:noProof/>
              </w:rPr>
              <w:t>Änderungshistorie</w:t>
            </w:r>
            <w:r>
              <w:rPr>
                <w:noProof/>
                <w:webHidden/>
              </w:rPr>
              <w:tab/>
            </w:r>
            <w:r>
              <w:rPr>
                <w:noProof/>
                <w:webHidden/>
              </w:rPr>
              <w:fldChar w:fldCharType="begin"/>
            </w:r>
            <w:r>
              <w:rPr>
                <w:noProof/>
                <w:webHidden/>
              </w:rPr>
              <w:instrText xml:space="preserve"> PAGEREF _Toc228444341 \h </w:instrText>
            </w:r>
            <w:r>
              <w:rPr>
                <w:noProof/>
                <w:webHidden/>
              </w:rPr>
            </w:r>
            <w:r>
              <w:rPr>
                <w:noProof/>
                <w:webHidden/>
              </w:rPr>
              <w:fldChar w:fldCharType="separate"/>
            </w:r>
            <w:r>
              <w:rPr>
                <w:noProof/>
                <w:webHidden/>
              </w:rPr>
              <w:t>21</w:t>
            </w:r>
            <w:r>
              <w:rPr>
                <w:noProof/>
                <w:webHidden/>
              </w:rPr>
              <w:fldChar w:fldCharType="end"/>
            </w:r>
          </w:hyperlink>
        </w:p>
        <w:p w14:paraId="446DE78F" w14:textId="539B8FDB"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2" w:history="1">
            <w:r w:rsidRPr="009B6363">
              <w:rPr>
                <w:rStyle w:val="Hyperlink"/>
                <w:noProof/>
              </w:rPr>
              <w:t>4.3.2</w:t>
            </w:r>
            <w:r>
              <w:rPr>
                <w:rFonts w:asciiTheme="minorHAnsi" w:eastAsiaTheme="minorEastAsia" w:hAnsiTheme="minorHAnsi"/>
                <w:noProof/>
                <w:kern w:val="2"/>
                <w:sz w:val="24"/>
                <w:szCs w:val="24"/>
                <w:lang w:eastAsia="de-DE"/>
                <w14:ligatures w14:val="standardContextual"/>
              </w:rPr>
              <w:tab/>
            </w:r>
            <w:r w:rsidRPr="009B6363">
              <w:rPr>
                <w:rStyle w:val="Hyperlink"/>
                <w:noProof/>
              </w:rPr>
              <w:t>Nummernkreis und Suchwort</w:t>
            </w:r>
            <w:r>
              <w:rPr>
                <w:noProof/>
                <w:webHidden/>
              </w:rPr>
              <w:tab/>
            </w:r>
            <w:r>
              <w:rPr>
                <w:noProof/>
                <w:webHidden/>
              </w:rPr>
              <w:fldChar w:fldCharType="begin"/>
            </w:r>
            <w:r>
              <w:rPr>
                <w:noProof/>
                <w:webHidden/>
              </w:rPr>
              <w:instrText xml:space="preserve"> PAGEREF _Toc228444342 \h </w:instrText>
            </w:r>
            <w:r>
              <w:rPr>
                <w:noProof/>
                <w:webHidden/>
              </w:rPr>
            </w:r>
            <w:r>
              <w:rPr>
                <w:noProof/>
                <w:webHidden/>
              </w:rPr>
              <w:fldChar w:fldCharType="separate"/>
            </w:r>
            <w:r>
              <w:rPr>
                <w:noProof/>
                <w:webHidden/>
              </w:rPr>
              <w:t>22</w:t>
            </w:r>
            <w:r>
              <w:rPr>
                <w:noProof/>
                <w:webHidden/>
              </w:rPr>
              <w:fldChar w:fldCharType="end"/>
            </w:r>
          </w:hyperlink>
        </w:p>
        <w:p w14:paraId="47593D21" w14:textId="6F52F1AA"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3" w:history="1">
            <w:r w:rsidRPr="009B6363">
              <w:rPr>
                <w:rStyle w:val="Hyperlink"/>
                <w:noProof/>
              </w:rPr>
              <w:t>4.3.3</w:t>
            </w:r>
            <w:r>
              <w:rPr>
                <w:rFonts w:asciiTheme="minorHAnsi" w:eastAsiaTheme="minorEastAsia" w:hAnsiTheme="minorHAnsi"/>
                <w:noProof/>
                <w:kern w:val="2"/>
                <w:sz w:val="24"/>
                <w:szCs w:val="24"/>
                <w:lang w:eastAsia="de-DE"/>
                <w14:ligatures w14:val="standardContextual"/>
              </w:rPr>
              <w:tab/>
            </w:r>
            <w:r w:rsidRPr="009B6363">
              <w:rPr>
                <w:rStyle w:val="Hyperlink"/>
                <w:noProof/>
              </w:rPr>
              <w:t>Langzeitlieferantenerklärung</w:t>
            </w:r>
            <w:r>
              <w:rPr>
                <w:noProof/>
                <w:webHidden/>
              </w:rPr>
              <w:tab/>
            </w:r>
            <w:r>
              <w:rPr>
                <w:noProof/>
                <w:webHidden/>
              </w:rPr>
              <w:fldChar w:fldCharType="begin"/>
            </w:r>
            <w:r>
              <w:rPr>
                <w:noProof/>
                <w:webHidden/>
              </w:rPr>
              <w:instrText xml:space="preserve"> PAGEREF _Toc228444343 \h </w:instrText>
            </w:r>
            <w:r>
              <w:rPr>
                <w:noProof/>
                <w:webHidden/>
              </w:rPr>
            </w:r>
            <w:r>
              <w:rPr>
                <w:noProof/>
                <w:webHidden/>
              </w:rPr>
              <w:fldChar w:fldCharType="separate"/>
            </w:r>
            <w:r>
              <w:rPr>
                <w:noProof/>
                <w:webHidden/>
              </w:rPr>
              <w:t>22</w:t>
            </w:r>
            <w:r>
              <w:rPr>
                <w:noProof/>
                <w:webHidden/>
              </w:rPr>
              <w:fldChar w:fldCharType="end"/>
            </w:r>
          </w:hyperlink>
        </w:p>
        <w:p w14:paraId="458AEF35" w14:textId="2186F92F"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4" w:history="1">
            <w:r w:rsidRPr="009B6363">
              <w:rPr>
                <w:rStyle w:val="Hyperlink"/>
                <w:noProof/>
              </w:rPr>
              <w:t>4.3.4</w:t>
            </w:r>
            <w:r>
              <w:rPr>
                <w:rFonts w:asciiTheme="minorHAnsi" w:eastAsiaTheme="minorEastAsia" w:hAnsiTheme="minorHAnsi"/>
                <w:noProof/>
                <w:kern w:val="2"/>
                <w:sz w:val="24"/>
                <w:szCs w:val="24"/>
                <w:lang w:eastAsia="de-DE"/>
                <w14:ligatures w14:val="standardContextual"/>
              </w:rPr>
              <w:tab/>
            </w:r>
            <w:r w:rsidRPr="009B6363">
              <w:rPr>
                <w:rStyle w:val="Hyperlink"/>
                <w:noProof/>
              </w:rPr>
              <w:t>Lieferantenfreigabe</w:t>
            </w:r>
            <w:r>
              <w:rPr>
                <w:noProof/>
                <w:webHidden/>
              </w:rPr>
              <w:tab/>
            </w:r>
            <w:r>
              <w:rPr>
                <w:noProof/>
                <w:webHidden/>
              </w:rPr>
              <w:fldChar w:fldCharType="begin"/>
            </w:r>
            <w:r>
              <w:rPr>
                <w:noProof/>
                <w:webHidden/>
              </w:rPr>
              <w:instrText xml:space="preserve"> PAGEREF _Toc228444344 \h </w:instrText>
            </w:r>
            <w:r>
              <w:rPr>
                <w:noProof/>
                <w:webHidden/>
              </w:rPr>
            </w:r>
            <w:r>
              <w:rPr>
                <w:noProof/>
                <w:webHidden/>
              </w:rPr>
              <w:fldChar w:fldCharType="separate"/>
            </w:r>
            <w:r>
              <w:rPr>
                <w:noProof/>
                <w:webHidden/>
              </w:rPr>
              <w:t>22</w:t>
            </w:r>
            <w:r>
              <w:rPr>
                <w:noProof/>
                <w:webHidden/>
              </w:rPr>
              <w:fldChar w:fldCharType="end"/>
            </w:r>
          </w:hyperlink>
        </w:p>
        <w:p w14:paraId="7E07A462" w14:textId="1F701879"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5" w:history="1">
            <w:r w:rsidRPr="009B6363">
              <w:rPr>
                <w:rStyle w:val="Hyperlink"/>
                <w:noProof/>
              </w:rPr>
              <w:t>4.3.5</w:t>
            </w:r>
            <w:r>
              <w:rPr>
                <w:rFonts w:asciiTheme="minorHAnsi" w:eastAsiaTheme="minorEastAsia" w:hAnsiTheme="minorHAnsi"/>
                <w:noProof/>
                <w:kern w:val="2"/>
                <w:sz w:val="24"/>
                <w:szCs w:val="24"/>
                <w:lang w:eastAsia="de-DE"/>
                <w14:ligatures w14:val="standardContextual"/>
              </w:rPr>
              <w:tab/>
            </w:r>
            <w:r w:rsidRPr="009B6363">
              <w:rPr>
                <w:rStyle w:val="Hyperlink"/>
                <w:noProof/>
              </w:rPr>
              <w:t>Mindestbestellwert</w:t>
            </w:r>
            <w:r>
              <w:rPr>
                <w:noProof/>
                <w:webHidden/>
              </w:rPr>
              <w:tab/>
            </w:r>
            <w:r>
              <w:rPr>
                <w:noProof/>
                <w:webHidden/>
              </w:rPr>
              <w:fldChar w:fldCharType="begin"/>
            </w:r>
            <w:r>
              <w:rPr>
                <w:noProof/>
                <w:webHidden/>
              </w:rPr>
              <w:instrText xml:space="preserve"> PAGEREF _Toc228444345 \h </w:instrText>
            </w:r>
            <w:r>
              <w:rPr>
                <w:noProof/>
                <w:webHidden/>
              </w:rPr>
            </w:r>
            <w:r>
              <w:rPr>
                <w:noProof/>
                <w:webHidden/>
              </w:rPr>
              <w:fldChar w:fldCharType="separate"/>
            </w:r>
            <w:r>
              <w:rPr>
                <w:noProof/>
                <w:webHidden/>
              </w:rPr>
              <w:t>22</w:t>
            </w:r>
            <w:r>
              <w:rPr>
                <w:noProof/>
                <w:webHidden/>
              </w:rPr>
              <w:fldChar w:fldCharType="end"/>
            </w:r>
          </w:hyperlink>
        </w:p>
        <w:p w14:paraId="063A4588" w14:textId="664CD795"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6" w:history="1">
            <w:r w:rsidRPr="009B6363">
              <w:rPr>
                <w:rStyle w:val="Hyperlink"/>
                <w:noProof/>
              </w:rPr>
              <w:t>4.3.6</w:t>
            </w:r>
            <w:r>
              <w:rPr>
                <w:rFonts w:asciiTheme="minorHAnsi" w:eastAsiaTheme="minorEastAsia" w:hAnsiTheme="minorHAnsi"/>
                <w:noProof/>
                <w:kern w:val="2"/>
                <w:sz w:val="24"/>
                <w:szCs w:val="24"/>
                <w:lang w:eastAsia="de-DE"/>
                <w14:ligatures w14:val="standardContextual"/>
              </w:rPr>
              <w:tab/>
            </w:r>
            <w:r w:rsidRPr="009B6363">
              <w:rPr>
                <w:rStyle w:val="Hyperlink"/>
                <w:noProof/>
              </w:rPr>
              <w:t>Bescheinigung §48</w:t>
            </w:r>
            <w:r>
              <w:rPr>
                <w:noProof/>
                <w:webHidden/>
              </w:rPr>
              <w:tab/>
            </w:r>
            <w:r>
              <w:rPr>
                <w:noProof/>
                <w:webHidden/>
              </w:rPr>
              <w:fldChar w:fldCharType="begin"/>
            </w:r>
            <w:r>
              <w:rPr>
                <w:noProof/>
                <w:webHidden/>
              </w:rPr>
              <w:instrText xml:space="preserve"> PAGEREF _Toc228444346 \h </w:instrText>
            </w:r>
            <w:r>
              <w:rPr>
                <w:noProof/>
                <w:webHidden/>
              </w:rPr>
            </w:r>
            <w:r>
              <w:rPr>
                <w:noProof/>
                <w:webHidden/>
              </w:rPr>
              <w:fldChar w:fldCharType="separate"/>
            </w:r>
            <w:r>
              <w:rPr>
                <w:noProof/>
                <w:webHidden/>
              </w:rPr>
              <w:t>23</w:t>
            </w:r>
            <w:r>
              <w:rPr>
                <w:noProof/>
                <w:webHidden/>
              </w:rPr>
              <w:fldChar w:fldCharType="end"/>
            </w:r>
          </w:hyperlink>
        </w:p>
        <w:p w14:paraId="048A24B0" w14:textId="294C1A83"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7" w:history="1">
            <w:r w:rsidRPr="009B6363">
              <w:rPr>
                <w:rStyle w:val="Hyperlink"/>
                <w:noProof/>
              </w:rPr>
              <w:t>4.3.7</w:t>
            </w:r>
            <w:r>
              <w:rPr>
                <w:rFonts w:asciiTheme="minorHAnsi" w:eastAsiaTheme="minorEastAsia" w:hAnsiTheme="minorHAnsi"/>
                <w:noProof/>
                <w:kern w:val="2"/>
                <w:sz w:val="24"/>
                <w:szCs w:val="24"/>
                <w:lang w:eastAsia="de-DE"/>
                <w14:ligatures w14:val="standardContextual"/>
              </w:rPr>
              <w:tab/>
            </w:r>
            <w:r w:rsidRPr="009B6363">
              <w:rPr>
                <w:rStyle w:val="Hyperlink"/>
                <w:noProof/>
              </w:rPr>
              <w:t>Betriebsurlaub</w:t>
            </w:r>
            <w:r>
              <w:rPr>
                <w:noProof/>
                <w:webHidden/>
              </w:rPr>
              <w:tab/>
            </w:r>
            <w:r>
              <w:rPr>
                <w:noProof/>
                <w:webHidden/>
              </w:rPr>
              <w:fldChar w:fldCharType="begin"/>
            </w:r>
            <w:r>
              <w:rPr>
                <w:noProof/>
                <w:webHidden/>
              </w:rPr>
              <w:instrText xml:space="preserve"> PAGEREF _Toc228444347 \h </w:instrText>
            </w:r>
            <w:r>
              <w:rPr>
                <w:noProof/>
                <w:webHidden/>
              </w:rPr>
            </w:r>
            <w:r>
              <w:rPr>
                <w:noProof/>
                <w:webHidden/>
              </w:rPr>
              <w:fldChar w:fldCharType="separate"/>
            </w:r>
            <w:r>
              <w:rPr>
                <w:noProof/>
                <w:webHidden/>
              </w:rPr>
              <w:t>23</w:t>
            </w:r>
            <w:r>
              <w:rPr>
                <w:noProof/>
                <w:webHidden/>
              </w:rPr>
              <w:fldChar w:fldCharType="end"/>
            </w:r>
          </w:hyperlink>
        </w:p>
        <w:p w14:paraId="42AE22D8" w14:textId="48835920"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8" w:history="1">
            <w:r w:rsidRPr="009B6363">
              <w:rPr>
                <w:rStyle w:val="Hyperlink"/>
                <w:noProof/>
              </w:rPr>
              <w:t>4.3.8</w:t>
            </w:r>
            <w:r>
              <w:rPr>
                <w:rFonts w:asciiTheme="minorHAnsi" w:eastAsiaTheme="minorEastAsia" w:hAnsiTheme="minorHAnsi"/>
                <w:noProof/>
                <w:kern w:val="2"/>
                <w:sz w:val="24"/>
                <w:szCs w:val="24"/>
                <w:lang w:eastAsia="de-DE"/>
                <w14:ligatures w14:val="standardContextual"/>
              </w:rPr>
              <w:tab/>
            </w:r>
            <w:r w:rsidRPr="009B6363">
              <w:rPr>
                <w:rStyle w:val="Hyperlink"/>
                <w:noProof/>
              </w:rPr>
              <w:t>Vereinbarungen</w:t>
            </w:r>
            <w:r>
              <w:rPr>
                <w:noProof/>
                <w:webHidden/>
              </w:rPr>
              <w:tab/>
            </w:r>
            <w:r>
              <w:rPr>
                <w:noProof/>
                <w:webHidden/>
              </w:rPr>
              <w:fldChar w:fldCharType="begin"/>
            </w:r>
            <w:r>
              <w:rPr>
                <w:noProof/>
                <w:webHidden/>
              </w:rPr>
              <w:instrText xml:space="preserve"> PAGEREF _Toc228444348 \h </w:instrText>
            </w:r>
            <w:r>
              <w:rPr>
                <w:noProof/>
                <w:webHidden/>
              </w:rPr>
            </w:r>
            <w:r>
              <w:rPr>
                <w:noProof/>
                <w:webHidden/>
              </w:rPr>
              <w:fldChar w:fldCharType="separate"/>
            </w:r>
            <w:r>
              <w:rPr>
                <w:noProof/>
                <w:webHidden/>
              </w:rPr>
              <w:t>23</w:t>
            </w:r>
            <w:r>
              <w:rPr>
                <w:noProof/>
                <w:webHidden/>
              </w:rPr>
              <w:fldChar w:fldCharType="end"/>
            </w:r>
          </w:hyperlink>
        </w:p>
        <w:p w14:paraId="2D7B8712" w14:textId="5FDE01C0"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49" w:history="1">
            <w:r w:rsidRPr="009B6363">
              <w:rPr>
                <w:rStyle w:val="Hyperlink"/>
                <w:noProof/>
              </w:rPr>
              <w:t>4.3.9</w:t>
            </w:r>
            <w:r>
              <w:rPr>
                <w:rFonts w:asciiTheme="minorHAnsi" w:eastAsiaTheme="minorEastAsia" w:hAnsiTheme="minorHAnsi"/>
                <w:noProof/>
                <w:kern w:val="2"/>
                <w:sz w:val="24"/>
                <w:szCs w:val="24"/>
                <w:lang w:eastAsia="de-DE"/>
                <w14:ligatures w14:val="standardContextual"/>
              </w:rPr>
              <w:tab/>
            </w:r>
            <w:r w:rsidRPr="009B6363">
              <w:rPr>
                <w:rStyle w:val="Hyperlink"/>
                <w:noProof/>
              </w:rPr>
              <w:t>Aktuelle Vorgänge (Button)</w:t>
            </w:r>
            <w:r>
              <w:rPr>
                <w:noProof/>
                <w:webHidden/>
              </w:rPr>
              <w:tab/>
            </w:r>
            <w:r>
              <w:rPr>
                <w:noProof/>
                <w:webHidden/>
              </w:rPr>
              <w:fldChar w:fldCharType="begin"/>
            </w:r>
            <w:r>
              <w:rPr>
                <w:noProof/>
                <w:webHidden/>
              </w:rPr>
              <w:instrText xml:space="preserve"> PAGEREF _Toc228444349 \h </w:instrText>
            </w:r>
            <w:r>
              <w:rPr>
                <w:noProof/>
                <w:webHidden/>
              </w:rPr>
            </w:r>
            <w:r>
              <w:rPr>
                <w:noProof/>
                <w:webHidden/>
              </w:rPr>
              <w:fldChar w:fldCharType="separate"/>
            </w:r>
            <w:r>
              <w:rPr>
                <w:noProof/>
                <w:webHidden/>
              </w:rPr>
              <w:t>23</w:t>
            </w:r>
            <w:r>
              <w:rPr>
                <w:noProof/>
                <w:webHidden/>
              </w:rPr>
              <w:fldChar w:fldCharType="end"/>
            </w:r>
          </w:hyperlink>
        </w:p>
        <w:p w14:paraId="76F985C4" w14:textId="16490C18"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50" w:history="1">
            <w:r w:rsidRPr="009B6363">
              <w:rPr>
                <w:rStyle w:val="Hyperlink"/>
                <w:noProof/>
              </w:rPr>
              <w:t>4.4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Konfigurationen</w:t>
            </w:r>
            <w:r>
              <w:rPr>
                <w:noProof/>
                <w:webHidden/>
              </w:rPr>
              <w:tab/>
            </w:r>
            <w:r>
              <w:rPr>
                <w:noProof/>
                <w:webHidden/>
              </w:rPr>
              <w:fldChar w:fldCharType="begin"/>
            </w:r>
            <w:r>
              <w:rPr>
                <w:noProof/>
                <w:webHidden/>
              </w:rPr>
              <w:instrText xml:space="preserve"> PAGEREF _Toc228444350 \h </w:instrText>
            </w:r>
            <w:r>
              <w:rPr>
                <w:noProof/>
                <w:webHidden/>
              </w:rPr>
            </w:r>
            <w:r>
              <w:rPr>
                <w:noProof/>
                <w:webHidden/>
              </w:rPr>
              <w:fldChar w:fldCharType="separate"/>
            </w:r>
            <w:r>
              <w:rPr>
                <w:noProof/>
                <w:webHidden/>
              </w:rPr>
              <w:t>24</w:t>
            </w:r>
            <w:r>
              <w:rPr>
                <w:noProof/>
                <w:webHidden/>
              </w:rPr>
              <w:fldChar w:fldCharType="end"/>
            </w:r>
          </w:hyperlink>
        </w:p>
        <w:p w14:paraId="5D8DB44D" w14:textId="3D0851A1"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51" w:history="1">
            <w:r w:rsidRPr="009B6363">
              <w:rPr>
                <w:rStyle w:val="Hyperlink"/>
                <w:noProof/>
              </w:rPr>
              <w:t>4.4.1</w:t>
            </w:r>
            <w:r>
              <w:rPr>
                <w:rFonts w:asciiTheme="minorHAnsi" w:eastAsiaTheme="minorEastAsia" w:hAnsiTheme="minorHAnsi"/>
                <w:noProof/>
                <w:kern w:val="2"/>
                <w:sz w:val="24"/>
                <w:szCs w:val="24"/>
                <w:lang w:eastAsia="de-DE"/>
                <w14:ligatures w14:val="standardContextual"/>
              </w:rPr>
              <w:tab/>
            </w:r>
            <w:r w:rsidRPr="009B6363">
              <w:rPr>
                <w:rStyle w:val="Hyperlink"/>
                <w:noProof/>
              </w:rPr>
              <w:t>Lieferantenkontakt</w:t>
            </w:r>
            <w:r>
              <w:rPr>
                <w:noProof/>
                <w:webHidden/>
              </w:rPr>
              <w:tab/>
            </w:r>
            <w:r>
              <w:rPr>
                <w:noProof/>
                <w:webHidden/>
              </w:rPr>
              <w:fldChar w:fldCharType="begin"/>
            </w:r>
            <w:r>
              <w:rPr>
                <w:noProof/>
                <w:webHidden/>
              </w:rPr>
              <w:instrText xml:space="preserve"> PAGEREF _Toc228444351 \h </w:instrText>
            </w:r>
            <w:r>
              <w:rPr>
                <w:noProof/>
                <w:webHidden/>
              </w:rPr>
            </w:r>
            <w:r>
              <w:rPr>
                <w:noProof/>
                <w:webHidden/>
              </w:rPr>
              <w:fldChar w:fldCharType="separate"/>
            </w:r>
            <w:r>
              <w:rPr>
                <w:noProof/>
                <w:webHidden/>
              </w:rPr>
              <w:t>24</w:t>
            </w:r>
            <w:r>
              <w:rPr>
                <w:noProof/>
                <w:webHidden/>
              </w:rPr>
              <w:fldChar w:fldCharType="end"/>
            </w:r>
          </w:hyperlink>
        </w:p>
        <w:p w14:paraId="204AD0CE" w14:textId="72019E4F"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52" w:history="1">
            <w:r w:rsidRPr="009B6363">
              <w:rPr>
                <w:rStyle w:val="Hyperlink"/>
                <w:noProof/>
              </w:rPr>
              <w:t>4.4.2</w:t>
            </w:r>
            <w:r>
              <w:rPr>
                <w:rFonts w:asciiTheme="minorHAnsi" w:eastAsiaTheme="minorEastAsia" w:hAnsiTheme="minorHAnsi"/>
                <w:noProof/>
                <w:kern w:val="2"/>
                <w:sz w:val="24"/>
                <w:szCs w:val="24"/>
                <w:lang w:eastAsia="de-DE"/>
                <w14:ligatures w14:val="standardContextual"/>
              </w:rPr>
              <w:tab/>
            </w:r>
            <w:r w:rsidRPr="009B6363">
              <w:rPr>
                <w:rStyle w:val="Hyperlink"/>
                <w:noProof/>
              </w:rPr>
              <w:t>Intrastat</w:t>
            </w:r>
            <w:r>
              <w:rPr>
                <w:noProof/>
                <w:webHidden/>
              </w:rPr>
              <w:tab/>
            </w:r>
            <w:r>
              <w:rPr>
                <w:noProof/>
                <w:webHidden/>
              </w:rPr>
              <w:fldChar w:fldCharType="begin"/>
            </w:r>
            <w:r>
              <w:rPr>
                <w:noProof/>
                <w:webHidden/>
              </w:rPr>
              <w:instrText xml:space="preserve"> PAGEREF _Toc228444352 \h </w:instrText>
            </w:r>
            <w:r>
              <w:rPr>
                <w:noProof/>
                <w:webHidden/>
              </w:rPr>
            </w:r>
            <w:r>
              <w:rPr>
                <w:noProof/>
                <w:webHidden/>
              </w:rPr>
              <w:fldChar w:fldCharType="separate"/>
            </w:r>
            <w:r>
              <w:rPr>
                <w:noProof/>
                <w:webHidden/>
              </w:rPr>
              <w:t>24</w:t>
            </w:r>
            <w:r>
              <w:rPr>
                <w:noProof/>
                <w:webHidden/>
              </w:rPr>
              <w:fldChar w:fldCharType="end"/>
            </w:r>
          </w:hyperlink>
        </w:p>
        <w:p w14:paraId="713938B6" w14:textId="357205CF"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53" w:history="1">
            <w:r w:rsidRPr="009B6363">
              <w:rPr>
                <w:rStyle w:val="Hyperlink"/>
                <w:noProof/>
              </w:rPr>
              <w:t>4.4.3</w:t>
            </w:r>
            <w:r>
              <w:rPr>
                <w:rFonts w:asciiTheme="minorHAnsi" w:eastAsiaTheme="minorEastAsia" w:hAnsiTheme="minorHAnsi"/>
                <w:noProof/>
                <w:kern w:val="2"/>
                <w:sz w:val="24"/>
                <w:szCs w:val="24"/>
                <w:lang w:eastAsia="de-DE"/>
                <w14:ligatures w14:val="standardContextual"/>
              </w:rPr>
              <w:tab/>
            </w:r>
            <w:r w:rsidRPr="009B6363">
              <w:rPr>
                <w:rStyle w:val="Hyperlink"/>
                <w:noProof/>
              </w:rPr>
              <w:t>Nummernvergabe in Einkaufsbelegen</w:t>
            </w:r>
            <w:r>
              <w:rPr>
                <w:noProof/>
                <w:webHidden/>
              </w:rPr>
              <w:tab/>
            </w:r>
            <w:r>
              <w:rPr>
                <w:noProof/>
                <w:webHidden/>
              </w:rPr>
              <w:fldChar w:fldCharType="begin"/>
            </w:r>
            <w:r>
              <w:rPr>
                <w:noProof/>
                <w:webHidden/>
              </w:rPr>
              <w:instrText xml:space="preserve"> PAGEREF _Toc228444353 \h </w:instrText>
            </w:r>
            <w:r>
              <w:rPr>
                <w:noProof/>
                <w:webHidden/>
              </w:rPr>
            </w:r>
            <w:r>
              <w:rPr>
                <w:noProof/>
                <w:webHidden/>
              </w:rPr>
              <w:fldChar w:fldCharType="separate"/>
            </w:r>
            <w:r>
              <w:rPr>
                <w:noProof/>
                <w:webHidden/>
              </w:rPr>
              <w:t>25</w:t>
            </w:r>
            <w:r>
              <w:rPr>
                <w:noProof/>
                <w:webHidden/>
              </w:rPr>
              <w:fldChar w:fldCharType="end"/>
            </w:r>
          </w:hyperlink>
        </w:p>
        <w:p w14:paraId="3B41A211" w14:textId="583BD040"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54" w:history="1">
            <w:r w:rsidRPr="009B6363">
              <w:rPr>
                <w:rStyle w:val="Hyperlink"/>
                <w:noProof/>
              </w:rPr>
              <w:t>4.5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Einkaufsprozesse</w:t>
            </w:r>
            <w:r>
              <w:rPr>
                <w:noProof/>
                <w:webHidden/>
              </w:rPr>
              <w:tab/>
            </w:r>
            <w:r>
              <w:rPr>
                <w:noProof/>
                <w:webHidden/>
              </w:rPr>
              <w:fldChar w:fldCharType="begin"/>
            </w:r>
            <w:r>
              <w:rPr>
                <w:noProof/>
                <w:webHidden/>
              </w:rPr>
              <w:instrText xml:space="preserve"> PAGEREF _Toc228444354 \h </w:instrText>
            </w:r>
            <w:r>
              <w:rPr>
                <w:noProof/>
                <w:webHidden/>
              </w:rPr>
            </w:r>
            <w:r>
              <w:rPr>
                <w:noProof/>
                <w:webHidden/>
              </w:rPr>
              <w:fldChar w:fldCharType="separate"/>
            </w:r>
            <w:r>
              <w:rPr>
                <w:noProof/>
                <w:webHidden/>
              </w:rPr>
              <w:t>25</w:t>
            </w:r>
            <w:r>
              <w:rPr>
                <w:noProof/>
                <w:webHidden/>
              </w:rPr>
              <w:fldChar w:fldCharType="end"/>
            </w:r>
          </w:hyperlink>
        </w:p>
        <w:p w14:paraId="5FF33B11" w14:textId="666CA20F"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55" w:history="1">
            <w:r w:rsidRPr="009B6363">
              <w:rPr>
                <w:rStyle w:val="Hyperlink"/>
                <w:noProof/>
              </w:rPr>
              <w:t>4.5.1</w:t>
            </w:r>
            <w:r>
              <w:rPr>
                <w:rFonts w:asciiTheme="minorHAnsi" w:eastAsiaTheme="minorEastAsia" w:hAnsiTheme="minorHAnsi"/>
                <w:noProof/>
                <w:kern w:val="2"/>
                <w:sz w:val="24"/>
                <w:szCs w:val="24"/>
                <w:lang w:eastAsia="de-DE"/>
                <w14:ligatures w14:val="standardContextual"/>
              </w:rPr>
              <w:tab/>
            </w:r>
            <w:r w:rsidRPr="009B6363">
              <w:rPr>
                <w:rStyle w:val="Hyperlink"/>
                <w:noProof/>
              </w:rPr>
              <w:t>Lieferadressen der HWK</w:t>
            </w:r>
            <w:r>
              <w:rPr>
                <w:noProof/>
                <w:webHidden/>
              </w:rPr>
              <w:tab/>
            </w:r>
            <w:r>
              <w:rPr>
                <w:noProof/>
                <w:webHidden/>
              </w:rPr>
              <w:fldChar w:fldCharType="begin"/>
            </w:r>
            <w:r>
              <w:rPr>
                <w:noProof/>
                <w:webHidden/>
              </w:rPr>
              <w:instrText xml:space="preserve"> PAGEREF _Toc228444355 \h </w:instrText>
            </w:r>
            <w:r>
              <w:rPr>
                <w:noProof/>
                <w:webHidden/>
              </w:rPr>
            </w:r>
            <w:r>
              <w:rPr>
                <w:noProof/>
                <w:webHidden/>
              </w:rPr>
              <w:fldChar w:fldCharType="separate"/>
            </w:r>
            <w:r>
              <w:rPr>
                <w:noProof/>
                <w:webHidden/>
              </w:rPr>
              <w:t>25</w:t>
            </w:r>
            <w:r>
              <w:rPr>
                <w:noProof/>
                <w:webHidden/>
              </w:rPr>
              <w:fldChar w:fldCharType="end"/>
            </w:r>
          </w:hyperlink>
        </w:p>
        <w:p w14:paraId="112DF3AA" w14:textId="2F0EB76E"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56" w:history="1">
            <w:r w:rsidRPr="009B6363">
              <w:rPr>
                <w:rStyle w:val="Hyperlink"/>
                <w:noProof/>
              </w:rPr>
              <w:t>4.5.2</w:t>
            </w:r>
            <w:r>
              <w:rPr>
                <w:rFonts w:asciiTheme="minorHAnsi" w:eastAsiaTheme="minorEastAsia" w:hAnsiTheme="minorHAnsi"/>
                <w:noProof/>
                <w:kern w:val="2"/>
                <w:sz w:val="24"/>
                <w:szCs w:val="24"/>
                <w:lang w:eastAsia="de-DE"/>
                <w14:ligatures w14:val="standardContextual"/>
              </w:rPr>
              <w:tab/>
            </w:r>
            <w:r w:rsidRPr="009B6363">
              <w:rPr>
                <w:rStyle w:val="Hyperlink"/>
                <w:noProof/>
              </w:rPr>
              <w:t>Anfrage</w:t>
            </w:r>
            <w:r>
              <w:rPr>
                <w:noProof/>
                <w:webHidden/>
              </w:rPr>
              <w:tab/>
            </w:r>
            <w:r>
              <w:rPr>
                <w:noProof/>
                <w:webHidden/>
              </w:rPr>
              <w:fldChar w:fldCharType="begin"/>
            </w:r>
            <w:r>
              <w:rPr>
                <w:noProof/>
                <w:webHidden/>
              </w:rPr>
              <w:instrText xml:space="preserve"> PAGEREF _Toc228444356 \h </w:instrText>
            </w:r>
            <w:r>
              <w:rPr>
                <w:noProof/>
                <w:webHidden/>
              </w:rPr>
            </w:r>
            <w:r>
              <w:rPr>
                <w:noProof/>
                <w:webHidden/>
              </w:rPr>
              <w:fldChar w:fldCharType="separate"/>
            </w:r>
            <w:r>
              <w:rPr>
                <w:noProof/>
                <w:webHidden/>
              </w:rPr>
              <w:t>27</w:t>
            </w:r>
            <w:r>
              <w:rPr>
                <w:noProof/>
                <w:webHidden/>
              </w:rPr>
              <w:fldChar w:fldCharType="end"/>
            </w:r>
          </w:hyperlink>
        </w:p>
        <w:p w14:paraId="2AE9773B" w14:textId="2476C40C"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57" w:history="1">
            <w:r w:rsidRPr="009B6363">
              <w:rPr>
                <w:rStyle w:val="Hyperlink"/>
                <w:noProof/>
              </w:rPr>
              <w:t>4.5.3</w:t>
            </w:r>
            <w:r>
              <w:rPr>
                <w:rFonts w:asciiTheme="minorHAnsi" w:eastAsiaTheme="minorEastAsia" w:hAnsiTheme="minorHAnsi"/>
                <w:noProof/>
                <w:kern w:val="2"/>
                <w:sz w:val="24"/>
                <w:szCs w:val="24"/>
                <w:lang w:eastAsia="de-DE"/>
                <w14:ligatures w14:val="standardContextual"/>
              </w:rPr>
              <w:tab/>
            </w:r>
            <w:r w:rsidRPr="009B6363">
              <w:rPr>
                <w:rStyle w:val="Hyperlink"/>
                <w:noProof/>
              </w:rPr>
              <w:t>Bestellvorschläge</w:t>
            </w:r>
            <w:r>
              <w:rPr>
                <w:noProof/>
                <w:webHidden/>
              </w:rPr>
              <w:tab/>
            </w:r>
            <w:r>
              <w:rPr>
                <w:noProof/>
                <w:webHidden/>
              </w:rPr>
              <w:fldChar w:fldCharType="begin"/>
            </w:r>
            <w:r>
              <w:rPr>
                <w:noProof/>
                <w:webHidden/>
              </w:rPr>
              <w:instrText xml:space="preserve"> PAGEREF _Toc228444357 \h </w:instrText>
            </w:r>
            <w:r>
              <w:rPr>
                <w:noProof/>
                <w:webHidden/>
              </w:rPr>
            </w:r>
            <w:r>
              <w:rPr>
                <w:noProof/>
                <w:webHidden/>
              </w:rPr>
              <w:fldChar w:fldCharType="separate"/>
            </w:r>
            <w:r>
              <w:rPr>
                <w:noProof/>
                <w:webHidden/>
              </w:rPr>
              <w:t>27</w:t>
            </w:r>
            <w:r>
              <w:rPr>
                <w:noProof/>
                <w:webHidden/>
              </w:rPr>
              <w:fldChar w:fldCharType="end"/>
            </w:r>
          </w:hyperlink>
        </w:p>
        <w:p w14:paraId="598FEE4B" w14:textId="26CDF5E9"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58" w:history="1">
            <w:r w:rsidRPr="009B6363">
              <w:rPr>
                <w:rStyle w:val="Hyperlink"/>
                <w:noProof/>
              </w:rPr>
              <w:t>4.5.4</w:t>
            </w:r>
            <w:r>
              <w:rPr>
                <w:rFonts w:asciiTheme="minorHAnsi" w:eastAsiaTheme="minorEastAsia" w:hAnsiTheme="minorHAnsi"/>
                <w:noProof/>
                <w:kern w:val="2"/>
                <w:sz w:val="24"/>
                <w:szCs w:val="24"/>
                <w:lang w:eastAsia="de-DE"/>
                <w14:ligatures w14:val="standardContextual"/>
              </w:rPr>
              <w:tab/>
            </w:r>
            <w:r w:rsidRPr="009B6363">
              <w:rPr>
                <w:rStyle w:val="Hyperlink"/>
                <w:noProof/>
              </w:rPr>
              <w:t>Bestellung</w:t>
            </w:r>
            <w:r>
              <w:rPr>
                <w:noProof/>
                <w:webHidden/>
              </w:rPr>
              <w:tab/>
            </w:r>
            <w:r>
              <w:rPr>
                <w:noProof/>
                <w:webHidden/>
              </w:rPr>
              <w:fldChar w:fldCharType="begin"/>
            </w:r>
            <w:r>
              <w:rPr>
                <w:noProof/>
                <w:webHidden/>
              </w:rPr>
              <w:instrText xml:space="preserve"> PAGEREF _Toc228444358 \h </w:instrText>
            </w:r>
            <w:r>
              <w:rPr>
                <w:noProof/>
                <w:webHidden/>
              </w:rPr>
            </w:r>
            <w:r>
              <w:rPr>
                <w:noProof/>
                <w:webHidden/>
              </w:rPr>
              <w:fldChar w:fldCharType="separate"/>
            </w:r>
            <w:r>
              <w:rPr>
                <w:noProof/>
                <w:webHidden/>
              </w:rPr>
              <w:t>29</w:t>
            </w:r>
            <w:r>
              <w:rPr>
                <w:noProof/>
                <w:webHidden/>
              </w:rPr>
              <w:fldChar w:fldCharType="end"/>
            </w:r>
          </w:hyperlink>
        </w:p>
        <w:p w14:paraId="01B5A79D" w14:textId="5F90211A"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59" w:history="1">
            <w:r w:rsidRPr="009B6363">
              <w:rPr>
                <w:rStyle w:val="Hyperlink"/>
                <w:noProof/>
              </w:rPr>
              <w:t>4.5.5</w:t>
            </w:r>
            <w:r>
              <w:rPr>
                <w:rFonts w:asciiTheme="minorHAnsi" w:eastAsiaTheme="minorEastAsia" w:hAnsiTheme="minorHAnsi"/>
                <w:noProof/>
                <w:kern w:val="2"/>
                <w:sz w:val="24"/>
                <w:szCs w:val="24"/>
                <w:lang w:eastAsia="de-DE"/>
                <w14:ligatures w14:val="standardContextual"/>
              </w:rPr>
              <w:tab/>
            </w:r>
            <w:r w:rsidRPr="009B6363">
              <w:rPr>
                <w:rStyle w:val="Hyperlink"/>
                <w:noProof/>
              </w:rPr>
              <w:t>Lieferschein</w:t>
            </w:r>
            <w:r>
              <w:rPr>
                <w:noProof/>
                <w:webHidden/>
              </w:rPr>
              <w:tab/>
            </w:r>
            <w:r>
              <w:rPr>
                <w:noProof/>
                <w:webHidden/>
              </w:rPr>
              <w:fldChar w:fldCharType="begin"/>
            </w:r>
            <w:r>
              <w:rPr>
                <w:noProof/>
                <w:webHidden/>
              </w:rPr>
              <w:instrText xml:space="preserve"> PAGEREF _Toc228444359 \h </w:instrText>
            </w:r>
            <w:r>
              <w:rPr>
                <w:noProof/>
                <w:webHidden/>
              </w:rPr>
            </w:r>
            <w:r>
              <w:rPr>
                <w:noProof/>
                <w:webHidden/>
              </w:rPr>
              <w:fldChar w:fldCharType="separate"/>
            </w:r>
            <w:r>
              <w:rPr>
                <w:noProof/>
                <w:webHidden/>
              </w:rPr>
              <w:t>31</w:t>
            </w:r>
            <w:r>
              <w:rPr>
                <w:noProof/>
                <w:webHidden/>
              </w:rPr>
              <w:fldChar w:fldCharType="end"/>
            </w:r>
          </w:hyperlink>
        </w:p>
        <w:p w14:paraId="30EBE8E2" w14:textId="7E24B622"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60" w:history="1">
            <w:r w:rsidRPr="009B6363">
              <w:rPr>
                <w:rStyle w:val="Hyperlink"/>
                <w:noProof/>
              </w:rPr>
              <w:t>4.5.6</w:t>
            </w:r>
            <w:r>
              <w:rPr>
                <w:rFonts w:asciiTheme="minorHAnsi" w:eastAsiaTheme="minorEastAsia" w:hAnsiTheme="minorHAnsi"/>
                <w:noProof/>
                <w:kern w:val="2"/>
                <w:sz w:val="24"/>
                <w:szCs w:val="24"/>
                <w:lang w:eastAsia="de-DE"/>
                <w14:ligatures w14:val="standardContextual"/>
              </w:rPr>
              <w:tab/>
            </w:r>
            <w:r w:rsidRPr="009B6363">
              <w:rPr>
                <w:rStyle w:val="Hyperlink"/>
                <w:noProof/>
              </w:rPr>
              <w:t>Rechnung</w:t>
            </w:r>
            <w:r>
              <w:rPr>
                <w:noProof/>
                <w:webHidden/>
              </w:rPr>
              <w:tab/>
            </w:r>
            <w:r>
              <w:rPr>
                <w:noProof/>
                <w:webHidden/>
              </w:rPr>
              <w:fldChar w:fldCharType="begin"/>
            </w:r>
            <w:r>
              <w:rPr>
                <w:noProof/>
                <w:webHidden/>
              </w:rPr>
              <w:instrText xml:space="preserve"> PAGEREF _Toc228444360 \h </w:instrText>
            </w:r>
            <w:r>
              <w:rPr>
                <w:noProof/>
                <w:webHidden/>
              </w:rPr>
            </w:r>
            <w:r>
              <w:rPr>
                <w:noProof/>
                <w:webHidden/>
              </w:rPr>
              <w:fldChar w:fldCharType="separate"/>
            </w:r>
            <w:r>
              <w:rPr>
                <w:noProof/>
                <w:webHidden/>
              </w:rPr>
              <w:t>32</w:t>
            </w:r>
            <w:r>
              <w:rPr>
                <w:noProof/>
                <w:webHidden/>
              </w:rPr>
              <w:fldChar w:fldCharType="end"/>
            </w:r>
          </w:hyperlink>
        </w:p>
        <w:p w14:paraId="6551FE71" w14:textId="0F8136D2"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361" w:history="1">
            <w:r w:rsidRPr="009B6363">
              <w:rPr>
                <w:rStyle w:val="Hyperlink"/>
                <w:noProof/>
              </w:rPr>
              <w:t>5</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Lager Allgemein</w:t>
            </w:r>
            <w:r>
              <w:rPr>
                <w:noProof/>
                <w:webHidden/>
              </w:rPr>
              <w:tab/>
            </w:r>
            <w:r>
              <w:rPr>
                <w:noProof/>
                <w:webHidden/>
              </w:rPr>
              <w:fldChar w:fldCharType="begin"/>
            </w:r>
            <w:r>
              <w:rPr>
                <w:noProof/>
                <w:webHidden/>
              </w:rPr>
              <w:instrText xml:space="preserve"> PAGEREF _Toc228444361 \h </w:instrText>
            </w:r>
            <w:r>
              <w:rPr>
                <w:noProof/>
                <w:webHidden/>
              </w:rPr>
            </w:r>
            <w:r>
              <w:rPr>
                <w:noProof/>
                <w:webHidden/>
              </w:rPr>
              <w:fldChar w:fldCharType="separate"/>
            </w:r>
            <w:r>
              <w:rPr>
                <w:noProof/>
                <w:webHidden/>
              </w:rPr>
              <w:t>33</w:t>
            </w:r>
            <w:r>
              <w:rPr>
                <w:noProof/>
                <w:webHidden/>
              </w:rPr>
              <w:fldChar w:fldCharType="end"/>
            </w:r>
          </w:hyperlink>
        </w:p>
        <w:p w14:paraId="159B2BD1" w14:textId="626AE713"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62" w:history="1">
            <w:r w:rsidRPr="009B6363">
              <w:rPr>
                <w:rStyle w:val="Hyperlink"/>
                <w:noProof/>
              </w:rPr>
              <w:t>5.1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Anforderungen</w:t>
            </w:r>
            <w:r>
              <w:rPr>
                <w:noProof/>
                <w:webHidden/>
              </w:rPr>
              <w:tab/>
            </w:r>
            <w:r>
              <w:rPr>
                <w:noProof/>
                <w:webHidden/>
              </w:rPr>
              <w:fldChar w:fldCharType="begin"/>
            </w:r>
            <w:r>
              <w:rPr>
                <w:noProof/>
                <w:webHidden/>
              </w:rPr>
              <w:instrText xml:space="preserve"> PAGEREF _Toc228444362 \h </w:instrText>
            </w:r>
            <w:r>
              <w:rPr>
                <w:noProof/>
                <w:webHidden/>
              </w:rPr>
            </w:r>
            <w:r>
              <w:rPr>
                <w:noProof/>
                <w:webHidden/>
              </w:rPr>
              <w:fldChar w:fldCharType="separate"/>
            </w:r>
            <w:r>
              <w:rPr>
                <w:noProof/>
                <w:webHidden/>
              </w:rPr>
              <w:t>33</w:t>
            </w:r>
            <w:r>
              <w:rPr>
                <w:noProof/>
                <w:webHidden/>
              </w:rPr>
              <w:fldChar w:fldCharType="end"/>
            </w:r>
          </w:hyperlink>
        </w:p>
        <w:p w14:paraId="7CECA094" w14:textId="515B8155"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63" w:history="1">
            <w:r w:rsidRPr="009B6363">
              <w:rPr>
                <w:rStyle w:val="Hyperlink"/>
                <w:noProof/>
              </w:rPr>
              <w:t>5.1.1</w:t>
            </w:r>
            <w:r>
              <w:rPr>
                <w:rFonts w:asciiTheme="minorHAnsi" w:eastAsiaTheme="minorEastAsia" w:hAnsiTheme="minorHAnsi"/>
                <w:noProof/>
                <w:kern w:val="2"/>
                <w:sz w:val="24"/>
                <w:szCs w:val="24"/>
                <w:lang w:eastAsia="de-DE"/>
                <w14:ligatures w14:val="standardContextual"/>
              </w:rPr>
              <w:tab/>
            </w:r>
            <w:r w:rsidRPr="009B6363">
              <w:rPr>
                <w:rStyle w:val="Hyperlink"/>
                <w:noProof/>
              </w:rPr>
              <w:t>Kommissionierung für die Fertigung</w:t>
            </w:r>
            <w:r>
              <w:rPr>
                <w:noProof/>
                <w:webHidden/>
              </w:rPr>
              <w:tab/>
            </w:r>
            <w:r>
              <w:rPr>
                <w:noProof/>
                <w:webHidden/>
              </w:rPr>
              <w:fldChar w:fldCharType="begin"/>
            </w:r>
            <w:r>
              <w:rPr>
                <w:noProof/>
                <w:webHidden/>
              </w:rPr>
              <w:instrText xml:space="preserve"> PAGEREF _Toc228444363 \h </w:instrText>
            </w:r>
            <w:r>
              <w:rPr>
                <w:noProof/>
                <w:webHidden/>
              </w:rPr>
            </w:r>
            <w:r>
              <w:rPr>
                <w:noProof/>
                <w:webHidden/>
              </w:rPr>
              <w:fldChar w:fldCharType="separate"/>
            </w:r>
            <w:r>
              <w:rPr>
                <w:noProof/>
                <w:webHidden/>
              </w:rPr>
              <w:t>33</w:t>
            </w:r>
            <w:r>
              <w:rPr>
                <w:noProof/>
                <w:webHidden/>
              </w:rPr>
              <w:fldChar w:fldCharType="end"/>
            </w:r>
          </w:hyperlink>
        </w:p>
        <w:p w14:paraId="1CD93BB0" w14:textId="6C463D1A"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64" w:history="1">
            <w:r w:rsidRPr="009B6363">
              <w:rPr>
                <w:rStyle w:val="Hyperlink"/>
                <w:noProof/>
              </w:rPr>
              <w:t>5.1.2</w:t>
            </w:r>
            <w:r>
              <w:rPr>
                <w:rFonts w:asciiTheme="minorHAnsi" w:eastAsiaTheme="minorEastAsia" w:hAnsiTheme="minorHAnsi"/>
                <w:noProof/>
                <w:kern w:val="2"/>
                <w:sz w:val="24"/>
                <w:szCs w:val="24"/>
                <w:lang w:eastAsia="de-DE"/>
                <w14:ligatures w14:val="standardContextual"/>
              </w:rPr>
              <w:tab/>
            </w:r>
            <w:r w:rsidRPr="009B6363">
              <w:rPr>
                <w:rStyle w:val="Hyperlink"/>
                <w:noProof/>
              </w:rPr>
              <w:t>Feldbedeutungen</w:t>
            </w:r>
            <w:r>
              <w:rPr>
                <w:noProof/>
                <w:webHidden/>
              </w:rPr>
              <w:tab/>
            </w:r>
            <w:r>
              <w:rPr>
                <w:noProof/>
                <w:webHidden/>
              </w:rPr>
              <w:fldChar w:fldCharType="begin"/>
            </w:r>
            <w:r>
              <w:rPr>
                <w:noProof/>
                <w:webHidden/>
              </w:rPr>
              <w:instrText xml:space="preserve"> PAGEREF _Toc228444364 \h </w:instrText>
            </w:r>
            <w:r>
              <w:rPr>
                <w:noProof/>
                <w:webHidden/>
              </w:rPr>
            </w:r>
            <w:r>
              <w:rPr>
                <w:noProof/>
                <w:webHidden/>
              </w:rPr>
              <w:fldChar w:fldCharType="separate"/>
            </w:r>
            <w:r>
              <w:rPr>
                <w:noProof/>
                <w:webHidden/>
              </w:rPr>
              <w:t>34</w:t>
            </w:r>
            <w:r>
              <w:rPr>
                <w:noProof/>
                <w:webHidden/>
              </w:rPr>
              <w:fldChar w:fldCharType="end"/>
            </w:r>
          </w:hyperlink>
        </w:p>
        <w:p w14:paraId="54D39465" w14:textId="5125A2B1"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65" w:history="1">
            <w:r w:rsidRPr="009B6363">
              <w:rPr>
                <w:rStyle w:val="Hyperlink"/>
                <w:noProof/>
              </w:rPr>
              <w:t>5.1.3</w:t>
            </w:r>
            <w:r>
              <w:rPr>
                <w:rFonts w:asciiTheme="minorHAnsi" w:eastAsiaTheme="minorEastAsia" w:hAnsiTheme="minorHAnsi"/>
                <w:noProof/>
                <w:kern w:val="2"/>
                <w:sz w:val="24"/>
                <w:szCs w:val="24"/>
                <w:lang w:eastAsia="de-DE"/>
                <w14:ligatures w14:val="standardContextual"/>
              </w:rPr>
              <w:tab/>
            </w:r>
            <w:r w:rsidRPr="009B6363">
              <w:rPr>
                <w:rStyle w:val="Hyperlink"/>
                <w:noProof/>
              </w:rPr>
              <w:t>Kundenbeistellungen</w:t>
            </w:r>
            <w:r>
              <w:rPr>
                <w:noProof/>
                <w:webHidden/>
              </w:rPr>
              <w:tab/>
            </w:r>
            <w:r>
              <w:rPr>
                <w:noProof/>
                <w:webHidden/>
              </w:rPr>
              <w:fldChar w:fldCharType="begin"/>
            </w:r>
            <w:r>
              <w:rPr>
                <w:noProof/>
                <w:webHidden/>
              </w:rPr>
              <w:instrText xml:space="preserve"> PAGEREF _Toc228444365 \h </w:instrText>
            </w:r>
            <w:r>
              <w:rPr>
                <w:noProof/>
                <w:webHidden/>
              </w:rPr>
            </w:r>
            <w:r>
              <w:rPr>
                <w:noProof/>
                <w:webHidden/>
              </w:rPr>
              <w:fldChar w:fldCharType="separate"/>
            </w:r>
            <w:r>
              <w:rPr>
                <w:noProof/>
                <w:webHidden/>
              </w:rPr>
              <w:t>35</w:t>
            </w:r>
            <w:r>
              <w:rPr>
                <w:noProof/>
                <w:webHidden/>
              </w:rPr>
              <w:fldChar w:fldCharType="end"/>
            </w:r>
          </w:hyperlink>
        </w:p>
        <w:p w14:paraId="53F0CF24" w14:textId="2F7E14F7"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66" w:history="1">
            <w:r w:rsidRPr="009B6363">
              <w:rPr>
                <w:rStyle w:val="Hyperlink"/>
                <w:noProof/>
              </w:rPr>
              <w:t>5.1.4</w:t>
            </w:r>
            <w:r>
              <w:rPr>
                <w:rFonts w:asciiTheme="minorHAnsi" w:eastAsiaTheme="minorEastAsia" w:hAnsiTheme="minorHAnsi"/>
                <w:noProof/>
                <w:kern w:val="2"/>
                <w:sz w:val="24"/>
                <w:szCs w:val="24"/>
                <w:lang w:eastAsia="de-DE"/>
                <w14:ligatures w14:val="standardContextual"/>
              </w:rPr>
              <w:tab/>
            </w:r>
            <w:r w:rsidRPr="009B6363">
              <w:rPr>
                <w:rStyle w:val="Hyperlink"/>
                <w:noProof/>
              </w:rPr>
              <w:t>Mitarbeiterstandort</w:t>
            </w:r>
            <w:r>
              <w:rPr>
                <w:noProof/>
                <w:webHidden/>
              </w:rPr>
              <w:tab/>
            </w:r>
            <w:r>
              <w:rPr>
                <w:noProof/>
                <w:webHidden/>
              </w:rPr>
              <w:fldChar w:fldCharType="begin"/>
            </w:r>
            <w:r>
              <w:rPr>
                <w:noProof/>
                <w:webHidden/>
              </w:rPr>
              <w:instrText xml:space="preserve"> PAGEREF _Toc228444366 \h </w:instrText>
            </w:r>
            <w:r>
              <w:rPr>
                <w:noProof/>
                <w:webHidden/>
              </w:rPr>
            </w:r>
            <w:r>
              <w:rPr>
                <w:noProof/>
                <w:webHidden/>
              </w:rPr>
              <w:fldChar w:fldCharType="separate"/>
            </w:r>
            <w:r>
              <w:rPr>
                <w:noProof/>
                <w:webHidden/>
              </w:rPr>
              <w:t>35</w:t>
            </w:r>
            <w:r>
              <w:rPr>
                <w:noProof/>
                <w:webHidden/>
              </w:rPr>
              <w:fldChar w:fldCharType="end"/>
            </w:r>
          </w:hyperlink>
        </w:p>
        <w:p w14:paraId="584779DC" w14:textId="2B3D6D54"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367" w:history="1">
            <w:r w:rsidRPr="009B6363">
              <w:rPr>
                <w:rStyle w:val="Hyperlink"/>
                <w:noProof/>
              </w:rPr>
              <w:t>5.1.5</w:t>
            </w:r>
            <w:r>
              <w:rPr>
                <w:rFonts w:asciiTheme="minorHAnsi" w:eastAsiaTheme="minorEastAsia" w:hAnsiTheme="minorHAnsi"/>
                <w:noProof/>
                <w:kern w:val="2"/>
                <w:sz w:val="24"/>
                <w:szCs w:val="24"/>
                <w:lang w:eastAsia="de-DE"/>
                <w14:ligatures w14:val="standardContextual"/>
              </w:rPr>
              <w:tab/>
            </w:r>
            <w:r w:rsidRPr="009B6363">
              <w:rPr>
                <w:rStyle w:val="Hyperlink"/>
                <w:noProof/>
              </w:rPr>
              <w:t>Verfügbarkeit</w:t>
            </w:r>
            <w:r>
              <w:rPr>
                <w:noProof/>
                <w:webHidden/>
              </w:rPr>
              <w:tab/>
            </w:r>
            <w:r>
              <w:rPr>
                <w:noProof/>
                <w:webHidden/>
              </w:rPr>
              <w:fldChar w:fldCharType="begin"/>
            </w:r>
            <w:r>
              <w:rPr>
                <w:noProof/>
                <w:webHidden/>
              </w:rPr>
              <w:instrText xml:space="preserve"> PAGEREF _Toc228444367 \h </w:instrText>
            </w:r>
            <w:r>
              <w:rPr>
                <w:noProof/>
                <w:webHidden/>
              </w:rPr>
            </w:r>
            <w:r>
              <w:rPr>
                <w:noProof/>
                <w:webHidden/>
              </w:rPr>
              <w:fldChar w:fldCharType="separate"/>
            </w:r>
            <w:r>
              <w:rPr>
                <w:noProof/>
                <w:webHidden/>
              </w:rPr>
              <w:t>35</w:t>
            </w:r>
            <w:r>
              <w:rPr>
                <w:noProof/>
                <w:webHidden/>
              </w:rPr>
              <w:fldChar w:fldCharType="end"/>
            </w:r>
          </w:hyperlink>
        </w:p>
        <w:p w14:paraId="491AC856" w14:textId="574D3504"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68" w:history="1">
            <w:r w:rsidRPr="009B6363">
              <w:rPr>
                <w:rStyle w:val="Hyperlink"/>
                <w:noProof/>
              </w:rPr>
              <w:t>5.2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Etikettendruck</w:t>
            </w:r>
            <w:r>
              <w:rPr>
                <w:noProof/>
                <w:webHidden/>
              </w:rPr>
              <w:tab/>
            </w:r>
            <w:r>
              <w:rPr>
                <w:noProof/>
                <w:webHidden/>
              </w:rPr>
              <w:fldChar w:fldCharType="begin"/>
            </w:r>
            <w:r>
              <w:rPr>
                <w:noProof/>
                <w:webHidden/>
              </w:rPr>
              <w:instrText xml:space="preserve"> PAGEREF _Toc228444368 \h </w:instrText>
            </w:r>
            <w:r>
              <w:rPr>
                <w:noProof/>
                <w:webHidden/>
              </w:rPr>
            </w:r>
            <w:r>
              <w:rPr>
                <w:noProof/>
                <w:webHidden/>
              </w:rPr>
              <w:fldChar w:fldCharType="separate"/>
            </w:r>
            <w:r>
              <w:rPr>
                <w:noProof/>
                <w:webHidden/>
              </w:rPr>
              <w:t>37</w:t>
            </w:r>
            <w:r>
              <w:rPr>
                <w:noProof/>
                <w:webHidden/>
              </w:rPr>
              <w:fldChar w:fldCharType="end"/>
            </w:r>
          </w:hyperlink>
        </w:p>
        <w:p w14:paraId="238455CC" w14:textId="08924778"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69" w:history="1">
            <w:r w:rsidRPr="009B6363">
              <w:rPr>
                <w:rStyle w:val="Hyperlink"/>
                <w:noProof/>
              </w:rPr>
              <w:t>5.3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EDI</w:t>
            </w:r>
            <w:r>
              <w:rPr>
                <w:noProof/>
                <w:webHidden/>
              </w:rPr>
              <w:tab/>
            </w:r>
            <w:r>
              <w:rPr>
                <w:noProof/>
                <w:webHidden/>
              </w:rPr>
              <w:fldChar w:fldCharType="begin"/>
            </w:r>
            <w:r>
              <w:rPr>
                <w:noProof/>
                <w:webHidden/>
              </w:rPr>
              <w:instrText xml:space="preserve"> PAGEREF _Toc228444369 \h </w:instrText>
            </w:r>
            <w:r>
              <w:rPr>
                <w:noProof/>
                <w:webHidden/>
              </w:rPr>
            </w:r>
            <w:r>
              <w:rPr>
                <w:noProof/>
                <w:webHidden/>
              </w:rPr>
              <w:fldChar w:fldCharType="separate"/>
            </w:r>
            <w:r>
              <w:rPr>
                <w:noProof/>
                <w:webHidden/>
              </w:rPr>
              <w:t>37</w:t>
            </w:r>
            <w:r>
              <w:rPr>
                <w:noProof/>
                <w:webHidden/>
              </w:rPr>
              <w:fldChar w:fldCharType="end"/>
            </w:r>
          </w:hyperlink>
        </w:p>
        <w:p w14:paraId="26DC42AF" w14:textId="34D89D32"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0" w:history="1">
            <w:r w:rsidRPr="009B6363">
              <w:rPr>
                <w:rStyle w:val="Hyperlink"/>
                <w:noProof/>
              </w:rPr>
              <w:t>5.4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Standortübergreifende Fertigung</w:t>
            </w:r>
            <w:r>
              <w:rPr>
                <w:noProof/>
                <w:webHidden/>
              </w:rPr>
              <w:tab/>
            </w:r>
            <w:r>
              <w:rPr>
                <w:noProof/>
                <w:webHidden/>
              </w:rPr>
              <w:fldChar w:fldCharType="begin"/>
            </w:r>
            <w:r>
              <w:rPr>
                <w:noProof/>
                <w:webHidden/>
              </w:rPr>
              <w:instrText xml:space="preserve"> PAGEREF _Toc228444370 \h </w:instrText>
            </w:r>
            <w:r>
              <w:rPr>
                <w:noProof/>
                <w:webHidden/>
              </w:rPr>
            </w:r>
            <w:r>
              <w:rPr>
                <w:noProof/>
                <w:webHidden/>
              </w:rPr>
              <w:fldChar w:fldCharType="separate"/>
            </w:r>
            <w:r>
              <w:rPr>
                <w:noProof/>
                <w:webHidden/>
              </w:rPr>
              <w:t>37</w:t>
            </w:r>
            <w:r>
              <w:rPr>
                <w:noProof/>
                <w:webHidden/>
              </w:rPr>
              <w:fldChar w:fldCharType="end"/>
            </w:r>
          </w:hyperlink>
        </w:p>
        <w:p w14:paraId="6AF709AA" w14:textId="0246C302"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1" w:history="1">
            <w:r w:rsidRPr="009B6363">
              <w:rPr>
                <w:rStyle w:val="Hyperlink"/>
                <w:noProof/>
              </w:rPr>
              <w:t>5.5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Wunderkerzen</w:t>
            </w:r>
            <w:r>
              <w:rPr>
                <w:noProof/>
                <w:webHidden/>
              </w:rPr>
              <w:tab/>
            </w:r>
            <w:r>
              <w:rPr>
                <w:noProof/>
                <w:webHidden/>
              </w:rPr>
              <w:fldChar w:fldCharType="begin"/>
            </w:r>
            <w:r>
              <w:rPr>
                <w:noProof/>
                <w:webHidden/>
              </w:rPr>
              <w:instrText xml:space="preserve"> PAGEREF _Toc228444371 \h </w:instrText>
            </w:r>
            <w:r>
              <w:rPr>
                <w:noProof/>
                <w:webHidden/>
              </w:rPr>
            </w:r>
            <w:r>
              <w:rPr>
                <w:noProof/>
                <w:webHidden/>
              </w:rPr>
              <w:fldChar w:fldCharType="separate"/>
            </w:r>
            <w:r>
              <w:rPr>
                <w:noProof/>
                <w:webHidden/>
              </w:rPr>
              <w:t>38</w:t>
            </w:r>
            <w:r>
              <w:rPr>
                <w:noProof/>
                <w:webHidden/>
              </w:rPr>
              <w:fldChar w:fldCharType="end"/>
            </w:r>
          </w:hyperlink>
        </w:p>
        <w:p w14:paraId="223AB3A6" w14:textId="5EFDD277"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2" w:history="1">
            <w:r w:rsidRPr="009B6363">
              <w:rPr>
                <w:rStyle w:val="Hyperlink"/>
                <w:noProof/>
              </w:rPr>
              <w:t>5.6</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Umlagerungsvorschläge</w:t>
            </w:r>
            <w:r>
              <w:rPr>
                <w:noProof/>
                <w:webHidden/>
              </w:rPr>
              <w:tab/>
            </w:r>
            <w:r>
              <w:rPr>
                <w:noProof/>
                <w:webHidden/>
              </w:rPr>
              <w:fldChar w:fldCharType="begin"/>
            </w:r>
            <w:r>
              <w:rPr>
                <w:noProof/>
                <w:webHidden/>
              </w:rPr>
              <w:instrText xml:space="preserve"> PAGEREF _Toc228444372 \h </w:instrText>
            </w:r>
            <w:r>
              <w:rPr>
                <w:noProof/>
                <w:webHidden/>
              </w:rPr>
            </w:r>
            <w:r>
              <w:rPr>
                <w:noProof/>
                <w:webHidden/>
              </w:rPr>
              <w:fldChar w:fldCharType="separate"/>
            </w:r>
            <w:r>
              <w:rPr>
                <w:noProof/>
                <w:webHidden/>
              </w:rPr>
              <w:t>39</w:t>
            </w:r>
            <w:r>
              <w:rPr>
                <w:noProof/>
                <w:webHidden/>
              </w:rPr>
              <w:fldChar w:fldCharType="end"/>
            </w:r>
          </w:hyperlink>
        </w:p>
        <w:p w14:paraId="410AA891" w14:textId="2A213D9C"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3" w:history="1">
            <w:r w:rsidRPr="009B6363">
              <w:rPr>
                <w:rStyle w:val="Hyperlink"/>
                <w:noProof/>
              </w:rPr>
              <w:t>5.7</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Rückmeldung von Unterbaugruppen</w:t>
            </w:r>
            <w:r>
              <w:rPr>
                <w:noProof/>
                <w:webHidden/>
              </w:rPr>
              <w:tab/>
            </w:r>
            <w:r>
              <w:rPr>
                <w:noProof/>
                <w:webHidden/>
              </w:rPr>
              <w:fldChar w:fldCharType="begin"/>
            </w:r>
            <w:r>
              <w:rPr>
                <w:noProof/>
                <w:webHidden/>
              </w:rPr>
              <w:instrText xml:space="preserve"> PAGEREF _Toc228444373 \h </w:instrText>
            </w:r>
            <w:r>
              <w:rPr>
                <w:noProof/>
                <w:webHidden/>
              </w:rPr>
            </w:r>
            <w:r>
              <w:rPr>
                <w:noProof/>
                <w:webHidden/>
              </w:rPr>
              <w:fldChar w:fldCharType="separate"/>
            </w:r>
            <w:r>
              <w:rPr>
                <w:noProof/>
                <w:webHidden/>
              </w:rPr>
              <w:t>39</w:t>
            </w:r>
            <w:r>
              <w:rPr>
                <w:noProof/>
                <w:webHidden/>
              </w:rPr>
              <w:fldChar w:fldCharType="end"/>
            </w:r>
          </w:hyperlink>
        </w:p>
        <w:p w14:paraId="50F1A488" w14:textId="76F6820E"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4" w:history="1">
            <w:r w:rsidRPr="009B6363">
              <w:rPr>
                <w:rStyle w:val="Hyperlink"/>
                <w:noProof/>
              </w:rPr>
              <w:t>5.8</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Warenausgang</w:t>
            </w:r>
            <w:r>
              <w:rPr>
                <w:noProof/>
                <w:webHidden/>
              </w:rPr>
              <w:tab/>
            </w:r>
            <w:r>
              <w:rPr>
                <w:noProof/>
                <w:webHidden/>
              </w:rPr>
              <w:fldChar w:fldCharType="begin"/>
            </w:r>
            <w:r>
              <w:rPr>
                <w:noProof/>
                <w:webHidden/>
              </w:rPr>
              <w:instrText xml:space="preserve"> PAGEREF _Toc228444374 \h </w:instrText>
            </w:r>
            <w:r>
              <w:rPr>
                <w:noProof/>
                <w:webHidden/>
              </w:rPr>
            </w:r>
            <w:r>
              <w:rPr>
                <w:noProof/>
                <w:webHidden/>
              </w:rPr>
              <w:fldChar w:fldCharType="separate"/>
            </w:r>
            <w:r>
              <w:rPr>
                <w:noProof/>
                <w:webHidden/>
              </w:rPr>
              <w:t>39</w:t>
            </w:r>
            <w:r>
              <w:rPr>
                <w:noProof/>
                <w:webHidden/>
              </w:rPr>
              <w:fldChar w:fldCharType="end"/>
            </w:r>
          </w:hyperlink>
        </w:p>
        <w:p w14:paraId="6141D7C9" w14:textId="0F65DFEE"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5" w:history="1">
            <w:r w:rsidRPr="009B6363">
              <w:rPr>
                <w:rStyle w:val="Hyperlink"/>
                <w:noProof/>
              </w:rPr>
              <w:t>5.9</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Artikel Lagergruppeneigenschaft</w:t>
            </w:r>
            <w:r>
              <w:rPr>
                <w:noProof/>
                <w:webHidden/>
              </w:rPr>
              <w:tab/>
            </w:r>
            <w:r>
              <w:rPr>
                <w:noProof/>
                <w:webHidden/>
              </w:rPr>
              <w:fldChar w:fldCharType="begin"/>
            </w:r>
            <w:r>
              <w:rPr>
                <w:noProof/>
                <w:webHidden/>
              </w:rPr>
              <w:instrText xml:space="preserve"> PAGEREF _Toc228444375 \h </w:instrText>
            </w:r>
            <w:r>
              <w:rPr>
                <w:noProof/>
                <w:webHidden/>
              </w:rPr>
            </w:r>
            <w:r>
              <w:rPr>
                <w:noProof/>
                <w:webHidden/>
              </w:rPr>
              <w:fldChar w:fldCharType="separate"/>
            </w:r>
            <w:r>
              <w:rPr>
                <w:noProof/>
                <w:webHidden/>
              </w:rPr>
              <w:t>39</w:t>
            </w:r>
            <w:r>
              <w:rPr>
                <w:noProof/>
                <w:webHidden/>
              </w:rPr>
              <w:fldChar w:fldCharType="end"/>
            </w:r>
          </w:hyperlink>
        </w:p>
        <w:p w14:paraId="360026D1" w14:textId="557D9C63"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6" w:history="1">
            <w:r w:rsidRPr="009B6363">
              <w:rPr>
                <w:rStyle w:val="Hyperlink"/>
                <w:noProof/>
              </w:rPr>
              <w:t>5.10</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Definition Standort</w:t>
            </w:r>
            <w:r>
              <w:rPr>
                <w:noProof/>
                <w:webHidden/>
              </w:rPr>
              <w:tab/>
            </w:r>
            <w:r>
              <w:rPr>
                <w:noProof/>
                <w:webHidden/>
              </w:rPr>
              <w:fldChar w:fldCharType="begin"/>
            </w:r>
            <w:r>
              <w:rPr>
                <w:noProof/>
                <w:webHidden/>
              </w:rPr>
              <w:instrText xml:space="preserve"> PAGEREF _Toc228444376 \h </w:instrText>
            </w:r>
            <w:r>
              <w:rPr>
                <w:noProof/>
                <w:webHidden/>
              </w:rPr>
            </w:r>
            <w:r>
              <w:rPr>
                <w:noProof/>
                <w:webHidden/>
              </w:rPr>
              <w:fldChar w:fldCharType="separate"/>
            </w:r>
            <w:r>
              <w:rPr>
                <w:noProof/>
                <w:webHidden/>
              </w:rPr>
              <w:t>39</w:t>
            </w:r>
            <w:r>
              <w:rPr>
                <w:noProof/>
                <w:webHidden/>
              </w:rPr>
              <w:fldChar w:fldCharType="end"/>
            </w:r>
          </w:hyperlink>
        </w:p>
        <w:p w14:paraId="3EDDEFE0" w14:textId="513351AB"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7" w:history="1">
            <w:r w:rsidRPr="009B6363">
              <w:rPr>
                <w:rStyle w:val="Hyperlink"/>
                <w:noProof/>
              </w:rPr>
              <w:t>5.11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Verpackungseinheit</w:t>
            </w:r>
            <w:r>
              <w:rPr>
                <w:noProof/>
                <w:webHidden/>
              </w:rPr>
              <w:tab/>
            </w:r>
            <w:r>
              <w:rPr>
                <w:noProof/>
                <w:webHidden/>
              </w:rPr>
              <w:fldChar w:fldCharType="begin"/>
            </w:r>
            <w:r>
              <w:rPr>
                <w:noProof/>
                <w:webHidden/>
              </w:rPr>
              <w:instrText xml:space="preserve"> PAGEREF _Toc228444377 \h </w:instrText>
            </w:r>
            <w:r>
              <w:rPr>
                <w:noProof/>
                <w:webHidden/>
              </w:rPr>
            </w:r>
            <w:r>
              <w:rPr>
                <w:noProof/>
                <w:webHidden/>
              </w:rPr>
              <w:fldChar w:fldCharType="separate"/>
            </w:r>
            <w:r>
              <w:rPr>
                <w:noProof/>
                <w:webHidden/>
              </w:rPr>
              <w:t>41</w:t>
            </w:r>
            <w:r>
              <w:rPr>
                <w:noProof/>
                <w:webHidden/>
              </w:rPr>
              <w:fldChar w:fldCharType="end"/>
            </w:r>
          </w:hyperlink>
        </w:p>
        <w:p w14:paraId="634836F2" w14:textId="44107C52"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8" w:history="1">
            <w:r w:rsidRPr="009B6363">
              <w:rPr>
                <w:rStyle w:val="Hyperlink"/>
                <w:noProof/>
              </w:rPr>
              <w:t>5.12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Plankarte</w:t>
            </w:r>
            <w:r>
              <w:rPr>
                <w:noProof/>
                <w:webHidden/>
              </w:rPr>
              <w:tab/>
            </w:r>
            <w:r>
              <w:rPr>
                <w:noProof/>
                <w:webHidden/>
              </w:rPr>
              <w:fldChar w:fldCharType="begin"/>
            </w:r>
            <w:r>
              <w:rPr>
                <w:noProof/>
                <w:webHidden/>
              </w:rPr>
              <w:instrText xml:space="preserve"> PAGEREF _Toc228444378 \h </w:instrText>
            </w:r>
            <w:r>
              <w:rPr>
                <w:noProof/>
                <w:webHidden/>
              </w:rPr>
            </w:r>
            <w:r>
              <w:rPr>
                <w:noProof/>
                <w:webHidden/>
              </w:rPr>
              <w:fldChar w:fldCharType="separate"/>
            </w:r>
            <w:r>
              <w:rPr>
                <w:noProof/>
                <w:webHidden/>
              </w:rPr>
              <w:t>41</w:t>
            </w:r>
            <w:r>
              <w:rPr>
                <w:noProof/>
                <w:webHidden/>
              </w:rPr>
              <w:fldChar w:fldCharType="end"/>
            </w:r>
          </w:hyperlink>
        </w:p>
        <w:p w14:paraId="6470C232" w14:textId="4DDF31B4"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79" w:history="1">
            <w:r w:rsidRPr="009B6363">
              <w:rPr>
                <w:rStyle w:val="Hyperlink"/>
                <w:noProof/>
              </w:rPr>
              <w:t>5.13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Inventur</w:t>
            </w:r>
            <w:r>
              <w:rPr>
                <w:noProof/>
                <w:webHidden/>
              </w:rPr>
              <w:tab/>
            </w:r>
            <w:r>
              <w:rPr>
                <w:noProof/>
                <w:webHidden/>
              </w:rPr>
              <w:fldChar w:fldCharType="begin"/>
            </w:r>
            <w:r>
              <w:rPr>
                <w:noProof/>
                <w:webHidden/>
              </w:rPr>
              <w:instrText xml:space="preserve"> PAGEREF _Toc228444379 \h </w:instrText>
            </w:r>
            <w:r>
              <w:rPr>
                <w:noProof/>
                <w:webHidden/>
              </w:rPr>
            </w:r>
            <w:r>
              <w:rPr>
                <w:noProof/>
                <w:webHidden/>
              </w:rPr>
              <w:fldChar w:fldCharType="separate"/>
            </w:r>
            <w:r>
              <w:rPr>
                <w:noProof/>
                <w:webHidden/>
              </w:rPr>
              <w:t>42</w:t>
            </w:r>
            <w:r>
              <w:rPr>
                <w:noProof/>
                <w:webHidden/>
              </w:rPr>
              <w:fldChar w:fldCharType="end"/>
            </w:r>
          </w:hyperlink>
        </w:p>
        <w:p w14:paraId="54D6E1AA" w14:textId="5EA28E13"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80" w:history="1">
            <w:r w:rsidRPr="009B6363">
              <w:rPr>
                <w:rStyle w:val="Hyperlink"/>
                <w:noProof/>
              </w:rPr>
              <w:t>5.14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Mobile Lösungen</w:t>
            </w:r>
            <w:r>
              <w:rPr>
                <w:noProof/>
                <w:webHidden/>
              </w:rPr>
              <w:tab/>
            </w:r>
            <w:r>
              <w:rPr>
                <w:noProof/>
                <w:webHidden/>
              </w:rPr>
              <w:fldChar w:fldCharType="begin"/>
            </w:r>
            <w:r>
              <w:rPr>
                <w:noProof/>
                <w:webHidden/>
              </w:rPr>
              <w:instrText xml:space="preserve"> PAGEREF _Toc228444380 \h </w:instrText>
            </w:r>
            <w:r>
              <w:rPr>
                <w:noProof/>
                <w:webHidden/>
              </w:rPr>
            </w:r>
            <w:r>
              <w:rPr>
                <w:noProof/>
                <w:webHidden/>
              </w:rPr>
              <w:fldChar w:fldCharType="separate"/>
            </w:r>
            <w:r>
              <w:rPr>
                <w:noProof/>
                <w:webHidden/>
              </w:rPr>
              <w:t>43</w:t>
            </w:r>
            <w:r>
              <w:rPr>
                <w:noProof/>
                <w:webHidden/>
              </w:rPr>
              <w:fldChar w:fldCharType="end"/>
            </w:r>
          </w:hyperlink>
        </w:p>
        <w:p w14:paraId="529C0701" w14:textId="09D6EF22"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81" w:history="1">
            <w:r w:rsidRPr="009B6363">
              <w:rPr>
                <w:rStyle w:val="Hyperlink"/>
                <w:noProof/>
              </w:rPr>
              <w:t>5.14.1</w:t>
            </w:r>
            <w:r>
              <w:rPr>
                <w:rFonts w:asciiTheme="minorHAnsi" w:eastAsiaTheme="minorEastAsia" w:hAnsiTheme="minorHAnsi"/>
                <w:noProof/>
                <w:kern w:val="2"/>
                <w:sz w:val="24"/>
                <w:szCs w:val="24"/>
                <w:lang w:eastAsia="de-DE"/>
                <w14:ligatures w14:val="standardContextual"/>
              </w:rPr>
              <w:tab/>
            </w:r>
            <w:r w:rsidRPr="009B6363">
              <w:rPr>
                <w:rStyle w:val="Hyperlink"/>
                <w:noProof/>
              </w:rPr>
              <w:t>WAREHOUSE – Startmenü</w:t>
            </w:r>
            <w:r>
              <w:rPr>
                <w:noProof/>
                <w:webHidden/>
              </w:rPr>
              <w:tab/>
            </w:r>
            <w:r>
              <w:rPr>
                <w:noProof/>
                <w:webHidden/>
              </w:rPr>
              <w:fldChar w:fldCharType="begin"/>
            </w:r>
            <w:r>
              <w:rPr>
                <w:noProof/>
                <w:webHidden/>
              </w:rPr>
              <w:instrText xml:space="preserve"> PAGEREF _Toc228444381 \h </w:instrText>
            </w:r>
            <w:r>
              <w:rPr>
                <w:noProof/>
                <w:webHidden/>
              </w:rPr>
            </w:r>
            <w:r>
              <w:rPr>
                <w:noProof/>
                <w:webHidden/>
              </w:rPr>
              <w:fldChar w:fldCharType="separate"/>
            </w:r>
            <w:r>
              <w:rPr>
                <w:noProof/>
                <w:webHidden/>
              </w:rPr>
              <w:t>43</w:t>
            </w:r>
            <w:r>
              <w:rPr>
                <w:noProof/>
                <w:webHidden/>
              </w:rPr>
              <w:fldChar w:fldCharType="end"/>
            </w:r>
          </w:hyperlink>
        </w:p>
        <w:p w14:paraId="46C59FCF" w14:textId="508C3F12"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82" w:history="1">
            <w:r w:rsidRPr="009B6363">
              <w:rPr>
                <w:rStyle w:val="Hyperlink"/>
                <w:noProof/>
              </w:rPr>
              <w:t>5.14.2</w:t>
            </w:r>
            <w:r>
              <w:rPr>
                <w:rFonts w:asciiTheme="minorHAnsi" w:eastAsiaTheme="minorEastAsia" w:hAnsiTheme="minorHAnsi"/>
                <w:noProof/>
                <w:kern w:val="2"/>
                <w:sz w:val="24"/>
                <w:szCs w:val="24"/>
                <w:lang w:eastAsia="de-DE"/>
                <w14:ligatures w14:val="standardContextual"/>
              </w:rPr>
              <w:tab/>
            </w:r>
            <w:r w:rsidRPr="009B6363">
              <w:rPr>
                <w:rStyle w:val="Hyperlink"/>
                <w:noProof/>
              </w:rPr>
              <w:t>Zugang und Abgang</w:t>
            </w:r>
            <w:r>
              <w:rPr>
                <w:noProof/>
                <w:webHidden/>
              </w:rPr>
              <w:tab/>
            </w:r>
            <w:r>
              <w:rPr>
                <w:noProof/>
                <w:webHidden/>
              </w:rPr>
              <w:fldChar w:fldCharType="begin"/>
            </w:r>
            <w:r>
              <w:rPr>
                <w:noProof/>
                <w:webHidden/>
              </w:rPr>
              <w:instrText xml:space="preserve"> PAGEREF _Toc228444382 \h </w:instrText>
            </w:r>
            <w:r>
              <w:rPr>
                <w:noProof/>
                <w:webHidden/>
              </w:rPr>
            </w:r>
            <w:r>
              <w:rPr>
                <w:noProof/>
                <w:webHidden/>
              </w:rPr>
              <w:fldChar w:fldCharType="separate"/>
            </w:r>
            <w:r>
              <w:rPr>
                <w:noProof/>
                <w:webHidden/>
              </w:rPr>
              <w:t>45</w:t>
            </w:r>
            <w:r>
              <w:rPr>
                <w:noProof/>
                <w:webHidden/>
              </w:rPr>
              <w:fldChar w:fldCharType="end"/>
            </w:r>
          </w:hyperlink>
        </w:p>
        <w:p w14:paraId="26909800" w14:textId="0A65B42E"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83" w:history="1">
            <w:r w:rsidRPr="009B6363">
              <w:rPr>
                <w:rStyle w:val="Hyperlink"/>
                <w:noProof/>
              </w:rPr>
              <w:t>5.14.3</w:t>
            </w:r>
            <w:r>
              <w:rPr>
                <w:rFonts w:asciiTheme="minorHAnsi" w:eastAsiaTheme="minorEastAsia" w:hAnsiTheme="minorHAnsi"/>
                <w:noProof/>
                <w:kern w:val="2"/>
                <w:sz w:val="24"/>
                <w:szCs w:val="24"/>
                <w:lang w:eastAsia="de-DE"/>
                <w14:ligatures w14:val="standardContextual"/>
              </w:rPr>
              <w:tab/>
            </w:r>
            <w:r w:rsidRPr="009B6363">
              <w:rPr>
                <w:rStyle w:val="Hyperlink"/>
                <w:noProof/>
              </w:rPr>
              <w:t>Wareneingang</w:t>
            </w:r>
            <w:r>
              <w:rPr>
                <w:noProof/>
                <w:webHidden/>
              </w:rPr>
              <w:tab/>
            </w:r>
            <w:r>
              <w:rPr>
                <w:noProof/>
                <w:webHidden/>
              </w:rPr>
              <w:fldChar w:fldCharType="begin"/>
            </w:r>
            <w:r>
              <w:rPr>
                <w:noProof/>
                <w:webHidden/>
              </w:rPr>
              <w:instrText xml:space="preserve"> PAGEREF _Toc228444383 \h </w:instrText>
            </w:r>
            <w:r>
              <w:rPr>
                <w:noProof/>
                <w:webHidden/>
              </w:rPr>
            </w:r>
            <w:r>
              <w:rPr>
                <w:noProof/>
                <w:webHidden/>
              </w:rPr>
              <w:fldChar w:fldCharType="separate"/>
            </w:r>
            <w:r>
              <w:rPr>
                <w:noProof/>
                <w:webHidden/>
              </w:rPr>
              <w:t>46</w:t>
            </w:r>
            <w:r>
              <w:rPr>
                <w:noProof/>
                <w:webHidden/>
              </w:rPr>
              <w:fldChar w:fldCharType="end"/>
            </w:r>
          </w:hyperlink>
        </w:p>
        <w:p w14:paraId="1423FCA3" w14:textId="634488D8"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84" w:history="1">
            <w:r w:rsidRPr="009B6363">
              <w:rPr>
                <w:rStyle w:val="Hyperlink"/>
                <w:noProof/>
              </w:rPr>
              <w:t>5.14.4</w:t>
            </w:r>
            <w:r>
              <w:rPr>
                <w:rFonts w:asciiTheme="minorHAnsi" w:eastAsiaTheme="minorEastAsia" w:hAnsiTheme="minorHAnsi"/>
                <w:noProof/>
                <w:kern w:val="2"/>
                <w:sz w:val="24"/>
                <w:szCs w:val="24"/>
                <w:lang w:eastAsia="de-DE"/>
                <w14:ligatures w14:val="standardContextual"/>
              </w:rPr>
              <w:tab/>
            </w:r>
            <w:r w:rsidRPr="009B6363">
              <w:rPr>
                <w:rStyle w:val="Hyperlink"/>
                <w:noProof/>
              </w:rPr>
              <w:t>Anpassungen im Einkaufslieferschein</w:t>
            </w:r>
            <w:r>
              <w:rPr>
                <w:noProof/>
                <w:webHidden/>
              </w:rPr>
              <w:tab/>
            </w:r>
            <w:r>
              <w:rPr>
                <w:noProof/>
                <w:webHidden/>
              </w:rPr>
              <w:fldChar w:fldCharType="begin"/>
            </w:r>
            <w:r>
              <w:rPr>
                <w:noProof/>
                <w:webHidden/>
              </w:rPr>
              <w:instrText xml:space="preserve"> PAGEREF _Toc228444384 \h </w:instrText>
            </w:r>
            <w:r>
              <w:rPr>
                <w:noProof/>
                <w:webHidden/>
              </w:rPr>
            </w:r>
            <w:r>
              <w:rPr>
                <w:noProof/>
                <w:webHidden/>
              </w:rPr>
              <w:fldChar w:fldCharType="separate"/>
            </w:r>
            <w:r>
              <w:rPr>
                <w:noProof/>
                <w:webHidden/>
              </w:rPr>
              <w:t>46</w:t>
            </w:r>
            <w:r>
              <w:rPr>
                <w:noProof/>
                <w:webHidden/>
              </w:rPr>
              <w:fldChar w:fldCharType="end"/>
            </w:r>
          </w:hyperlink>
        </w:p>
        <w:p w14:paraId="439FBB60" w14:textId="3429300F"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85" w:history="1">
            <w:r w:rsidRPr="009B6363">
              <w:rPr>
                <w:rStyle w:val="Hyperlink"/>
                <w:noProof/>
              </w:rPr>
              <w:t>5.14.5</w:t>
            </w:r>
            <w:r>
              <w:rPr>
                <w:rFonts w:asciiTheme="minorHAnsi" w:eastAsiaTheme="minorEastAsia" w:hAnsiTheme="minorHAnsi"/>
                <w:noProof/>
                <w:kern w:val="2"/>
                <w:sz w:val="24"/>
                <w:szCs w:val="24"/>
                <w:lang w:eastAsia="de-DE"/>
                <w14:ligatures w14:val="standardContextual"/>
              </w:rPr>
              <w:tab/>
            </w:r>
            <w:r w:rsidRPr="009B6363">
              <w:rPr>
                <w:rStyle w:val="Hyperlink"/>
                <w:noProof/>
              </w:rPr>
              <w:t>Wareneingang Lieferantenanlieferung</w:t>
            </w:r>
            <w:r>
              <w:rPr>
                <w:noProof/>
                <w:webHidden/>
              </w:rPr>
              <w:tab/>
            </w:r>
            <w:r>
              <w:rPr>
                <w:noProof/>
                <w:webHidden/>
              </w:rPr>
              <w:fldChar w:fldCharType="begin"/>
            </w:r>
            <w:r>
              <w:rPr>
                <w:noProof/>
                <w:webHidden/>
              </w:rPr>
              <w:instrText xml:space="preserve"> PAGEREF _Toc228444385 \h </w:instrText>
            </w:r>
            <w:r>
              <w:rPr>
                <w:noProof/>
                <w:webHidden/>
              </w:rPr>
            </w:r>
            <w:r>
              <w:rPr>
                <w:noProof/>
                <w:webHidden/>
              </w:rPr>
              <w:fldChar w:fldCharType="separate"/>
            </w:r>
            <w:r>
              <w:rPr>
                <w:noProof/>
                <w:webHidden/>
              </w:rPr>
              <w:t>48</w:t>
            </w:r>
            <w:r>
              <w:rPr>
                <w:noProof/>
                <w:webHidden/>
              </w:rPr>
              <w:fldChar w:fldCharType="end"/>
            </w:r>
          </w:hyperlink>
        </w:p>
        <w:p w14:paraId="61E43A9F" w14:textId="58DFFB43"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86" w:history="1">
            <w:r w:rsidRPr="009B6363">
              <w:rPr>
                <w:rStyle w:val="Hyperlink"/>
                <w:noProof/>
              </w:rPr>
              <w:t>5.14.6</w:t>
            </w:r>
            <w:r>
              <w:rPr>
                <w:rFonts w:asciiTheme="minorHAnsi" w:eastAsiaTheme="minorEastAsia" w:hAnsiTheme="minorHAnsi"/>
                <w:noProof/>
                <w:kern w:val="2"/>
                <w:sz w:val="24"/>
                <w:szCs w:val="24"/>
                <w:lang w:eastAsia="de-DE"/>
                <w14:ligatures w14:val="standardContextual"/>
              </w:rPr>
              <w:tab/>
            </w:r>
            <w:r w:rsidRPr="009B6363">
              <w:rPr>
                <w:rStyle w:val="Hyperlink"/>
                <w:noProof/>
              </w:rPr>
              <w:t>Wareneingang Kundenbeistellungen</w:t>
            </w:r>
            <w:r>
              <w:rPr>
                <w:noProof/>
                <w:webHidden/>
              </w:rPr>
              <w:tab/>
            </w:r>
            <w:r>
              <w:rPr>
                <w:noProof/>
                <w:webHidden/>
              </w:rPr>
              <w:fldChar w:fldCharType="begin"/>
            </w:r>
            <w:r>
              <w:rPr>
                <w:noProof/>
                <w:webHidden/>
              </w:rPr>
              <w:instrText xml:space="preserve"> PAGEREF _Toc228444386 \h </w:instrText>
            </w:r>
            <w:r>
              <w:rPr>
                <w:noProof/>
                <w:webHidden/>
              </w:rPr>
            </w:r>
            <w:r>
              <w:rPr>
                <w:noProof/>
                <w:webHidden/>
              </w:rPr>
              <w:fldChar w:fldCharType="separate"/>
            </w:r>
            <w:r>
              <w:rPr>
                <w:noProof/>
                <w:webHidden/>
              </w:rPr>
              <w:t>50</w:t>
            </w:r>
            <w:r>
              <w:rPr>
                <w:noProof/>
                <w:webHidden/>
              </w:rPr>
              <w:fldChar w:fldCharType="end"/>
            </w:r>
          </w:hyperlink>
        </w:p>
        <w:p w14:paraId="0BA9E36C" w14:textId="438F848D"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87" w:history="1">
            <w:r w:rsidRPr="009B6363">
              <w:rPr>
                <w:rStyle w:val="Hyperlink"/>
                <w:noProof/>
              </w:rPr>
              <w:t>5.14.7</w:t>
            </w:r>
            <w:r>
              <w:rPr>
                <w:rFonts w:asciiTheme="minorHAnsi" w:eastAsiaTheme="minorEastAsia" w:hAnsiTheme="minorHAnsi"/>
                <w:noProof/>
                <w:kern w:val="2"/>
                <w:sz w:val="24"/>
                <w:szCs w:val="24"/>
                <w:lang w:eastAsia="de-DE"/>
                <w14:ligatures w14:val="standardContextual"/>
              </w:rPr>
              <w:tab/>
            </w:r>
            <w:r w:rsidRPr="009B6363">
              <w:rPr>
                <w:rStyle w:val="Hyperlink"/>
                <w:noProof/>
              </w:rPr>
              <w:t>Buchung</w:t>
            </w:r>
            <w:r>
              <w:rPr>
                <w:noProof/>
                <w:webHidden/>
              </w:rPr>
              <w:tab/>
            </w:r>
            <w:r>
              <w:rPr>
                <w:noProof/>
                <w:webHidden/>
              </w:rPr>
              <w:fldChar w:fldCharType="begin"/>
            </w:r>
            <w:r>
              <w:rPr>
                <w:noProof/>
                <w:webHidden/>
              </w:rPr>
              <w:instrText xml:space="preserve"> PAGEREF _Toc228444387 \h </w:instrText>
            </w:r>
            <w:r>
              <w:rPr>
                <w:noProof/>
                <w:webHidden/>
              </w:rPr>
            </w:r>
            <w:r>
              <w:rPr>
                <w:noProof/>
                <w:webHidden/>
              </w:rPr>
              <w:fldChar w:fldCharType="separate"/>
            </w:r>
            <w:r>
              <w:rPr>
                <w:noProof/>
                <w:webHidden/>
              </w:rPr>
              <w:t>52</w:t>
            </w:r>
            <w:r>
              <w:rPr>
                <w:noProof/>
                <w:webHidden/>
              </w:rPr>
              <w:fldChar w:fldCharType="end"/>
            </w:r>
          </w:hyperlink>
        </w:p>
        <w:p w14:paraId="0F864ACD" w14:textId="7FE2B26D"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88" w:history="1">
            <w:r w:rsidRPr="009B6363">
              <w:rPr>
                <w:rStyle w:val="Hyperlink"/>
                <w:noProof/>
              </w:rPr>
              <w:t>5.14.8</w:t>
            </w:r>
            <w:r>
              <w:rPr>
                <w:rFonts w:asciiTheme="minorHAnsi" w:eastAsiaTheme="minorEastAsia" w:hAnsiTheme="minorHAnsi"/>
                <w:noProof/>
                <w:kern w:val="2"/>
                <w:sz w:val="24"/>
                <w:szCs w:val="24"/>
                <w:lang w:eastAsia="de-DE"/>
                <w14:ligatures w14:val="standardContextual"/>
              </w:rPr>
              <w:tab/>
            </w:r>
            <w:r w:rsidRPr="009B6363">
              <w:rPr>
                <w:rStyle w:val="Hyperlink"/>
                <w:noProof/>
              </w:rPr>
              <w:t>Umlagerung/Umbuchung</w:t>
            </w:r>
            <w:r>
              <w:rPr>
                <w:noProof/>
                <w:webHidden/>
              </w:rPr>
              <w:tab/>
            </w:r>
            <w:r>
              <w:rPr>
                <w:noProof/>
                <w:webHidden/>
              </w:rPr>
              <w:fldChar w:fldCharType="begin"/>
            </w:r>
            <w:r>
              <w:rPr>
                <w:noProof/>
                <w:webHidden/>
              </w:rPr>
              <w:instrText xml:space="preserve"> PAGEREF _Toc228444388 \h </w:instrText>
            </w:r>
            <w:r>
              <w:rPr>
                <w:noProof/>
                <w:webHidden/>
              </w:rPr>
            </w:r>
            <w:r>
              <w:rPr>
                <w:noProof/>
                <w:webHidden/>
              </w:rPr>
              <w:fldChar w:fldCharType="separate"/>
            </w:r>
            <w:r>
              <w:rPr>
                <w:noProof/>
                <w:webHidden/>
              </w:rPr>
              <w:t>53</w:t>
            </w:r>
            <w:r>
              <w:rPr>
                <w:noProof/>
                <w:webHidden/>
              </w:rPr>
              <w:fldChar w:fldCharType="end"/>
            </w:r>
          </w:hyperlink>
        </w:p>
        <w:p w14:paraId="2DF06687" w14:textId="63E4ACB3"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389" w:history="1">
            <w:r w:rsidRPr="009B6363">
              <w:rPr>
                <w:rStyle w:val="Hyperlink"/>
                <w:noProof/>
              </w:rPr>
              <w:t>5.15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Intralogistik</w:t>
            </w:r>
            <w:r>
              <w:rPr>
                <w:noProof/>
                <w:webHidden/>
              </w:rPr>
              <w:tab/>
            </w:r>
            <w:r>
              <w:rPr>
                <w:noProof/>
                <w:webHidden/>
              </w:rPr>
              <w:fldChar w:fldCharType="begin"/>
            </w:r>
            <w:r>
              <w:rPr>
                <w:noProof/>
                <w:webHidden/>
              </w:rPr>
              <w:instrText xml:space="preserve"> PAGEREF _Toc228444389 \h </w:instrText>
            </w:r>
            <w:r>
              <w:rPr>
                <w:noProof/>
                <w:webHidden/>
              </w:rPr>
            </w:r>
            <w:r>
              <w:rPr>
                <w:noProof/>
                <w:webHidden/>
              </w:rPr>
              <w:fldChar w:fldCharType="separate"/>
            </w:r>
            <w:r>
              <w:rPr>
                <w:noProof/>
                <w:webHidden/>
              </w:rPr>
              <w:t>53</w:t>
            </w:r>
            <w:r>
              <w:rPr>
                <w:noProof/>
                <w:webHidden/>
              </w:rPr>
              <w:fldChar w:fldCharType="end"/>
            </w:r>
          </w:hyperlink>
        </w:p>
        <w:p w14:paraId="7A9A0A87" w14:textId="75E80D4E"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0" w:history="1">
            <w:r w:rsidRPr="009B6363">
              <w:rPr>
                <w:rStyle w:val="Hyperlink"/>
                <w:noProof/>
              </w:rPr>
              <w:t>5.15.1</w:t>
            </w:r>
            <w:r>
              <w:rPr>
                <w:rFonts w:asciiTheme="minorHAnsi" w:eastAsiaTheme="minorEastAsia" w:hAnsiTheme="minorHAnsi"/>
                <w:noProof/>
                <w:kern w:val="2"/>
                <w:sz w:val="24"/>
                <w:szCs w:val="24"/>
                <w:lang w:eastAsia="de-DE"/>
                <w14:ligatures w14:val="standardContextual"/>
              </w:rPr>
              <w:tab/>
            </w:r>
            <w:r w:rsidRPr="009B6363">
              <w:rPr>
                <w:rStyle w:val="Hyperlink"/>
                <w:noProof/>
              </w:rPr>
              <w:t>Maskenanpassungen und Filteranpassungen</w:t>
            </w:r>
            <w:r>
              <w:rPr>
                <w:noProof/>
                <w:webHidden/>
              </w:rPr>
              <w:tab/>
            </w:r>
            <w:r>
              <w:rPr>
                <w:noProof/>
                <w:webHidden/>
              </w:rPr>
              <w:fldChar w:fldCharType="begin"/>
            </w:r>
            <w:r>
              <w:rPr>
                <w:noProof/>
                <w:webHidden/>
              </w:rPr>
              <w:instrText xml:space="preserve"> PAGEREF _Toc228444390 \h </w:instrText>
            </w:r>
            <w:r>
              <w:rPr>
                <w:noProof/>
                <w:webHidden/>
              </w:rPr>
            </w:r>
            <w:r>
              <w:rPr>
                <w:noProof/>
                <w:webHidden/>
              </w:rPr>
              <w:fldChar w:fldCharType="separate"/>
            </w:r>
            <w:r>
              <w:rPr>
                <w:noProof/>
                <w:webHidden/>
              </w:rPr>
              <w:t>53</w:t>
            </w:r>
            <w:r>
              <w:rPr>
                <w:noProof/>
                <w:webHidden/>
              </w:rPr>
              <w:fldChar w:fldCharType="end"/>
            </w:r>
          </w:hyperlink>
        </w:p>
        <w:p w14:paraId="0292D3CF" w14:textId="30DA34C9"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1" w:history="1">
            <w:r w:rsidRPr="009B6363">
              <w:rPr>
                <w:rStyle w:val="Hyperlink"/>
                <w:noProof/>
              </w:rPr>
              <w:t>5.15.2</w:t>
            </w:r>
            <w:r>
              <w:rPr>
                <w:rFonts w:asciiTheme="minorHAnsi" w:eastAsiaTheme="minorEastAsia" w:hAnsiTheme="minorHAnsi"/>
                <w:noProof/>
                <w:kern w:val="2"/>
                <w:sz w:val="24"/>
                <w:szCs w:val="24"/>
                <w:lang w:eastAsia="de-DE"/>
                <w14:ligatures w14:val="standardContextual"/>
              </w:rPr>
              <w:tab/>
            </w:r>
            <w:r w:rsidRPr="009B6363">
              <w:rPr>
                <w:rStyle w:val="Hyperlink"/>
                <w:noProof/>
              </w:rPr>
              <w:t>Entnahmelogik / Wegeoptimierung</w:t>
            </w:r>
            <w:r>
              <w:rPr>
                <w:noProof/>
                <w:webHidden/>
              </w:rPr>
              <w:tab/>
            </w:r>
            <w:r>
              <w:rPr>
                <w:noProof/>
                <w:webHidden/>
              </w:rPr>
              <w:fldChar w:fldCharType="begin"/>
            </w:r>
            <w:r>
              <w:rPr>
                <w:noProof/>
                <w:webHidden/>
              </w:rPr>
              <w:instrText xml:space="preserve"> PAGEREF _Toc228444391 \h </w:instrText>
            </w:r>
            <w:r>
              <w:rPr>
                <w:noProof/>
                <w:webHidden/>
              </w:rPr>
            </w:r>
            <w:r>
              <w:rPr>
                <w:noProof/>
                <w:webHidden/>
              </w:rPr>
              <w:fldChar w:fldCharType="separate"/>
            </w:r>
            <w:r>
              <w:rPr>
                <w:noProof/>
                <w:webHidden/>
              </w:rPr>
              <w:t>54</w:t>
            </w:r>
            <w:r>
              <w:rPr>
                <w:noProof/>
                <w:webHidden/>
              </w:rPr>
              <w:fldChar w:fldCharType="end"/>
            </w:r>
          </w:hyperlink>
        </w:p>
        <w:p w14:paraId="55D45BED" w14:textId="1967E012"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2" w:history="1">
            <w:r w:rsidRPr="009B6363">
              <w:rPr>
                <w:rStyle w:val="Hyperlink"/>
                <w:noProof/>
              </w:rPr>
              <w:t>5.15.3</w:t>
            </w:r>
            <w:r>
              <w:rPr>
                <w:rFonts w:asciiTheme="minorHAnsi" w:eastAsiaTheme="minorEastAsia" w:hAnsiTheme="minorHAnsi"/>
                <w:noProof/>
                <w:kern w:val="2"/>
                <w:sz w:val="24"/>
                <w:szCs w:val="24"/>
                <w:lang w:eastAsia="de-DE"/>
                <w14:ligatures w14:val="standardContextual"/>
              </w:rPr>
              <w:tab/>
            </w:r>
            <w:r w:rsidRPr="009B6363">
              <w:rPr>
                <w:rStyle w:val="Hyperlink"/>
                <w:noProof/>
              </w:rPr>
              <w:t>Lieferantenartikelnummer</w:t>
            </w:r>
            <w:r>
              <w:rPr>
                <w:noProof/>
                <w:webHidden/>
              </w:rPr>
              <w:tab/>
            </w:r>
            <w:r>
              <w:rPr>
                <w:noProof/>
                <w:webHidden/>
              </w:rPr>
              <w:fldChar w:fldCharType="begin"/>
            </w:r>
            <w:r>
              <w:rPr>
                <w:noProof/>
                <w:webHidden/>
              </w:rPr>
              <w:instrText xml:space="preserve"> PAGEREF _Toc228444392 \h </w:instrText>
            </w:r>
            <w:r>
              <w:rPr>
                <w:noProof/>
                <w:webHidden/>
              </w:rPr>
            </w:r>
            <w:r>
              <w:rPr>
                <w:noProof/>
                <w:webHidden/>
              </w:rPr>
              <w:fldChar w:fldCharType="separate"/>
            </w:r>
            <w:r>
              <w:rPr>
                <w:noProof/>
                <w:webHidden/>
              </w:rPr>
              <w:t>56</w:t>
            </w:r>
            <w:r>
              <w:rPr>
                <w:noProof/>
                <w:webHidden/>
              </w:rPr>
              <w:fldChar w:fldCharType="end"/>
            </w:r>
          </w:hyperlink>
        </w:p>
        <w:p w14:paraId="4ED787FD" w14:textId="7FAF0B78"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3" w:history="1">
            <w:r w:rsidRPr="009B6363">
              <w:rPr>
                <w:rStyle w:val="Hyperlink"/>
                <w:noProof/>
              </w:rPr>
              <w:t>5.15.4</w:t>
            </w:r>
            <w:r>
              <w:rPr>
                <w:rFonts w:asciiTheme="minorHAnsi" w:eastAsiaTheme="minorEastAsia" w:hAnsiTheme="minorHAnsi"/>
                <w:noProof/>
                <w:kern w:val="2"/>
                <w:sz w:val="24"/>
                <w:szCs w:val="24"/>
                <w:lang w:eastAsia="de-DE"/>
                <w14:ligatures w14:val="standardContextual"/>
              </w:rPr>
              <w:tab/>
            </w:r>
            <w:r w:rsidRPr="009B6363">
              <w:rPr>
                <w:rStyle w:val="Hyperlink"/>
                <w:noProof/>
              </w:rPr>
              <w:t>Autokommissionierung</w:t>
            </w:r>
            <w:r>
              <w:rPr>
                <w:noProof/>
                <w:webHidden/>
              </w:rPr>
              <w:tab/>
            </w:r>
            <w:r>
              <w:rPr>
                <w:noProof/>
                <w:webHidden/>
              </w:rPr>
              <w:fldChar w:fldCharType="begin"/>
            </w:r>
            <w:r>
              <w:rPr>
                <w:noProof/>
                <w:webHidden/>
              </w:rPr>
              <w:instrText xml:space="preserve"> PAGEREF _Toc228444393 \h </w:instrText>
            </w:r>
            <w:r>
              <w:rPr>
                <w:noProof/>
                <w:webHidden/>
              </w:rPr>
            </w:r>
            <w:r>
              <w:rPr>
                <w:noProof/>
                <w:webHidden/>
              </w:rPr>
              <w:fldChar w:fldCharType="separate"/>
            </w:r>
            <w:r>
              <w:rPr>
                <w:noProof/>
                <w:webHidden/>
              </w:rPr>
              <w:t>57</w:t>
            </w:r>
            <w:r>
              <w:rPr>
                <w:noProof/>
                <w:webHidden/>
              </w:rPr>
              <w:fldChar w:fldCharType="end"/>
            </w:r>
          </w:hyperlink>
        </w:p>
        <w:p w14:paraId="3D88CD2D" w14:textId="3FA1D168"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4" w:history="1">
            <w:r w:rsidRPr="009B6363">
              <w:rPr>
                <w:rStyle w:val="Hyperlink"/>
                <w:noProof/>
              </w:rPr>
              <w:t>5.15.5</w:t>
            </w:r>
            <w:r>
              <w:rPr>
                <w:rFonts w:asciiTheme="minorHAnsi" w:eastAsiaTheme="minorEastAsia" w:hAnsiTheme="minorHAnsi"/>
                <w:noProof/>
                <w:kern w:val="2"/>
                <w:sz w:val="24"/>
                <w:szCs w:val="24"/>
                <w:lang w:eastAsia="de-DE"/>
                <w14:ligatures w14:val="standardContextual"/>
              </w:rPr>
              <w:tab/>
            </w:r>
            <w:r w:rsidRPr="009B6363">
              <w:rPr>
                <w:rStyle w:val="Hyperlink"/>
                <w:noProof/>
              </w:rPr>
              <w:t>Zusammenfassung der Betriebsaufträge</w:t>
            </w:r>
            <w:r>
              <w:rPr>
                <w:noProof/>
                <w:webHidden/>
              </w:rPr>
              <w:tab/>
            </w:r>
            <w:r>
              <w:rPr>
                <w:noProof/>
                <w:webHidden/>
              </w:rPr>
              <w:fldChar w:fldCharType="begin"/>
            </w:r>
            <w:r>
              <w:rPr>
                <w:noProof/>
                <w:webHidden/>
              </w:rPr>
              <w:instrText xml:space="preserve"> PAGEREF _Toc228444394 \h </w:instrText>
            </w:r>
            <w:r>
              <w:rPr>
                <w:noProof/>
                <w:webHidden/>
              </w:rPr>
            </w:r>
            <w:r>
              <w:rPr>
                <w:noProof/>
                <w:webHidden/>
              </w:rPr>
              <w:fldChar w:fldCharType="separate"/>
            </w:r>
            <w:r>
              <w:rPr>
                <w:noProof/>
                <w:webHidden/>
              </w:rPr>
              <w:t>57</w:t>
            </w:r>
            <w:r>
              <w:rPr>
                <w:noProof/>
                <w:webHidden/>
              </w:rPr>
              <w:fldChar w:fldCharType="end"/>
            </w:r>
          </w:hyperlink>
        </w:p>
        <w:p w14:paraId="44341023" w14:textId="06F72C56"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5" w:history="1">
            <w:r w:rsidRPr="009B6363">
              <w:rPr>
                <w:rStyle w:val="Hyperlink"/>
                <w:noProof/>
              </w:rPr>
              <w:t>5.15.6</w:t>
            </w:r>
            <w:r>
              <w:rPr>
                <w:rFonts w:asciiTheme="minorHAnsi" w:eastAsiaTheme="minorEastAsia" w:hAnsiTheme="minorHAnsi"/>
                <w:noProof/>
                <w:kern w:val="2"/>
                <w:sz w:val="24"/>
                <w:szCs w:val="24"/>
                <w:lang w:eastAsia="de-DE"/>
                <w14:ligatures w14:val="standardContextual"/>
              </w:rPr>
              <w:tab/>
            </w:r>
            <w:r w:rsidRPr="009B6363">
              <w:rPr>
                <w:rStyle w:val="Hyperlink"/>
                <w:noProof/>
              </w:rPr>
              <w:t>Maskenanpassung Entnahmesicht</w:t>
            </w:r>
            <w:r>
              <w:rPr>
                <w:noProof/>
                <w:webHidden/>
              </w:rPr>
              <w:tab/>
            </w:r>
            <w:r>
              <w:rPr>
                <w:noProof/>
                <w:webHidden/>
              </w:rPr>
              <w:fldChar w:fldCharType="begin"/>
            </w:r>
            <w:r>
              <w:rPr>
                <w:noProof/>
                <w:webHidden/>
              </w:rPr>
              <w:instrText xml:space="preserve"> PAGEREF _Toc228444395 \h </w:instrText>
            </w:r>
            <w:r>
              <w:rPr>
                <w:noProof/>
                <w:webHidden/>
              </w:rPr>
            </w:r>
            <w:r>
              <w:rPr>
                <w:noProof/>
                <w:webHidden/>
              </w:rPr>
              <w:fldChar w:fldCharType="separate"/>
            </w:r>
            <w:r>
              <w:rPr>
                <w:noProof/>
                <w:webHidden/>
              </w:rPr>
              <w:t>59</w:t>
            </w:r>
            <w:r>
              <w:rPr>
                <w:noProof/>
                <w:webHidden/>
              </w:rPr>
              <w:fldChar w:fldCharType="end"/>
            </w:r>
          </w:hyperlink>
        </w:p>
        <w:p w14:paraId="1C5BF1EC" w14:textId="092E1889"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6" w:history="1">
            <w:r w:rsidRPr="009B6363">
              <w:rPr>
                <w:rStyle w:val="Hyperlink"/>
                <w:noProof/>
              </w:rPr>
              <w:t>5.15.7</w:t>
            </w:r>
            <w:r>
              <w:rPr>
                <w:rFonts w:asciiTheme="minorHAnsi" w:eastAsiaTheme="minorEastAsia" w:hAnsiTheme="minorHAnsi"/>
                <w:noProof/>
                <w:kern w:val="2"/>
                <w:sz w:val="24"/>
                <w:szCs w:val="24"/>
                <w:lang w:eastAsia="de-DE"/>
                <w14:ligatures w14:val="standardContextual"/>
              </w:rPr>
              <w:tab/>
            </w:r>
            <w:r w:rsidRPr="009B6363">
              <w:rPr>
                <w:rStyle w:val="Hyperlink"/>
                <w:noProof/>
              </w:rPr>
              <w:t>Prozess-Ende Kommissionierung</w:t>
            </w:r>
            <w:r>
              <w:rPr>
                <w:noProof/>
                <w:webHidden/>
              </w:rPr>
              <w:tab/>
            </w:r>
            <w:r>
              <w:rPr>
                <w:noProof/>
                <w:webHidden/>
              </w:rPr>
              <w:fldChar w:fldCharType="begin"/>
            </w:r>
            <w:r>
              <w:rPr>
                <w:noProof/>
                <w:webHidden/>
              </w:rPr>
              <w:instrText xml:space="preserve"> PAGEREF _Toc228444396 \h </w:instrText>
            </w:r>
            <w:r>
              <w:rPr>
                <w:noProof/>
                <w:webHidden/>
              </w:rPr>
            </w:r>
            <w:r>
              <w:rPr>
                <w:noProof/>
                <w:webHidden/>
              </w:rPr>
              <w:fldChar w:fldCharType="separate"/>
            </w:r>
            <w:r>
              <w:rPr>
                <w:noProof/>
                <w:webHidden/>
              </w:rPr>
              <w:t>60</w:t>
            </w:r>
            <w:r>
              <w:rPr>
                <w:noProof/>
                <w:webHidden/>
              </w:rPr>
              <w:fldChar w:fldCharType="end"/>
            </w:r>
          </w:hyperlink>
        </w:p>
        <w:p w14:paraId="0E5CB118" w14:textId="08411BAB"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7" w:history="1">
            <w:r w:rsidRPr="009B6363">
              <w:rPr>
                <w:rStyle w:val="Hyperlink"/>
                <w:noProof/>
              </w:rPr>
              <w:t>5.15.8</w:t>
            </w:r>
            <w:r>
              <w:rPr>
                <w:rFonts w:asciiTheme="minorHAnsi" w:eastAsiaTheme="minorEastAsia" w:hAnsiTheme="minorHAnsi"/>
                <w:noProof/>
                <w:kern w:val="2"/>
                <w:sz w:val="24"/>
                <w:szCs w:val="24"/>
                <w:lang w:eastAsia="de-DE"/>
                <w14:ligatures w14:val="standardContextual"/>
              </w:rPr>
              <w:tab/>
            </w:r>
            <w:r w:rsidRPr="009B6363">
              <w:rPr>
                <w:rStyle w:val="Hyperlink"/>
                <w:noProof/>
              </w:rPr>
              <w:t>Transitumlagerung – Umlagerung Maschine 2</w:t>
            </w:r>
            <w:r>
              <w:rPr>
                <w:noProof/>
                <w:webHidden/>
              </w:rPr>
              <w:tab/>
            </w:r>
            <w:r>
              <w:rPr>
                <w:noProof/>
                <w:webHidden/>
              </w:rPr>
              <w:fldChar w:fldCharType="begin"/>
            </w:r>
            <w:r>
              <w:rPr>
                <w:noProof/>
                <w:webHidden/>
              </w:rPr>
              <w:instrText xml:space="preserve"> PAGEREF _Toc228444397 \h </w:instrText>
            </w:r>
            <w:r>
              <w:rPr>
                <w:noProof/>
                <w:webHidden/>
              </w:rPr>
            </w:r>
            <w:r>
              <w:rPr>
                <w:noProof/>
                <w:webHidden/>
              </w:rPr>
              <w:fldChar w:fldCharType="separate"/>
            </w:r>
            <w:r>
              <w:rPr>
                <w:noProof/>
                <w:webHidden/>
              </w:rPr>
              <w:t>60</w:t>
            </w:r>
            <w:r>
              <w:rPr>
                <w:noProof/>
                <w:webHidden/>
              </w:rPr>
              <w:fldChar w:fldCharType="end"/>
            </w:r>
          </w:hyperlink>
        </w:p>
        <w:p w14:paraId="1502AEB4" w14:textId="59975771"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8" w:history="1">
            <w:r w:rsidRPr="009B6363">
              <w:rPr>
                <w:rStyle w:val="Hyperlink"/>
                <w:noProof/>
              </w:rPr>
              <w:t>5.15.9</w:t>
            </w:r>
            <w:r>
              <w:rPr>
                <w:rFonts w:asciiTheme="minorHAnsi" w:eastAsiaTheme="minorEastAsia" w:hAnsiTheme="minorHAnsi"/>
                <w:noProof/>
                <w:kern w:val="2"/>
                <w:sz w:val="24"/>
                <w:szCs w:val="24"/>
                <w:lang w:eastAsia="de-DE"/>
                <w14:ligatures w14:val="standardContextual"/>
              </w:rPr>
              <w:tab/>
            </w:r>
            <w:r w:rsidRPr="009B6363">
              <w:rPr>
                <w:rStyle w:val="Hyperlink"/>
                <w:noProof/>
              </w:rPr>
              <w:t>Intralogistik Mitarbeiter</w:t>
            </w:r>
            <w:r>
              <w:rPr>
                <w:noProof/>
                <w:webHidden/>
              </w:rPr>
              <w:tab/>
            </w:r>
            <w:r>
              <w:rPr>
                <w:noProof/>
                <w:webHidden/>
              </w:rPr>
              <w:fldChar w:fldCharType="begin"/>
            </w:r>
            <w:r>
              <w:rPr>
                <w:noProof/>
                <w:webHidden/>
              </w:rPr>
              <w:instrText xml:space="preserve"> PAGEREF _Toc228444398 \h </w:instrText>
            </w:r>
            <w:r>
              <w:rPr>
                <w:noProof/>
                <w:webHidden/>
              </w:rPr>
            </w:r>
            <w:r>
              <w:rPr>
                <w:noProof/>
                <w:webHidden/>
              </w:rPr>
              <w:fldChar w:fldCharType="separate"/>
            </w:r>
            <w:r>
              <w:rPr>
                <w:noProof/>
                <w:webHidden/>
              </w:rPr>
              <w:t>61</w:t>
            </w:r>
            <w:r>
              <w:rPr>
                <w:noProof/>
                <w:webHidden/>
              </w:rPr>
              <w:fldChar w:fldCharType="end"/>
            </w:r>
          </w:hyperlink>
        </w:p>
        <w:p w14:paraId="22F4DFB9" w14:textId="5F87D36D"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399" w:history="1">
            <w:r w:rsidRPr="009B6363">
              <w:rPr>
                <w:rStyle w:val="Hyperlink"/>
                <w:noProof/>
              </w:rPr>
              <w:t>5.15.10</w:t>
            </w:r>
            <w:r>
              <w:rPr>
                <w:rFonts w:asciiTheme="minorHAnsi" w:eastAsiaTheme="minorEastAsia" w:hAnsiTheme="minorHAnsi"/>
                <w:noProof/>
                <w:kern w:val="2"/>
                <w:sz w:val="24"/>
                <w:szCs w:val="24"/>
                <w:lang w:eastAsia="de-DE"/>
                <w14:ligatures w14:val="standardContextual"/>
              </w:rPr>
              <w:tab/>
            </w:r>
            <w:r w:rsidRPr="009B6363">
              <w:rPr>
                <w:rStyle w:val="Hyperlink"/>
                <w:noProof/>
              </w:rPr>
              <w:t>Fertigungszentrale</w:t>
            </w:r>
            <w:r>
              <w:rPr>
                <w:noProof/>
                <w:webHidden/>
              </w:rPr>
              <w:tab/>
            </w:r>
            <w:r>
              <w:rPr>
                <w:noProof/>
                <w:webHidden/>
              </w:rPr>
              <w:fldChar w:fldCharType="begin"/>
            </w:r>
            <w:r>
              <w:rPr>
                <w:noProof/>
                <w:webHidden/>
              </w:rPr>
              <w:instrText xml:space="preserve"> PAGEREF _Toc228444399 \h </w:instrText>
            </w:r>
            <w:r>
              <w:rPr>
                <w:noProof/>
                <w:webHidden/>
              </w:rPr>
            </w:r>
            <w:r>
              <w:rPr>
                <w:noProof/>
                <w:webHidden/>
              </w:rPr>
              <w:fldChar w:fldCharType="separate"/>
            </w:r>
            <w:r>
              <w:rPr>
                <w:noProof/>
                <w:webHidden/>
              </w:rPr>
              <w:t>62</w:t>
            </w:r>
            <w:r>
              <w:rPr>
                <w:noProof/>
                <w:webHidden/>
              </w:rPr>
              <w:fldChar w:fldCharType="end"/>
            </w:r>
          </w:hyperlink>
        </w:p>
        <w:p w14:paraId="273775C1" w14:textId="011D0158"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00" w:history="1">
            <w:r w:rsidRPr="009B6363">
              <w:rPr>
                <w:rStyle w:val="Hyperlink"/>
                <w:noProof/>
              </w:rPr>
              <w:t>5.15.11</w:t>
            </w:r>
            <w:r>
              <w:rPr>
                <w:rFonts w:asciiTheme="minorHAnsi" w:eastAsiaTheme="minorEastAsia" w:hAnsiTheme="minorHAnsi"/>
                <w:noProof/>
                <w:kern w:val="2"/>
                <w:sz w:val="24"/>
                <w:szCs w:val="24"/>
                <w:lang w:eastAsia="de-DE"/>
                <w14:ligatures w14:val="standardContextual"/>
              </w:rPr>
              <w:tab/>
            </w:r>
            <w:r w:rsidRPr="009B6363">
              <w:rPr>
                <w:rStyle w:val="Hyperlink"/>
                <w:noProof/>
              </w:rPr>
              <w:t>Lagerbewegungsjournal</w:t>
            </w:r>
            <w:r>
              <w:rPr>
                <w:noProof/>
                <w:webHidden/>
              </w:rPr>
              <w:tab/>
            </w:r>
            <w:r>
              <w:rPr>
                <w:noProof/>
                <w:webHidden/>
              </w:rPr>
              <w:fldChar w:fldCharType="begin"/>
            </w:r>
            <w:r>
              <w:rPr>
                <w:noProof/>
                <w:webHidden/>
              </w:rPr>
              <w:instrText xml:space="preserve"> PAGEREF _Toc228444400 \h </w:instrText>
            </w:r>
            <w:r>
              <w:rPr>
                <w:noProof/>
                <w:webHidden/>
              </w:rPr>
            </w:r>
            <w:r>
              <w:rPr>
                <w:noProof/>
                <w:webHidden/>
              </w:rPr>
              <w:fldChar w:fldCharType="separate"/>
            </w:r>
            <w:r>
              <w:rPr>
                <w:noProof/>
                <w:webHidden/>
              </w:rPr>
              <w:t>62</w:t>
            </w:r>
            <w:r>
              <w:rPr>
                <w:noProof/>
                <w:webHidden/>
              </w:rPr>
              <w:fldChar w:fldCharType="end"/>
            </w:r>
          </w:hyperlink>
        </w:p>
        <w:p w14:paraId="15AD33C6" w14:textId="52F6AFE1"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01" w:history="1">
            <w:r w:rsidRPr="009B6363">
              <w:rPr>
                <w:rStyle w:val="Hyperlink"/>
                <w:noProof/>
              </w:rPr>
              <w:t>6</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Verkauf und Auftragsabwicklung</w:t>
            </w:r>
            <w:r>
              <w:rPr>
                <w:noProof/>
                <w:webHidden/>
              </w:rPr>
              <w:tab/>
            </w:r>
            <w:r>
              <w:rPr>
                <w:noProof/>
                <w:webHidden/>
              </w:rPr>
              <w:fldChar w:fldCharType="begin"/>
            </w:r>
            <w:r>
              <w:rPr>
                <w:noProof/>
                <w:webHidden/>
              </w:rPr>
              <w:instrText xml:space="preserve"> PAGEREF _Toc228444401 \h </w:instrText>
            </w:r>
            <w:r>
              <w:rPr>
                <w:noProof/>
                <w:webHidden/>
              </w:rPr>
            </w:r>
            <w:r>
              <w:rPr>
                <w:noProof/>
                <w:webHidden/>
              </w:rPr>
              <w:fldChar w:fldCharType="separate"/>
            </w:r>
            <w:r>
              <w:rPr>
                <w:noProof/>
                <w:webHidden/>
              </w:rPr>
              <w:t>63</w:t>
            </w:r>
            <w:r>
              <w:rPr>
                <w:noProof/>
                <w:webHidden/>
              </w:rPr>
              <w:fldChar w:fldCharType="end"/>
            </w:r>
          </w:hyperlink>
        </w:p>
        <w:p w14:paraId="30A7F16C" w14:textId="3BDD0C41"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02" w:history="1">
            <w:r w:rsidRPr="009B6363">
              <w:rPr>
                <w:rStyle w:val="Hyperlink"/>
                <w:noProof/>
              </w:rPr>
              <w:t>6.1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Stammdaten</w:t>
            </w:r>
            <w:r>
              <w:rPr>
                <w:noProof/>
                <w:webHidden/>
              </w:rPr>
              <w:tab/>
            </w:r>
            <w:r>
              <w:rPr>
                <w:noProof/>
                <w:webHidden/>
              </w:rPr>
              <w:fldChar w:fldCharType="begin"/>
            </w:r>
            <w:r>
              <w:rPr>
                <w:noProof/>
                <w:webHidden/>
              </w:rPr>
              <w:instrText xml:space="preserve"> PAGEREF _Toc228444402 \h </w:instrText>
            </w:r>
            <w:r>
              <w:rPr>
                <w:noProof/>
                <w:webHidden/>
              </w:rPr>
            </w:r>
            <w:r>
              <w:rPr>
                <w:noProof/>
                <w:webHidden/>
              </w:rPr>
              <w:fldChar w:fldCharType="separate"/>
            </w:r>
            <w:r>
              <w:rPr>
                <w:noProof/>
                <w:webHidden/>
              </w:rPr>
              <w:t>64</w:t>
            </w:r>
            <w:r>
              <w:rPr>
                <w:noProof/>
                <w:webHidden/>
              </w:rPr>
              <w:fldChar w:fldCharType="end"/>
            </w:r>
          </w:hyperlink>
        </w:p>
        <w:p w14:paraId="35E58271" w14:textId="6FEE7FED"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03" w:history="1">
            <w:r w:rsidRPr="009B6363">
              <w:rPr>
                <w:rStyle w:val="Hyperlink"/>
                <w:noProof/>
              </w:rPr>
              <w:t>6.1.1</w:t>
            </w:r>
            <w:r>
              <w:rPr>
                <w:rFonts w:asciiTheme="minorHAnsi" w:eastAsiaTheme="minorEastAsia" w:hAnsiTheme="minorHAnsi"/>
                <w:noProof/>
                <w:kern w:val="2"/>
                <w:sz w:val="24"/>
                <w:szCs w:val="24"/>
                <w:lang w:eastAsia="de-DE"/>
                <w14:ligatures w14:val="standardContextual"/>
              </w:rPr>
              <w:tab/>
            </w:r>
            <w:r w:rsidRPr="009B6363">
              <w:rPr>
                <w:rStyle w:val="Hyperlink"/>
                <w:noProof/>
              </w:rPr>
              <w:t>Zahlung- und Lieferbedingung</w:t>
            </w:r>
            <w:r>
              <w:rPr>
                <w:noProof/>
                <w:webHidden/>
              </w:rPr>
              <w:tab/>
            </w:r>
            <w:r>
              <w:rPr>
                <w:noProof/>
                <w:webHidden/>
              </w:rPr>
              <w:fldChar w:fldCharType="begin"/>
            </w:r>
            <w:r>
              <w:rPr>
                <w:noProof/>
                <w:webHidden/>
              </w:rPr>
              <w:instrText xml:space="preserve"> PAGEREF _Toc228444403 \h </w:instrText>
            </w:r>
            <w:r>
              <w:rPr>
                <w:noProof/>
                <w:webHidden/>
              </w:rPr>
            </w:r>
            <w:r>
              <w:rPr>
                <w:noProof/>
                <w:webHidden/>
              </w:rPr>
              <w:fldChar w:fldCharType="separate"/>
            </w:r>
            <w:r>
              <w:rPr>
                <w:noProof/>
                <w:webHidden/>
              </w:rPr>
              <w:t>64</w:t>
            </w:r>
            <w:r>
              <w:rPr>
                <w:noProof/>
                <w:webHidden/>
              </w:rPr>
              <w:fldChar w:fldCharType="end"/>
            </w:r>
          </w:hyperlink>
        </w:p>
        <w:p w14:paraId="40CA0A75" w14:textId="6549B2D2"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04" w:history="1">
            <w:r w:rsidRPr="009B6363">
              <w:rPr>
                <w:rStyle w:val="Hyperlink"/>
                <w:noProof/>
              </w:rPr>
              <w:t>6.1.2</w:t>
            </w:r>
            <w:r>
              <w:rPr>
                <w:rFonts w:asciiTheme="minorHAnsi" w:eastAsiaTheme="minorEastAsia" w:hAnsiTheme="minorHAnsi"/>
                <w:noProof/>
                <w:kern w:val="2"/>
                <w:sz w:val="24"/>
                <w:szCs w:val="24"/>
                <w:lang w:eastAsia="de-DE"/>
                <w14:ligatures w14:val="standardContextual"/>
              </w:rPr>
              <w:tab/>
            </w:r>
            <w:r w:rsidRPr="009B6363">
              <w:rPr>
                <w:rStyle w:val="Hyperlink"/>
                <w:noProof/>
              </w:rPr>
              <w:t>Banken und Bankverbindungen</w:t>
            </w:r>
            <w:r>
              <w:rPr>
                <w:noProof/>
                <w:webHidden/>
              </w:rPr>
              <w:tab/>
            </w:r>
            <w:r>
              <w:rPr>
                <w:noProof/>
                <w:webHidden/>
              </w:rPr>
              <w:fldChar w:fldCharType="begin"/>
            </w:r>
            <w:r>
              <w:rPr>
                <w:noProof/>
                <w:webHidden/>
              </w:rPr>
              <w:instrText xml:space="preserve"> PAGEREF _Toc228444404 \h </w:instrText>
            </w:r>
            <w:r>
              <w:rPr>
                <w:noProof/>
                <w:webHidden/>
              </w:rPr>
            </w:r>
            <w:r>
              <w:rPr>
                <w:noProof/>
                <w:webHidden/>
              </w:rPr>
              <w:fldChar w:fldCharType="separate"/>
            </w:r>
            <w:r>
              <w:rPr>
                <w:noProof/>
                <w:webHidden/>
              </w:rPr>
              <w:t>64</w:t>
            </w:r>
            <w:r>
              <w:rPr>
                <w:noProof/>
                <w:webHidden/>
              </w:rPr>
              <w:fldChar w:fldCharType="end"/>
            </w:r>
          </w:hyperlink>
        </w:p>
        <w:p w14:paraId="22000971" w14:textId="4D955907"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05" w:history="1">
            <w:r w:rsidRPr="009B6363">
              <w:rPr>
                <w:rStyle w:val="Hyperlink"/>
                <w:noProof/>
              </w:rPr>
              <w:t>6.1.3</w:t>
            </w:r>
            <w:r>
              <w:rPr>
                <w:rFonts w:asciiTheme="minorHAnsi" w:eastAsiaTheme="minorEastAsia" w:hAnsiTheme="minorHAnsi"/>
                <w:noProof/>
                <w:kern w:val="2"/>
                <w:sz w:val="24"/>
                <w:szCs w:val="24"/>
                <w:lang w:eastAsia="de-DE"/>
                <w14:ligatures w14:val="standardContextual"/>
              </w:rPr>
              <w:tab/>
            </w:r>
            <w:r w:rsidRPr="009B6363">
              <w:rPr>
                <w:rStyle w:val="Hyperlink"/>
                <w:noProof/>
              </w:rPr>
              <w:t>Artikelanlage</w:t>
            </w:r>
            <w:r>
              <w:rPr>
                <w:noProof/>
                <w:webHidden/>
              </w:rPr>
              <w:tab/>
            </w:r>
            <w:r>
              <w:rPr>
                <w:noProof/>
                <w:webHidden/>
              </w:rPr>
              <w:fldChar w:fldCharType="begin"/>
            </w:r>
            <w:r>
              <w:rPr>
                <w:noProof/>
                <w:webHidden/>
              </w:rPr>
              <w:instrText xml:space="preserve"> PAGEREF _Toc228444405 \h </w:instrText>
            </w:r>
            <w:r>
              <w:rPr>
                <w:noProof/>
                <w:webHidden/>
              </w:rPr>
            </w:r>
            <w:r>
              <w:rPr>
                <w:noProof/>
                <w:webHidden/>
              </w:rPr>
              <w:fldChar w:fldCharType="separate"/>
            </w:r>
            <w:r>
              <w:rPr>
                <w:noProof/>
                <w:webHidden/>
              </w:rPr>
              <w:t>64</w:t>
            </w:r>
            <w:r>
              <w:rPr>
                <w:noProof/>
                <w:webHidden/>
              </w:rPr>
              <w:fldChar w:fldCharType="end"/>
            </w:r>
          </w:hyperlink>
        </w:p>
        <w:p w14:paraId="7676ECD8" w14:textId="145AC3BB"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06" w:history="1">
            <w:r w:rsidRPr="009B6363">
              <w:rPr>
                <w:rStyle w:val="Hyperlink"/>
                <w:noProof/>
              </w:rPr>
              <w:t>6.1.4</w:t>
            </w:r>
            <w:r>
              <w:rPr>
                <w:rFonts w:asciiTheme="minorHAnsi" w:eastAsiaTheme="minorEastAsia" w:hAnsiTheme="minorHAnsi"/>
                <w:noProof/>
                <w:kern w:val="2"/>
                <w:sz w:val="24"/>
                <w:szCs w:val="24"/>
                <w:lang w:eastAsia="de-DE"/>
                <w14:ligatures w14:val="standardContextual"/>
              </w:rPr>
              <w:tab/>
            </w:r>
            <w:r w:rsidRPr="009B6363">
              <w:rPr>
                <w:rStyle w:val="Hyperlink"/>
                <w:noProof/>
              </w:rPr>
              <w:t>Preisfindung</w:t>
            </w:r>
            <w:r>
              <w:rPr>
                <w:noProof/>
                <w:webHidden/>
              </w:rPr>
              <w:tab/>
            </w:r>
            <w:r>
              <w:rPr>
                <w:noProof/>
                <w:webHidden/>
              </w:rPr>
              <w:fldChar w:fldCharType="begin"/>
            </w:r>
            <w:r>
              <w:rPr>
                <w:noProof/>
                <w:webHidden/>
              </w:rPr>
              <w:instrText xml:space="preserve"> PAGEREF _Toc228444406 \h </w:instrText>
            </w:r>
            <w:r>
              <w:rPr>
                <w:noProof/>
                <w:webHidden/>
              </w:rPr>
            </w:r>
            <w:r>
              <w:rPr>
                <w:noProof/>
                <w:webHidden/>
              </w:rPr>
              <w:fldChar w:fldCharType="separate"/>
            </w:r>
            <w:r>
              <w:rPr>
                <w:noProof/>
                <w:webHidden/>
              </w:rPr>
              <w:t>65</w:t>
            </w:r>
            <w:r>
              <w:rPr>
                <w:noProof/>
                <w:webHidden/>
              </w:rPr>
              <w:fldChar w:fldCharType="end"/>
            </w:r>
          </w:hyperlink>
        </w:p>
        <w:p w14:paraId="4B690E88" w14:textId="01DF380F"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07" w:history="1">
            <w:r w:rsidRPr="009B6363">
              <w:rPr>
                <w:rStyle w:val="Hyperlink"/>
                <w:noProof/>
              </w:rPr>
              <w:t>6.1.5</w:t>
            </w:r>
            <w:r>
              <w:rPr>
                <w:rFonts w:asciiTheme="minorHAnsi" w:eastAsiaTheme="minorEastAsia" w:hAnsiTheme="minorHAnsi"/>
                <w:noProof/>
                <w:kern w:val="2"/>
                <w:sz w:val="24"/>
                <w:szCs w:val="24"/>
                <w:lang w:eastAsia="de-DE"/>
                <w14:ligatures w14:val="standardContextual"/>
              </w:rPr>
              <w:tab/>
            </w:r>
            <w:r w:rsidRPr="009B6363">
              <w:rPr>
                <w:rStyle w:val="Hyperlink"/>
                <w:noProof/>
              </w:rPr>
              <w:t>Kundenanlage</w:t>
            </w:r>
            <w:r>
              <w:rPr>
                <w:noProof/>
                <w:webHidden/>
              </w:rPr>
              <w:tab/>
            </w:r>
            <w:r>
              <w:rPr>
                <w:noProof/>
                <w:webHidden/>
              </w:rPr>
              <w:fldChar w:fldCharType="begin"/>
            </w:r>
            <w:r>
              <w:rPr>
                <w:noProof/>
                <w:webHidden/>
              </w:rPr>
              <w:instrText xml:space="preserve"> PAGEREF _Toc228444407 \h </w:instrText>
            </w:r>
            <w:r>
              <w:rPr>
                <w:noProof/>
                <w:webHidden/>
              </w:rPr>
            </w:r>
            <w:r>
              <w:rPr>
                <w:noProof/>
                <w:webHidden/>
              </w:rPr>
              <w:fldChar w:fldCharType="separate"/>
            </w:r>
            <w:r>
              <w:rPr>
                <w:noProof/>
                <w:webHidden/>
              </w:rPr>
              <w:t>66</w:t>
            </w:r>
            <w:r>
              <w:rPr>
                <w:noProof/>
                <w:webHidden/>
              </w:rPr>
              <w:fldChar w:fldCharType="end"/>
            </w:r>
          </w:hyperlink>
        </w:p>
        <w:p w14:paraId="185F5F2F" w14:textId="31FD509B"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08" w:history="1">
            <w:r w:rsidRPr="009B6363">
              <w:rPr>
                <w:rStyle w:val="Hyperlink"/>
                <w:noProof/>
              </w:rPr>
              <w:t>6.1.6</w:t>
            </w:r>
            <w:r>
              <w:rPr>
                <w:rFonts w:asciiTheme="minorHAnsi" w:eastAsiaTheme="minorEastAsia" w:hAnsiTheme="minorHAnsi"/>
                <w:noProof/>
                <w:kern w:val="2"/>
                <w:sz w:val="24"/>
                <w:szCs w:val="24"/>
                <w:lang w:eastAsia="de-DE"/>
                <w14:ligatures w14:val="standardContextual"/>
              </w:rPr>
              <w:tab/>
            </w:r>
            <w:r w:rsidRPr="009B6363">
              <w:rPr>
                <w:rStyle w:val="Hyperlink"/>
                <w:noProof/>
              </w:rPr>
              <w:t>Kundenkontakt Nummernvergabe</w:t>
            </w:r>
            <w:r>
              <w:rPr>
                <w:noProof/>
                <w:webHidden/>
              </w:rPr>
              <w:tab/>
            </w:r>
            <w:r>
              <w:rPr>
                <w:noProof/>
                <w:webHidden/>
              </w:rPr>
              <w:fldChar w:fldCharType="begin"/>
            </w:r>
            <w:r>
              <w:rPr>
                <w:noProof/>
                <w:webHidden/>
              </w:rPr>
              <w:instrText xml:space="preserve"> PAGEREF _Toc228444408 \h </w:instrText>
            </w:r>
            <w:r>
              <w:rPr>
                <w:noProof/>
                <w:webHidden/>
              </w:rPr>
            </w:r>
            <w:r>
              <w:rPr>
                <w:noProof/>
                <w:webHidden/>
              </w:rPr>
              <w:fldChar w:fldCharType="separate"/>
            </w:r>
            <w:r>
              <w:rPr>
                <w:noProof/>
                <w:webHidden/>
              </w:rPr>
              <w:t>69</w:t>
            </w:r>
            <w:r>
              <w:rPr>
                <w:noProof/>
                <w:webHidden/>
              </w:rPr>
              <w:fldChar w:fldCharType="end"/>
            </w:r>
          </w:hyperlink>
        </w:p>
        <w:p w14:paraId="1DD35782" w14:textId="41960B77"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09" w:history="1">
            <w:r w:rsidRPr="009B6363">
              <w:rPr>
                <w:rStyle w:val="Hyperlink"/>
                <w:noProof/>
              </w:rPr>
              <w:t>6.1.7</w:t>
            </w:r>
            <w:r>
              <w:rPr>
                <w:rFonts w:asciiTheme="minorHAnsi" w:eastAsiaTheme="minorEastAsia" w:hAnsiTheme="minorHAnsi"/>
                <w:noProof/>
                <w:kern w:val="2"/>
                <w:sz w:val="24"/>
                <w:szCs w:val="24"/>
                <w:lang w:eastAsia="de-DE"/>
                <w14:ligatures w14:val="standardContextual"/>
              </w:rPr>
              <w:tab/>
            </w:r>
            <w:r w:rsidRPr="009B6363">
              <w:rPr>
                <w:rStyle w:val="Hyperlink"/>
                <w:noProof/>
              </w:rPr>
              <w:t>Sanktionslistenprüfung</w:t>
            </w:r>
            <w:r>
              <w:rPr>
                <w:noProof/>
                <w:webHidden/>
              </w:rPr>
              <w:tab/>
            </w:r>
            <w:r>
              <w:rPr>
                <w:noProof/>
                <w:webHidden/>
              </w:rPr>
              <w:fldChar w:fldCharType="begin"/>
            </w:r>
            <w:r>
              <w:rPr>
                <w:noProof/>
                <w:webHidden/>
              </w:rPr>
              <w:instrText xml:space="preserve"> PAGEREF _Toc228444409 \h </w:instrText>
            </w:r>
            <w:r>
              <w:rPr>
                <w:noProof/>
                <w:webHidden/>
              </w:rPr>
            </w:r>
            <w:r>
              <w:rPr>
                <w:noProof/>
                <w:webHidden/>
              </w:rPr>
              <w:fldChar w:fldCharType="separate"/>
            </w:r>
            <w:r>
              <w:rPr>
                <w:noProof/>
                <w:webHidden/>
              </w:rPr>
              <w:t>69</w:t>
            </w:r>
            <w:r>
              <w:rPr>
                <w:noProof/>
                <w:webHidden/>
              </w:rPr>
              <w:fldChar w:fldCharType="end"/>
            </w:r>
          </w:hyperlink>
        </w:p>
        <w:p w14:paraId="4FD0CA00" w14:textId="7E19AED4"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10" w:history="1">
            <w:r w:rsidRPr="009B6363">
              <w:rPr>
                <w:rStyle w:val="Hyperlink"/>
                <w:noProof/>
              </w:rPr>
              <w:t>6.1.8</w:t>
            </w:r>
            <w:r>
              <w:rPr>
                <w:rFonts w:asciiTheme="minorHAnsi" w:eastAsiaTheme="minorEastAsia" w:hAnsiTheme="minorHAnsi"/>
                <w:noProof/>
                <w:kern w:val="2"/>
                <w:sz w:val="24"/>
                <w:szCs w:val="24"/>
                <w:lang w:eastAsia="de-DE"/>
                <w14:ligatures w14:val="standardContextual"/>
              </w:rPr>
              <w:tab/>
            </w:r>
            <w:r w:rsidRPr="009B6363">
              <w:rPr>
                <w:rStyle w:val="Hyperlink"/>
                <w:noProof/>
              </w:rPr>
              <w:t>Angebotserstellung</w:t>
            </w:r>
            <w:r>
              <w:rPr>
                <w:noProof/>
                <w:webHidden/>
              </w:rPr>
              <w:tab/>
            </w:r>
            <w:r>
              <w:rPr>
                <w:noProof/>
                <w:webHidden/>
              </w:rPr>
              <w:fldChar w:fldCharType="begin"/>
            </w:r>
            <w:r>
              <w:rPr>
                <w:noProof/>
                <w:webHidden/>
              </w:rPr>
              <w:instrText xml:space="preserve"> PAGEREF _Toc228444410 \h </w:instrText>
            </w:r>
            <w:r>
              <w:rPr>
                <w:noProof/>
                <w:webHidden/>
              </w:rPr>
            </w:r>
            <w:r>
              <w:rPr>
                <w:noProof/>
                <w:webHidden/>
              </w:rPr>
              <w:fldChar w:fldCharType="separate"/>
            </w:r>
            <w:r>
              <w:rPr>
                <w:noProof/>
                <w:webHidden/>
              </w:rPr>
              <w:t>69</w:t>
            </w:r>
            <w:r>
              <w:rPr>
                <w:noProof/>
                <w:webHidden/>
              </w:rPr>
              <w:fldChar w:fldCharType="end"/>
            </w:r>
          </w:hyperlink>
        </w:p>
        <w:p w14:paraId="17E24F8C" w14:textId="668A43DE"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11" w:history="1">
            <w:r w:rsidRPr="009B6363">
              <w:rPr>
                <w:rStyle w:val="Hyperlink"/>
                <w:noProof/>
              </w:rPr>
              <w:t>6.1.9</w:t>
            </w:r>
            <w:r>
              <w:rPr>
                <w:rFonts w:asciiTheme="minorHAnsi" w:eastAsiaTheme="minorEastAsia" w:hAnsiTheme="minorHAnsi"/>
                <w:noProof/>
                <w:kern w:val="2"/>
                <w:sz w:val="24"/>
                <w:szCs w:val="24"/>
                <w:lang w:eastAsia="de-DE"/>
                <w14:ligatures w14:val="standardContextual"/>
              </w:rPr>
              <w:tab/>
            </w:r>
            <w:r w:rsidRPr="009B6363">
              <w:rPr>
                <w:rStyle w:val="Hyperlink"/>
                <w:noProof/>
              </w:rPr>
              <w:t>Auftragserfassung</w:t>
            </w:r>
            <w:r>
              <w:rPr>
                <w:noProof/>
                <w:webHidden/>
              </w:rPr>
              <w:tab/>
            </w:r>
            <w:r>
              <w:rPr>
                <w:noProof/>
                <w:webHidden/>
              </w:rPr>
              <w:fldChar w:fldCharType="begin"/>
            </w:r>
            <w:r>
              <w:rPr>
                <w:noProof/>
                <w:webHidden/>
              </w:rPr>
              <w:instrText xml:space="preserve"> PAGEREF _Toc228444411 \h </w:instrText>
            </w:r>
            <w:r>
              <w:rPr>
                <w:noProof/>
                <w:webHidden/>
              </w:rPr>
            </w:r>
            <w:r>
              <w:rPr>
                <w:noProof/>
                <w:webHidden/>
              </w:rPr>
              <w:fldChar w:fldCharType="separate"/>
            </w:r>
            <w:r>
              <w:rPr>
                <w:noProof/>
                <w:webHidden/>
              </w:rPr>
              <w:t>70</w:t>
            </w:r>
            <w:r>
              <w:rPr>
                <w:noProof/>
                <w:webHidden/>
              </w:rPr>
              <w:fldChar w:fldCharType="end"/>
            </w:r>
          </w:hyperlink>
        </w:p>
        <w:p w14:paraId="601276C3" w14:textId="6A95BD53"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12" w:history="1">
            <w:r w:rsidRPr="009B6363">
              <w:rPr>
                <w:rStyle w:val="Hyperlink"/>
                <w:noProof/>
              </w:rPr>
              <w:t>6.1.10</w:t>
            </w:r>
            <w:r>
              <w:rPr>
                <w:rFonts w:asciiTheme="minorHAnsi" w:eastAsiaTheme="minorEastAsia" w:hAnsiTheme="minorHAnsi"/>
                <w:noProof/>
                <w:kern w:val="2"/>
                <w:sz w:val="24"/>
                <w:szCs w:val="24"/>
                <w:lang w:eastAsia="de-DE"/>
                <w14:ligatures w14:val="standardContextual"/>
              </w:rPr>
              <w:tab/>
            </w:r>
            <w:r w:rsidRPr="009B6363">
              <w:rPr>
                <w:rStyle w:val="Hyperlink"/>
                <w:noProof/>
              </w:rPr>
              <w:t>Lieferscheine</w:t>
            </w:r>
            <w:r>
              <w:rPr>
                <w:noProof/>
                <w:webHidden/>
              </w:rPr>
              <w:tab/>
            </w:r>
            <w:r>
              <w:rPr>
                <w:noProof/>
                <w:webHidden/>
              </w:rPr>
              <w:fldChar w:fldCharType="begin"/>
            </w:r>
            <w:r>
              <w:rPr>
                <w:noProof/>
                <w:webHidden/>
              </w:rPr>
              <w:instrText xml:space="preserve"> PAGEREF _Toc228444412 \h </w:instrText>
            </w:r>
            <w:r>
              <w:rPr>
                <w:noProof/>
                <w:webHidden/>
              </w:rPr>
            </w:r>
            <w:r>
              <w:rPr>
                <w:noProof/>
                <w:webHidden/>
              </w:rPr>
              <w:fldChar w:fldCharType="separate"/>
            </w:r>
            <w:r>
              <w:rPr>
                <w:noProof/>
                <w:webHidden/>
              </w:rPr>
              <w:t>73</w:t>
            </w:r>
            <w:r>
              <w:rPr>
                <w:noProof/>
                <w:webHidden/>
              </w:rPr>
              <w:fldChar w:fldCharType="end"/>
            </w:r>
          </w:hyperlink>
        </w:p>
        <w:p w14:paraId="3F630CED" w14:textId="76244B7B"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13" w:history="1">
            <w:r w:rsidRPr="009B6363">
              <w:rPr>
                <w:rStyle w:val="Hyperlink"/>
                <w:noProof/>
              </w:rPr>
              <w:t>6.1.11</w:t>
            </w:r>
            <w:r>
              <w:rPr>
                <w:rFonts w:asciiTheme="minorHAnsi" w:eastAsiaTheme="minorEastAsia" w:hAnsiTheme="minorHAnsi"/>
                <w:noProof/>
                <w:kern w:val="2"/>
                <w:sz w:val="24"/>
                <w:szCs w:val="24"/>
                <w:lang w:eastAsia="de-DE"/>
                <w14:ligatures w14:val="standardContextual"/>
              </w:rPr>
              <w:tab/>
            </w:r>
            <w:r w:rsidRPr="009B6363">
              <w:rPr>
                <w:rStyle w:val="Hyperlink"/>
                <w:noProof/>
              </w:rPr>
              <w:t>Rechnungen</w:t>
            </w:r>
            <w:r>
              <w:rPr>
                <w:noProof/>
                <w:webHidden/>
              </w:rPr>
              <w:tab/>
            </w:r>
            <w:r>
              <w:rPr>
                <w:noProof/>
                <w:webHidden/>
              </w:rPr>
              <w:fldChar w:fldCharType="begin"/>
            </w:r>
            <w:r>
              <w:rPr>
                <w:noProof/>
                <w:webHidden/>
              </w:rPr>
              <w:instrText xml:space="preserve"> PAGEREF _Toc228444413 \h </w:instrText>
            </w:r>
            <w:r>
              <w:rPr>
                <w:noProof/>
                <w:webHidden/>
              </w:rPr>
            </w:r>
            <w:r>
              <w:rPr>
                <w:noProof/>
                <w:webHidden/>
              </w:rPr>
              <w:fldChar w:fldCharType="separate"/>
            </w:r>
            <w:r>
              <w:rPr>
                <w:noProof/>
                <w:webHidden/>
              </w:rPr>
              <w:t>73</w:t>
            </w:r>
            <w:r>
              <w:rPr>
                <w:noProof/>
                <w:webHidden/>
              </w:rPr>
              <w:fldChar w:fldCharType="end"/>
            </w:r>
          </w:hyperlink>
        </w:p>
        <w:p w14:paraId="55F3C420" w14:textId="22F10D75"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14" w:history="1">
            <w:r w:rsidRPr="009B6363">
              <w:rPr>
                <w:rStyle w:val="Hyperlink"/>
                <w:noProof/>
              </w:rPr>
              <w:t>6.1.12</w:t>
            </w:r>
            <w:r>
              <w:rPr>
                <w:rFonts w:asciiTheme="minorHAnsi" w:eastAsiaTheme="minorEastAsia" w:hAnsiTheme="minorHAnsi"/>
                <w:noProof/>
                <w:kern w:val="2"/>
                <w:sz w:val="24"/>
                <w:szCs w:val="24"/>
                <w:lang w:eastAsia="de-DE"/>
                <w14:ligatures w14:val="standardContextual"/>
              </w:rPr>
              <w:tab/>
            </w:r>
            <w:r w:rsidRPr="009B6363">
              <w:rPr>
                <w:rStyle w:val="Hyperlink"/>
                <w:noProof/>
              </w:rPr>
              <w:t>Schwerbehindertenausgleichsabgabe</w:t>
            </w:r>
            <w:r>
              <w:rPr>
                <w:noProof/>
                <w:webHidden/>
              </w:rPr>
              <w:tab/>
            </w:r>
            <w:r>
              <w:rPr>
                <w:noProof/>
                <w:webHidden/>
              </w:rPr>
              <w:fldChar w:fldCharType="begin"/>
            </w:r>
            <w:r>
              <w:rPr>
                <w:noProof/>
                <w:webHidden/>
              </w:rPr>
              <w:instrText xml:space="preserve"> PAGEREF _Toc228444414 \h </w:instrText>
            </w:r>
            <w:r>
              <w:rPr>
                <w:noProof/>
                <w:webHidden/>
              </w:rPr>
            </w:r>
            <w:r>
              <w:rPr>
                <w:noProof/>
                <w:webHidden/>
              </w:rPr>
              <w:fldChar w:fldCharType="separate"/>
            </w:r>
            <w:r>
              <w:rPr>
                <w:noProof/>
                <w:webHidden/>
              </w:rPr>
              <w:t>73</w:t>
            </w:r>
            <w:r>
              <w:rPr>
                <w:noProof/>
                <w:webHidden/>
              </w:rPr>
              <w:fldChar w:fldCharType="end"/>
            </w:r>
          </w:hyperlink>
        </w:p>
        <w:p w14:paraId="03B7EC46" w14:textId="0E330BAC"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15" w:history="1">
            <w:r w:rsidRPr="009B6363">
              <w:rPr>
                <w:rStyle w:val="Hyperlink"/>
                <w:noProof/>
              </w:rPr>
              <w:t>7</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Arbeitsvorbereitung / Fertigung</w:t>
            </w:r>
            <w:r>
              <w:rPr>
                <w:noProof/>
                <w:webHidden/>
              </w:rPr>
              <w:tab/>
            </w:r>
            <w:r>
              <w:rPr>
                <w:noProof/>
                <w:webHidden/>
              </w:rPr>
              <w:fldChar w:fldCharType="begin"/>
            </w:r>
            <w:r>
              <w:rPr>
                <w:noProof/>
                <w:webHidden/>
              </w:rPr>
              <w:instrText xml:space="preserve"> PAGEREF _Toc228444415 \h </w:instrText>
            </w:r>
            <w:r>
              <w:rPr>
                <w:noProof/>
                <w:webHidden/>
              </w:rPr>
            </w:r>
            <w:r>
              <w:rPr>
                <w:noProof/>
                <w:webHidden/>
              </w:rPr>
              <w:fldChar w:fldCharType="separate"/>
            </w:r>
            <w:r>
              <w:rPr>
                <w:noProof/>
                <w:webHidden/>
              </w:rPr>
              <w:t>74</w:t>
            </w:r>
            <w:r>
              <w:rPr>
                <w:noProof/>
                <w:webHidden/>
              </w:rPr>
              <w:fldChar w:fldCharType="end"/>
            </w:r>
          </w:hyperlink>
        </w:p>
        <w:p w14:paraId="41EFFB71" w14:textId="3ADB09F1"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16" w:history="1">
            <w:r w:rsidRPr="009B6363">
              <w:rPr>
                <w:rStyle w:val="Hyperlink"/>
                <w:noProof/>
              </w:rPr>
              <w:t>7.1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Fertigungszentrale</w:t>
            </w:r>
            <w:r>
              <w:rPr>
                <w:noProof/>
                <w:webHidden/>
              </w:rPr>
              <w:tab/>
            </w:r>
            <w:r>
              <w:rPr>
                <w:noProof/>
                <w:webHidden/>
              </w:rPr>
              <w:fldChar w:fldCharType="begin"/>
            </w:r>
            <w:r>
              <w:rPr>
                <w:noProof/>
                <w:webHidden/>
              </w:rPr>
              <w:instrText xml:space="preserve"> PAGEREF _Toc228444416 \h </w:instrText>
            </w:r>
            <w:r>
              <w:rPr>
                <w:noProof/>
                <w:webHidden/>
              </w:rPr>
            </w:r>
            <w:r>
              <w:rPr>
                <w:noProof/>
                <w:webHidden/>
              </w:rPr>
              <w:fldChar w:fldCharType="separate"/>
            </w:r>
            <w:r>
              <w:rPr>
                <w:noProof/>
                <w:webHidden/>
              </w:rPr>
              <w:t>74</w:t>
            </w:r>
            <w:r>
              <w:rPr>
                <w:noProof/>
                <w:webHidden/>
              </w:rPr>
              <w:fldChar w:fldCharType="end"/>
            </w:r>
          </w:hyperlink>
        </w:p>
        <w:p w14:paraId="2E8DF8DE" w14:textId="62234607"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17" w:history="1">
            <w:r w:rsidRPr="009B6363">
              <w:rPr>
                <w:rStyle w:val="Hyperlink"/>
                <w:noProof/>
              </w:rPr>
              <w:t>7.2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Migration der Stammdaten</w:t>
            </w:r>
            <w:r>
              <w:rPr>
                <w:noProof/>
                <w:webHidden/>
              </w:rPr>
              <w:tab/>
            </w:r>
            <w:r>
              <w:rPr>
                <w:noProof/>
                <w:webHidden/>
              </w:rPr>
              <w:fldChar w:fldCharType="begin"/>
            </w:r>
            <w:r>
              <w:rPr>
                <w:noProof/>
                <w:webHidden/>
              </w:rPr>
              <w:instrText xml:space="preserve"> PAGEREF _Toc228444417 \h </w:instrText>
            </w:r>
            <w:r>
              <w:rPr>
                <w:noProof/>
                <w:webHidden/>
              </w:rPr>
            </w:r>
            <w:r>
              <w:rPr>
                <w:noProof/>
                <w:webHidden/>
              </w:rPr>
              <w:fldChar w:fldCharType="separate"/>
            </w:r>
            <w:r>
              <w:rPr>
                <w:noProof/>
                <w:webHidden/>
              </w:rPr>
              <w:t>75</w:t>
            </w:r>
            <w:r>
              <w:rPr>
                <w:noProof/>
                <w:webHidden/>
              </w:rPr>
              <w:fldChar w:fldCharType="end"/>
            </w:r>
          </w:hyperlink>
        </w:p>
        <w:p w14:paraId="179115D2" w14:textId="518C7455"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18" w:history="1">
            <w:r w:rsidRPr="009B6363">
              <w:rPr>
                <w:rStyle w:val="Hyperlink"/>
                <w:noProof/>
              </w:rPr>
              <w:t>7.3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Alternative Fertigungslisten</w:t>
            </w:r>
            <w:r>
              <w:rPr>
                <w:noProof/>
                <w:webHidden/>
              </w:rPr>
              <w:tab/>
            </w:r>
            <w:r>
              <w:rPr>
                <w:noProof/>
                <w:webHidden/>
              </w:rPr>
              <w:fldChar w:fldCharType="begin"/>
            </w:r>
            <w:r>
              <w:rPr>
                <w:noProof/>
                <w:webHidden/>
              </w:rPr>
              <w:instrText xml:space="preserve"> PAGEREF _Toc228444418 \h </w:instrText>
            </w:r>
            <w:r>
              <w:rPr>
                <w:noProof/>
                <w:webHidden/>
              </w:rPr>
            </w:r>
            <w:r>
              <w:rPr>
                <w:noProof/>
                <w:webHidden/>
              </w:rPr>
              <w:fldChar w:fldCharType="separate"/>
            </w:r>
            <w:r>
              <w:rPr>
                <w:noProof/>
                <w:webHidden/>
              </w:rPr>
              <w:t>76</w:t>
            </w:r>
            <w:r>
              <w:rPr>
                <w:noProof/>
                <w:webHidden/>
              </w:rPr>
              <w:fldChar w:fldCharType="end"/>
            </w:r>
          </w:hyperlink>
        </w:p>
        <w:p w14:paraId="33FEE378" w14:textId="05F62742"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19" w:history="1">
            <w:r w:rsidRPr="009B6363">
              <w:rPr>
                <w:rStyle w:val="Hyperlink"/>
                <w:noProof/>
              </w:rPr>
              <w:t>7.4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Seriennummern / Chargen</w:t>
            </w:r>
            <w:r>
              <w:rPr>
                <w:noProof/>
                <w:webHidden/>
              </w:rPr>
              <w:tab/>
            </w:r>
            <w:r>
              <w:rPr>
                <w:noProof/>
                <w:webHidden/>
              </w:rPr>
              <w:fldChar w:fldCharType="begin"/>
            </w:r>
            <w:r>
              <w:rPr>
                <w:noProof/>
                <w:webHidden/>
              </w:rPr>
              <w:instrText xml:space="preserve"> PAGEREF _Toc228444419 \h </w:instrText>
            </w:r>
            <w:r>
              <w:rPr>
                <w:noProof/>
                <w:webHidden/>
              </w:rPr>
            </w:r>
            <w:r>
              <w:rPr>
                <w:noProof/>
                <w:webHidden/>
              </w:rPr>
              <w:fldChar w:fldCharType="separate"/>
            </w:r>
            <w:r>
              <w:rPr>
                <w:noProof/>
                <w:webHidden/>
              </w:rPr>
              <w:t>76</w:t>
            </w:r>
            <w:r>
              <w:rPr>
                <w:noProof/>
                <w:webHidden/>
              </w:rPr>
              <w:fldChar w:fldCharType="end"/>
            </w:r>
          </w:hyperlink>
        </w:p>
        <w:p w14:paraId="546945B0" w14:textId="5098991F"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20" w:history="1">
            <w:r w:rsidRPr="009B6363">
              <w:rPr>
                <w:rStyle w:val="Hyperlink"/>
                <w:noProof/>
              </w:rPr>
              <w:t>7.5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Disposition</w:t>
            </w:r>
            <w:r>
              <w:rPr>
                <w:noProof/>
                <w:webHidden/>
              </w:rPr>
              <w:tab/>
            </w:r>
            <w:r>
              <w:rPr>
                <w:noProof/>
                <w:webHidden/>
              </w:rPr>
              <w:fldChar w:fldCharType="begin"/>
            </w:r>
            <w:r>
              <w:rPr>
                <w:noProof/>
                <w:webHidden/>
              </w:rPr>
              <w:instrText xml:space="preserve"> PAGEREF _Toc228444420 \h </w:instrText>
            </w:r>
            <w:r>
              <w:rPr>
                <w:noProof/>
                <w:webHidden/>
              </w:rPr>
            </w:r>
            <w:r>
              <w:rPr>
                <w:noProof/>
                <w:webHidden/>
              </w:rPr>
              <w:fldChar w:fldCharType="separate"/>
            </w:r>
            <w:r>
              <w:rPr>
                <w:noProof/>
                <w:webHidden/>
              </w:rPr>
              <w:t>76</w:t>
            </w:r>
            <w:r>
              <w:rPr>
                <w:noProof/>
                <w:webHidden/>
              </w:rPr>
              <w:fldChar w:fldCharType="end"/>
            </w:r>
          </w:hyperlink>
        </w:p>
        <w:p w14:paraId="65A35BA2" w14:textId="1FE5C850"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21" w:history="1">
            <w:r w:rsidRPr="009B6363">
              <w:rPr>
                <w:rStyle w:val="Hyperlink"/>
                <w:noProof/>
              </w:rPr>
              <w:t>7.6</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Artikelanlage</w:t>
            </w:r>
            <w:r>
              <w:rPr>
                <w:noProof/>
                <w:webHidden/>
              </w:rPr>
              <w:tab/>
            </w:r>
            <w:r>
              <w:rPr>
                <w:noProof/>
                <w:webHidden/>
              </w:rPr>
              <w:fldChar w:fldCharType="begin"/>
            </w:r>
            <w:r>
              <w:rPr>
                <w:noProof/>
                <w:webHidden/>
              </w:rPr>
              <w:instrText xml:space="preserve"> PAGEREF _Toc228444421 \h </w:instrText>
            </w:r>
            <w:r>
              <w:rPr>
                <w:noProof/>
                <w:webHidden/>
              </w:rPr>
            </w:r>
            <w:r>
              <w:rPr>
                <w:noProof/>
                <w:webHidden/>
              </w:rPr>
              <w:fldChar w:fldCharType="separate"/>
            </w:r>
            <w:r>
              <w:rPr>
                <w:noProof/>
                <w:webHidden/>
              </w:rPr>
              <w:t>76</w:t>
            </w:r>
            <w:r>
              <w:rPr>
                <w:noProof/>
                <w:webHidden/>
              </w:rPr>
              <w:fldChar w:fldCharType="end"/>
            </w:r>
          </w:hyperlink>
        </w:p>
        <w:p w14:paraId="46FF48DE" w14:textId="04FAFB6E"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22" w:history="1">
            <w:r w:rsidRPr="009B6363">
              <w:rPr>
                <w:rStyle w:val="Hyperlink"/>
                <w:noProof/>
              </w:rPr>
              <w:t>7.7</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Prozesse</w:t>
            </w:r>
            <w:r>
              <w:rPr>
                <w:noProof/>
                <w:webHidden/>
              </w:rPr>
              <w:tab/>
            </w:r>
            <w:r>
              <w:rPr>
                <w:noProof/>
                <w:webHidden/>
              </w:rPr>
              <w:fldChar w:fldCharType="begin"/>
            </w:r>
            <w:r>
              <w:rPr>
                <w:noProof/>
                <w:webHidden/>
              </w:rPr>
              <w:instrText xml:space="preserve"> PAGEREF _Toc228444422 \h </w:instrText>
            </w:r>
            <w:r>
              <w:rPr>
                <w:noProof/>
                <w:webHidden/>
              </w:rPr>
            </w:r>
            <w:r>
              <w:rPr>
                <w:noProof/>
                <w:webHidden/>
              </w:rPr>
              <w:fldChar w:fldCharType="separate"/>
            </w:r>
            <w:r>
              <w:rPr>
                <w:noProof/>
                <w:webHidden/>
              </w:rPr>
              <w:t>76</w:t>
            </w:r>
            <w:r>
              <w:rPr>
                <w:noProof/>
                <w:webHidden/>
              </w:rPr>
              <w:fldChar w:fldCharType="end"/>
            </w:r>
          </w:hyperlink>
        </w:p>
        <w:p w14:paraId="4A9B3F85" w14:textId="430A009E"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23" w:history="1">
            <w:r w:rsidRPr="009B6363">
              <w:rPr>
                <w:rStyle w:val="Hyperlink"/>
                <w:noProof/>
              </w:rPr>
              <w:t>7.7.1</w:t>
            </w:r>
            <w:r>
              <w:rPr>
                <w:rFonts w:asciiTheme="minorHAnsi" w:eastAsiaTheme="minorEastAsia" w:hAnsiTheme="minorHAnsi"/>
                <w:noProof/>
                <w:kern w:val="2"/>
                <w:sz w:val="24"/>
                <w:szCs w:val="24"/>
                <w:lang w:eastAsia="de-DE"/>
                <w14:ligatures w14:val="standardContextual"/>
              </w:rPr>
              <w:tab/>
            </w:r>
            <w:r w:rsidRPr="009B6363">
              <w:rPr>
                <w:rStyle w:val="Hyperlink"/>
                <w:noProof/>
              </w:rPr>
              <w:t>Schnittstelle</w:t>
            </w:r>
            <w:r>
              <w:rPr>
                <w:noProof/>
                <w:webHidden/>
              </w:rPr>
              <w:tab/>
            </w:r>
            <w:r>
              <w:rPr>
                <w:noProof/>
                <w:webHidden/>
              </w:rPr>
              <w:fldChar w:fldCharType="begin"/>
            </w:r>
            <w:r>
              <w:rPr>
                <w:noProof/>
                <w:webHidden/>
              </w:rPr>
              <w:instrText xml:space="preserve"> PAGEREF _Toc228444423 \h </w:instrText>
            </w:r>
            <w:r>
              <w:rPr>
                <w:noProof/>
                <w:webHidden/>
              </w:rPr>
            </w:r>
            <w:r>
              <w:rPr>
                <w:noProof/>
                <w:webHidden/>
              </w:rPr>
              <w:fldChar w:fldCharType="separate"/>
            </w:r>
            <w:r>
              <w:rPr>
                <w:noProof/>
                <w:webHidden/>
              </w:rPr>
              <w:t>76</w:t>
            </w:r>
            <w:r>
              <w:rPr>
                <w:noProof/>
                <w:webHidden/>
              </w:rPr>
              <w:fldChar w:fldCharType="end"/>
            </w:r>
          </w:hyperlink>
        </w:p>
        <w:p w14:paraId="40E0A71C" w14:textId="6969F361"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24" w:history="1">
            <w:r w:rsidRPr="009B6363">
              <w:rPr>
                <w:rStyle w:val="Hyperlink"/>
                <w:noProof/>
              </w:rPr>
              <w:t>7.7.2</w:t>
            </w:r>
            <w:r>
              <w:rPr>
                <w:rFonts w:asciiTheme="minorHAnsi" w:eastAsiaTheme="minorEastAsia" w:hAnsiTheme="minorHAnsi"/>
                <w:noProof/>
                <w:kern w:val="2"/>
                <w:sz w:val="24"/>
                <w:szCs w:val="24"/>
                <w:lang w:eastAsia="de-DE"/>
                <w14:ligatures w14:val="standardContextual"/>
              </w:rPr>
              <w:tab/>
            </w:r>
            <w:r w:rsidRPr="009B6363">
              <w:rPr>
                <w:rStyle w:val="Hyperlink"/>
                <w:noProof/>
              </w:rPr>
              <w:t>Lagerlogistik und Fulfillment</w:t>
            </w:r>
            <w:r>
              <w:rPr>
                <w:noProof/>
                <w:webHidden/>
              </w:rPr>
              <w:tab/>
            </w:r>
            <w:r>
              <w:rPr>
                <w:noProof/>
                <w:webHidden/>
              </w:rPr>
              <w:fldChar w:fldCharType="begin"/>
            </w:r>
            <w:r>
              <w:rPr>
                <w:noProof/>
                <w:webHidden/>
              </w:rPr>
              <w:instrText xml:space="preserve"> PAGEREF _Toc228444424 \h </w:instrText>
            </w:r>
            <w:r>
              <w:rPr>
                <w:noProof/>
                <w:webHidden/>
              </w:rPr>
            </w:r>
            <w:r>
              <w:rPr>
                <w:noProof/>
                <w:webHidden/>
              </w:rPr>
              <w:fldChar w:fldCharType="separate"/>
            </w:r>
            <w:r>
              <w:rPr>
                <w:noProof/>
                <w:webHidden/>
              </w:rPr>
              <w:t>76</w:t>
            </w:r>
            <w:r>
              <w:rPr>
                <w:noProof/>
                <w:webHidden/>
              </w:rPr>
              <w:fldChar w:fldCharType="end"/>
            </w:r>
          </w:hyperlink>
        </w:p>
        <w:p w14:paraId="0577B631" w14:textId="5302DC9F"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25" w:history="1">
            <w:r w:rsidRPr="009B6363">
              <w:rPr>
                <w:rStyle w:val="Hyperlink"/>
                <w:noProof/>
              </w:rPr>
              <w:t>7.7.3</w:t>
            </w:r>
            <w:r>
              <w:rPr>
                <w:rFonts w:asciiTheme="minorHAnsi" w:eastAsiaTheme="minorEastAsia" w:hAnsiTheme="minorHAnsi"/>
                <w:noProof/>
                <w:kern w:val="2"/>
                <w:sz w:val="24"/>
                <w:szCs w:val="24"/>
                <w:lang w:eastAsia="de-DE"/>
                <w14:ligatures w14:val="standardContextual"/>
              </w:rPr>
              <w:tab/>
            </w:r>
            <w:r w:rsidRPr="009B6363">
              <w:rPr>
                <w:rStyle w:val="Hyperlink"/>
                <w:noProof/>
              </w:rPr>
              <w:t>Lagergruppen</w:t>
            </w:r>
            <w:r>
              <w:rPr>
                <w:noProof/>
                <w:webHidden/>
              </w:rPr>
              <w:tab/>
            </w:r>
            <w:r>
              <w:rPr>
                <w:noProof/>
                <w:webHidden/>
              </w:rPr>
              <w:fldChar w:fldCharType="begin"/>
            </w:r>
            <w:r>
              <w:rPr>
                <w:noProof/>
                <w:webHidden/>
              </w:rPr>
              <w:instrText xml:space="preserve"> PAGEREF _Toc228444425 \h </w:instrText>
            </w:r>
            <w:r>
              <w:rPr>
                <w:noProof/>
                <w:webHidden/>
              </w:rPr>
            </w:r>
            <w:r>
              <w:rPr>
                <w:noProof/>
                <w:webHidden/>
              </w:rPr>
              <w:fldChar w:fldCharType="separate"/>
            </w:r>
            <w:r>
              <w:rPr>
                <w:noProof/>
                <w:webHidden/>
              </w:rPr>
              <w:t>77</w:t>
            </w:r>
            <w:r>
              <w:rPr>
                <w:noProof/>
                <w:webHidden/>
              </w:rPr>
              <w:fldChar w:fldCharType="end"/>
            </w:r>
          </w:hyperlink>
        </w:p>
        <w:p w14:paraId="5C95212F" w14:textId="5611C327"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26" w:history="1">
            <w:r w:rsidRPr="009B6363">
              <w:rPr>
                <w:rStyle w:val="Hyperlink"/>
                <w:noProof/>
              </w:rPr>
              <w:t>8</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Therapieliegen</w:t>
            </w:r>
            <w:r>
              <w:rPr>
                <w:noProof/>
                <w:webHidden/>
              </w:rPr>
              <w:tab/>
            </w:r>
            <w:r>
              <w:rPr>
                <w:noProof/>
                <w:webHidden/>
              </w:rPr>
              <w:fldChar w:fldCharType="begin"/>
            </w:r>
            <w:r>
              <w:rPr>
                <w:noProof/>
                <w:webHidden/>
              </w:rPr>
              <w:instrText xml:space="preserve"> PAGEREF _Toc228444426 \h </w:instrText>
            </w:r>
            <w:r>
              <w:rPr>
                <w:noProof/>
                <w:webHidden/>
              </w:rPr>
            </w:r>
            <w:r>
              <w:rPr>
                <w:noProof/>
                <w:webHidden/>
              </w:rPr>
              <w:fldChar w:fldCharType="separate"/>
            </w:r>
            <w:r>
              <w:rPr>
                <w:noProof/>
                <w:webHidden/>
              </w:rPr>
              <w:t>81</w:t>
            </w:r>
            <w:r>
              <w:rPr>
                <w:noProof/>
                <w:webHidden/>
              </w:rPr>
              <w:fldChar w:fldCharType="end"/>
            </w:r>
          </w:hyperlink>
        </w:p>
        <w:p w14:paraId="6026E86E" w14:textId="659FDE39"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27" w:history="1">
            <w:r w:rsidRPr="009B6363">
              <w:rPr>
                <w:rStyle w:val="Hyperlink"/>
                <w:noProof/>
              </w:rPr>
              <w:t>8.1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Fertigungsstruktur</w:t>
            </w:r>
            <w:r>
              <w:rPr>
                <w:noProof/>
                <w:webHidden/>
              </w:rPr>
              <w:tab/>
            </w:r>
            <w:r>
              <w:rPr>
                <w:noProof/>
                <w:webHidden/>
              </w:rPr>
              <w:fldChar w:fldCharType="begin"/>
            </w:r>
            <w:r>
              <w:rPr>
                <w:noProof/>
                <w:webHidden/>
              </w:rPr>
              <w:instrText xml:space="preserve"> PAGEREF _Toc228444427 \h </w:instrText>
            </w:r>
            <w:r>
              <w:rPr>
                <w:noProof/>
                <w:webHidden/>
              </w:rPr>
            </w:r>
            <w:r>
              <w:rPr>
                <w:noProof/>
                <w:webHidden/>
              </w:rPr>
              <w:fldChar w:fldCharType="separate"/>
            </w:r>
            <w:r>
              <w:rPr>
                <w:noProof/>
                <w:webHidden/>
              </w:rPr>
              <w:t>81</w:t>
            </w:r>
            <w:r>
              <w:rPr>
                <w:noProof/>
                <w:webHidden/>
              </w:rPr>
              <w:fldChar w:fldCharType="end"/>
            </w:r>
          </w:hyperlink>
        </w:p>
        <w:p w14:paraId="4FAFB46D" w14:textId="162417C1"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28" w:history="1">
            <w:r w:rsidRPr="009B6363">
              <w:rPr>
                <w:rStyle w:val="Hyperlink"/>
                <w:noProof/>
              </w:rPr>
              <w:t>8.2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Aufbau einer Struktur der Komponenten.</w:t>
            </w:r>
            <w:r>
              <w:rPr>
                <w:noProof/>
                <w:webHidden/>
              </w:rPr>
              <w:tab/>
            </w:r>
            <w:r>
              <w:rPr>
                <w:noProof/>
                <w:webHidden/>
              </w:rPr>
              <w:fldChar w:fldCharType="begin"/>
            </w:r>
            <w:r>
              <w:rPr>
                <w:noProof/>
                <w:webHidden/>
              </w:rPr>
              <w:instrText xml:space="preserve"> PAGEREF _Toc228444428 \h </w:instrText>
            </w:r>
            <w:r>
              <w:rPr>
                <w:noProof/>
                <w:webHidden/>
              </w:rPr>
            </w:r>
            <w:r>
              <w:rPr>
                <w:noProof/>
                <w:webHidden/>
              </w:rPr>
              <w:fldChar w:fldCharType="separate"/>
            </w:r>
            <w:r>
              <w:rPr>
                <w:noProof/>
                <w:webHidden/>
              </w:rPr>
              <w:t>81</w:t>
            </w:r>
            <w:r>
              <w:rPr>
                <w:noProof/>
                <w:webHidden/>
              </w:rPr>
              <w:fldChar w:fldCharType="end"/>
            </w:r>
          </w:hyperlink>
        </w:p>
        <w:p w14:paraId="22A9AC17" w14:textId="5B57B48C"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29" w:history="1">
            <w:r w:rsidRPr="009B6363">
              <w:rPr>
                <w:rStyle w:val="Hyperlink"/>
                <w:noProof/>
              </w:rPr>
              <w:t>8.2.1</w:t>
            </w:r>
            <w:r>
              <w:rPr>
                <w:rFonts w:asciiTheme="minorHAnsi" w:eastAsiaTheme="minorEastAsia" w:hAnsiTheme="minorHAnsi"/>
                <w:noProof/>
                <w:kern w:val="2"/>
                <w:sz w:val="24"/>
                <w:szCs w:val="24"/>
                <w:lang w:eastAsia="de-DE"/>
                <w14:ligatures w14:val="standardContextual"/>
              </w:rPr>
              <w:tab/>
            </w:r>
            <w:r w:rsidRPr="009B6363">
              <w:rPr>
                <w:rStyle w:val="Hyperlink"/>
                <w:noProof/>
              </w:rPr>
              <w:t>Liegentyp</w:t>
            </w:r>
            <w:r>
              <w:rPr>
                <w:noProof/>
                <w:webHidden/>
              </w:rPr>
              <w:tab/>
            </w:r>
            <w:r>
              <w:rPr>
                <w:noProof/>
                <w:webHidden/>
              </w:rPr>
              <w:fldChar w:fldCharType="begin"/>
            </w:r>
            <w:r>
              <w:rPr>
                <w:noProof/>
                <w:webHidden/>
              </w:rPr>
              <w:instrText xml:space="preserve"> PAGEREF _Toc228444429 \h </w:instrText>
            </w:r>
            <w:r>
              <w:rPr>
                <w:noProof/>
                <w:webHidden/>
              </w:rPr>
            </w:r>
            <w:r>
              <w:rPr>
                <w:noProof/>
                <w:webHidden/>
              </w:rPr>
              <w:fldChar w:fldCharType="separate"/>
            </w:r>
            <w:r>
              <w:rPr>
                <w:noProof/>
                <w:webHidden/>
              </w:rPr>
              <w:t>81</w:t>
            </w:r>
            <w:r>
              <w:rPr>
                <w:noProof/>
                <w:webHidden/>
              </w:rPr>
              <w:fldChar w:fldCharType="end"/>
            </w:r>
          </w:hyperlink>
        </w:p>
        <w:p w14:paraId="623BB6CF" w14:textId="40706AC7"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30" w:history="1">
            <w:r w:rsidRPr="009B6363">
              <w:rPr>
                <w:rStyle w:val="Hyperlink"/>
                <w:noProof/>
              </w:rPr>
              <w:t>8.2.2</w:t>
            </w:r>
            <w:r>
              <w:rPr>
                <w:rFonts w:asciiTheme="minorHAnsi" w:eastAsiaTheme="minorEastAsia" w:hAnsiTheme="minorHAnsi"/>
                <w:noProof/>
                <w:kern w:val="2"/>
                <w:sz w:val="24"/>
                <w:szCs w:val="24"/>
                <w:lang w:eastAsia="de-DE"/>
                <w14:ligatures w14:val="standardContextual"/>
              </w:rPr>
              <w:tab/>
            </w:r>
            <w:r w:rsidRPr="009B6363">
              <w:rPr>
                <w:rStyle w:val="Hyperlink"/>
                <w:noProof/>
              </w:rPr>
              <w:t>Polster</w:t>
            </w:r>
            <w:r>
              <w:rPr>
                <w:noProof/>
                <w:webHidden/>
              </w:rPr>
              <w:tab/>
            </w:r>
            <w:r>
              <w:rPr>
                <w:noProof/>
                <w:webHidden/>
              </w:rPr>
              <w:fldChar w:fldCharType="begin"/>
            </w:r>
            <w:r>
              <w:rPr>
                <w:noProof/>
                <w:webHidden/>
              </w:rPr>
              <w:instrText xml:space="preserve"> PAGEREF _Toc228444430 \h </w:instrText>
            </w:r>
            <w:r>
              <w:rPr>
                <w:noProof/>
                <w:webHidden/>
              </w:rPr>
            </w:r>
            <w:r>
              <w:rPr>
                <w:noProof/>
                <w:webHidden/>
              </w:rPr>
              <w:fldChar w:fldCharType="separate"/>
            </w:r>
            <w:r>
              <w:rPr>
                <w:noProof/>
                <w:webHidden/>
              </w:rPr>
              <w:t>82</w:t>
            </w:r>
            <w:r>
              <w:rPr>
                <w:noProof/>
                <w:webHidden/>
              </w:rPr>
              <w:fldChar w:fldCharType="end"/>
            </w:r>
          </w:hyperlink>
        </w:p>
        <w:p w14:paraId="27E115D7" w14:textId="7D93C984"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31" w:history="1">
            <w:r w:rsidRPr="009B6363">
              <w:rPr>
                <w:rStyle w:val="Hyperlink"/>
                <w:noProof/>
              </w:rPr>
              <w:t>8.2.3</w:t>
            </w:r>
            <w:r>
              <w:rPr>
                <w:rFonts w:asciiTheme="minorHAnsi" w:eastAsiaTheme="minorEastAsia" w:hAnsiTheme="minorHAnsi"/>
                <w:noProof/>
                <w:kern w:val="2"/>
                <w:sz w:val="24"/>
                <w:szCs w:val="24"/>
                <w:lang w:eastAsia="de-DE"/>
                <w14:ligatures w14:val="standardContextual"/>
              </w:rPr>
              <w:tab/>
            </w:r>
            <w:r w:rsidRPr="009B6363">
              <w:rPr>
                <w:rStyle w:val="Hyperlink"/>
                <w:noProof/>
              </w:rPr>
              <w:t>Zubehör</w:t>
            </w:r>
            <w:r>
              <w:rPr>
                <w:noProof/>
                <w:webHidden/>
              </w:rPr>
              <w:tab/>
            </w:r>
            <w:r>
              <w:rPr>
                <w:noProof/>
                <w:webHidden/>
              </w:rPr>
              <w:fldChar w:fldCharType="begin"/>
            </w:r>
            <w:r>
              <w:rPr>
                <w:noProof/>
                <w:webHidden/>
              </w:rPr>
              <w:instrText xml:space="preserve"> PAGEREF _Toc228444431 \h </w:instrText>
            </w:r>
            <w:r>
              <w:rPr>
                <w:noProof/>
                <w:webHidden/>
              </w:rPr>
            </w:r>
            <w:r>
              <w:rPr>
                <w:noProof/>
                <w:webHidden/>
              </w:rPr>
              <w:fldChar w:fldCharType="separate"/>
            </w:r>
            <w:r>
              <w:rPr>
                <w:noProof/>
                <w:webHidden/>
              </w:rPr>
              <w:t>82</w:t>
            </w:r>
            <w:r>
              <w:rPr>
                <w:noProof/>
                <w:webHidden/>
              </w:rPr>
              <w:fldChar w:fldCharType="end"/>
            </w:r>
          </w:hyperlink>
        </w:p>
        <w:p w14:paraId="010FAF81" w14:textId="00CE35A0"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32" w:history="1">
            <w:r w:rsidRPr="009B6363">
              <w:rPr>
                <w:rStyle w:val="Hyperlink"/>
                <w:noProof/>
              </w:rPr>
              <w:t>8.3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Weitere Themen</w:t>
            </w:r>
            <w:r>
              <w:rPr>
                <w:noProof/>
                <w:webHidden/>
              </w:rPr>
              <w:tab/>
            </w:r>
            <w:r>
              <w:rPr>
                <w:noProof/>
                <w:webHidden/>
              </w:rPr>
              <w:fldChar w:fldCharType="begin"/>
            </w:r>
            <w:r>
              <w:rPr>
                <w:noProof/>
                <w:webHidden/>
              </w:rPr>
              <w:instrText xml:space="preserve"> PAGEREF _Toc228444432 \h </w:instrText>
            </w:r>
            <w:r>
              <w:rPr>
                <w:noProof/>
                <w:webHidden/>
              </w:rPr>
            </w:r>
            <w:r>
              <w:rPr>
                <w:noProof/>
                <w:webHidden/>
              </w:rPr>
              <w:fldChar w:fldCharType="separate"/>
            </w:r>
            <w:r>
              <w:rPr>
                <w:noProof/>
                <w:webHidden/>
              </w:rPr>
              <w:t>82</w:t>
            </w:r>
            <w:r>
              <w:rPr>
                <w:noProof/>
                <w:webHidden/>
              </w:rPr>
              <w:fldChar w:fldCharType="end"/>
            </w:r>
          </w:hyperlink>
        </w:p>
        <w:p w14:paraId="51CC8589" w14:textId="52448618"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33" w:history="1">
            <w:r w:rsidRPr="009B6363">
              <w:rPr>
                <w:rStyle w:val="Hyperlink"/>
                <w:noProof/>
              </w:rPr>
              <w:t>8.3.1</w:t>
            </w:r>
            <w:r>
              <w:rPr>
                <w:rFonts w:asciiTheme="minorHAnsi" w:eastAsiaTheme="minorEastAsia" w:hAnsiTheme="minorHAnsi"/>
                <w:noProof/>
                <w:kern w:val="2"/>
                <w:sz w:val="24"/>
                <w:szCs w:val="24"/>
                <w:lang w:eastAsia="de-DE"/>
                <w14:ligatures w14:val="standardContextual"/>
              </w:rPr>
              <w:tab/>
            </w:r>
            <w:r w:rsidRPr="009B6363">
              <w:rPr>
                <w:rStyle w:val="Hyperlink"/>
                <w:noProof/>
              </w:rPr>
              <w:t>Konfiguration der Therapieliege</w:t>
            </w:r>
            <w:r>
              <w:rPr>
                <w:noProof/>
                <w:webHidden/>
              </w:rPr>
              <w:tab/>
            </w:r>
            <w:r>
              <w:rPr>
                <w:noProof/>
                <w:webHidden/>
              </w:rPr>
              <w:fldChar w:fldCharType="begin"/>
            </w:r>
            <w:r>
              <w:rPr>
                <w:noProof/>
                <w:webHidden/>
              </w:rPr>
              <w:instrText xml:space="preserve"> PAGEREF _Toc228444433 \h </w:instrText>
            </w:r>
            <w:r>
              <w:rPr>
                <w:noProof/>
                <w:webHidden/>
              </w:rPr>
            </w:r>
            <w:r>
              <w:rPr>
                <w:noProof/>
                <w:webHidden/>
              </w:rPr>
              <w:fldChar w:fldCharType="separate"/>
            </w:r>
            <w:r>
              <w:rPr>
                <w:noProof/>
                <w:webHidden/>
              </w:rPr>
              <w:t>82</w:t>
            </w:r>
            <w:r>
              <w:rPr>
                <w:noProof/>
                <w:webHidden/>
              </w:rPr>
              <w:fldChar w:fldCharType="end"/>
            </w:r>
          </w:hyperlink>
        </w:p>
        <w:p w14:paraId="2E2BAFEA" w14:textId="09B2F95F"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34" w:history="1">
            <w:r w:rsidRPr="009B6363">
              <w:rPr>
                <w:rStyle w:val="Hyperlink"/>
                <w:noProof/>
              </w:rPr>
              <w:t>8.3.2</w:t>
            </w:r>
            <w:r>
              <w:rPr>
                <w:rFonts w:asciiTheme="minorHAnsi" w:eastAsiaTheme="minorEastAsia" w:hAnsiTheme="minorHAnsi"/>
                <w:noProof/>
                <w:kern w:val="2"/>
                <w:sz w:val="24"/>
                <w:szCs w:val="24"/>
                <w:lang w:eastAsia="de-DE"/>
                <w14:ligatures w14:val="standardContextual"/>
              </w:rPr>
              <w:tab/>
            </w:r>
            <w:r w:rsidRPr="009B6363">
              <w:rPr>
                <w:rStyle w:val="Hyperlink"/>
                <w:noProof/>
              </w:rPr>
              <w:t>Zusätzliche Anforderung</w:t>
            </w:r>
            <w:r>
              <w:rPr>
                <w:noProof/>
                <w:webHidden/>
              </w:rPr>
              <w:tab/>
            </w:r>
            <w:r>
              <w:rPr>
                <w:noProof/>
                <w:webHidden/>
              </w:rPr>
              <w:fldChar w:fldCharType="begin"/>
            </w:r>
            <w:r>
              <w:rPr>
                <w:noProof/>
                <w:webHidden/>
              </w:rPr>
              <w:instrText xml:space="preserve"> PAGEREF _Toc228444434 \h </w:instrText>
            </w:r>
            <w:r>
              <w:rPr>
                <w:noProof/>
                <w:webHidden/>
              </w:rPr>
            </w:r>
            <w:r>
              <w:rPr>
                <w:noProof/>
                <w:webHidden/>
              </w:rPr>
              <w:fldChar w:fldCharType="separate"/>
            </w:r>
            <w:r>
              <w:rPr>
                <w:noProof/>
                <w:webHidden/>
              </w:rPr>
              <w:t>83</w:t>
            </w:r>
            <w:r>
              <w:rPr>
                <w:noProof/>
                <w:webHidden/>
              </w:rPr>
              <w:fldChar w:fldCharType="end"/>
            </w:r>
          </w:hyperlink>
        </w:p>
        <w:p w14:paraId="5D086C76" w14:textId="794615C9"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35" w:history="1">
            <w:r w:rsidRPr="009B6363">
              <w:rPr>
                <w:rStyle w:val="Hyperlink"/>
                <w:noProof/>
              </w:rPr>
              <w:t>8.3.3</w:t>
            </w:r>
            <w:r>
              <w:rPr>
                <w:rFonts w:asciiTheme="minorHAnsi" w:eastAsiaTheme="minorEastAsia" w:hAnsiTheme="minorHAnsi"/>
                <w:noProof/>
                <w:kern w:val="2"/>
                <w:sz w:val="24"/>
                <w:szCs w:val="24"/>
                <w:lang w:eastAsia="de-DE"/>
                <w14:ligatures w14:val="standardContextual"/>
              </w:rPr>
              <w:tab/>
            </w:r>
            <w:r w:rsidRPr="009B6363">
              <w:rPr>
                <w:rStyle w:val="Hyperlink"/>
                <w:noProof/>
              </w:rPr>
              <w:t>Auswahloption Farbe</w:t>
            </w:r>
            <w:r>
              <w:rPr>
                <w:noProof/>
                <w:webHidden/>
              </w:rPr>
              <w:tab/>
            </w:r>
            <w:r>
              <w:rPr>
                <w:noProof/>
                <w:webHidden/>
              </w:rPr>
              <w:fldChar w:fldCharType="begin"/>
            </w:r>
            <w:r>
              <w:rPr>
                <w:noProof/>
                <w:webHidden/>
              </w:rPr>
              <w:instrText xml:space="preserve"> PAGEREF _Toc228444435 \h </w:instrText>
            </w:r>
            <w:r>
              <w:rPr>
                <w:noProof/>
                <w:webHidden/>
              </w:rPr>
            </w:r>
            <w:r>
              <w:rPr>
                <w:noProof/>
                <w:webHidden/>
              </w:rPr>
              <w:fldChar w:fldCharType="separate"/>
            </w:r>
            <w:r>
              <w:rPr>
                <w:noProof/>
                <w:webHidden/>
              </w:rPr>
              <w:t>83</w:t>
            </w:r>
            <w:r>
              <w:rPr>
                <w:noProof/>
                <w:webHidden/>
              </w:rPr>
              <w:fldChar w:fldCharType="end"/>
            </w:r>
          </w:hyperlink>
        </w:p>
        <w:p w14:paraId="2735DD82" w14:textId="01B5D2E3" w:rsidR="007E51CE" w:rsidRDefault="007E51CE">
          <w:pPr>
            <w:pStyle w:val="Verzeichnis3"/>
            <w:tabs>
              <w:tab w:val="left" w:pos="1200"/>
              <w:tab w:val="right" w:leader="dot" w:pos="9050"/>
            </w:tabs>
            <w:rPr>
              <w:rFonts w:asciiTheme="minorHAnsi" w:eastAsiaTheme="minorEastAsia" w:hAnsiTheme="minorHAnsi"/>
              <w:noProof/>
              <w:kern w:val="2"/>
              <w:sz w:val="24"/>
              <w:szCs w:val="24"/>
              <w:lang w:eastAsia="de-DE"/>
              <w14:ligatures w14:val="standardContextual"/>
            </w:rPr>
          </w:pPr>
          <w:hyperlink w:anchor="_Toc228444436" w:history="1">
            <w:r w:rsidRPr="009B6363">
              <w:rPr>
                <w:rStyle w:val="Hyperlink"/>
                <w:noProof/>
              </w:rPr>
              <w:t>8.3.4</w:t>
            </w:r>
            <w:r>
              <w:rPr>
                <w:rFonts w:asciiTheme="minorHAnsi" w:eastAsiaTheme="minorEastAsia" w:hAnsiTheme="minorHAnsi"/>
                <w:noProof/>
                <w:kern w:val="2"/>
                <w:sz w:val="24"/>
                <w:szCs w:val="24"/>
                <w:lang w:eastAsia="de-DE"/>
                <w14:ligatures w14:val="standardContextual"/>
              </w:rPr>
              <w:tab/>
            </w:r>
            <w:r w:rsidRPr="009B6363">
              <w:rPr>
                <w:rStyle w:val="Hyperlink"/>
                <w:noProof/>
              </w:rPr>
              <w:t>Weiteres Vorgehen</w:t>
            </w:r>
            <w:r>
              <w:rPr>
                <w:noProof/>
                <w:webHidden/>
              </w:rPr>
              <w:tab/>
            </w:r>
            <w:r>
              <w:rPr>
                <w:noProof/>
                <w:webHidden/>
              </w:rPr>
              <w:fldChar w:fldCharType="begin"/>
            </w:r>
            <w:r>
              <w:rPr>
                <w:noProof/>
                <w:webHidden/>
              </w:rPr>
              <w:instrText xml:space="preserve"> PAGEREF _Toc228444436 \h </w:instrText>
            </w:r>
            <w:r>
              <w:rPr>
                <w:noProof/>
                <w:webHidden/>
              </w:rPr>
            </w:r>
            <w:r>
              <w:rPr>
                <w:noProof/>
                <w:webHidden/>
              </w:rPr>
              <w:fldChar w:fldCharType="separate"/>
            </w:r>
            <w:r>
              <w:rPr>
                <w:noProof/>
                <w:webHidden/>
              </w:rPr>
              <w:t>84</w:t>
            </w:r>
            <w:r>
              <w:rPr>
                <w:noProof/>
                <w:webHidden/>
              </w:rPr>
              <w:fldChar w:fldCharType="end"/>
            </w:r>
          </w:hyperlink>
        </w:p>
        <w:p w14:paraId="587F9A9E" w14:textId="2D641D9D"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37" w:history="1">
            <w:r w:rsidRPr="009B6363">
              <w:rPr>
                <w:rStyle w:val="Hyperlink"/>
                <w:noProof/>
              </w:rPr>
              <w:t>8.4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Gesamtprozess Therapieliegen</w:t>
            </w:r>
            <w:r>
              <w:rPr>
                <w:noProof/>
                <w:webHidden/>
              </w:rPr>
              <w:tab/>
            </w:r>
            <w:r>
              <w:rPr>
                <w:noProof/>
                <w:webHidden/>
              </w:rPr>
              <w:fldChar w:fldCharType="begin"/>
            </w:r>
            <w:r>
              <w:rPr>
                <w:noProof/>
                <w:webHidden/>
              </w:rPr>
              <w:instrText xml:space="preserve"> PAGEREF _Toc228444437 \h </w:instrText>
            </w:r>
            <w:r>
              <w:rPr>
                <w:noProof/>
                <w:webHidden/>
              </w:rPr>
            </w:r>
            <w:r>
              <w:rPr>
                <w:noProof/>
                <w:webHidden/>
              </w:rPr>
              <w:fldChar w:fldCharType="separate"/>
            </w:r>
            <w:r>
              <w:rPr>
                <w:noProof/>
                <w:webHidden/>
              </w:rPr>
              <w:t>84</w:t>
            </w:r>
            <w:r>
              <w:rPr>
                <w:noProof/>
                <w:webHidden/>
              </w:rPr>
              <w:fldChar w:fldCharType="end"/>
            </w:r>
          </w:hyperlink>
        </w:p>
        <w:p w14:paraId="325B89CC" w14:textId="0A7E6C85"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38" w:history="1">
            <w:r w:rsidRPr="009B6363">
              <w:rPr>
                <w:rStyle w:val="Hyperlink"/>
                <w:noProof/>
              </w:rPr>
              <w:t>8.5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Zubehör</w:t>
            </w:r>
            <w:r>
              <w:rPr>
                <w:noProof/>
                <w:webHidden/>
              </w:rPr>
              <w:tab/>
            </w:r>
            <w:r>
              <w:rPr>
                <w:noProof/>
                <w:webHidden/>
              </w:rPr>
              <w:fldChar w:fldCharType="begin"/>
            </w:r>
            <w:r>
              <w:rPr>
                <w:noProof/>
                <w:webHidden/>
              </w:rPr>
              <w:instrText xml:space="preserve"> PAGEREF _Toc228444438 \h </w:instrText>
            </w:r>
            <w:r>
              <w:rPr>
                <w:noProof/>
                <w:webHidden/>
              </w:rPr>
            </w:r>
            <w:r>
              <w:rPr>
                <w:noProof/>
                <w:webHidden/>
              </w:rPr>
              <w:fldChar w:fldCharType="separate"/>
            </w:r>
            <w:r>
              <w:rPr>
                <w:noProof/>
                <w:webHidden/>
              </w:rPr>
              <w:t>89</w:t>
            </w:r>
            <w:r>
              <w:rPr>
                <w:noProof/>
                <w:webHidden/>
              </w:rPr>
              <w:fldChar w:fldCharType="end"/>
            </w:r>
          </w:hyperlink>
        </w:p>
        <w:p w14:paraId="7CC22E3F" w14:textId="768873CB"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39" w:history="1">
            <w:r w:rsidRPr="009B6363">
              <w:rPr>
                <w:rStyle w:val="Hyperlink"/>
                <w:noProof/>
              </w:rPr>
              <w:t>8.6</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Montagelinien</w:t>
            </w:r>
            <w:r>
              <w:rPr>
                <w:noProof/>
                <w:webHidden/>
              </w:rPr>
              <w:tab/>
            </w:r>
            <w:r>
              <w:rPr>
                <w:noProof/>
                <w:webHidden/>
              </w:rPr>
              <w:fldChar w:fldCharType="begin"/>
            </w:r>
            <w:r>
              <w:rPr>
                <w:noProof/>
                <w:webHidden/>
              </w:rPr>
              <w:instrText xml:space="preserve"> PAGEREF _Toc228444439 \h </w:instrText>
            </w:r>
            <w:r>
              <w:rPr>
                <w:noProof/>
                <w:webHidden/>
              </w:rPr>
            </w:r>
            <w:r>
              <w:rPr>
                <w:noProof/>
                <w:webHidden/>
              </w:rPr>
              <w:fldChar w:fldCharType="separate"/>
            </w:r>
            <w:r>
              <w:rPr>
                <w:noProof/>
                <w:webHidden/>
              </w:rPr>
              <w:t>89</w:t>
            </w:r>
            <w:r>
              <w:rPr>
                <w:noProof/>
                <w:webHidden/>
              </w:rPr>
              <w:fldChar w:fldCharType="end"/>
            </w:r>
          </w:hyperlink>
        </w:p>
        <w:p w14:paraId="4075309B" w14:textId="041F45D8"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0" w:history="1">
            <w:r w:rsidRPr="009B6363">
              <w:rPr>
                <w:rStyle w:val="Hyperlink"/>
                <w:noProof/>
              </w:rPr>
              <w:t>8.7</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UDI-Etikettendruck</w:t>
            </w:r>
            <w:r>
              <w:rPr>
                <w:noProof/>
                <w:webHidden/>
              </w:rPr>
              <w:tab/>
            </w:r>
            <w:r>
              <w:rPr>
                <w:noProof/>
                <w:webHidden/>
              </w:rPr>
              <w:fldChar w:fldCharType="begin"/>
            </w:r>
            <w:r>
              <w:rPr>
                <w:noProof/>
                <w:webHidden/>
              </w:rPr>
              <w:instrText xml:space="preserve"> PAGEREF _Toc228444440 \h </w:instrText>
            </w:r>
            <w:r>
              <w:rPr>
                <w:noProof/>
                <w:webHidden/>
              </w:rPr>
            </w:r>
            <w:r>
              <w:rPr>
                <w:noProof/>
                <w:webHidden/>
              </w:rPr>
              <w:fldChar w:fldCharType="separate"/>
            </w:r>
            <w:r>
              <w:rPr>
                <w:noProof/>
                <w:webHidden/>
              </w:rPr>
              <w:t>90</w:t>
            </w:r>
            <w:r>
              <w:rPr>
                <w:noProof/>
                <w:webHidden/>
              </w:rPr>
              <w:fldChar w:fldCharType="end"/>
            </w:r>
          </w:hyperlink>
        </w:p>
        <w:p w14:paraId="6AD67EC0" w14:textId="76444A39"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1" w:history="1">
            <w:r w:rsidRPr="009B6363">
              <w:rPr>
                <w:rStyle w:val="Hyperlink"/>
                <w:noProof/>
              </w:rPr>
              <w:t>8.8</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Designerprovision</w:t>
            </w:r>
            <w:r>
              <w:rPr>
                <w:noProof/>
                <w:webHidden/>
              </w:rPr>
              <w:tab/>
            </w:r>
            <w:r>
              <w:rPr>
                <w:noProof/>
                <w:webHidden/>
              </w:rPr>
              <w:fldChar w:fldCharType="begin"/>
            </w:r>
            <w:r>
              <w:rPr>
                <w:noProof/>
                <w:webHidden/>
              </w:rPr>
              <w:instrText xml:space="preserve"> PAGEREF _Toc228444441 \h </w:instrText>
            </w:r>
            <w:r>
              <w:rPr>
                <w:noProof/>
                <w:webHidden/>
              </w:rPr>
            </w:r>
            <w:r>
              <w:rPr>
                <w:noProof/>
                <w:webHidden/>
              </w:rPr>
              <w:fldChar w:fldCharType="separate"/>
            </w:r>
            <w:r>
              <w:rPr>
                <w:noProof/>
                <w:webHidden/>
              </w:rPr>
              <w:t>92</w:t>
            </w:r>
            <w:r>
              <w:rPr>
                <w:noProof/>
                <w:webHidden/>
              </w:rPr>
              <w:fldChar w:fldCharType="end"/>
            </w:r>
          </w:hyperlink>
        </w:p>
        <w:p w14:paraId="41C980CA" w14:textId="216B70A2"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2" w:history="1">
            <w:r w:rsidRPr="009B6363">
              <w:rPr>
                <w:rStyle w:val="Hyperlink"/>
                <w:noProof/>
              </w:rPr>
              <w:t>8.9</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Händlerprovision</w:t>
            </w:r>
            <w:r>
              <w:rPr>
                <w:noProof/>
                <w:webHidden/>
              </w:rPr>
              <w:tab/>
            </w:r>
            <w:r>
              <w:rPr>
                <w:noProof/>
                <w:webHidden/>
              </w:rPr>
              <w:fldChar w:fldCharType="begin"/>
            </w:r>
            <w:r>
              <w:rPr>
                <w:noProof/>
                <w:webHidden/>
              </w:rPr>
              <w:instrText xml:space="preserve"> PAGEREF _Toc228444442 \h </w:instrText>
            </w:r>
            <w:r>
              <w:rPr>
                <w:noProof/>
                <w:webHidden/>
              </w:rPr>
            </w:r>
            <w:r>
              <w:rPr>
                <w:noProof/>
                <w:webHidden/>
              </w:rPr>
              <w:fldChar w:fldCharType="separate"/>
            </w:r>
            <w:r>
              <w:rPr>
                <w:noProof/>
                <w:webHidden/>
              </w:rPr>
              <w:t>92</w:t>
            </w:r>
            <w:r>
              <w:rPr>
                <w:noProof/>
                <w:webHidden/>
              </w:rPr>
              <w:fldChar w:fldCharType="end"/>
            </w:r>
          </w:hyperlink>
        </w:p>
        <w:p w14:paraId="6A5E94BB" w14:textId="17D99A36"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3" w:history="1">
            <w:r w:rsidRPr="009B6363">
              <w:rPr>
                <w:rStyle w:val="Hyperlink"/>
                <w:noProof/>
              </w:rPr>
              <w:t>8.10</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Fakturierung / Anzahlungsrechnungen</w:t>
            </w:r>
            <w:r>
              <w:rPr>
                <w:noProof/>
                <w:webHidden/>
              </w:rPr>
              <w:tab/>
            </w:r>
            <w:r>
              <w:rPr>
                <w:noProof/>
                <w:webHidden/>
              </w:rPr>
              <w:fldChar w:fldCharType="begin"/>
            </w:r>
            <w:r>
              <w:rPr>
                <w:noProof/>
                <w:webHidden/>
              </w:rPr>
              <w:instrText xml:space="preserve"> PAGEREF _Toc228444443 \h </w:instrText>
            </w:r>
            <w:r>
              <w:rPr>
                <w:noProof/>
                <w:webHidden/>
              </w:rPr>
            </w:r>
            <w:r>
              <w:rPr>
                <w:noProof/>
                <w:webHidden/>
              </w:rPr>
              <w:fldChar w:fldCharType="separate"/>
            </w:r>
            <w:r>
              <w:rPr>
                <w:noProof/>
                <w:webHidden/>
              </w:rPr>
              <w:t>92</w:t>
            </w:r>
            <w:r>
              <w:rPr>
                <w:noProof/>
                <w:webHidden/>
              </w:rPr>
              <w:fldChar w:fldCharType="end"/>
            </w:r>
          </w:hyperlink>
        </w:p>
        <w:p w14:paraId="497CB17C" w14:textId="4F126A77"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4" w:history="1">
            <w:r w:rsidRPr="009B6363">
              <w:rPr>
                <w:rStyle w:val="Hyperlink"/>
                <w:noProof/>
              </w:rPr>
              <w:t>8.11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Ersatzteilmanagement</w:t>
            </w:r>
            <w:r>
              <w:rPr>
                <w:noProof/>
                <w:webHidden/>
              </w:rPr>
              <w:tab/>
            </w:r>
            <w:r>
              <w:rPr>
                <w:noProof/>
                <w:webHidden/>
              </w:rPr>
              <w:fldChar w:fldCharType="begin"/>
            </w:r>
            <w:r>
              <w:rPr>
                <w:noProof/>
                <w:webHidden/>
              </w:rPr>
              <w:instrText xml:space="preserve"> PAGEREF _Toc228444444 \h </w:instrText>
            </w:r>
            <w:r>
              <w:rPr>
                <w:noProof/>
                <w:webHidden/>
              </w:rPr>
            </w:r>
            <w:r>
              <w:rPr>
                <w:noProof/>
                <w:webHidden/>
              </w:rPr>
              <w:fldChar w:fldCharType="separate"/>
            </w:r>
            <w:r>
              <w:rPr>
                <w:noProof/>
                <w:webHidden/>
              </w:rPr>
              <w:t>92</w:t>
            </w:r>
            <w:r>
              <w:rPr>
                <w:noProof/>
                <w:webHidden/>
              </w:rPr>
              <w:fldChar w:fldCharType="end"/>
            </w:r>
          </w:hyperlink>
        </w:p>
        <w:p w14:paraId="4FB1BCEF" w14:textId="4A364B0F"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5" w:history="1">
            <w:r w:rsidRPr="009B6363">
              <w:rPr>
                <w:rStyle w:val="Hyperlink"/>
                <w:noProof/>
              </w:rPr>
              <w:t>8.12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Versandliste</w:t>
            </w:r>
            <w:r>
              <w:rPr>
                <w:noProof/>
                <w:webHidden/>
              </w:rPr>
              <w:tab/>
            </w:r>
            <w:r>
              <w:rPr>
                <w:noProof/>
                <w:webHidden/>
              </w:rPr>
              <w:fldChar w:fldCharType="begin"/>
            </w:r>
            <w:r>
              <w:rPr>
                <w:noProof/>
                <w:webHidden/>
              </w:rPr>
              <w:instrText xml:space="preserve"> PAGEREF _Toc228444445 \h </w:instrText>
            </w:r>
            <w:r>
              <w:rPr>
                <w:noProof/>
                <w:webHidden/>
              </w:rPr>
            </w:r>
            <w:r>
              <w:rPr>
                <w:noProof/>
                <w:webHidden/>
              </w:rPr>
              <w:fldChar w:fldCharType="separate"/>
            </w:r>
            <w:r>
              <w:rPr>
                <w:noProof/>
                <w:webHidden/>
              </w:rPr>
              <w:t>92</w:t>
            </w:r>
            <w:r>
              <w:rPr>
                <w:noProof/>
                <w:webHidden/>
              </w:rPr>
              <w:fldChar w:fldCharType="end"/>
            </w:r>
          </w:hyperlink>
        </w:p>
        <w:p w14:paraId="70AA0353" w14:textId="7E01ACC4"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6" w:history="1">
            <w:r w:rsidRPr="009B6363">
              <w:rPr>
                <w:rStyle w:val="Hyperlink"/>
                <w:noProof/>
              </w:rPr>
              <w:t>8.13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Auftragserfassung Zubehörteile</w:t>
            </w:r>
            <w:r>
              <w:rPr>
                <w:noProof/>
                <w:webHidden/>
              </w:rPr>
              <w:tab/>
            </w:r>
            <w:r>
              <w:rPr>
                <w:noProof/>
                <w:webHidden/>
              </w:rPr>
              <w:fldChar w:fldCharType="begin"/>
            </w:r>
            <w:r>
              <w:rPr>
                <w:noProof/>
                <w:webHidden/>
              </w:rPr>
              <w:instrText xml:space="preserve"> PAGEREF _Toc228444446 \h </w:instrText>
            </w:r>
            <w:r>
              <w:rPr>
                <w:noProof/>
                <w:webHidden/>
              </w:rPr>
            </w:r>
            <w:r>
              <w:rPr>
                <w:noProof/>
                <w:webHidden/>
              </w:rPr>
              <w:fldChar w:fldCharType="separate"/>
            </w:r>
            <w:r>
              <w:rPr>
                <w:noProof/>
                <w:webHidden/>
              </w:rPr>
              <w:t>92</w:t>
            </w:r>
            <w:r>
              <w:rPr>
                <w:noProof/>
                <w:webHidden/>
              </w:rPr>
              <w:fldChar w:fldCharType="end"/>
            </w:r>
          </w:hyperlink>
        </w:p>
        <w:p w14:paraId="454E7393" w14:textId="4054B438" w:rsidR="007E51CE" w:rsidRDefault="007E51CE">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47" w:history="1">
            <w:r w:rsidRPr="009B6363">
              <w:rPr>
                <w:rStyle w:val="Hyperlink"/>
                <w:noProof/>
              </w:rPr>
              <w:t>9</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Garten- und Landschaftsbau (worKA)</w:t>
            </w:r>
            <w:r>
              <w:rPr>
                <w:noProof/>
                <w:webHidden/>
              </w:rPr>
              <w:tab/>
            </w:r>
            <w:r>
              <w:rPr>
                <w:noProof/>
                <w:webHidden/>
              </w:rPr>
              <w:fldChar w:fldCharType="begin"/>
            </w:r>
            <w:r>
              <w:rPr>
                <w:noProof/>
                <w:webHidden/>
              </w:rPr>
              <w:instrText xml:space="preserve"> PAGEREF _Toc228444447 \h </w:instrText>
            </w:r>
            <w:r>
              <w:rPr>
                <w:noProof/>
                <w:webHidden/>
              </w:rPr>
            </w:r>
            <w:r>
              <w:rPr>
                <w:noProof/>
                <w:webHidden/>
              </w:rPr>
              <w:fldChar w:fldCharType="separate"/>
            </w:r>
            <w:r>
              <w:rPr>
                <w:noProof/>
                <w:webHidden/>
              </w:rPr>
              <w:t>93</w:t>
            </w:r>
            <w:r>
              <w:rPr>
                <w:noProof/>
                <w:webHidden/>
              </w:rPr>
              <w:fldChar w:fldCharType="end"/>
            </w:r>
          </w:hyperlink>
        </w:p>
        <w:p w14:paraId="6DB4A1F2" w14:textId="701CD9FA"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8" w:history="1">
            <w:r w:rsidRPr="009B6363">
              <w:rPr>
                <w:rStyle w:val="Hyperlink"/>
                <w:noProof/>
              </w:rPr>
              <w:t>9.1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Ausgangslage</w:t>
            </w:r>
            <w:r>
              <w:rPr>
                <w:noProof/>
                <w:webHidden/>
              </w:rPr>
              <w:tab/>
            </w:r>
            <w:r>
              <w:rPr>
                <w:noProof/>
                <w:webHidden/>
              </w:rPr>
              <w:fldChar w:fldCharType="begin"/>
            </w:r>
            <w:r>
              <w:rPr>
                <w:noProof/>
                <w:webHidden/>
              </w:rPr>
              <w:instrText xml:space="preserve"> PAGEREF _Toc228444448 \h </w:instrText>
            </w:r>
            <w:r>
              <w:rPr>
                <w:noProof/>
                <w:webHidden/>
              </w:rPr>
            </w:r>
            <w:r>
              <w:rPr>
                <w:noProof/>
                <w:webHidden/>
              </w:rPr>
              <w:fldChar w:fldCharType="separate"/>
            </w:r>
            <w:r>
              <w:rPr>
                <w:noProof/>
                <w:webHidden/>
              </w:rPr>
              <w:t>93</w:t>
            </w:r>
            <w:r>
              <w:rPr>
                <w:noProof/>
                <w:webHidden/>
              </w:rPr>
              <w:fldChar w:fldCharType="end"/>
            </w:r>
          </w:hyperlink>
        </w:p>
        <w:p w14:paraId="45B5AF0F" w14:textId="32084973"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49" w:history="1">
            <w:r w:rsidRPr="009B6363">
              <w:rPr>
                <w:rStyle w:val="Hyperlink"/>
                <w:noProof/>
              </w:rPr>
              <w:t>9.2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Zielprozess</w:t>
            </w:r>
            <w:r>
              <w:rPr>
                <w:noProof/>
                <w:webHidden/>
              </w:rPr>
              <w:tab/>
            </w:r>
            <w:r>
              <w:rPr>
                <w:noProof/>
                <w:webHidden/>
              </w:rPr>
              <w:fldChar w:fldCharType="begin"/>
            </w:r>
            <w:r>
              <w:rPr>
                <w:noProof/>
                <w:webHidden/>
              </w:rPr>
              <w:instrText xml:space="preserve"> PAGEREF _Toc228444449 \h </w:instrText>
            </w:r>
            <w:r>
              <w:rPr>
                <w:noProof/>
                <w:webHidden/>
              </w:rPr>
            </w:r>
            <w:r>
              <w:rPr>
                <w:noProof/>
                <w:webHidden/>
              </w:rPr>
              <w:fldChar w:fldCharType="separate"/>
            </w:r>
            <w:r>
              <w:rPr>
                <w:noProof/>
                <w:webHidden/>
              </w:rPr>
              <w:t>95</w:t>
            </w:r>
            <w:r>
              <w:rPr>
                <w:noProof/>
                <w:webHidden/>
              </w:rPr>
              <w:fldChar w:fldCharType="end"/>
            </w:r>
          </w:hyperlink>
        </w:p>
        <w:p w14:paraId="6609ACE3" w14:textId="492C15DB"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50" w:history="1">
            <w:r w:rsidRPr="009B6363">
              <w:rPr>
                <w:rStyle w:val="Hyperlink"/>
                <w:noProof/>
              </w:rPr>
              <w:t>9.3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Rapportzettel GALA</w:t>
            </w:r>
            <w:r>
              <w:rPr>
                <w:noProof/>
                <w:webHidden/>
              </w:rPr>
              <w:tab/>
            </w:r>
            <w:r>
              <w:rPr>
                <w:noProof/>
                <w:webHidden/>
              </w:rPr>
              <w:fldChar w:fldCharType="begin"/>
            </w:r>
            <w:r>
              <w:rPr>
                <w:noProof/>
                <w:webHidden/>
              </w:rPr>
              <w:instrText xml:space="preserve"> PAGEREF _Toc228444450 \h </w:instrText>
            </w:r>
            <w:r>
              <w:rPr>
                <w:noProof/>
                <w:webHidden/>
              </w:rPr>
            </w:r>
            <w:r>
              <w:rPr>
                <w:noProof/>
                <w:webHidden/>
              </w:rPr>
              <w:fldChar w:fldCharType="separate"/>
            </w:r>
            <w:r>
              <w:rPr>
                <w:noProof/>
                <w:webHidden/>
              </w:rPr>
              <w:t>96</w:t>
            </w:r>
            <w:r>
              <w:rPr>
                <w:noProof/>
                <w:webHidden/>
              </w:rPr>
              <w:fldChar w:fldCharType="end"/>
            </w:r>
          </w:hyperlink>
        </w:p>
        <w:p w14:paraId="1C3A6386" w14:textId="6BFC302F" w:rsidR="007E51CE" w:rsidRDefault="007E51CE">
          <w:pPr>
            <w:pStyle w:val="Verzeichnis1"/>
            <w:tabs>
              <w:tab w:val="left" w:pos="72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51" w:history="1">
            <w:r w:rsidRPr="009B6363">
              <w:rPr>
                <w:rStyle w:val="Hyperlink"/>
                <w:noProof/>
              </w:rPr>
              <w:t>10</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Digitalisierung (worKA)</w:t>
            </w:r>
            <w:r>
              <w:rPr>
                <w:noProof/>
                <w:webHidden/>
              </w:rPr>
              <w:tab/>
            </w:r>
            <w:r>
              <w:rPr>
                <w:noProof/>
                <w:webHidden/>
              </w:rPr>
              <w:fldChar w:fldCharType="begin"/>
            </w:r>
            <w:r>
              <w:rPr>
                <w:noProof/>
                <w:webHidden/>
              </w:rPr>
              <w:instrText xml:space="preserve"> PAGEREF _Toc228444451 \h </w:instrText>
            </w:r>
            <w:r>
              <w:rPr>
                <w:noProof/>
                <w:webHidden/>
              </w:rPr>
            </w:r>
            <w:r>
              <w:rPr>
                <w:noProof/>
                <w:webHidden/>
              </w:rPr>
              <w:fldChar w:fldCharType="separate"/>
            </w:r>
            <w:r>
              <w:rPr>
                <w:noProof/>
                <w:webHidden/>
              </w:rPr>
              <w:t>98</w:t>
            </w:r>
            <w:r>
              <w:rPr>
                <w:noProof/>
                <w:webHidden/>
              </w:rPr>
              <w:fldChar w:fldCharType="end"/>
            </w:r>
          </w:hyperlink>
        </w:p>
        <w:p w14:paraId="0708C41B" w14:textId="32427240"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52" w:history="1">
            <w:r w:rsidRPr="009B6363">
              <w:rPr>
                <w:rStyle w:val="Hyperlink"/>
                <w:noProof/>
              </w:rPr>
              <w:t>10.1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Bericht Digitale Archivierung</w:t>
            </w:r>
            <w:r>
              <w:rPr>
                <w:noProof/>
                <w:webHidden/>
              </w:rPr>
              <w:tab/>
            </w:r>
            <w:r>
              <w:rPr>
                <w:noProof/>
                <w:webHidden/>
              </w:rPr>
              <w:fldChar w:fldCharType="begin"/>
            </w:r>
            <w:r>
              <w:rPr>
                <w:noProof/>
                <w:webHidden/>
              </w:rPr>
              <w:instrText xml:space="preserve"> PAGEREF _Toc228444452 \h </w:instrText>
            </w:r>
            <w:r>
              <w:rPr>
                <w:noProof/>
                <w:webHidden/>
              </w:rPr>
            </w:r>
            <w:r>
              <w:rPr>
                <w:noProof/>
                <w:webHidden/>
              </w:rPr>
              <w:fldChar w:fldCharType="separate"/>
            </w:r>
            <w:r>
              <w:rPr>
                <w:noProof/>
                <w:webHidden/>
              </w:rPr>
              <w:t>98</w:t>
            </w:r>
            <w:r>
              <w:rPr>
                <w:noProof/>
                <w:webHidden/>
              </w:rPr>
              <w:fldChar w:fldCharType="end"/>
            </w:r>
          </w:hyperlink>
        </w:p>
        <w:p w14:paraId="7657EAAA" w14:textId="56C65062" w:rsidR="007E51CE" w:rsidRDefault="007E51CE">
          <w:pPr>
            <w:pStyle w:val="Verzeichnis1"/>
            <w:tabs>
              <w:tab w:val="left" w:pos="72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53" w:history="1">
            <w:r w:rsidRPr="009B6363">
              <w:rPr>
                <w:rStyle w:val="Hyperlink"/>
                <w:noProof/>
              </w:rPr>
              <w:t>11</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Kalkulation und Bewertung</w:t>
            </w:r>
            <w:r>
              <w:rPr>
                <w:noProof/>
                <w:webHidden/>
              </w:rPr>
              <w:tab/>
            </w:r>
            <w:r>
              <w:rPr>
                <w:noProof/>
                <w:webHidden/>
              </w:rPr>
              <w:fldChar w:fldCharType="begin"/>
            </w:r>
            <w:r>
              <w:rPr>
                <w:noProof/>
                <w:webHidden/>
              </w:rPr>
              <w:instrText xml:space="preserve"> PAGEREF _Toc228444453 \h </w:instrText>
            </w:r>
            <w:r>
              <w:rPr>
                <w:noProof/>
                <w:webHidden/>
              </w:rPr>
            </w:r>
            <w:r>
              <w:rPr>
                <w:noProof/>
                <w:webHidden/>
              </w:rPr>
              <w:fldChar w:fldCharType="separate"/>
            </w:r>
            <w:r>
              <w:rPr>
                <w:noProof/>
                <w:webHidden/>
              </w:rPr>
              <w:t>100</w:t>
            </w:r>
            <w:r>
              <w:rPr>
                <w:noProof/>
                <w:webHidden/>
              </w:rPr>
              <w:fldChar w:fldCharType="end"/>
            </w:r>
          </w:hyperlink>
        </w:p>
        <w:p w14:paraId="25D27811" w14:textId="475E5D05" w:rsidR="007E51CE" w:rsidRDefault="007E51CE">
          <w:pPr>
            <w:pStyle w:val="Verzeichnis1"/>
            <w:tabs>
              <w:tab w:val="left" w:pos="72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54" w:history="1">
            <w:r w:rsidRPr="009B6363">
              <w:rPr>
                <w:rStyle w:val="Hyperlink"/>
                <w:noProof/>
              </w:rPr>
              <w:t>12</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Finanzbuchhaltung und Controlling</w:t>
            </w:r>
            <w:r>
              <w:rPr>
                <w:noProof/>
                <w:webHidden/>
              </w:rPr>
              <w:tab/>
            </w:r>
            <w:r>
              <w:rPr>
                <w:noProof/>
                <w:webHidden/>
              </w:rPr>
              <w:fldChar w:fldCharType="begin"/>
            </w:r>
            <w:r>
              <w:rPr>
                <w:noProof/>
                <w:webHidden/>
              </w:rPr>
              <w:instrText xml:space="preserve"> PAGEREF _Toc228444454 \h </w:instrText>
            </w:r>
            <w:r>
              <w:rPr>
                <w:noProof/>
                <w:webHidden/>
              </w:rPr>
            </w:r>
            <w:r>
              <w:rPr>
                <w:noProof/>
                <w:webHidden/>
              </w:rPr>
              <w:fldChar w:fldCharType="separate"/>
            </w:r>
            <w:r>
              <w:rPr>
                <w:noProof/>
                <w:webHidden/>
              </w:rPr>
              <w:t>101</w:t>
            </w:r>
            <w:r>
              <w:rPr>
                <w:noProof/>
                <w:webHidden/>
              </w:rPr>
              <w:fldChar w:fldCharType="end"/>
            </w:r>
          </w:hyperlink>
        </w:p>
        <w:p w14:paraId="1654E4D7" w14:textId="0D41598A"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55" w:history="1">
            <w:r w:rsidRPr="009B6363">
              <w:rPr>
                <w:rStyle w:val="Hyperlink"/>
                <w:noProof/>
              </w:rPr>
              <w:t>12.1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FIBU-SOWIS Schnittstelle</w:t>
            </w:r>
            <w:r>
              <w:rPr>
                <w:noProof/>
                <w:webHidden/>
              </w:rPr>
              <w:tab/>
            </w:r>
            <w:r>
              <w:rPr>
                <w:noProof/>
                <w:webHidden/>
              </w:rPr>
              <w:fldChar w:fldCharType="begin"/>
            </w:r>
            <w:r>
              <w:rPr>
                <w:noProof/>
                <w:webHidden/>
              </w:rPr>
              <w:instrText xml:space="preserve"> PAGEREF _Toc228444455 \h </w:instrText>
            </w:r>
            <w:r>
              <w:rPr>
                <w:noProof/>
                <w:webHidden/>
              </w:rPr>
            </w:r>
            <w:r>
              <w:rPr>
                <w:noProof/>
                <w:webHidden/>
              </w:rPr>
              <w:fldChar w:fldCharType="separate"/>
            </w:r>
            <w:r>
              <w:rPr>
                <w:noProof/>
                <w:webHidden/>
              </w:rPr>
              <w:t>101</w:t>
            </w:r>
            <w:r>
              <w:rPr>
                <w:noProof/>
                <w:webHidden/>
              </w:rPr>
              <w:fldChar w:fldCharType="end"/>
            </w:r>
          </w:hyperlink>
        </w:p>
        <w:p w14:paraId="51DBDC94" w14:textId="7940E9BF"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56" w:history="1">
            <w:r w:rsidRPr="009B6363">
              <w:rPr>
                <w:rStyle w:val="Hyperlink"/>
                <w:noProof/>
              </w:rPr>
              <w:t>12.2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Konfiguration</w:t>
            </w:r>
            <w:r>
              <w:rPr>
                <w:noProof/>
                <w:webHidden/>
              </w:rPr>
              <w:tab/>
            </w:r>
            <w:r>
              <w:rPr>
                <w:noProof/>
                <w:webHidden/>
              </w:rPr>
              <w:fldChar w:fldCharType="begin"/>
            </w:r>
            <w:r>
              <w:rPr>
                <w:noProof/>
                <w:webHidden/>
              </w:rPr>
              <w:instrText xml:space="preserve"> PAGEREF _Toc228444456 \h </w:instrText>
            </w:r>
            <w:r>
              <w:rPr>
                <w:noProof/>
                <w:webHidden/>
              </w:rPr>
            </w:r>
            <w:r>
              <w:rPr>
                <w:noProof/>
                <w:webHidden/>
              </w:rPr>
              <w:fldChar w:fldCharType="separate"/>
            </w:r>
            <w:r>
              <w:rPr>
                <w:noProof/>
                <w:webHidden/>
              </w:rPr>
              <w:t>102</w:t>
            </w:r>
            <w:r>
              <w:rPr>
                <w:noProof/>
                <w:webHidden/>
              </w:rPr>
              <w:fldChar w:fldCharType="end"/>
            </w:r>
          </w:hyperlink>
        </w:p>
        <w:p w14:paraId="7AA9F6C0" w14:textId="1B06A6FE"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57" w:history="1">
            <w:r w:rsidRPr="009B6363">
              <w:rPr>
                <w:rStyle w:val="Hyperlink"/>
                <w:noProof/>
              </w:rPr>
              <w:t>12.3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Anpassungswünsche</w:t>
            </w:r>
            <w:r>
              <w:rPr>
                <w:noProof/>
                <w:webHidden/>
              </w:rPr>
              <w:tab/>
            </w:r>
            <w:r>
              <w:rPr>
                <w:noProof/>
                <w:webHidden/>
              </w:rPr>
              <w:fldChar w:fldCharType="begin"/>
            </w:r>
            <w:r>
              <w:rPr>
                <w:noProof/>
                <w:webHidden/>
              </w:rPr>
              <w:instrText xml:space="preserve"> PAGEREF _Toc228444457 \h </w:instrText>
            </w:r>
            <w:r>
              <w:rPr>
                <w:noProof/>
                <w:webHidden/>
              </w:rPr>
            </w:r>
            <w:r>
              <w:rPr>
                <w:noProof/>
                <w:webHidden/>
              </w:rPr>
              <w:fldChar w:fldCharType="separate"/>
            </w:r>
            <w:r>
              <w:rPr>
                <w:noProof/>
                <w:webHidden/>
              </w:rPr>
              <w:t>102</w:t>
            </w:r>
            <w:r>
              <w:rPr>
                <w:noProof/>
                <w:webHidden/>
              </w:rPr>
              <w:fldChar w:fldCharType="end"/>
            </w:r>
          </w:hyperlink>
        </w:p>
        <w:p w14:paraId="656C0D8C" w14:textId="000AE7A9"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58" w:history="1">
            <w:r w:rsidRPr="009B6363">
              <w:rPr>
                <w:rStyle w:val="Hyperlink"/>
                <w:noProof/>
              </w:rPr>
              <w:t>12.3.1</w:t>
            </w:r>
            <w:r>
              <w:rPr>
                <w:rFonts w:asciiTheme="minorHAnsi" w:eastAsiaTheme="minorEastAsia" w:hAnsiTheme="minorHAnsi"/>
                <w:noProof/>
                <w:kern w:val="2"/>
                <w:sz w:val="24"/>
                <w:szCs w:val="24"/>
                <w:lang w:eastAsia="de-DE"/>
                <w14:ligatures w14:val="standardContextual"/>
              </w:rPr>
              <w:tab/>
            </w:r>
            <w:r w:rsidRPr="009B6363">
              <w:rPr>
                <w:rStyle w:val="Hyperlink"/>
                <w:noProof/>
              </w:rPr>
              <w:t>Rechte für Steuerregeländerung</w:t>
            </w:r>
            <w:r>
              <w:rPr>
                <w:noProof/>
                <w:webHidden/>
              </w:rPr>
              <w:tab/>
            </w:r>
            <w:r>
              <w:rPr>
                <w:noProof/>
                <w:webHidden/>
              </w:rPr>
              <w:fldChar w:fldCharType="begin"/>
            </w:r>
            <w:r>
              <w:rPr>
                <w:noProof/>
                <w:webHidden/>
              </w:rPr>
              <w:instrText xml:space="preserve"> PAGEREF _Toc228444458 \h </w:instrText>
            </w:r>
            <w:r>
              <w:rPr>
                <w:noProof/>
                <w:webHidden/>
              </w:rPr>
            </w:r>
            <w:r>
              <w:rPr>
                <w:noProof/>
                <w:webHidden/>
              </w:rPr>
              <w:fldChar w:fldCharType="separate"/>
            </w:r>
            <w:r>
              <w:rPr>
                <w:noProof/>
                <w:webHidden/>
              </w:rPr>
              <w:t>102</w:t>
            </w:r>
            <w:r>
              <w:rPr>
                <w:noProof/>
                <w:webHidden/>
              </w:rPr>
              <w:fldChar w:fldCharType="end"/>
            </w:r>
          </w:hyperlink>
        </w:p>
        <w:p w14:paraId="7D509FFA" w14:textId="091CBF49"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59" w:history="1">
            <w:r w:rsidRPr="009B6363">
              <w:rPr>
                <w:rStyle w:val="Hyperlink"/>
                <w:noProof/>
              </w:rPr>
              <w:t>12.3.2</w:t>
            </w:r>
            <w:r>
              <w:rPr>
                <w:rFonts w:asciiTheme="minorHAnsi" w:eastAsiaTheme="minorEastAsia" w:hAnsiTheme="minorHAnsi"/>
                <w:noProof/>
                <w:kern w:val="2"/>
                <w:sz w:val="24"/>
                <w:szCs w:val="24"/>
                <w:lang w:eastAsia="de-DE"/>
                <w14:ligatures w14:val="standardContextual"/>
              </w:rPr>
              <w:tab/>
            </w:r>
            <w:r w:rsidRPr="009B6363">
              <w:rPr>
                <w:rStyle w:val="Hyperlink"/>
                <w:noProof/>
              </w:rPr>
              <w:t>Kontierung</w:t>
            </w:r>
            <w:r>
              <w:rPr>
                <w:noProof/>
                <w:webHidden/>
              </w:rPr>
              <w:tab/>
            </w:r>
            <w:r>
              <w:rPr>
                <w:noProof/>
                <w:webHidden/>
              </w:rPr>
              <w:fldChar w:fldCharType="begin"/>
            </w:r>
            <w:r>
              <w:rPr>
                <w:noProof/>
                <w:webHidden/>
              </w:rPr>
              <w:instrText xml:space="preserve"> PAGEREF _Toc228444459 \h </w:instrText>
            </w:r>
            <w:r>
              <w:rPr>
                <w:noProof/>
                <w:webHidden/>
              </w:rPr>
            </w:r>
            <w:r>
              <w:rPr>
                <w:noProof/>
                <w:webHidden/>
              </w:rPr>
              <w:fldChar w:fldCharType="separate"/>
            </w:r>
            <w:r>
              <w:rPr>
                <w:noProof/>
                <w:webHidden/>
              </w:rPr>
              <w:t>103</w:t>
            </w:r>
            <w:r>
              <w:rPr>
                <w:noProof/>
                <w:webHidden/>
              </w:rPr>
              <w:fldChar w:fldCharType="end"/>
            </w:r>
          </w:hyperlink>
        </w:p>
        <w:p w14:paraId="19163E25" w14:textId="5831038E"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0" w:history="1">
            <w:r w:rsidRPr="009B6363">
              <w:rPr>
                <w:rStyle w:val="Hyperlink"/>
                <w:noProof/>
              </w:rPr>
              <w:t>12.4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Organschaft</w:t>
            </w:r>
            <w:r>
              <w:rPr>
                <w:noProof/>
                <w:webHidden/>
              </w:rPr>
              <w:tab/>
            </w:r>
            <w:r>
              <w:rPr>
                <w:noProof/>
                <w:webHidden/>
              </w:rPr>
              <w:fldChar w:fldCharType="begin"/>
            </w:r>
            <w:r>
              <w:rPr>
                <w:noProof/>
                <w:webHidden/>
              </w:rPr>
              <w:instrText xml:space="preserve"> PAGEREF _Toc228444460 \h </w:instrText>
            </w:r>
            <w:r>
              <w:rPr>
                <w:noProof/>
                <w:webHidden/>
              </w:rPr>
            </w:r>
            <w:r>
              <w:rPr>
                <w:noProof/>
                <w:webHidden/>
              </w:rPr>
              <w:fldChar w:fldCharType="separate"/>
            </w:r>
            <w:r>
              <w:rPr>
                <w:noProof/>
                <w:webHidden/>
              </w:rPr>
              <w:t>103</w:t>
            </w:r>
            <w:r>
              <w:rPr>
                <w:noProof/>
                <w:webHidden/>
              </w:rPr>
              <w:fldChar w:fldCharType="end"/>
            </w:r>
          </w:hyperlink>
        </w:p>
        <w:p w14:paraId="055AE2E4" w14:textId="347A03FC"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1" w:history="1">
            <w:r w:rsidRPr="009B6363">
              <w:rPr>
                <w:rStyle w:val="Hyperlink"/>
                <w:noProof/>
              </w:rPr>
              <w:t>12.5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Art der Leistung</w:t>
            </w:r>
            <w:r>
              <w:rPr>
                <w:noProof/>
                <w:webHidden/>
              </w:rPr>
              <w:tab/>
            </w:r>
            <w:r>
              <w:rPr>
                <w:noProof/>
                <w:webHidden/>
              </w:rPr>
              <w:fldChar w:fldCharType="begin"/>
            </w:r>
            <w:r>
              <w:rPr>
                <w:noProof/>
                <w:webHidden/>
              </w:rPr>
              <w:instrText xml:space="preserve"> PAGEREF _Toc228444461 \h </w:instrText>
            </w:r>
            <w:r>
              <w:rPr>
                <w:noProof/>
                <w:webHidden/>
              </w:rPr>
            </w:r>
            <w:r>
              <w:rPr>
                <w:noProof/>
                <w:webHidden/>
              </w:rPr>
              <w:fldChar w:fldCharType="separate"/>
            </w:r>
            <w:r>
              <w:rPr>
                <w:noProof/>
                <w:webHidden/>
              </w:rPr>
              <w:t>103</w:t>
            </w:r>
            <w:r>
              <w:rPr>
                <w:noProof/>
                <w:webHidden/>
              </w:rPr>
              <w:fldChar w:fldCharType="end"/>
            </w:r>
          </w:hyperlink>
        </w:p>
        <w:p w14:paraId="0ABF0951" w14:textId="00ED7863"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2" w:history="1">
            <w:r w:rsidRPr="009B6363">
              <w:rPr>
                <w:rStyle w:val="Hyperlink"/>
                <w:noProof/>
              </w:rPr>
              <w:t>12.6</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Erlöskonten</w:t>
            </w:r>
            <w:r>
              <w:rPr>
                <w:noProof/>
                <w:webHidden/>
              </w:rPr>
              <w:tab/>
            </w:r>
            <w:r>
              <w:rPr>
                <w:noProof/>
                <w:webHidden/>
              </w:rPr>
              <w:fldChar w:fldCharType="begin"/>
            </w:r>
            <w:r>
              <w:rPr>
                <w:noProof/>
                <w:webHidden/>
              </w:rPr>
              <w:instrText xml:space="preserve"> PAGEREF _Toc228444462 \h </w:instrText>
            </w:r>
            <w:r>
              <w:rPr>
                <w:noProof/>
                <w:webHidden/>
              </w:rPr>
            </w:r>
            <w:r>
              <w:rPr>
                <w:noProof/>
                <w:webHidden/>
              </w:rPr>
              <w:fldChar w:fldCharType="separate"/>
            </w:r>
            <w:r>
              <w:rPr>
                <w:noProof/>
                <w:webHidden/>
              </w:rPr>
              <w:t>104</w:t>
            </w:r>
            <w:r>
              <w:rPr>
                <w:noProof/>
                <w:webHidden/>
              </w:rPr>
              <w:fldChar w:fldCharType="end"/>
            </w:r>
          </w:hyperlink>
        </w:p>
        <w:p w14:paraId="5DD51CA6" w14:textId="1F65B361"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3" w:history="1">
            <w:r w:rsidRPr="009B6363">
              <w:rPr>
                <w:rStyle w:val="Hyperlink"/>
                <w:noProof/>
              </w:rPr>
              <w:t>12.7</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Anzahlungen / Fakturaplan</w:t>
            </w:r>
            <w:r>
              <w:rPr>
                <w:noProof/>
                <w:webHidden/>
              </w:rPr>
              <w:tab/>
            </w:r>
            <w:r>
              <w:rPr>
                <w:noProof/>
                <w:webHidden/>
              </w:rPr>
              <w:fldChar w:fldCharType="begin"/>
            </w:r>
            <w:r>
              <w:rPr>
                <w:noProof/>
                <w:webHidden/>
              </w:rPr>
              <w:instrText xml:space="preserve"> PAGEREF _Toc228444463 \h </w:instrText>
            </w:r>
            <w:r>
              <w:rPr>
                <w:noProof/>
                <w:webHidden/>
              </w:rPr>
            </w:r>
            <w:r>
              <w:rPr>
                <w:noProof/>
                <w:webHidden/>
              </w:rPr>
              <w:fldChar w:fldCharType="separate"/>
            </w:r>
            <w:r>
              <w:rPr>
                <w:noProof/>
                <w:webHidden/>
              </w:rPr>
              <w:t>104</w:t>
            </w:r>
            <w:r>
              <w:rPr>
                <w:noProof/>
                <w:webHidden/>
              </w:rPr>
              <w:fldChar w:fldCharType="end"/>
            </w:r>
          </w:hyperlink>
        </w:p>
        <w:p w14:paraId="53B8FD4C" w14:textId="4BF3772D"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4" w:history="1">
            <w:r w:rsidRPr="009B6363">
              <w:rPr>
                <w:rStyle w:val="Hyperlink"/>
                <w:noProof/>
              </w:rPr>
              <w:t>12.8</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Gutscheine / Chips für Betriebskantine</w:t>
            </w:r>
            <w:r>
              <w:rPr>
                <w:noProof/>
                <w:webHidden/>
              </w:rPr>
              <w:tab/>
            </w:r>
            <w:r>
              <w:rPr>
                <w:noProof/>
                <w:webHidden/>
              </w:rPr>
              <w:fldChar w:fldCharType="begin"/>
            </w:r>
            <w:r>
              <w:rPr>
                <w:noProof/>
                <w:webHidden/>
              </w:rPr>
              <w:instrText xml:space="preserve"> PAGEREF _Toc228444464 \h </w:instrText>
            </w:r>
            <w:r>
              <w:rPr>
                <w:noProof/>
                <w:webHidden/>
              </w:rPr>
            </w:r>
            <w:r>
              <w:rPr>
                <w:noProof/>
                <w:webHidden/>
              </w:rPr>
              <w:fldChar w:fldCharType="separate"/>
            </w:r>
            <w:r>
              <w:rPr>
                <w:noProof/>
                <w:webHidden/>
              </w:rPr>
              <w:t>104</w:t>
            </w:r>
            <w:r>
              <w:rPr>
                <w:noProof/>
                <w:webHidden/>
              </w:rPr>
              <w:fldChar w:fldCharType="end"/>
            </w:r>
          </w:hyperlink>
        </w:p>
        <w:p w14:paraId="7ADA2326" w14:textId="057EE64D"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5" w:history="1">
            <w:r w:rsidRPr="009B6363">
              <w:rPr>
                <w:rStyle w:val="Hyperlink"/>
                <w:noProof/>
              </w:rPr>
              <w:t>12.9</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automatische Rechnungserstellung</w:t>
            </w:r>
            <w:r>
              <w:rPr>
                <w:noProof/>
                <w:webHidden/>
              </w:rPr>
              <w:tab/>
            </w:r>
            <w:r>
              <w:rPr>
                <w:noProof/>
                <w:webHidden/>
              </w:rPr>
              <w:fldChar w:fldCharType="begin"/>
            </w:r>
            <w:r>
              <w:rPr>
                <w:noProof/>
                <w:webHidden/>
              </w:rPr>
              <w:instrText xml:space="preserve"> PAGEREF _Toc228444465 \h </w:instrText>
            </w:r>
            <w:r>
              <w:rPr>
                <w:noProof/>
                <w:webHidden/>
              </w:rPr>
            </w:r>
            <w:r>
              <w:rPr>
                <w:noProof/>
                <w:webHidden/>
              </w:rPr>
              <w:fldChar w:fldCharType="separate"/>
            </w:r>
            <w:r>
              <w:rPr>
                <w:noProof/>
                <w:webHidden/>
              </w:rPr>
              <w:t>104</w:t>
            </w:r>
            <w:r>
              <w:rPr>
                <w:noProof/>
                <w:webHidden/>
              </w:rPr>
              <w:fldChar w:fldCharType="end"/>
            </w:r>
          </w:hyperlink>
        </w:p>
        <w:p w14:paraId="1D836124" w14:textId="240F279C"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6" w:history="1">
            <w:r w:rsidRPr="009B6363">
              <w:rPr>
                <w:rStyle w:val="Hyperlink"/>
                <w:noProof/>
              </w:rPr>
              <w:t>12.10</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GALA-Abrechnung</w:t>
            </w:r>
            <w:r>
              <w:rPr>
                <w:noProof/>
                <w:webHidden/>
              </w:rPr>
              <w:tab/>
            </w:r>
            <w:r>
              <w:rPr>
                <w:noProof/>
                <w:webHidden/>
              </w:rPr>
              <w:fldChar w:fldCharType="begin"/>
            </w:r>
            <w:r>
              <w:rPr>
                <w:noProof/>
                <w:webHidden/>
              </w:rPr>
              <w:instrText xml:space="preserve"> PAGEREF _Toc228444466 \h </w:instrText>
            </w:r>
            <w:r>
              <w:rPr>
                <w:noProof/>
                <w:webHidden/>
              </w:rPr>
            </w:r>
            <w:r>
              <w:rPr>
                <w:noProof/>
                <w:webHidden/>
              </w:rPr>
              <w:fldChar w:fldCharType="separate"/>
            </w:r>
            <w:r>
              <w:rPr>
                <w:noProof/>
                <w:webHidden/>
              </w:rPr>
              <w:t>105</w:t>
            </w:r>
            <w:r>
              <w:rPr>
                <w:noProof/>
                <w:webHidden/>
              </w:rPr>
              <w:fldChar w:fldCharType="end"/>
            </w:r>
          </w:hyperlink>
        </w:p>
        <w:p w14:paraId="54327120" w14:textId="6DFB4243"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7" w:history="1">
            <w:r w:rsidRPr="009B6363">
              <w:rPr>
                <w:rStyle w:val="Hyperlink"/>
                <w:noProof/>
              </w:rPr>
              <w:t>12.11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Daimler</w:t>
            </w:r>
            <w:r>
              <w:rPr>
                <w:noProof/>
                <w:webHidden/>
              </w:rPr>
              <w:tab/>
            </w:r>
            <w:r>
              <w:rPr>
                <w:noProof/>
                <w:webHidden/>
              </w:rPr>
              <w:fldChar w:fldCharType="begin"/>
            </w:r>
            <w:r>
              <w:rPr>
                <w:noProof/>
                <w:webHidden/>
              </w:rPr>
              <w:instrText xml:space="preserve"> PAGEREF _Toc228444467 \h </w:instrText>
            </w:r>
            <w:r>
              <w:rPr>
                <w:noProof/>
                <w:webHidden/>
              </w:rPr>
            </w:r>
            <w:r>
              <w:rPr>
                <w:noProof/>
                <w:webHidden/>
              </w:rPr>
              <w:fldChar w:fldCharType="separate"/>
            </w:r>
            <w:r>
              <w:rPr>
                <w:noProof/>
                <w:webHidden/>
              </w:rPr>
              <w:t>105</w:t>
            </w:r>
            <w:r>
              <w:rPr>
                <w:noProof/>
                <w:webHidden/>
              </w:rPr>
              <w:fldChar w:fldCharType="end"/>
            </w:r>
          </w:hyperlink>
        </w:p>
        <w:p w14:paraId="2E2ACAAB" w14:textId="757E9FEE" w:rsidR="007E51CE" w:rsidRDefault="007E51CE">
          <w:pPr>
            <w:pStyle w:val="Verzeichnis1"/>
            <w:tabs>
              <w:tab w:val="left" w:pos="72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68" w:history="1">
            <w:r w:rsidRPr="009B6363">
              <w:rPr>
                <w:rStyle w:val="Hyperlink"/>
                <w:noProof/>
              </w:rPr>
              <w:t>13</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QM-App</w:t>
            </w:r>
            <w:r>
              <w:rPr>
                <w:noProof/>
                <w:webHidden/>
              </w:rPr>
              <w:tab/>
            </w:r>
            <w:r>
              <w:rPr>
                <w:noProof/>
                <w:webHidden/>
              </w:rPr>
              <w:fldChar w:fldCharType="begin"/>
            </w:r>
            <w:r>
              <w:rPr>
                <w:noProof/>
                <w:webHidden/>
              </w:rPr>
              <w:instrText xml:space="preserve"> PAGEREF _Toc228444468 \h </w:instrText>
            </w:r>
            <w:r>
              <w:rPr>
                <w:noProof/>
                <w:webHidden/>
              </w:rPr>
            </w:r>
            <w:r>
              <w:rPr>
                <w:noProof/>
                <w:webHidden/>
              </w:rPr>
              <w:fldChar w:fldCharType="separate"/>
            </w:r>
            <w:r>
              <w:rPr>
                <w:noProof/>
                <w:webHidden/>
              </w:rPr>
              <w:t>105</w:t>
            </w:r>
            <w:r>
              <w:rPr>
                <w:noProof/>
                <w:webHidden/>
              </w:rPr>
              <w:fldChar w:fldCharType="end"/>
            </w:r>
          </w:hyperlink>
        </w:p>
        <w:p w14:paraId="3AADC721" w14:textId="11458B70"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69" w:history="1">
            <w:r w:rsidRPr="009B6363">
              <w:rPr>
                <w:rStyle w:val="Hyperlink"/>
                <w:noProof/>
              </w:rPr>
              <w:t>13.1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Konfiguration</w:t>
            </w:r>
            <w:r>
              <w:rPr>
                <w:noProof/>
                <w:webHidden/>
              </w:rPr>
              <w:tab/>
            </w:r>
            <w:r>
              <w:rPr>
                <w:noProof/>
                <w:webHidden/>
              </w:rPr>
              <w:fldChar w:fldCharType="begin"/>
            </w:r>
            <w:r>
              <w:rPr>
                <w:noProof/>
                <w:webHidden/>
              </w:rPr>
              <w:instrText xml:space="preserve"> PAGEREF _Toc228444469 \h </w:instrText>
            </w:r>
            <w:r>
              <w:rPr>
                <w:noProof/>
                <w:webHidden/>
              </w:rPr>
            </w:r>
            <w:r>
              <w:rPr>
                <w:noProof/>
                <w:webHidden/>
              </w:rPr>
              <w:fldChar w:fldCharType="separate"/>
            </w:r>
            <w:r>
              <w:rPr>
                <w:noProof/>
                <w:webHidden/>
              </w:rPr>
              <w:t>105</w:t>
            </w:r>
            <w:r>
              <w:rPr>
                <w:noProof/>
                <w:webHidden/>
              </w:rPr>
              <w:fldChar w:fldCharType="end"/>
            </w:r>
          </w:hyperlink>
        </w:p>
        <w:p w14:paraId="37BD21FE" w14:textId="71AC68F4"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70" w:history="1">
            <w:r w:rsidRPr="009B6363">
              <w:rPr>
                <w:rStyle w:val="Hyperlink"/>
                <w:noProof/>
              </w:rPr>
              <w:t>13.1.1</w:t>
            </w:r>
            <w:r>
              <w:rPr>
                <w:rFonts w:asciiTheme="minorHAnsi" w:eastAsiaTheme="minorEastAsia" w:hAnsiTheme="minorHAnsi"/>
                <w:noProof/>
                <w:kern w:val="2"/>
                <w:sz w:val="24"/>
                <w:szCs w:val="24"/>
                <w:lang w:eastAsia="de-DE"/>
                <w14:ligatures w14:val="standardContextual"/>
              </w:rPr>
              <w:tab/>
            </w:r>
            <w:r w:rsidRPr="009B6363">
              <w:rPr>
                <w:rStyle w:val="Hyperlink"/>
                <w:noProof/>
              </w:rPr>
              <w:t>Suchwort Prüfmittel</w:t>
            </w:r>
            <w:r>
              <w:rPr>
                <w:noProof/>
                <w:webHidden/>
              </w:rPr>
              <w:tab/>
            </w:r>
            <w:r>
              <w:rPr>
                <w:noProof/>
                <w:webHidden/>
              </w:rPr>
              <w:fldChar w:fldCharType="begin"/>
            </w:r>
            <w:r>
              <w:rPr>
                <w:noProof/>
                <w:webHidden/>
              </w:rPr>
              <w:instrText xml:space="preserve"> PAGEREF _Toc228444470 \h </w:instrText>
            </w:r>
            <w:r>
              <w:rPr>
                <w:noProof/>
                <w:webHidden/>
              </w:rPr>
            </w:r>
            <w:r>
              <w:rPr>
                <w:noProof/>
                <w:webHidden/>
              </w:rPr>
              <w:fldChar w:fldCharType="separate"/>
            </w:r>
            <w:r>
              <w:rPr>
                <w:noProof/>
                <w:webHidden/>
              </w:rPr>
              <w:t>105</w:t>
            </w:r>
            <w:r>
              <w:rPr>
                <w:noProof/>
                <w:webHidden/>
              </w:rPr>
              <w:fldChar w:fldCharType="end"/>
            </w:r>
          </w:hyperlink>
        </w:p>
        <w:p w14:paraId="6DCDE16A" w14:textId="75EE2815"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71" w:history="1">
            <w:r w:rsidRPr="009B6363">
              <w:rPr>
                <w:rStyle w:val="Hyperlink"/>
                <w:noProof/>
              </w:rPr>
              <w:t>13.1.2</w:t>
            </w:r>
            <w:r>
              <w:rPr>
                <w:rFonts w:asciiTheme="minorHAnsi" w:eastAsiaTheme="minorEastAsia" w:hAnsiTheme="minorHAnsi"/>
                <w:noProof/>
                <w:kern w:val="2"/>
                <w:sz w:val="24"/>
                <w:szCs w:val="24"/>
                <w:lang w:eastAsia="de-DE"/>
                <w14:ligatures w14:val="standardContextual"/>
              </w:rPr>
              <w:tab/>
            </w:r>
            <w:r w:rsidRPr="009B6363">
              <w:rPr>
                <w:rStyle w:val="Hyperlink"/>
                <w:noProof/>
              </w:rPr>
              <w:t>Temperatur</w:t>
            </w:r>
            <w:r>
              <w:rPr>
                <w:noProof/>
                <w:webHidden/>
              </w:rPr>
              <w:tab/>
            </w:r>
            <w:r>
              <w:rPr>
                <w:noProof/>
                <w:webHidden/>
              </w:rPr>
              <w:fldChar w:fldCharType="begin"/>
            </w:r>
            <w:r>
              <w:rPr>
                <w:noProof/>
                <w:webHidden/>
              </w:rPr>
              <w:instrText xml:space="preserve"> PAGEREF _Toc228444471 \h </w:instrText>
            </w:r>
            <w:r>
              <w:rPr>
                <w:noProof/>
                <w:webHidden/>
              </w:rPr>
            </w:r>
            <w:r>
              <w:rPr>
                <w:noProof/>
                <w:webHidden/>
              </w:rPr>
              <w:fldChar w:fldCharType="separate"/>
            </w:r>
            <w:r>
              <w:rPr>
                <w:noProof/>
                <w:webHidden/>
              </w:rPr>
              <w:t>105</w:t>
            </w:r>
            <w:r>
              <w:rPr>
                <w:noProof/>
                <w:webHidden/>
              </w:rPr>
              <w:fldChar w:fldCharType="end"/>
            </w:r>
          </w:hyperlink>
        </w:p>
        <w:p w14:paraId="0E4D9F0A" w14:textId="165035AF"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72" w:history="1">
            <w:r w:rsidRPr="009B6363">
              <w:rPr>
                <w:rStyle w:val="Hyperlink"/>
                <w:noProof/>
              </w:rPr>
              <w:t>13.1.3</w:t>
            </w:r>
            <w:r>
              <w:rPr>
                <w:rFonts w:asciiTheme="minorHAnsi" w:eastAsiaTheme="minorEastAsia" w:hAnsiTheme="minorHAnsi"/>
                <w:noProof/>
                <w:kern w:val="2"/>
                <w:sz w:val="24"/>
                <w:szCs w:val="24"/>
                <w:lang w:eastAsia="de-DE"/>
                <w14:ligatures w14:val="standardContextual"/>
              </w:rPr>
              <w:tab/>
            </w:r>
            <w:r w:rsidRPr="009B6363">
              <w:rPr>
                <w:rStyle w:val="Hyperlink"/>
                <w:noProof/>
              </w:rPr>
              <w:t>Prüfung von Verkaufsteilen</w:t>
            </w:r>
            <w:r>
              <w:rPr>
                <w:noProof/>
                <w:webHidden/>
              </w:rPr>
              <w:tab/>
            </w:r>
            <w:r>
              <w:rPr>
                <w:noProof/>
                <w:webHidden/>
              </w:rPr>
              <w:fldChar w:fldCharType="begin"/>
            </w:r>
            <w:r>
              <w:rPr>
                <w:noProof/>
                <w:webHidden/>
              </w:rPr>
              <w:instrText xml:space="preserve"> PAGEREF _Toc228444472 \h </w:instrText>
            </w:r>
            <w:r>
              <w:rPr>
                <w:noProof/>
                <w:webHidden/>
              </w:rPr>
            </w:r>
            <w:r>
              <w:rPr>
                <w:noProof/>
                <w:webHidden/>
              </w:rPr>
              <w:fldChar w:fldCharType="separate"/>
            </w:r>
            <w:r>
              <w:rPr>
                <w:noProof/>
                <w:webHidden/>
              </w:rPr>
              <w:t>105</w:t>
            </w:r>
            <w:r>
              <w:rPr>
                <w:noProof/>
                <w:webHidden/>
              </w:rPr>
              <w:fldChar w:fldCharType="end"/>
            </w:r>
          </w:hyperlink>
        </w:p>
        <w:p w14:paraId="52DAFC1A" w14:textId="08AC012E"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73" w:history="1">
            <w:r w:rsidRPr="009B6363">
              <w:rPr>
                <w:rStyle w:val="Hyperlink"/>
                <w:noProof/>
              </w:rPr>
              <w:t>13.1.4</w:t>
            </w:r>
            <w:r>
              <w:rPr>
                <w:rFonts w:asciiTheme="minorHAnsi" w:eastAsiaTheme="minorEastAsia" w:hAnsiTheme="minorHAnsi"/>
                <w:noProof/>
                <w:kern w:val="2"/>
                <w:sz w:val="24"/>
                <w:szCs w:val="24"/>
                <w:lang w:eastAsia="de-DE"/>
                <w14:ligatures w14:val="standardContextual"/>
              </w:rPr>
              <w:tab/>
            </w:r>
            <w:r w:rsidRPr="009B6363">
              <w:rPr>
                <w:rStyle w:val="Hyperlink"/>
                <w:noProof/>
              </w:rPr>
              <w:t>Prüfung Therapieliegen</w:t>
            </w:r>
            <w:r>
              <w:rPr>
                <w:noProof/>
                <w:webHidden/>
              </w:rPr>
              <w:tab/>
            </w:r>
            <w:r>
              <w:rPr>
                <w:noProof/>
                <w:webHidden/>
              </w:rPr>
              <w:fldChar w:fldCharType="begin"/>
            </w:r>
            <w:r>
              <w:rPr>
                <w:noProof/>
                <w:webHidden/>
              </w:rPr>
              <w:instrText xml:space="preserve"> PAGEREF _Toc228444473 \h </w:instrText>
            </w:r>
            <w:r>
              <w:rPr>
                <w:noProof/>
                <w:webHidden/>
              </w:rPr>
            </w:r>
            <w:r>
              <w:rPr>
                <w:noProof/>
                <w:webHidden/>
              </w:rPr>
              <w:fldChar w:fldCharType="separate"/>
            </w:r>
            <w:r>
              <w:rPr>
                <w:noProof/>
                <w:webHidden/>
              </w:rPr>
              <w:t>106</w:t>
            </w:r>
            <w:r>
              <w:rPr>
                <w:noProof/>
                <w:webHidden/>
              </w:rPr>
              <w:fldChar w:fldCharType="end"/>
            </w:r>
          </w:hyperlink>
        </w:p>
        <w:p w14:paraId="36065780" w14:textId="64C86164"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74" w:history="1">
            <w:r w:rsidRPr="009B6363">
              <w:rPr>
                <w:rStyle w:val="Hyperlink"/>
                <w:noProof/>
              </w:rPr>
              <w:t>13.2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Prüfmittelüberwachung</w:t>
            </w:r>
            <w:r>
              <w:rPr>
                <w:noProof/>
                <w:webHidden/>
              </w:rPr>
              <w:tab/>
            </w:r>
            <w:r>
              <w:rPr>
                <w:noProof/>
                <w:webHidden/>
              </w:rPr>
              <w:fldChar w:fldCharType="begin"/>
            </w:r>
            <w:r>
              <w:rPr>
                <w:noProof/>
                <w:webHidden/>
              </w:rPr>
              <w:instrText xml:space="preserve"> PAGEREF _Toc228444474 \h </w:instrText>
            </w:r>
            <w:r>
              <w:rPr>
                <w:noProof/>
                <w:webHidden/>
              </w:rPr>
            </w:r>
            <w:r>
              <w:rPr>
                <w:noProof/>
                <w:webHidden/>
              </w:rPr>
              <w:fldChar w:fldCharType="separate"/>
            </w:r>
            <w:r>
              <w:rPr>
                <w:noProof/>
                <w:webHidden/>
              </w:rPr>
              <w:t>106</w:t>
            </w:r>
            <w:r>
              <w:rPr>
                <w:noProof/>
                <w:webHidden/>
              </w:rPr>
              <w:fldChar w:fldCharType="end"/>
            </w:r>
          </w:hyperlink>
        </w:p>
        <w:p w14:paraId="2C578C1D" w14:textId="0A1B19CD"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75" w:history="1">
            <w:r w:rsidRPr="009B6363">
              <w:rPr>
                <w:rStyle w:val="Hyperlink"/>
                <w:noProof/>
              </w:rPr>
              <w:t>13.3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weitere Workshop Themen</w:t>
            </w:r>
            <w:r>
              <w:rPr>
                <w:noProof/>
                <w:webHidden/>
              </w:rPr>
              <w:tab/>
            </w:r>
            <w:r>
              <w:rPr>
                <w:noProof/>
                <w:webHidden/>
              </w:rPr>
              <w:fldChar w:fldCharType="begin"/>
            </w:r>
            <w:r>
              <w:rPr>
                <w:noProof/>
                <w:webHidden/>
              </w:rPr>
              <w:instrText xml:space="preserve"> PAGEREF _Toc228444475 \h </w:instrText>
            </w:r>
            <w:r>
              <w:rPr>
                <w:noProof/>
                <w:webHidden/>
              </w:rPr>
            </w:r>
            <w:r>
              <w:rPr>
                <w:noProof/>
                <w:webHidden/>
              </w:rPr>
              <w:fldChar w:fldCharType="separate"/>
            </w:r>
            <w:r>
              <w:rPr>
                <w:noProof/>
                <w:webHidden/>
              </w:rPr>
              <w:t>106</w:t>
            </w:r>
            <w:r>
              <w:rPr>
                <w:noProof/>
                <w:webHidden/>
              </w:rPr>
              <w:fldChar w:fldCharType="end"/>
            </w:r>
          </w:hyperlink>
        </w:p>
        <w:p w14:paraId="35A6FA5F" w14:textId="01E58F5A"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76" w:history="1">
            <w:r w:rsidRPr="009B6363">
              <w:rPr>
                <w:rStyle w:val="Hyperlink"/>
                <w:noProof/>
              </w:rPr>
              <w:t>13.4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4D-Report / 8D-Report</w:t>
            </w:r>
            <w:r>
              <w:rPr>
                <w:noProof/>
                <w:webHidden/>
              </w:rPr>
              <w:tab/>
            </w:r>
            <w:r>
              <w:rPr>
                <w:noProof/>
                <w:webHidden/>
              </w:rPr>
              <w:fldChar w:fldCharType="begin"/>
            </w:r>
            <w:r>
              <w:rPr>
                <w:noProof/>
                <w:webHidden/>
              </w:rPr>
              <w:instrText xml:space="preserve"> PAGEREF _Toc228444476 \h </w:instrText>
            </w:r>
            <w:r>
              <w:rPr>
                <w:noProof/>
                <w:webHidden/>
              </w:rPr>
            </w:r>
            <w:r>
              <w:rPr>
                <w:noProof/>
                <w:webHidden/>
              </w:rPr>
              <w:fldChar w:fldCharType="separate"/>
            </w:r>
            <w:r>
              <w:rPr>
                <w:noProof/>
                <w:webHidden/>
              </w:rPr>
              <w:t>106</w:t>
            </w:r>
            <w:r>
              <w:rPr>
                <w:noProof/>
                <w:webHidden/>
              </w:rPr>
              <w:fldChar w:fldCharType="end"/>
            </w:r>
          </w:hyperlink>
        </w:p>
        <w:p w14:paraId="61DFCD13" w14:textId="001C99F0"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77" w:history="1">
            <w:r w:rsidRPr="009B6363">
              <w:rPr>
                <w:rStyle w:val="Hyperlink"/>
                <w:noProof/>
              </w:rPr>
              <w:t>13.5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Bewertung von Lieferanten und Dienstleistern</w:t>
            </w:r>
            <w:r>
              <w:rPr>
                <w:noProof/>
                <w:webHidden/>
              </w:rPr>
              <w:tab/>
            </w:r>
            <w:r>
              <w:rPr>
                <w:noProof/>
                <w:webHidden/>
              </w:rPr>
              <w:fldChar w:fldCharType="begin"/>
            </w:r>
            <w:r>
              <w:rPr>
                <w:noProof/>
                <w:webHidden/>
              </w:rPr>
              <w:instrText xml:space="preserve"> PAGEREF _Toc228444477 \h </w:instrText>
            </w:r>
            <w:r>
              <w:rPr>
                <w:noProof/>
                <w:webHidden/>
              </w:rPr>
            </w:r>
            <w:r>
              <w:rPr>
                <w:noProof/>
                <w:webHidden/>
              </w:rPr>
              <w:fldChar w:fldCharType="separate"/>
            </w:r>
            <w:r>
              <w:rPr>
                <w:noProof/>
                <w:webHidden/>
              </w:rPr>
              <w:t>107</w:t>
            </w:r>
            <w:r>
              <w:rPr>
                <w:noProof/>
                <w:webHidden/>
              </w:rPr>
              <w:fldChar w:fldCharType="end"/>
            </w:r>
          </w:hyperlink>
        </w:p>
        <w:p w14:paraId="61CB4571" w14:textId="0F7C0E4E"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78" w:history="1">
            <w:r w:rsidRPr="009B6363">
              <w:rPr>
                <w:rStyle w:val="Hyperlink"/>
                <w:noProof/>
              </w:rPr>
              <w:t>13.6</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Anpassungswünsche</w:t>
            </w:r>
            <w:r>
              <w:rPr>
                <w:noProof/>
                <w:webHidden/>
              </w:rPr>
              <w:tab/>
            </w:r>
            <w:r>
              <w:rPr>
                <w:noProof/>
                <w:webHidden/>
              </w:rPr>
              <w:fldChar w:fldCharType="begin"/>
            </w:r>
            <w:r>
              <w:rPr>
                <w:noProof/>
                <w:webHidden/>
              </w:rPr>
              <w:instrText xml:space="preserve"> PAGEREF _Toc228444478 \h </w:instrText>
            </w:r>
            <w:r>
              <w:rPr>
                <w:noProof/>
                <w:webHidden/>
              </w:rPr>
            </w:r>
            <w:r>
              <w:rPr>
                <w:noProof/>
                <w:webHidden/>
              </w:rPr>
              <w:fldChar w:fldCharType="separate"/>
            </w:r>
            <w:r>
              <w:rPr>
                <w:noProof/>
                <w:webHidden/>
              </w:rPr>
              <w:t>107</w:t>
            </w:r>
            <w:r>
              <w:rPr>
                <w:noProof/>
                <w:webHidden/>
              </w:rPr>
              <w:fldChar w:fldCharType="end"/>
            </w:r>
          </w:hyperlink>
        </w:p>
        <w:p w14:paraId="4E33DD56" w14:textId="43EF814B"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79" w:history="1">
            <w:r w:rsidRPr="009B6363">
              <w:rPr>
                <w:rStyle w:val="Hyperlink"/>
                <w:noProof/>
              </w:rPr>
              <w:t>13.6.1</w:t>
            </w:r>
            <w:r>
              <w:rPr>
                <w:rFonts w:asciiTheme="minorHAnsi" w:eastAsiaTheme="minorEastAsia" w:hAnsiTheme="minorHAnsi"/>
                <w:noProof/>
                <w:kern w:val="2"/>
                <w:sz w:val="24"/>
                <w:szCs w:val="24"/>
                <w:lang w:eastAsia="de-DE"/>
                <w14:ligatures w14:val="standardContextual"/>
              </w:rPr>
              <w:tab/>
            </w:r>
            <w:r w:rsidRPr="009B6363">
              <w:rPr>
                <w:rStyle w:val="Hyperlink"/>
                <w:noProof/>
              </w:rPr>
              <w:t>Lieferantenbewertung</w:t>
            </w:r>
            <w:r>
              <w:rPr>
                <w:noProof/>
                <w:webHidden/>
              </w:rPr>
              <w:tab/>
            </w:r>
            <w:r>
              <w:rPr>
                <w:noProof/>
                <w:webHidden/>
              </w:rPr>
              <w:fldChar w:fldCharType="begin"/>
            </w:r>
            <w:r>
              <w:rPr>
                <w:noProof/>
                <w:webHidden/>
              </w:rPr>
              <w:instrText xml:space="preserve"> PAGEREF _Toc228444479 \h </w:instrText>
            </w:r>
            <w:r>
              <w:rPr>
                <w:noProof/>
                <w:webHidden/>
              </w:rPr>
            </w:r>
            <w:r>
              <w:rPr>
                <w:noProof/>
                <w:webHidden/>
              </w:rPr>
              <w:fldChar w:fldCharType="separate"/>
            </w:r>
            <w:r>
              <w:rPr>
                <w:noProof/>
                <w:webHidden/>
              </w:rPr>
              <w:t>107</w:t>
            </w:r>
            <w:r>
              <w:rPr>
                <w:noProof/>
                <w:webHidden/>
              </w:rPr>
              <w:fldChar w:fldCharType="end"/>
            </w:r>
          </w:hyperlink>
        </w:p>
        <w:p w14:paraId="36BF0B8D" w14:textId="6E082739"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80" w:history="1">
            <w:r w:rsidRPr="009B6363">
              <w:rPr>
                <w:rStyle w:val="Hyperlink"/>
                <w:noProof/>
              </w:rPr>
              <w:t>13.6.2</w:t>
            </w:r>
            <w:r>
              <w:rPr>
                <w:rFonts w:asciiTheme="minorHAnsi" w:eastAsiaTheme="minorEastAsia" w:hAnsiTheme="minorHAnsi"/>
                <w:noProof/>
                <w:kern w:val="2"/>
                <w:sz w:val="24"/>
                <w:szCs w:val="24"/>
                <w:lang w:eastAsia="de-DE"/>
                <w14:ligatures w14:val="standardContextual"/>
              </w:rPr>
              <w:tab/>
            </w:r>
            <w:r w:rsidRPr="009B6363">
              <w:rPr>
                <w:rStyle w:val="Hyperlink"/>
                <w:noProof/>
              </w:rPr>
              <w:t>Maske QM-Reklamation</w:t>
            </w:r>
            <w:r>
              <w:rPr>
                <w:noProof/>
                <w:webHidden/>
              </w:rPr>
              <w:tab/>
            </w:r>
            <w:r>
              <w:rPr>
                <w:noProof/>
                <w:webHidden/>
              </w:rPr>
              <w:fldChar w:fldCharType="begin"/>
            </w:r>
            <w:r>
              <w:rPr>
                <w:noProof/>
                <w:webHidden/>
              </w:rPr>
              <w:instrText xml:space="preserve"> PAGEREF _Toc228444480 \h </w:instrText>
            </w:r>
            <w:r>
              <w:rPr>
                <w:noProof/>
                <w:webHidden/>
              </w:rPr>
            </w:r>
            <w:r>
              <w:rPr>
                <w:noProof/>
                <w:webHidden/>
              </w:rPr>
              <w:fldChar w:fldCharType="separate"/>
            </w:r>
            <w:r>
              <w:rPr>
                <w:noProof/>
                <w:webHidden/>
              </w:rPr>
              <w:t>108</w:t>
            </w:r>
            <w:r>
              <w:rPr>
                <w:noProof/>
                <w:webHidden/>
              </w:rPr>
              <w:fldChar w:fldCharType="end"/>
            </w:r>
          </w:hyperlink>
        </w:p>
        <w:p w14:paraId="5A2AFBDC" w14:textId="246EB776"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81" w:history="1">
            <w:r w:rsidRPr="009B6363">
              <w:rPr>
                <w:rStyle w:val="Hyperlink"/>
                <w:noProof/>
              </w:rPr>
              <w:t>13.6.3</w:t>
            </w:r>
            <w:r>
              <w:rPr>
                <w:rFonts w:asciiTheme="minorHAnsi" w:eastAsiaTheme="minorEastAsia" w:hAnsiTheme="minorHAnsi"/>
                <w:noProof/>
                <w:kern w:val="2"/>
                <w:sz w:val="24"/>
                <w:szCs w:val="24"/>
                <w:lang w:eastAsia="de-DE"/>
                <w14:ligatures w14:val="standardContextual"/>
              </w:rPr>
              <w:tab/>
            </w:r>
            <w:r w:rsidRPr="009B6363">
              <w:rPr>
                <w:rStyle w:val="Hyperlink"/>
                <w:noProof/>
              </w:rPr>
              <w:t>Maske Aufgabe</w:t>
            </w:r>
            <w:r>
              <w:rPr>
                <w:noProof/>
                <w:webHidden/>
              </w:rPr>
              <w:tab/>
            </w:r>
            <w:r>
              <w:rPr>
                <w:noProof/>
                <w:webHidden/>
              </w:rPr>
              <w:fldChar w:fldCharType="begin"/>
            </w:r>
            <w:r>
              <w:rPr>
                <w:noProof/>
                <w:webHidden/>
              </w:rPr>
              <w:instrText xml:space="preserve"> PAGEREF _Toc228444481 \h </w:instrText>
            </w:r>
            <w:r>
              <w:rPr>
                <w:noProof/>
                <w:webHidden/>
              </w:rPr>
            </w:r>
            <w:r>
              <w:rPr>
                <w:noProof/>
                <w:webHidden/>
              </w:rPr>
              <w:fldChar w:fldCharType="separate"/>
            </w:r>
            <w:r>
              <w:rPr>
                <w:noProof/>
                <w:webHidden/>
              </w:rPr>
              <w:t>111</w:t>
            </w:r>
            <w:r>
              <w:rPr>
                <w:noProof/>
                <w:webHidden/>
              </w:rPr>
              <w:fldChar w:fldCharType="end"/>
            </w:r>
          </w:hyperlink>
        </w:p>
        <w:p w14:paraId="3E0D0662" w14:textId="5E24AC2D"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82" w:history="1">
            <w:r w:rsidRPr="009B6363">
              <w:rPr>
                <w:rStyle w:val="Hyperlink"/>
                <w:noProof/>
              </w:rPr>
              <w:t>13.6.4</w:t>
            </w:r>
            <w:r>
              <w:rPr>
                <w:rFonts w:asciiTheme="minorHAnsi" w:eastAsiaTheme="minorEastAsia" w:hAnsiTheme="minorHAnsi"/>
                <w:noProof/>
                <w:kern w:val="2"/>
                <w:sz w:val="24"/>
                <w:szCs w:val="24"/>
                <w:lang w:eastAsia="de-DE"/>
                <w14:ligatures w14:val="standardContextual"/>
              </w:rPr>
              <w:tab/>
            </w:r>
            <w:r w:rsidRPr="009B6363">
              <w:rPr>
                <w:rStyle w:val="Hyperlink"/>
                <w:noProof/>
              </w:rPr>
              <w:t>8. Teamwürdigung</w:t>
            </w:r>
            <w:r>
              <w:rPr>
                <w:noProof/>
                <w:webHidden/>
              </w:rPr>
              <w:tab/>
            </w:r>
            <w:r>
              <w:rPr>
                <w:noProof/>
                <w:webHidden/>
              </w:rPr>
              <w:fldChar w:fldCharType="begin"/>
            </w:r>
            <w:r>
              <w:rPr>
                <w:noProof/>
                <w:webHidden/>
              </w:rPr>
              <w:instrText xml:space="preserve"> PAGEREF _Toc228444482 \h </w:instrText>
            </w:r>
            <w:r>
              <w:rPr>
                <w:noProof/>
                <w:webHidden/>
              </w:rPr>
            </w:r>
            <w:r>
              <w:rPr>
                <w:noProof/>
                <w:webHidden/>
              </w:rPr>
              <w:fldChar w:fldCharType="separate"/>
            </w:r>
            <w:r>
              <w:rPr>
                <w:noProof/>
                <w:webHidden/>
              </w:rPr>
              <w:t>112</w:t>
            </w:r>
            <w:r>
              <w:rPr>
                <w:noProof/>
                <w:webHidden/>
              </w:rPr>
              <w:fldChar w:fldCharType="end"/>
            </w:r>
          </w:hyperlink>
        </w:p>
        <w:p w14:paraId="14BAA0D1" w14:textId="2C21A042"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83" w:history="1">
            <w:r w:rsidRPr="009B6363">
              <w:rPr>
                <w:rStyle w:val="Hyperlink"/>
                <w:noProof/>
              </w:rPr>
              <w:t>13.6.5</w:t>
            </w:r>
            <w:r>
              <w:rPr>
                <w:rFonts w:asciiTheme="minorHAnsi" w:eastAsiaTheme="minorEastAsia" w:hAnsiTheme="minorHAnsi"/>
                <w:noProof/>
                <w:kern w:val="2"/>
                <w:sz w:val="24"/>
                <w:szCs w:val="24"/>
                <w:lang w:eastAsia="de-DE"/>
                <w14:ligatures w14:val="standardContextual"/>
              </w:rPr>
              <w:tab/>
            </w:r>
            <w:r w:rsidRPr="009B6363">
              <w:rPr>
                <w:rStyle w:val="Hyperlink"/>
                <w:noProof/>
              </w:rPr>
              <w:t>DMS</w:t>
            </w:r>
            <w:r>
              <w:rPr>
                <w:noProof/>
                <w:webHidden/>
              </w:rPr>
              <w:tab/>
            </w:r>
            <w:r>
              <w:rPr>
                <w:noProof/>
                <w:webHidden/>
              </w:rPr>
              <w:fldChar w:fldCharType="begin"/>
            </w:r>
            <w:r>
              <w:rPr>
                <w:noProof/>
                <w:webHidden/>
              </w:rPr>
              <w:instrText xml:space="preserve"> PAGEREF _Toc228444483 \h </w:instrText>
            </w:r>
            <w:r>
              <w:rPr>
                <w:noProof/>
                <w:webHidden/>
              </w:rPr>
            </w:r>
            <w:r>
              <w:rPr>
                <w:noProof/>
                <w:webHidden/>
              </w:rPr>
              <w:fldChar w:fldCharType="separate"/>
            </w:r>
            <w:r>
              <w:rPr>
                <w:noProof/>
                <w:webHidden/>
              </w:rPr>
              <w:t>113</w:t>
            </w:r>
            <w:r>
              <w:rPr>
                <w:noProof/>
                <w:webHidden/>
              </w:rPr>
              <w:fldChar w:fldCharType="end"/>
            </w:r>
          </w:hyperlink>
        </w:p>
        <w:p w14:paraId="56B822C7" w14:textId="27F5BB49"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84" w:history="1">
            <w:r w:rsidRPr="009B6363">
              <w:rPr>
                <w:rStyle w:val="Hyperlink"/>
                <w:noProof/>
              </w:rPr>
              <w:t>13.6.6</w:t>
            </w:r>
            <w:r>
              <w:rPr>
                <w:rFonts w:asciiTheme="minorHAnsi" w:eastAsiaTheme="minorEastAsia" w:hAnsiTheme="minorHAnsi"/>
                <w:noProof/>
                <w:kern w:val="2"/>
                <w:sz w:val="24"/>
                <w:szCs w:val="24"/>
                <w:lang w:eastAsia="de-DE"/>
                <w14:ligatures w14:val="standardContextual"/>
              </w:rPr>
              <w:tab/>
            </w:r>
            <w:r w:rsidRPr="009B6363">
              <w:rPr>
                <w:rStyle w:val="Hyperlink"/>
                <w:noProof/>
              </w:rPr>
              <w:t>Druckberichtsrevision</w:t>
            </w:r>
            <w:r>
              <w:rPr>
                <w:noProof/>
                <w:webHidden/>
              </w:rPr>
              <w:tab/>
            </w:r>
            <w:r>
              <w:rPr>
                <w:noProof/>
                <w:webHidden/>
              </w:rPr>
              <w:fldChar w:fldCharType="begin"/>
            </w:r>
            <w:r>
              <w:rPr>
                <w:noProof/>
                <w:webHidden/>
              </w:rPr>
              <w:instrText xml:space="preserve"> PAGEREF _Toc228444484 \h </w:instrText>
            </w:r>
            <w:r>
              <w:rPr>
                <w:noProof/>
                <w:webHidden/>
              </w:rPr>
            </w:r>
            <w:r>
              <w:rPr>
                <w:noProof/>
                <w:webHidden/>
              </w:rPr>
              <w:fldChar w:fldCharType="separate"/>
            </w:r>
            <w:r>
              <w:rPr>
                <w:noProof/>
                <w:webHidden/>
              </w:rPr>
              <w:t>113</w:t>
            </w:r>
            <w:r>
              <w:rPr>
                <w:noProof/>
                <w:webHidden/>
              </w:rPr>
              <w:fldChar w:fldCharType="end"/>
            </w:r>
          </w:hyperlink>
        </w:p>
        <w:p w14:paraId="711B169D" w14:textId="4963BF7C"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85" w:history="1">
            <w:r w:rsidRPr="009B6363">
              <w:rPr>
                <w:rStyle w:val="Hyperlink"/>
                <w:noProof/>
              </w:rPr>
              <w:t>13.6.7</w:t>
            </w:r>
            <w:r>
              <w:rPr>
                <w:rFonts w:asciiTheme="minorHAnsi" w:eastAsiaTheme="minorEastAsia" w:hAnsiTheme="minorHAnsi"/>
                <w:noProof/>
                <w:kern w:val="2"/>
                <w:sz w:val="24"/>
                <w:szCs w:val="24"/>
                <w:lang w:eastAsia="de-DE"/>
                <w14:ligatures w14:val="standardContextual"/>
              </w:rPr>
              <w:tab/>
            </w:r>
            <w:r w:rsidRPr="009B6363">
              <w:rPr>
                <w:rStyle w:val="Hyperlink"/>
                <w:noProof/>
              </w:rPr>
              <w:t>Kundenreklamation Therapieliegen</w:t>
            </w:r>
            <w:r>
              <w:rPr>
                <w:noProof/>
                <w:webHidden/>
              </w:rPr>
              <w:tab/>
            </w:r>
            <w:r>
              <w:rPr>
                <w:noProof/>
                <w:webHidden/>
              </w:rPr>
              <w:fldChar w:fldCharType="begin"/>
            </w:r>
            <w:r>
              <w:rPr>
                <w:noProof/>
                <w:webHidden/>
              </w:rPr>
              <w:instrText xml:space="preserve"> PAGEREF _Toc228444485 \h </w:instrText>
            </w:r>
            <w:r>
              <w:rPr>
                <w:noProof/>
                <w:webHidden/>
              </w:rPr>
            </w:r>
            <w:r>
              <w:rPr>
                <w:noProof/>
                <w:webHidden/>
              </w:rPr>
              <w:fldChar w:fldCharType="separate"/>
            </w:r>
            <w:r>
              <w:rPr>
                <w:noProof/>
                <w:webHidden/>
              </w:rPr>
              <w:t>114</w:t>
            </w:r>
            <w:r>
              <w:rPr>
                <w:noProof/>
                <w:webHidden/>
              </w:rPr>
              <w:fldChar w:fldCharType="end"/>
            </w:r>
          </w:hyperlink>
        </w:p>
        <w:p w14:paraId="373F7B93" w14:textId="62F17244"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86" w:history="1">
            <w:r w:rsidRPr="009B6363">
              <w:rPr>
                <w:rStyle w:val="Hyperlink"/>
                <w:noProof/>
              </w:rPr>
              <w:t>13.3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Druck 8D-Report</w:t>
            </w:r>
            <w:r>
              <w:rPr>
                <w:noProof/>
                <w:webHidden/>
              </w:rPr>
              <w:tab/>
            </w:r>
            <w:r>
              <w:rPr>
                <w:noProof/>
                <w:webHidden/>
              </w:rPr>
              <w:fldChar w:fldCharType="begin"/>
            </w:r>
            <w:r>
              <w:rPr>
                <w:noProof/>
                <w:webHidden/>
              </w:rPr>
              <w:instrText xml:space="preserve"> PAGEREF _Toc228444486 \h </w:instrText>
            </w:r>
            <w:r>
              <w:rPr>
                <w:noProof/>
                <w:webHidden/>
              </w:rPr>
            </w:r>
            <w:r>
              <w:rPr>
                <w:noProof/>
                <w:webHidden/>
              </w:rPr>
              <w:fldChar w:fldCharType="separate"/>
            </w:r>
            <w:r>
              <w:rPr>
                <w:noProof/>
                <w:webHidden/>
              </w:rPr>
              <w:t>114</w:t>
            </w:r>
            <w:r>
              <w:rPr>
                <w:noProof/>
                <w:webHidden/>
              </w:rPr>
              <w:fldChar w:fldCharType="end"/>
            </w:r>
          </w:hyperlink>
        </w:p>
        <w:p w14:paraId="197477AB" w14:textId="5FEC054F" w:rsidR="007E51CE" w:rsidRDefault="007E51CE">
          <w:pPr>
            <w:pStyle w:val="Verzeichnis1"/>
            <w:tabs>
              <w:tab w:val="left" w:pos="72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28444487" w:history="1">
            <w:r w:rsidRPr="009B6363">
              <w:rPr>
                <w:rStyle w:val="Hyperlink"/>
                <w:noProof/>
              </w:rPr>
              <w:t>14</w:t>
            </w:r>
            <w:r>
              <w:rPr>
                <w:rFonts w:asciiTheme="minorHAnsi" w:eastAsiaTheme="minorEastAsia" w:hAnsiTheme="minorHAnsi"/>
                <w:b w:val="0"/>
                <w:bCs w:val="0"/>
                <w:i w:val="0"/>
                <w:iCs w:val="0"/>
                <w:noProof/>
                <w:color w:val="auto"/>
                <w:kern w:val="2"/>
                <w:lang w:eastAsia="de-DE"/>
                <w14:ligatures w14:val="standardContextual"/>
              </w:rPr>
              <w:tab/>
            </w:r>
            <w:r w:rsidRPr="009B6363">
              <w:rPr>
                <w:rStyle w:val="Hyperlink"/>
                <w:noProof/>
              </w:rPr>
              <w:t>Druckbelege</w:t>
            </w:r>
            <w:r>
              <w:rPr>
                <w:noProof/>
                <w:webHidden/>
              </w:rPr>
              <w:tab/>
            </w:r>
            <w:r>
              <w:rPr>
                <w:noProof/>
                <w:webHidden/>
              </w:rPr>
              <w:fldChar w:fldCharType="begin"/>
            </w:r>
            <w:r>
              <w:rPr>
                <w:noProof/>
                <w:webHidden/>
              </w:rPr>
              <w:instrText xml:space="preserve"> PAGEREF _Toc228444487 \h </w:instrText>
            </w:r>
            <w:r>
              <w:rPr>
                <w:noProof/>
                <w:webHidden/>
              </w:rPr>
            </w:r>
            <w:r>
              <w:rPr>
                <w:noProof/>
                <w:webHidden/>
              </w:rPr>
              <w:fldChar w:fldCharType="separate"/>
            </w:r>
            <w:r>
              <w:rPr>
                <w:noProof/>
                <w:webHidden/>
              </w:rPr>
              <w:t>117</w:t>
            </w:r>
            <w:r>
              <w:rPr>
                <w:noProof/>
                <w:webHidden/>
              </w:rPr>
              <w:fldChar w:fldCharType="end"/>
            </w:r>
          </w:hyperlink>
        </w:p>
        <w:p w14:paraId="241F969E" w14:textId="6A5F641A"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88" w:history="1">
            <w:r w:rsidRPr="009B6363">
              <w:rPr>
                <w:rStyle w:val="Hyperlink"/>
                <w:noProof/>
              </w:rPr>
              <w:t>14.1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VK-Beleg</w:t>
            </w:r>
            <w:r>
              <w:rPr>
                <w:noProof/>
                <w:webHidden/>
              </w:rPr>
              <w:tab/>
            </w:r>
            <w:r>
              <w:rPr>
                <w:noProof/>
                <w:webHidden/>
              </w:rPr>
              <w:fldChar w:fldCharType="begin"/>
            </w:r>
            <w:r>
              <w:rPr>
                <w:noProof/>
                <w:webHidden/>
              </w:rPr>
              <w:instrText xml:space="preserve"> PAGEREF _Toc228444488 \h </w:instrText>
            </w:r>
            <w:r>
              <w:rPr>
                <w:noProof/>
                <w:webHidden/>
              </w:rPr>
            </w:r>
            <w:r>
              <w:rPr>
                <w:noProof/>
                <w:webHidden/>
              </w:rPr>
              <w:fldChar w:fldCharType="separate"/>
            </w:r>
            <w:r>
              <w:rPr>
                <w:noProof/>
                <w:webHidden/>
              </w:rPr>
              <w:t>117</w:t>
            </w:r>
            <w:r>
              <w:rPr>
                <w:noProof/>
                <w:webHidden/>
              </w:rPr>
              <w:fldChar w:fldCharType="end"/>
            </w:r>
          </w:hyperlink>
        </w:p>
        <w:p w14:paraId="6AE1E76A" w14:textId="7CF849E4"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89" w:history="1">
            <w:r w:rsidRPr="009B6363">
              <w:rPr>
                <w:rStyle w:val="Hyperlink"/>
                <w:noProof/>
              </w:rPr>
              <w:t>14.1.1</w:t>
            </w:r>
            <w:r>
              <w:rPr>
                <w:rFonts w:asciiTheme="minorHAnsi" w:eastAsiaTheme="minorEastAsia" w:hAnsiTheme="minorHAnsi"/>
                <w:noProof/>
                <w:kern w:val="2"/>
                <w:sz w:val="24"/>
                <w:szCs w:val="24"/>
                <w:lang w:eastAsia="de-DE"/>
                <w14:ligatures w14:val="standardContextual"/>
              </w:rPr>
              <w:tab/>
            </w:r>
            <w:r w:rsidRPr="009B6363">
              <w:rPr>
                <w:rStyle w:val="Hyperlink"/>
                <w:noProof/>
              </w:rPr>
              <w:t>Allgemeine Anpassungen für alle VK-Belege</w:t>
            </w:r>
            <w:r>
              <w:rPr>
                <w:noProof/>
                <w:webHidden/>
              </w:rPr>
              <w:tab/>
            </w:r>
            <w:r>
              <w:rPr>
                <w:noProof/>
                <w:webHidden/>
              </w:rPr>
              <w:fldChar w:fldCharType="begin"/>
            </w:r>
            <w:r>
              <w:rPr>
                <w:noProof/>
                <w:webHidden/>
              </w:rPr>
              <w:instrText xml:space="preserve"> PAGEREF _Toc228444489 \h </w:instrText>
            </w:r>
            <w:r>
              <w:rPr>
                <w:noProof/>
                <w:webHidden/>
              </w:rPr>
            </w:r>
            <w:r>
              <w:rPr>
                <w:noProof/>
                <w:webHidden/>
              </w:rPr>
              <w:fldChar w:fldCharType="separate"/>
            </w:r>
            <w:r>
              <w:rPr>
                <w:noProof/>
                <w:webHidden/>
              </w:rPr>
              <w:t>117</w:t>
            </w:r>
            <w:r>
              <w:rPr>
                <w:noProof/>
                <w:webHidden/>
              </w:rPr>
              <w:fldChar w:fldCharType="end"/>
            </w:r>
          </w:hyperlink>
        </w:p>
        <w:p w14:paraId="7777BA4D" w14:textId="5F5D752B"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490" w:history="1">
            <w:r w:rsidRPr="009B6363">
              <w:rPr>
                <w:rStyle w:val="Hyperlink"/>
                <w:noProof/>
              </w:rPr>
              <w:t>14.1.2</w:t>
            </w:r>
            <w:r>
              <w:rPr>
                <w:rFonts w:asciiTheme="minorHAnsi" w:eastAsiaTheme="minorEastAsia" w:hAnsiTheme="minorHAnsi"/>
                <w:noProof/>
                <w:kern w:val="2"/>
                <w:sz w:val="24"/>
                <w:szCs w:val="24"/>
                <w:lang w:eastAsia="de-DE"/>
                <w14:ligatures w14:val="standardContextual"/>
              </w:rPr>
              <w:tab/>
            </w:r>
            <w:r w:rsidRPr="009B6363">
              <w:rPr>
                <w:rStyle w:val="Hyperlink"/>
                <w:noProof/>
              </w:rPr>
              <w:t>Schwerbehindertenausgleichsabgabe</w:t>
            </w:r>
            <w:r>
              <w:rPr>
                <w:noProof/>
                <w:webHidden/>
              </w:rPr>
              <w:tab/>
            </w:r>
            <w:r>
              <w:rPr>
                <w:noProof/>
                <w:webHidden/>
              </w:rPr>
              <w:fldChar w:fldCharType="begin"/>
            </w:r>
            <w:r>
              <w:rPr>
                <w:noProof/>
                <w:webHidden/>
              </w:rPr>
              <w:instrText xml:space="preserve"> PAGEREF _Toc228444490 \h </w:instrText>
            </w:r>
            <w:r>
              <w:rPr>
                <w:noProof/>
                <w:webHidden/>
              </w:rPr>
            </w:r>
            <w:r>
              <w:rPr>
                <w:noProof/>
                <w:webHidden/>
              </w:rPr>
              <w:fldChar w:fldCharType="separate"/>
            </w:r>
            <w:r>
              <w:rPr>
                <w:noProof/>
                <w:webHidden/>
              </w:rPr>
              <w:t>119</w:t>
            </w:r>
            <w:r>
              <w:rPr>
                <w:noProof/>
                <w:webHidden/>
              </w:rPr>
              <w:fldChar w:fldCharType="end"/>
            </w:r>
          </w:hyperlink>
        </w:p>
        <w:p w14:paraId="47331249" w14:textId="7C7714D5"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1" w:history="1">
            <w:r w:rsidRPr="009B6363">
              <w:rPr>
                <w:rStyle w:val="Hyperlink"/>
                <w:noProof/>
              </w:rPr>
              <w:t>14.2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Lieferschein Unterschriftenbox</w:t>
            </w:r>
            <w:r>
              <w:rPr>
                <w:noProof/>
                <w:webHidden/>
              </w:rPr>
              <w:tab/>
            </w:r>
            <w:r>
              <w:rPr>
                <w:noProof/>
                <w:webHidden/>
              </w:rPr>
              <w:fldChar w:fldCharType="begin"/>
            </w:r>
            <w:r>
              <w:rPr>
                <w:noProof/>
                <w:webHidden/>
              </w:rPr>
              <w:instrText xml:space="preserve"> PAGEREF _Toc228444491 \h </w:instrText>
            </w:r>
            <w:r>
              <w:rPr>
                <w:noProof/>
                <w:webHidden/>
              </w:rPr>
            </w:r>
            <w:r>
              <w:rPr>
                <w:noProof/>
                <w:webHidden/>
              </w:rPr>
              <w:fldChar w:fldCharType="separate"/>
            </w:r>
            <w:r>
              <w:rPr>
                <w:noProof/>
                <w:webHidden/>
              </w:rPr>
              <w:t>120</w:t>
            </w:r>
            <w:r>
              <w:rPr>
                <w:noProof/>
                <w:webHidden/>
              </w:rPr>
              <w:fldChar w:fldCharType="end"/>
            </w:r>
          </w:hyperlink>
        </w:p>
        <w:p w14:paraId="0D514D2B" w14:textId="34A79828"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2" w:history="1">
            <w:r w:rsidRPr="009B6363">
              <w:rPr>
                <w:rStyle w:val="Hyperlink"/>
                <w:noProof/>
              </w:rPr>
              <w:t>14.3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Speditionsauftrag</w:t>
            </w:r>
            <w:r>
              <w:rPr>
                <w:noProof/>
                <w:webHidden/>
              </w:rPr>
              <w:tab/>
            </w:r>
            <w:r>
              <w:rPr>
                <w:noProof/>
                <w:webHidden/>
              </w:rPr>
              <w:fldChar w:fldCharType="begin"/>
            </w:r>
            <w:r>
              <w:rPr>
                <w:noProof/>
                <w:webHidden/>
              </w:rPr>
              <w:instrText xml:space="preserve"> PAGEREF _Toc228444492 \h </w:instrText>
            </w:r>
            <w:r>
              <w:rPr>
                <w:noProof/>
                <w:webHidden/>
              </w:rPr>
            </w:r>
            <w:r>
              <w:rPr>
                <w:noProof/>
                <w:webHidden/>
              </w:rPr>
              <w:fldChar w:fldCharType="separate"/>
            </w:r>
            <w:r>
              <w:rPr>
                <w:noProof/>
                <w:webHidden/>
              </w:rPr>
              <w:t>121</w:t>
            </w:r>
            <w:r>
              <w:rPr>
                <w:noProof/>
                <w:webHidden/>
              </w:rPr>
              <w:fldChar w:fldCharType="end"/>
            </w:r>
          </w:hyperlink>
        </w:p>
        <w:p w14:paraId="030A2B83" w14:textId="34AD0265"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3" w:history="1">
            <w:r w:rsidRPr="009B6363">
              <w:rPr>
                <w:rStyle w:val="Hyperlink"/>
                <w:noProof/>
              </w:rPr>
              <w:t>14.4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Anzahlungsrechnung</w:t>
            </w:r>
            <w:r>
              <w:rPr>
                <w:noProof/>
                <w:webHidden/>
              </w:rPr>
              <w:tab/>
            </w:r>
            <w:r>
              <w:rPr>
                <w:noProof/>
                <w:webHidden/>
              </w:rPr>
              <w:fldChar w:fldCharType="begin"/>
            </w:r>
            <w:r>
              <w:rPr>
                <w:noProof/>
                <w:webHidden/>
              </w:rPr>
              <w:instrText xml:space="preserve"> PAGEREF _Toc228444493 \h </w:instrText>
            </w:r>
            <w:r>
              <w:rPr>
                <w:noProof/>
                <w:webHidden/>
              </w:rPr>
            </w:r>
            <w:r>
              <w:rPr>
                <w:noProof/>
                <w:webHidden/>
              </w:rPr>
              <w:fldChar w:fldCharType="separate"/>
            </w:r>
            <w:r>
              <w:rPr>
                <w:noProof/>
                <w:webHidden/>
              </w:rPr>
              <w:t>121</w:t>
            </w:r>
            <w:r>
              <w:rPr>
                <w:noProof/>
                <w:webHidden/>
              </w:rPr>
              <w:fldChar w:fldCharType="end"/>
            </w:r>
          </w:hyperlink>
        </w:p>
        <w:p w14:paraId="3833FF9B" w14:textId="30660CAF"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4" w:history="1">
            <w:r w:rsidRPr="009B6363">
              <w:rPr>
                <w:rStyle w:val="Hyperlink"/>
                <w:noProof/>
              </w:rPr>
              <w:t>14.5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Rücksendebestätigung</w:t>
            </w:r>
            <w:r>
              <w:rPr>
                <w:noProof/>
                <w:webHidden/>
              </w:rPr>
              <w:tab/>
            </w:r>
            <w:r>
              <w:rPr>
                <w:noProof/>
                <w:webHidden/>
              </w:rPr>
              <w:fldChar w:fldCharType="begin"/>
            </w:r>
            <w:r>
              <w:rPr>
                <w:noProof/>
                <w:webHidden/>
              </w:rPr>
              <w:instrText xml:space="preserve"> PAGEREF _Toc228444494 \h </w:instrText>
            </w:r>
            <w:r>
              <w:rPr>
                <w:noProof/>
                <w:webHidden/>
              </w:rPr>
            </w:r>
            <w:r>
              <w:rPr>
                <w:noProof/>
                <w:webHidden/>
              </w:rPr>
              <w:fldChar w:fldCharType="separate"/>
            </w:r>
            <w:r>
              <w:rPr>
                <w:noProof/>
                <w:webHidden/>
              </w:rPr>
              <w:t>121</w:t>
            </w:r>
            <w:r>
              <w:rPr>
                <w:noProof/>
                <w:webHidden/>
              </w:rPr>
              <w:fldChar w:fldCharType="end"/>
            </w:r>
          </w:hyperlink>
        </w:p>
        <w:p w14:paraId="3DE1ADEF" w14:textId="0C4AB327"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5" w:history="1">
            <w:r w:rsidRPr="009B6363">
              <w:rPr>
                <w:rStyle w:val="Hyperlink"/>
                <w:noProof/>
              </w:rPr>
              <w:t>14.6</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Sammelauftragsbestätigung</w:t>
            </w:r>
            <w:r>
              <w:rPr>
                <w:noProof/>
                <w:webHidden/>
              </w:rPr>
              <w:tab/>
            </w:r>
            <w:r>
              <w:rPr>
                <w:noProof/>
                <w:webHidden/>
              </w:rPr>
              <w:fldChar w:fldCharType="begin"/>
            </w:r>
            <w:r>
              <w:rPr>
                <w:noProof/>
                <w:webHidden/>
              </w:rPr>
              <w:instrText xml:space="preserve"> PAGEREF _Toc228444495 \h </w:instrText>
            </w:r>
            <w:r>
              <w:rPr>
                <w:noProof/>
                <w:webHidden/>
              </w:rPr>
            </w:r>
            <w:r>
              <w:rPr>
                <w:noProof/>
                <w:webHidden/>
              </w:rPr>
              <w:fldChar w:fldCharType="separate"/>
            </w:r>
            <w:r>
              <w:rPr>
                <w:noProof/>
                <w:webHidden/>
              </w:rPr>
              <w:t>121</w:t>
            </w:r>
            <w:r>
              <w:rPr>
                <w:noProof/>
                <w:webHidden/>
              </w:rPr>
              <w:fldChar w:fldCharType="end"/>
            </w:r>
          </w:hyperlink>
        </w:p>
        <w:p w14:paraId="15DA8564" w14:textId="0E42B3BC"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6" w:history="1">
            <w:r w:rsidRPr="009B6363">
              <w:rPr>
                <w:rStyle w:val="Hyperlink"/>
                <w:noProof/>
              </w:rPr>
              <w:t>14.7</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Rechnung an Mercedes Benz</w:t>
            </w:r>
            <w:r>
              <w:rPr>
                <w:noProof/>
                <w:webHidden/>
              </w:rPr>
              <w:tab/>
            </w:r>
            <w:r>
              <w:rPr>
                <w:noProof/>
                <w:webHidden/>
              </w:rPr>
              <w:fldChar w:fldCharType="begin"/>
            </w:r>
            <w:r>
              <w:rPr>
                <w:noProof/>
                <w:webHidden/>
              </w:rPr>
              <w:instrText xml:space="preserve"> PAGEREF _Toc228444496 \h </w:instrText>
            </w:r>
            <w:r>
              <w:rPr>
                <w:noProof/>
                <w:webHidden/>
              </w:rPr>
            </w:r>
            <w:r>
              <w:rPr>
                <w:noProof/>
                <w:webHidden/>
              </w:rPr>
              <w:fldChar w:fldCharType="separate"/>
            </w:r>
            <w:r>
              <w:rPr>
                <w:noProof/>
                <w:webHidden/>
              </w:rPr>
              <w:t>121</w:t>
            </w:r>
            <w:r>
              <w:rPr>
                <w:noProof/>
                <w:webHidden/>
              </w:rPr>
              <w:fldChar w:fldCharType="end"/>
            </w:r>
          </w:hyperlink>
        </w:p>
        <w:p w14:paraId="7B3BFF74" w14:textId="06BD15F4"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7" w:history="1">
            <w:r w:rsidRPr="009B6363">
              <w:rPr>
                <w:rStyle w:val="Hyperlink"/>
                <w:noProof/>
              </w:rPr>
              <w:t>14.8</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Chargen- und Seriennummer in Verkaufslieferschein und -rechnung</w:t>
            </w:r>
            <w:r>
              <w:rPr>
                <w:noProof/>
                <w:webHidden/>
              </w:rPr>
              <w:tab/>
            </w:r>
            <w:r>
              <w:rPr>
                <w:noProof/>
                <w:webHidden/>
              </w:rPr>
              <w:fldChar w:fldCharType="begin"/>
            </w:r>
            <w:r>
              <w:rPr>
                <w:noProof/>
                <w:webHidden/>
              </w:rPr>
              <w:instrText xml:space="preserve"> PAGEREF _Toc228444497 \h </w:instrText>
            </w:r>
            <w:r>
              <w:rPr>
                <w:noProof/>
                <w:webHidden/>
              </w:rPr>
            </w:r>
            <w:r>
              <w:rPr>
                <w:noProof/>
                <w:webHidden/>
              </w:rPr>
              <w:fldChar w:fldCharType="separate"/>
            </w:r>
            <w:r>
              <w:rPr>
                <w:noProof/>
                <w:webHidden/>
              </w:rPr>
              <w:t>121</w:t>
            </w:r>
            <w:r>
              <w:rPr>
                <w:noProof/>
                <w:webHidden/>
              </w:rPr>
              <w:fldChar w:fldCharType="end"/>
            </w:r>
          </w:hyperlink>
        </w:p>
        <w:p w14:paraId="47C3F2D6" w14:textId="579E5D3F" w:rsidR="007E51CE" w:rsidRDefault="007E51CE">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8" w:history="1">
            <w:r w:rsidRPr="009B6363">
              <w:rPr>
                <w:rStyle w:val="Hyperlink"/>
                <w:noProof/>
              </w:rPr>
              <w:t>14.9</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Provisionsabrechnung</w:t>
            </w:r>
            <w:r>
              <w:rPr>
                <w:noProof/>
                <w:webHidden/>
              </w:rPr>
              <w:tab/>
            </w:r>
            <w:r>
              <w:rPr>
                <w:noProof/>
                <w:webHidden/>
              </w:rPr>
              <w:fldChar w:fldCharType="begin"/>
            </w:r>
            <w:r>
              <w:rPr>
                <w:noProof/>
                <w:webHidden/>
              </w:rPr>
              <w:instrText xml:space="preserve"> PAGEREF _Toc228444498 \h </w:instrText>
            </w:r>
            <w:r>
              <w:rPr>
                <w:noProof/>
                <w:webHidden/>
              </w:rPr>
            </w:r>
            <w:r>
              <w:rPr>
                <w:noProof/>
                <w:webHidden/>
              </w:rPr>
              <w:fldChar w:fldCharType="separate"/>
            </w:r>
            <w:r>
              <w:rPr>
                <w:noProof/>
                <w:webHidden/>
              </w:rPr>
              <w:t>123</w:t>
            </w:r>
            <w:r>
              <w:rPr>
                <w:noProof/>
                <w:webHidden/>
              </w:rPr>
              <w:fldChar w:fldCharType="end"/>
            </w:r>
          </w:hyperlink>
        </w:p>
        <w:p w14:paraId="4347D296" w14:textId="5A1B19CB"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499" w:history="1">
            <w:r w:rsidRPr="009B6363">
              <w:rPr>
                <w:rStyle w:val="Hyperlink"/>
                <w:noProof/>
              </w:rPr>
              <w:t>14.10</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Versandliste</w:t>
            </w:r>
            <w:r>
              <w:rPr>
                <w:noProof/>
                <w:webHidden/>
              </w:rPr>
              <w:tab/>
            </w:r>
            <w:r>
              <w:rPr>
                <w:noProof/>
                <w:webHidden/>
              </w:rPr>
              <w:fldChar w:fldCharType="begin"/>
            </w:r>
            <w:r>
              <w:rPr>
                <w:noProof/>
                <w:webHidden/>
              </w:rPr>
              <w:instrText xml:space="preserve"> PAGEREF _Toc228444499 \h </w:instrText>
            </w:r>
            <w:r>
              <w:rPr>
                <w:noProof/>
                <w:webHidden/>
              </w:rPr>
            </w:r>
            <w:r>
              <w:rPr>
                <w:noProof/>
                <w:webHidden/>
              </w:rPr>
              <w:fldChar w:fldCharType="separate"/>
            </w:r>
            <w:r>
              <w:rPr>
                <w:noProof/>
                <w:webHidden/>
              </w:rPr>
              <w:t>123</w:t>
            </w:r>
            <w:r>
              <w:rPr>
                <w:noProof/>
                <w:webHidden/>
              </w:rPr>
              <w:fldChar w:fldCharType="end"/>
            </w:r>
          </w:hyperlink>
        </w:p>
        <w:p w14:paraId="35668BFA" w14:textId="4F72EB8A"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500" w:history="1">
            <w:r w:rsidRPr="009B6363">
              <w:rPr>
                <w:rStyle w:val="Hyperlink"/>
                <w:noProof/>
              </w:rPr>
              <w:t>14.11</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Einkauf</w:t>
            </w:r>
            <w:r>
              <w:rPr>
                <w:noProof/>
                <w:webHidden/>
              </w:rPr>
              <w:tab/>
            </w:r>
            <w:r>
              <w:rPr>
                <w:noProof/>
                <w:webHidden/>
              </w:rPr>
              <w:fldChar w:fldCharType="begin"/>
            </w:r>
            <w:r>
              <w:rPr>
                <w:noProof/>
                <w:webHidden/>
              </w:rPr>
              <w:instrText xml:space="preserve"> PAGEREF _Toc228444500 \h </w:instrText>
            </w:r>
            <w:r>
              <w:rPr>
                <w:noProof/>
                <w:webHidden/>
              </w:rPr>
            </w:r>
            <w:r>
              <w:rPr>
                <w:noProof/>
                <w:webHidden/>
              </w:rPr>
              <w:fldChar w:fldCharType="separate"/>
            </w:r>
            <w:r>
              <w:rPr>
                <w:noProof/>
                <w:webHidden/>
              </w:rPr>
              <w:t>123</w:t>
            </w:r>
            <w:r>
              <w:rPr>
                <w:noProof/>
                <w:webHidden/>
              </w:rPr>
              <w:fldChar w:fldCharType="end"/>
            </w:r>
          </w:hyperlink>
        </w:p>
        <w:p w14:paraId="3A14B43C" w14:textId="01204DBB"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01" w:history="1">
            <w:r w:rsidRPr="009B6363">
              <w:rPr>
                <w:rStyle w:val="Hyperlink"/>
                <w:noProof/>
              </w:rPr>
              <w:t>14.11.1</w:t>
            </w:r>
            <w:r>
              <w:rPr>
                <w:rFonts w:asciiTheme="minorHAnsi" w:eastAsiaTheme="minorEastAsia" w:hAnsiTheme="minorHAnsi"/>
                <w:noProof/>
                <w:kern w:val="2"/>
                <w:sz w:val="24"/>
                <w:szCs w:val="24"/>
                <w:lang w:eastAsia="de-DE"/>
                <w14:ligatures w14:val="standardContextual"/>
              </w:rPr>
              <w:tab/>
            </w:r>
            <w:r w:rsidRPr="009B6363">
              <w:rPr>
                <w:rStyle w:val="Hyperlink"/>
                <w:noProof/>
              </w:rPr>
              <w:t>Anfrage</w:t>
            </w:r>
            <w:r>
              <w:rPr>
                <w:noProof/>
                <w:webHidden/>
              </w:rPr>
              <w:tab/>
            </w:r>
            <w:r>
              <w:rPr>
                <w:noProof/>
                <w:webHidden/>
              </w:rPr>
              <w:fldChar w:fldCharType="begin"/>
            </w:r>
            <w:r>
              <w:rPr>
                <w:noProof/>
                <w:webHidden/>
              </w:rPr>
              <w:instrText xml:space="preserve"> PAGEREF _Toc228444501 \h </w:instrText>
            </w:r>
            <w:r>
              <w:rPr>
                <w:noProof/>
                <w:webHidden/>
              </w:rPr>
            </w:r>
            <w:r>
              <w:rPr>
                <w:noProof/>
                <w:webHidden/>
              </w:rPr>
              <w:fldChar w:fldCharType="separate"/>
            </w:r>
            <w:r>
              <w:rPr>
                <w:noProof/>
                <w:webHidden/>
              </w:rPr>
              <w:t>123</w:t>
            </w:r>
            <w:r>
              <w:rPr>
                <w:noProof/>
                <w:webHidden/>
              </w:rPr>
              <w:fldChar w:fldCharType="end"/>
            </w:r>
          </w:hyperlink>
        </w:p>
        <w:p w14:paraId="47534766" w14:textId="34F49C67"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502" w:history="1">
            <w:r w:rsidRPr="009B6363">
              <w:rPr>
                <w:rStyle w:val="Hyperlink"/>
                <w:noProof/>
              </w:rPr>
              <w:t>14.12</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Artikeletiketten</w:t>
            </w:r>
            <w:r>
              <w:rPr>
                <w:noProof/>
                <w:webHidden/>
              </w:rPr>
              <w:tab/>
            </w:r>
            <w:r>
              <w:rPr>
                <w:noProof/>
                <w:webHidden/>
              </w:rPr>
              <w:fldChar w:fldCharType="begin"/>
            </w:r>
            <w:r>
              <w:rPr>
                <w:noProof/>
                <w:webHidden/>
              </w:rPr>
              <w:instrText xml:space="preserve"> PAGEREF _Toc228444502 \h </w:instrText>
            </w:r>
            <w:r>
              <w:rPr>
                <w:noProof/>
                <w:webHidden/>
              </w:rPr>
            </w:r>
            <w:r>
              <w:rPr>
                <w:noProof/>
                <w:webHidden/>
              </w:rPr>
              <w:fldChar w:fldCharType="separate"/>
            </w:r>
            <w:r>
              <w:rPr>
                <w:noProof/>
                <w:webHidden/>
              </w:rPr>
              <w:t>124</w:t>
            </w:r>
            <w:r>
              <w:rPr>
                <w:noProof/>
                <w:webHidden/>
              </w:rPr>
              <w:fldChar w:fldCharType="end"/>
            </w:r>
          </w:hyperlink>
        </w:p>
        <w:p w14:paraId="60E6F995" w14:textId="33A1F6DA"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03" w:history="1">
            <w:r w:rsidRPr="009B6363">
              <w:rPr>
                <w:rStyle w:val="Hyperlink"/>
                <w:noProof/>
              </w:rPr>
              <w:t>14.12.1</w:t>
            </w:r>
            <w:r>
              <w:rPr>
                <w:rFonts w:asciiTheme="minorHAnsi" w:eastAsiaTheme="minorEastAsia" w:hAnsiTheme="minorHAnsi"/>
                <w:noProof/>
                <w:kern w:val="2"/>
                <w:sz w:val="24"/>
                <w:szCs w:val="24"/>
                <w:lang w:eastAsia="de-DE"/>
                <w14:ligatures w14:val="standardContextual"/>
              </w:rPr>
              <w:tab/>
            </w:r>
            <w:r w:rsidRPr="009B6363">
              <w:rPr>
                <w:rStyle w:val="Hyperlink"/>
                <w:noProof/>
              </w:rPr>
              <w:t>Allgemeines Infosystem für den Etikettendruck</w:t>
            </w:r>
            <w:r>
              <w:rPr>
                <w:noProof/>
                <w:webHidden/>
              </w:rPr>
              <w:tab/>
            </w:r>
            <w:r>
              <w:rPr>
                <w:noProof/>
                <w:webHidden/>
              </w:rPr>
              <w:fldChar w:fldCharType="begin"/>
            </w:r>
            <w:r>
              <w:rPr>
                <w:noProof/>
                <w:webHidden/>
              </w:rPr>
              <w:instrText xml:space="preserve"> PAGEREF _Toc228444503 \h </w:instrText>
            </w:r>
            <w:r>
              <w:rPr>
                <w:noProof/>
                <w:webHidden/>
              </w:rPr>
            </w:r>
            <w:r>
              <w:rPr>
                <w:noProof/>
                <w:webHidden/>
              </w:rPr>
              <w:fldChar w:fldCharType="separate"/>
            </w:r>
            <w:r>
              <w:rPr>
                <w:noProof/>
                <w:webHidden/>
              </w:rPr>
              <w:t>124</w:t>
            </w:r>
            <w:r>
              <w:rPr>
                <w:noProof/>
                <w:webHidden/>
              </w:rPr>
              <w:fldChar w:fldCharType="end"/>
            </w:r>
          </w:hyperlink>
        </w:p>
        <w:p w14:paraId="1801A7B1" w14:textId="61999366"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04" w:history="1">
            <w:r w:rsidRPr="009B6363">
              <w:rPr>
                <w:rStyle w:val="Hyperlink"/>
                <w:noProof/>
              </w:rPr>
              <w:t>14.12.2</w:t>
            </w:r>
            <w:r>
              <w:rPr>
                <w:rFonts w:asciiTheme="minorHAnsi" w:eastAsiaTheme="minorEastAsia" w:hAnsiTheme="minorHAnsi"/>
                <w:noProof/>
                <w:kern w:val="2"/>
                <w:sz w:val="24"/>
                <w:szCs w:val="24"/>
                <w:lang w:eastAsia="de-DE"/>
                <w14:ligatures w14:val="standardContextual"/>
              </w:rPr>
              <w:tab/>
            </w:r>
            <w:r w:rsidRPr="009B6363">
              <w:rPr>
                <w:rStyle w:val="Hyperlink"/>
                <w:noProof/>
              </w:rPr>
              <w:t>Verpackungseinheiten</w:t>
            </w:r>
            <w:r>
              <w:rPr>
                <w:noProof/>
                <w:webHidden/>
              </w:rPr>
              <w:tab/>
            </w:r>
            <w:r>
              <w:rPr>
                <w:noProof/>
                <w:webHidden/>
              </w:rPr>
              <w:fldChar w:fldCharType="begin"/>
            </w:r>
            <w:r>
              <w:rPr>
                <w:noProof/>
                <w:webHidden/>
              </w:rPr>
              <w:instrText xml:space="preserve"> PAGEREF _Toc228444504 \h </w:instrText>
            </w:r>
            <w:r>
              <w:rPr>
                <w:noProof/>
                <w:webHidden/>
              </w:rPr>
            </w:r>
            <w:r>
              <w:rPr>
                <w:noProof/>
                <w:webHidden/>
              </w:rPr>
              <w:fldChar w:fldCharType="separate"/>
            </w:r>
            <w:r>
              <w:rPr>
                <w:noProof/>
                <w:webHidden/>
              </w:rPr>
              <w:t>125</w:t>
            </w:r>
            <w:r>
              <w:rPr>
                <w:noProof/>
                <w:webHidden/>
              </w:rPr>
              <w:fldChar w:fldCharType="end"/>
            </w:r>
          </w:hyperlink>
        </w:p>
        <w:p w14:paraId="128AED9F" w14:textId="54606767"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05" w:history="1">
            <w:r w:rsidRPr="009B6363">
              <w:rPr>
                <w:rStyle w:val="Hyperlink"/>
                <w:noProof/>
              </w:rPr>
              <w:t>14.12.3</w:t>
            </w:r>
            <w:r>
              <w:rPr>
                <w:rFonts w:asciiTheme="minorHAnsi" w:eastAsiaTheme="minorEastAsia" w:hAnsiTheme="minorHAnsi"/>
                <w:noProof/>
                <w:kern w:val="2"/>
                <w:sz w:val="24"/>
                <w:szCs w:val="24"/>
                <w:lang w:eastAsia="de-DE"/>
                <w14:ligatures w14:val="standardContextual"/>
              </w:rPr>
              <w:tab/>
            </w:r>
            <w:r w:rsidRPr="009B6363">
              <w:rPr>
                <w:rStyle w:val="Hyperlink"/>
                <w:noProof/>
              </w:rPr>
              <w:t>Wareneingang Artikel- und Mengenetikett</w:t>
            </w:r>
            <w:r>
              <w:rPr>
                <w:noProof/>
                <w:webHidden/>
              </w:rPr>
              <w:tab/>
            </w:r>
            <w:r>
              <w:rPr>
                <w:noProof/>
                <w:webHidden/>
              </w:rPr>
              <w:fldChar w:fldCharType="begin"/>
            </w:r>
            <w:r>
              <w:rPr>
                <w:noProof/>
                <w:webHidden/>
              </w:rPr>
              <w:instrText xml:space="preserve"> PAGEREF _Toc228444505 \h </w:instrText>
            </w:r>
            <w:r>
              <w:rPr>
                <w:noProof/>
                <w:webHidden/>
              </w:rPr>
            </w:r>
            <w:r>
              <w:rPr>
                <w:noProof/>
                <w:webHidden/>
              </w:rPr>
              <w:fldChar w:fldCharType="separate"/>
            </w:r>
            <w:r>
              <w:rPr>
                <w:noProof/>
                <w:webHidden/>
              </w:rPr>
              <w:t>126</w:t>
            </w:r>
            <w:r>
              <w:rPr>
                <w:noProof/>
                <w:webHidden/>
              </w:rPr>
              <w:fldChar w:fldCharType="end"/>
            </w:r>
          </w:hyperlink>
        </w:p>
        <w:p w14:paraId="76CAA8B4" w14:textId="6C1477F7"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06" w:history="1">
            <w:r w:rsidRPr="009B6363">
              <w:rPr>
                <w:rStyle w:val="Hyperlink"/>
                <w:noProof/>
              </w:rPr>
              <w:t>14.12.4</w:t>
            </w:r>
            <w:r>
              <w:rPr>
                <w:rFonts w:asciiTheme="minorHAnsi" w:eastAsiaTheme="minorEastAsia" w:hAnsiTheme="minorHAnsi"/>
                <w:noProof/>
                <w:kern w:val="2"/>
                <w:sz w:val="24"/>
                <w:szCs w:val="24"/>
                <w:lang w:eastAsia="de-DE"/>
                <w14:ligatures w14:val="standardContextual"/>
              </w:rPr>
              <w:tab/>
            </w:r>
            <w:r w:rsidRPr="009B6363">
              <w:rPr>
                <w:rStyle w:val="Hyperlink"/>
                <w:noProof/>
              </w:rPr>
              <w:t>Druck Artikel- und Mengenetiketten aus WAREHOUSE</w:t>
            </w:r>
            <w:r>
              <w:rPr>
                <w:noProof/>
                <w:webHidden/>
              </w:rPr>
              <w:tab/>
            </w:r>
            <w:r>
              <w:rPr>
                <w:noProof/>
                <w:webHidden/>
              </w:rPr>
              <w:fldChar w:fldCharType="begin"/>
            </w:r>
            <w:r>
              <w:rPr>
                <w:noProof/>
                <w:webHidden/>
              </w:rPr>
              <w:instrText xml:space="preserve"> PAGEREF _Toc228444506 \h </w:instrText>
            </w:r>
            <w:r>
              <w:rPr>
                <w:noProof/>
                <w:webHidden/>
              </w:rPr>
            </w:r>
            <w:r>
              <w:rPr>
                <w:noProof/>
                <w:webHidden/>
              </w:rPr>
              <w:fldChar w:fldCharType="separate"/>
            </w:r>
            <w:r>
              <w:rPr>
                <w:noProof/>
                <w:webHidden/>
              </w:rPr>
              <w:t>129</w:t>
            </w:r>
            <w:r>
              <w:rPr>
                <w:noProof/>
                <w:webHidden/>
              </w:rPr>
              <w:fldChar w:fldCharType="end"/>
            </w:r>
          </w:hyperlink>
        </w:p>
        <w:p w14:paraId="57B6E738" w14:textId="276163AD"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07" w:history="1">
            <w:r w:rsidRPr="009B6363">
              <w:rPr>
                <w:rStyle w:val="Hyperlink"/>
                <w:noProof/>
              </w:rPr>
              <w:t>14.12.5</w:t>
            </w:r>
            <w:r>
              <w:rPr>
                <w:rFonts w:asciiTheme="minorHAnsi" w:eastAsiaTheme="minorEastAsia" w:hAnsiTheme="minorHAnsi"/>
                <w:noProof/>
                <w:kern w:val="2"/>
                <w:sz w:val="24"/>
                <w:szCs w:val="24"/>
                <w:lang w:eastAsia="de-DE"/>
                <w14:ligatures w14:val="standardContextual"/>
              </w:rPr>
              <w:tab/>
            </w:r>
            <w:r w:rsidRPr="009B6363">
              <w:rPr>
                <w:rStyle w:val="Hyperlink"/>
                <w:noProof/>
              </w:rPr>
              <w:t>Chargen-/Seriennummernetikett</w:t>
            </w:r>
            <w:r>
              <w:rPr>
                <w:noProof/>
                <w:webHidden/>
              </w:rPr>
              <w:tab/>
            </w:r>
            <w:r>
              <w:rPr>
                <w:noProof/>
                <w:webHidden/>
              </w:rPr>
              <w:fldChar w:fldCharType="begin"/>
            </w:r>
            <w:r>
              <w:rPr>
                <w:noProof/>
                <w:webHidden/>
              </w:rPr>
              <w:instrText xml:space="preserve"> PAGEREF _Toc228444507 \h </w:instrText>
            </w:r>
            <w:r>
              <w:rPr>
                <w:noProof/>
                <w:webHidden/>
              </w:rPr>
            </w:r>
            <w:r>
              <w:rPr>
                <w:noProof/>
                <w:webHidden/>
              </w:rPr>
              <w:fldChar w:fldCharType="separate"/>
            </w:r>
            <w:r>
              <w:rPr>
                <w:noProof/>
                <w:webHidden/>
              </w:rPr>
              <w:t>129</w:t>
            </w:r>
            <w:r>
              <w:rPr>
                <w:noProof/>
                <w:webHidden/>
              </w:rPr>
              <w:fldChar w:fldCharType="end"/>
            </w:r>
          </w:hyperlink>
        </w:p>
        <w:p w14:paraId="1ED1237E" w14:textId="670C87AB"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08" w:history="1">
            <w:r w:rsidRPr="009B6363">
              <w:rPr>
                <w:rStyle w:val="Hyperlink"/>
                <w:noProof/>
              </w:rPr>
              <w:t>14.12.6</w:t>
            </w:r>
            <w:r>
              <w:rPr>
                <w:rFonts w:asciiTheme="minorHAnsi" w:eastAsiaTheme="minorEastAsia" w:hAnsiTheme="minorHAnsi"/>
                <w:noProof/>
                <w:kern w:val="2"/>
                <w:sz w:val="24"/>
                <w:szCs w:val="24"/>
                <w:lang w:eastAsia="de-DE"/>
                <w14:ligatures w14:val="standardContextual"/>
              </w:rPr>
              <w:tab/>
            </w:r>
            <w:r w:rsidRPr="009B6363">
              <w:rPr>
                <w:rStyle w:val="Hyperlink"/>
                <w:noProof/>
              </w:rPr>
              <w:t>Verkaufsetikett</w:t>
            </w:r>
            <w:r>
              <w:rPr>
                <w:noProof/>
                <w:webHidden/>
              </w:rPr>
              <w:tab/>
            </w:r>
            <w:r>
              <w:rPr>
                <w:noProof/>
                <w:webHidden/>
              </w:rPr>
              <w:fldChar w:fldCharType="begin"/>
            </w:r>
            <w:r>
              <w:rPr>
                <w:noProof/>
                <w:webHidden/>
              </w:rPr>
              <w:instrText xml:space="preserve"> PAGEREF _Toc228444508 \h </w:instrText>
            </w:r>
            <w:r>
              <w:rPr>
                <w:noProof/>
                <w:webHidden/>
              </w:rPr>
            </w:r>
            <w:r>
              <w:rPr>
                <w:noProof/>
                <w:webHidden/>
              </w:rPr>
              <w:fldChar w:fldCharType="separate"/>
            </w:r>
            <w:r>
              <w:rPr>
                <w:noProof/>
                <w:webHidden/>
              </w:rPr>
              <w:t>131</w:t>
            </w:r>
            <w:r>
              <w:rPr>
                <w:noProof/>
                <w:webHidden/>
              </w:rPr>
              <w:fldChar w:fldCharType="end"/>
            </w:r>
          </w:hyperlink>
        </w:p>
        <w:p w14:paraId="584B4B93" w14:textId="1473CB90"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509" w:history="1">
            <w:r w:rsidRPr="009B6363">
              <w:rPr>
                <w:rStyle w:val="Hyperlink"/>
                <w:noProof/>
              </w:rPr>
              <w:t>14.13</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Druck Fertigungspapiere</w:t>
            </w:r>
            <w:r>
              <w:rPr>
                <w:noProof/>
                <w:webHidden/>
              </w:rPr>
              <w:tab/>
            </w:r>
            <w:r>
              <w:rPr>
                <w:noProof/>
                <w:webHidden/>
              </w:rPr>
              <w:fldChar w:fldCharType="begin"/>
            </w:r>
            <w:r>
              <w:rPr>
                <w:noProof/>
                <w:webHidden/>
              </w:rPr>
              <w:instrText xml:space="preserve"> PAGEREF _Toc228444509 \h </w:instrText>
            </w:r>
            <w:r>
              <w:rPr>
                <w:noProof/>
                <w:webHidden/>
              </w:rPr>
            </w:r>
            <w:r>
              <w:rPr>
                <w:noProof/>
                <w:webHidden/>
              </w:rPr>
              <w:fldChar w:fldCharType="separate"/>
            </w:r>
            <w:r>
              <w:rPr>
                <w:noProof/>
                <w:webHidden/>
              </w:rPr>
              <w:t>133</w:t>
            </w:r>
            <w:r>
              <w:rPr>
                <w:noProof/>
                <w:webHidden/>
              </w:rPr>
              <w:fldChar w:fldCharType="end"/>
            </w:r>
          </w:hyperlink>
        </w:p>
        <w:p w14:paraId="5B9F2616" w14:textId="0D656B65"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10" w:history="1">
            <w:r w:rsidRPr="009B6363">
              <w:rPr>
                <w:rStyle w:val="Hyperlink"/>
                <w:noProof/>
              </w:rPr>
              <w:t>14.13.1</w:t>
            </w:r>
            <w:r>
              <w:rPr>
                <w:rFonts w:asciiTheme="minorHAnsi" w:eastAsiaTheme="minorEastAsia" w:hAnsiTheme="minorHAnsi"/>
                <w:noProof/>
                <w:kern w:val="2"/>
                <w:sz w:val="24"/>
                <w:szCs w:val="24"/>
                <w:lang w:eastAsia="de-DE"/>
                <w14:ligatures w14:val="standardContextual"/>
              </w:rPr>
              <w:tab/>
            </w:r>
            <w:r w:rsidRPr="009B6363">
              <w:rPr>
                <w:rStyle w:val="Hyperlink"/>
                <w:noProof/>
              </w:rPr>
              <w:t>Kopfteil:</w:t>
            </w:r>
            <w:r>
              <w:rPr>
                <w:noProof/>
                <w:webHidden/>
              </w:rPr>
              <w:tab/>
            </w:r>
            <w:r>
              <w:rPr>
                <w:noProof/>
                <w:webHidden/>
              </w:rPr>
              <w:fldChar w:fldCharType="begin"/>
            </w:r>
            <w:r>
              <w:rPr>
                <w:noProof/>
                <w:webHidden/>
              </w:rPr>
              <w:instrText xml:space="preserve"> PAGEREF _Toc228444510 \h </w:instrText>
            </w:r>
            <w:r>
              <w:rPr>
                <w:noProof/>
                <w:webHidden/>
              </w:rPr>
            </w:r>
            <w:r>
              <w:rPr>
                <w:noProof/>
                <w:webHidden/>
              </w:rPr>
              <w:fldChar w:fldCharType="separate"/>
            </w:r>
            <w:r>
              <w:rPr>
                <w:noProof/>
                <w:webHidden/>
              </w:rPr>
              <w:t>133</w:t>
            </w:r>
            <w:r>
              <w:rPr>
                <w:noProof/>
                <w:webHidden/>
              </w:rPr>
              <w:fldChar w:fldCharType="end"/>
            </w:r>
          </w:hyperlink>
        </w:p>
        <w:p w14:paraId="0384F21D" w14:textId="5106D39C"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11" w:history="1">
            <w:r w:rsidRPr="009B6363">
              <w:rPr>
                <w:rStyle w:val="Hyperlink"/>
                <w:noProof/>
              </w:rPr>
              <w:t>14.13.2</w:t>
            </w:r>
            <w:r>
              <w:rPr>
                <w:rFonts w:asciiTheme="minorHAnsi" w:eastAsiaTheme="minorEastAsia" w:hAnsiTheme="minorHAnsi"/>
                <w:noProof/>
                <w:kern w:val="2"/>
                <w:sz w:val="24"/>
                <w:szCs w:val="24"/>
                <w:lang w:eastAsia="de-DE"/>
                <w14:ligatures w14:val="standardContextual"/>
              </w:rPr>
              <w:tab/>
            </w:r>
            <w:r w:rsidRPr="009B6363">
              <w:rPr>
                <w:rStyle w:val="Hyperlink"/>
                <w:noProof/>
              </w:rPr>
              <w:t>Tabellenteil</w:t>
            </w:r>
            <w:r>
              <w:rPr>
                <w:noProof/>
                <w:webHidden/>
              </w:rPr>
              <w:tab/>
            </w:r>
            <w:r>
              <w:rPr>
                <w:noProof/>
                <w:webHidden/>
              </w:rPr>
              <w:fldChar w:fldCharType="begin"/>
            </w:r>
            <w:r>
              <w:rPr>
                <w:noProof/>
                <w:webHidden/>
              </w:rPr>
              <w:instrText xml:space="preserve"> PAGEREF _Toc228444511 \h </w:instrText>
            </w:r>
            <w:r>
              <w:rPr>
                <w:noProof/>
                <w:webHidden/>
              </w:rPr>
            </w:r>
            <w:r>
              <w:rPr>
                <w:noProof/>
                <w:webHidden/>
              </w:rPr>
              <w:fldChar w:fldCharType="separate"/>
            </w:r>
            <w:r>
              <w:rPr>
                <w:noProof/>
                <w:webHidden/>
              </w:rPr>
              <w:t>135</w:t>
            </w:r>
            <w:r>
              <w:rPr>
                <w:noProof/>
                <w:webHidden/>
              </w:rPr>
              <w:fldChar w:fldCharType="end"/>
            </w:r>
          </w:hyperlink>
        </w:p>
        <w:p w14:paraId="1E48E707" w14:textId="6DC8C798"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512" w:history="1">
            <w:r w:rsidRPr="009B6363">
              <w:rPr>
                <w:rStyle w:val="Hyperlink"/>
                <w:noProof/>
              </w:rPr>
              <w:t>14.14</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Infosystem Betriebsaufträge</w:t>
            </w:r>
            <w:r>
              <w:rPr>
                <w:noProof/>
                <w:webHidden/>
              </w:rPr>
              <w:tab/>
            </w:r>
            <w:r>
              <w:rPr>
                <w:noProof/>
                <w:webHidden/>
              </w:rPr>
              <w:fldChar w:fldCharType="begin"/>
            </w:r>
            <w:r>
              <w:rPr>
                <w:noProof/>
                <w:webHidden/>
              </w:rPr>
              <w:instrText xml:space="preserve"> PAGEREF _Toc228444512 \h </w:instrText>
            </w:r>
            <w:r>
              <w:rPr>
                <w:noProof/>
                <w:webHidden/>
              </w:rPr>
            </w:r>
            <w:r>
              <w:rPr>
                <w:noProof/>
                <w:webHidden/>
              </w:rPr>
              <w:fldChar w:fldCharType="separate"/>
            </w:r>
            <w:r>
              <w:rPr>
                <w:noProof/>
                <w:webHidden/>
              </w:rPr>
              <w:t>137</w:t>
            </w:r>
            <w:r>
              <w:rPr>
                <w:noProof/>
                <w:webHidden/>
              </w:rPr>
              <w:fldChar w:fldCharType="end"/>
            </w:r>
          </w:hyperlink>
        </w:p>
        <w:p w14:paraId="6DD3BCA0" w14:textId="2C01F8BF"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513" w:history="1">
            <w:r w:rsidRPr="009B6363">
              <w:rPr>
                <w:rStyle w:val="Hyperlink"/>
                <w:noProof/>
              </w:rPr>
              <w:t>14.15</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Verkauf-Kommissionierliste</w:t>
            </w:r>
            <w:r>
              <w:rPr>
                <w:noProof/>
                <w:webHidden/>
              </w:rPr>
              <w:tab/>
            </w:r>
            <w:r>
              <w:rPr>
                <w:noProof/>
                <w:webHidden/>
              </w:rPr>
              <w:fldChar w:fldCharType="begin"/>
            </w:r>
            <w:r>
              <w:rPr>
                <w:noProof/>
                <w:webHidden/>
              </w:rPr>
              <w:instrText xml:space="preserve"> PAGEREF _Toc228444513 \h </w:instrText>
            </w:r>
            <w:r>
              <w:rPr>
                <w:noProof/>
                <w:webHidden/>
              </w:rPr>
            </w:r>
            <w:r>
              <w:rPr>
                <w:noProof/>
                <w:webHidden/>
              </w:rPr>
              <w:fldChar w:fldCharType="separate"/>
            </w:r>
            <w:r>
              <w:rPr>
                <w:noProof/>
                <w:webHidden/>
              </w:rPr>
              <w:t>138</w:t>
            </w:r>
            <w:r>
              <w:rPr>
                <w:noProof/>
                <w:webHidden/>
              </w:rPr>
              <w:fldChar w:fldCharType="end"/>
            </w:r>
          </w:hyperlink>
        </w:p>
        <w:p w14:paraId="6EF83218" w14:textId="27C67204"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514" w:history="1">
            <w:r w:rsidRPr="009B6363">
              <w:rPr>
                <w:rStyle w:val="Hyperlink"/>
                <w:noProof/>
              </w:rPr>
              <w:t>14.16</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Interne Lieferschein</w:t>
            </w:r>
            <w:r>
              <w:rPr>
                <w:noProof/>
                <w:webHidden/>
              </w:rPr>
              <w:tab/>
            </w:r>
            <w:r>
              <w:rPr>
                <w:noProof/>
                <w:webHidden/>
              </w:rPr>
              <w:fldChar w:fldCharType="begin"/>
            </w:r>
            <w:r>
              <w:rPr>
                <w:noProof/>
                <w:webHidden/>
              </w:rPr>
              <w:instrText xml:space="preserve"> PAGEREF _Toc228444514 \h </w:instrText>
            </w:r>
            <w:r>
              <w:rPr>
                <w:noProof/>
                <w:webHidden/>
              </w:rPr>
            </w:r>
            <w:r>
              <w:rPr>
                <w:noProof/>
                <w:webHidden/>
              </w:rPr>
              <w:fldChar w:fldCharType="separate"/>
            </w:r>
            <w:r>
              <w:rPr>
                <w:noProof/>
                <w:webHidden/>
              </w:rPr>
              <w:t>139</w:t>
            </w:r>
            <w:r>
              <w:rPr>
                <w:noProof/>
                <w:webHidden/>
              </w:rPr>
              <w:fldChar w:fldCharType="end"/>
            </w:r>
          </w:hyperlink>
        </w:p>
        <w:p w14:paraId="42A6B92E" w14:textId="35E45C00" w:rsidR="007E51CE" w:rsidRDefault="007E51CE">
          <w:pPr>
            <w:pStyle w:val="Verzeichnis2"/>
            <w:tabs>
              <w:tab w:val="left" w:pos="120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28444515" w:history="1">
            <w:r w:rsidRPr="009B6363">
              <w:rPr>
                <w:rStyle w:val="Hyperlink"/>
                <w:noProof/>
              </w:rPr>
              <w:t>14.17</w:t>
            </w:r>
            <w:r>
              <w:rPr>
                <w:rFonts w:asciiTheme="minorHAnsi" w:eastAsiaTheme="minorEastAsia" w:hAnsiTheme="minorHAnsi"/>
                <w:b w:val="0"/>
                <w:bCs w:val="0"/>
                <w:noProof/>
                <w:kern w:val="2"/>
                <w:sz w:val="24"/>
                <w:szCs w:val="24"/>
                <w:lang w:eastAsia="de-DE"/>
                <w14:ligatures w14:val="standardContextual"/>
              </w:rPr>
              <w:tab/>
            </w:r>
            <w:r w:rsidRPr="009B6363">
              <w:rPr>
                <w:rStyle w:val="Hyperlink"/>
                <w:noProof/>
              </w:rPr>
              <w:t>Lagerplatzlabel</w:t>
            </w:r>
            <w:r>
              <w:rPr>
                <w:noProof/>
                <w:webHidden/>
              </w:rPr>
              <w:tab/>
            </w:r>
            <w:r>
              <w:rPr>
                <w:noProof/>
                <w:webHidden/>
              </w:rPr>
              <w:fldChar w:fldCharType="begin"/>
            </w:r>
            <w:r>
              <w:rPr>
                <w:noProof/>
                <w:webHidden/>
              </w:rPr>
              <w:instrText xml:space="preserve"> PAGEREF _Toc228444515 \h </w:instrText>
            </w:r>
            <w:r>
              <w:rPr>
                <w:noProof/>
                <w:webHidden/>
              </w:rPr>
            </w:r>
            <w:r>
              <w:rPr>
                <w:noProof/>
                <w:webHidden/>
              </w:rPr>
              <w:fldChar w:fldCharType="separate"/>
            </w:r>
            <w:r>
              <w:rPr>
                <w:noProof/>
                <w:webHidden/>
              </w:rPr>
              <w:t>139</w:t>
            </w:r>
            <w:r>
              <w:rPr>
                <w:noProof/>
                <w:webHidden/>
              </w:rPr>
              <w:fldChar w:fldCharType="end"/>
            </w:r>
          </w:hyperlink>
        </w:p>
        <w:p w14:paraId="111AFA4C" w14:textId="6309D47F"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16" w:history="1">
            <w:r w:rsidRPr="009B6363">
              <w:rPr>
                <w:rStyle w:val="Hyperlink"/>
                <w:noProof/>
              </w:rPr>
              <w:t>14.17.1</w:t>
            </w:r>
            <w:r>
              <w:rPr>
                <w:rFonts w:asciiTheme="minorHAnsi" w:eastAsiaTheme="minorEastAsia" w:hAnsiTheme="minorHAnsi"/>
                <w:noProof/>
                <w:kern w:val="2"/>
                <w:sz w:val="24"/>
                <w:szCs w:val="24"/>
                <w:lang w:eastAsia="de-DE"/>
                <w14:ligatures w14:val="standardContextual"/>
              </w:rPr>
              <w:tab/>
            </w:r>
            <w:r w:rsidRPr="009B6363">
              <w:rPr>
                <w:rStyle w:val="Hyperlink"/>
                <w:noProof/>
              </w:rPr>
              <w:t>Größen der Lageplatzlabels</w:t>
            </w:r>
            <w:r>
              <w:rPr>
                <w:noProof/>
                <w:webHidden/>
              </w:rPr>
              <w:tab/>
            </w:r>
            <w:r>
              <w:rPr>
                <w:noProof/>
                <w:webHidden/>
              </w:rPr>
              <w:fldChar w:fldCharType="begin"/>
            </w:r>
            <w:r>
              <w:rPr>
                <w:noProof/>
                <w:webHidden/>
              </w:rPr>
              <w:instrText xml:space="preserve"> PAGEREF _Toc228444516 \h </w:instrText>
            </w:r>
            <w:r>
              <w:rPr>
                <w:noProof/>
                <w:webHidden/>
              </w:rPr>
            </w:r>
            <w:r>
              <w:rPr>
                <w:noProof/>
                <w:webHidden/>
              </w:rPr>
              <w:fldChar w:fldCharType="separate"/>
            </w:r>
            <w:r>
              <w:rPr>
                <w:noProof/>
                <w:webHidden/>
              </w:rPr>
              <w:t>140</w:t>
            </w:r>
            <w:r>
              <w:rPr>
                <w:noProof/>
                <w:webHidden/>
              </w:rPr>
              <w:fldChar w:fldCharType="end"/>
            </w:r>
          </w:hyperlink>
        </w:p>
        <w:p w14:paraId="5300EE41" w14:textId="6173F8F9"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17" w:history="1">
            <w:r w:rsidRPr="009B6363">
              <w:rPr>
                <w:rStyle w:val="Hyperlink"/>
                <w:noProof/>
              </w:rPr>
              <w:t>14.17.2</w:t>
            </w:r>
            <w:r>
              <w:rPr>
                <w:rFonts w:asciiTheme="minorHAnsi" w:eastAsiaTheme="minorEastAsia" w:hAnsiTheme="minorHAnsi"/>
                <w:noProof/>
                <w:kern w:val="2"/>
                <w:sz w:val="24"/>
                <w:szCs w:val="24"/>
                <w:lang w:eastAsia="de-DE"/>
                <w14:ligatures w14:val="standardContextual"/>
              </w:rPr>
              <w:tab/>
            </w:r>
            <w:r w:rsidRPr="009B6363">
              <w:rPr>
                <w:rStyle w:val="Hyperlink"/>
                <w:noProof/>
              </w:rPr>
              <w:t>Aufbau der Lagerplatzbezeichnungen</w:t>
            </w:r>
            <w:r>
              <w:rPr>
                <w:noProof/>
                <w:webHidden/>
              </w:rPr>
              <w:tab/>
            </w:r>
            <w:r>
              <w:rPr>
                <w:noProof/>
                <w:webHidden/>
              </w:rPr>
              <w:fldChar w:fldCharType="begin"/>
            </w:r>
            <w:r>
              <w:rPr>
                <w:noProof/>
                <w:webHidden/>
              </w:rPr>
              <w:instrText xml:space="preserve"> PAGEREF _Toc228444517 \h </w:instrText>
            </w:r>
            <w:r>
              <w:rPr>
                <w:noProof/>
                <w:webHidden/>
              </w:rPr>
            </w:r>
            <w:r>
              <w:rPr>
                <w:noProof/>
                <w:webHidden/>
              </w:rPr>
              <w:fldChar w:fldCharType="separate"/>
            </w:r>
            <w:r>
              <w:rPr>
                <w:noProof/>
                <w:webHidden/>
              </w:rPr>
              <w:t>140</w:t>
            </w:r>
            <w:r>
              <w:rPr>
                <w:noProof/>
                <w:webHidden/>
              </w:rPr>
              <w:fldChar w:fldCharType="end"/>
            </w:r>
          </w:hyperlink>
        </w:p>
        <w:p w14:paraId="65C119BD" w14:textId="1BE94A4C"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18" w:history="1">
            <w:r w:rsidRPr="009B6363">
              <w:rPr>
                <w:rStyle w:val="Hyperlink"/>
                <w:noProof/>
              </w:rPr>
              <w:t>14.17.3</w:t>
            </w:r>
            <w:r>
              <w:rPr>
                <w:rFonts w:asciiTheme="minorHAnsi" w:eastAsiaTheme="minorEastAsia" w:hAnsiTheme="minorHAnsi"/>
                <w:noProof/>
                <w:kern w:val="2"/>
                <w:sz w:val="24"/>
                <w:szCs w:val="24"/>
                <w:lang w:eastAsia="de-DE"/>
                <w14:ligatures w14:val="standardContextual"/>
              </w:rPr>
              <w:tab/>
            </w:r>
            <w:r w:rsidRPr="009B6363">
              <w:rPr>
                <w:rStyle w:val="Hyperlink"/>
                <w:noProof/>
              </w:rPr>
              <w:t>Design Lagerplatzlabel</w:t>
            </w:r>
            <w:r>
              <w:rPr>
                <w:noProof/>
                <w:webHidden/>
              </w:rPr>
              <w:tab/>
            </w:r>
            <w:r>
              <w:rPr>
                <w:noProof/>
                <w:webHidden/>
              </w:rPr>
              <w:fldChar w:fldCharType="begin"/>
            </w:r>
            <w:r>
              <w:rPr>
                <w:noProof/>
                <w:webHidden/>
              </w:rPr>
              <w:instrText xml:space="preserve"> PAGEREF _Toc228444518 \h </w:instrText>
            </w:r>
            <w:r>
              <w:rPr>
                <w:noProof/>
                <w:webHidden/>
              </w:rPr>
            </w:r>
            <w:r>
              <w:rPr>
                <w:noProof/>
                <w:webHidden/>
              </w:rPr>
              <w:fldChar w:fldCharType="separate"/>
            </w:r>
            <w:r>
              <w:rPr>
                <w:noProof/>
                <w:webHidden/>
              </w:rPr>
              <w:t>141</w:t>
            </w:r>
            <w:r>
              <w:rPr>
                <w:noProof/>
                <w:webHidden/>
              </w:rPr>
              <w:fldChar w:fldCharType="end"/>
            </w:r>
          </w:hyperlink>
        </w:p>
        <w:p w14:paraId="3C05579B" w14:textId="638E8113" w:rsidR="007E51CE" w:rsidRDefault="007E51CE">
          <w:pPr>
            <w:pStyle w:val="Verzeichnis3"/>
            <w:tabs>
              <w:tab w:val="left" w:pos="1440"/>
              <w:tab w:val="right" w:leader="dot" w:pos="9050"/>
            </w:tabs>
            <w:rPr>
              <w:rFonts w:asciiTheme="minorHAnsi" w:eastAsiaTheme="minorEastAsia" w:hAnsiTheme="minorHAnsi"/>
              <w:noProof/>
              <w:kern w:val="2"/>
              <w:sz w:val="24"/>
              <w:szCs w:val="24"/>
              <w:lang w:eastAsia="de-DE"/>
              <w14:ligatures w14:val="standardContextual"/>
            </w:rPr>
          </w:pPr>
          <w:hyperlink w:anchor="_Toc228444519" w:history="1">
            <w:r w:rsidRPr="009B6363">
              <w:rPr>
                <w:rStyle w:val="Hyperlink"/>
                <w:noProof/>
              </w:rPr>
              <w:t>14.17.4</w:t>
            </w:r>
            <w:r>
              <w:rPr>
                <w:rFonts w:asciiTheme="minorHAnsi" w:eastAsiaTheme="minorEastAsia" w:hAnsiTheme="minorHAnsi"/>
                <w:noProof/>
                <w:kern w:val="2"/>
                <w:sz w:val="24"/>
                <w:szCs w:val="24"/>
                <w:lang w:eastAsia="de-DE"/>
                <w14:ligatures w14:val="standardContextual"/>
              </w:rPr>
              <w:tab/>
            </w:r>
            <w:r w:rsidRPr="009B6363">
              <w:rPr>
                <w:rStyle w:val="Hyperlink"/>
                <w:noProof/>
              </w:rPr>
              <w:t>Barcodetyp:</w:t>
            </w:r>
            <w:r>
              <w:rPr>
                <w:noProof/>
                <w:webHidden/>
              </w:rPr>
              <w:tab/>
            </w:r>
            <w:r>
              <w:rPr>
                <w:noProof/>
                <w:webHidden/>
              </w:rPr>
              <w:fldChar w:fldCharType="begin"/>
            </w:r>
            <w:r>
              <w:rPr>
                <w:noProof/>
                <w:webHidden/>
              </w:rPr>
              <w:instrText xml:space="preserve"> PAGEREF _Toc228444519 \h </w:instrText>
            </w:r>
            <w:r>
              <w:rPr>
                <w:noProof/>
                <w:webHidden/>
              </w:rPr>
            </w:r>
            <w:r>
              <w:rPr>
                <w:noProof/>
                <w:webHidden/>
              </w:rPr>
              <w:fldChar w:fldCharType="separate"/>
            </w:r>
            <w:r>
              <w:rPr>
                <w:noProof/>
                <w:webHidden/>
              </w:rPr>
              <w:t>142</w:t>
            </w:r>
            <w:r>
              <w:rPr>
                <w:noProof/>
                <w:webHidden/>
              </w:rPr>
              <w:fldChar w:fldCharType="end"/>
            </w:r>
          </w:hyperlink>
        </w:p>
        <w:p w14:paraId="0D3B26CC" w14:textId="33FE9706" w:rsidR="00822DAD" w:rsidRPr="00F14AC8" w:rsidRDefault="00822DAD">
          <w:r w:rsidRPr="00F14AC8">
            <w:rPr>
              <w:b/>
              <w:bCs/>
            </w:rPr>
            <w:fldChar w:fldCharType="end"/>
          </w:r>
        </w:p>
      </w:sdtContent>
    </w:sdt>
    <w:p w14:paraId="314C2A97" w14:textId="77777777" w:rsidR="00822DAD" w:rsidRPr="00F14AC8" w:rsidRDefault="00822DAD">
      <w:r w:rsidRPr="00F14AC8">
        <w:br w:type="page"/>
      </w:r>
    </w:p>
    <w:p w14:paraId="520AAB76" w14:textId="77777777" w:rsidR="00822DAD" w:rsidRPr="00F14AC8" w:rsidRDefault="00822DAD" w:rsidP="00822DAD">
      <w:pPr>
        <w:pStyle w:val="berschrift1"/>
      </w:pPr>
      <w:bookmarkStart w:id="2" w:name="_Toc211416569"/>
      <w:bookmarkStart w:id="3" w:name="_Toc234975517"/>
      <w:bookmarkStart w:id="4" w:name="_Toc33004082"/>
      <w:bookmarkStart w:id="5" w:name="_Toc141694811"/>
      <w:bookmarkStart w:id="6" w:name="_Toc228444306"/>
      <w:bookmarkStart w:id="7" w:name="_Toc31189756"/>
      <w:bookmarkStart w:id="8" w:name="_Toc211416477"/>
      <w:r w:rsidRPr="00F14AC8">
        <w:lastRenderedPageBreak/>
        <w:t>Allgemeines</w:t>
      </w:r>
      <w:bookmarkEnd w:id="2"/>
      <w:bookmarkEnd w:id="3"/>
      <w:bookmarkEnd w:id="4"/>
      <w:bookmarkEnd w:id="5"/>
      <w:bookmarkEnd w:id="6"/>
    </w:p>
    <w:p w14:paraId="7E60A814" w14:textId="77777777" w:rsidR="00822DAD" w:rsidRPr="00F14AC8" w:rsidRDefault="00822DAD" w:rsidP="00822DAD">
      <w:pPr>
        <w:pStyle w:val="berschrift2"/>
      </w:pPr>
      <w:bookmarkStart w:id="9" w:name="_Toc463174668"/>
      <w:bookmarkStart w:id="10" w:name="_Toc463191988"/>
      <w:bookmarkStart w:id="11" w:name="_Toc33004083"/>
      <w:bookmarkStart w:id="12" w:name="_Toc141694812"/>
      <w:bookmarkStart w:id="13" w:name="_Toc228444307"/>
      <w:bookmarkStart w:id="14" w:name="AP001"/>
      <w:bookmarkEnd w:id="7"/>
      <w:bookmarkEnd w:id="8"/>
      <w:r w:rsidRPr="00F14AC8">
        <w:t>Betriebsdaten / Betriebskalender</w:t>
      </w:r>
      <w:bookmarkEnd w:id="9"/>
      <w:bookmarkEnd w:id="10"/>
      <w:bookmarkEnd w:id="11"/>
      <w:bookmarkEnd w:id="12"/>
      <w:bookmarkEnd w:id="13"/>
    </w:p>
    <w:bookmarkEnd w:id="14"/>
    <w:p w14:paraId="5D1CFBC7" w14:textId="083F6421" w:rsidR="00822DAD" w:rsidRPr="00F14AC8" w:rsidRDefault="00822DAD" w:rsidP="00822DAD">
      <w:r w:rsidRPr="00F14AC8">
        <w:t xml:space="preserve">Das Objekt „Betriebsdaten“ und der zugehörige allgemeine Kalender werden durch den Systemadministrator </w:t>
      </w:r>
      <w:r w:rsidR="00AC35CA" w:rsidRPr="00F14AC8">
        <w:rPr>
          <w:b/>
        </w:rPr>
        <w:t>der Lebenshilfe Karlsruhe, Ettlingen und Umgebung e.V.</w:t>
      </w:r>
      <w:r w:rsidR="00AC35CA" w:rsidRPr="00F14AC8">
        <w:t xml:space="preserve"> </w:t>
      </w:r>
      <w:r w:rsidRPr="00F14AC8">
        <w:t>gepfleg</w:t>
      </w:r>
      <w:bookmarkStart w:id="15" w:name="_Toc78270099"/>
      <w:r w:rsidRPr="00F14AC8">
        <w:t>t.</w:t>
      </w:r>
    </w:p>
    <w:p w14:paraId="3BF3EC84" w14:textId="77777777" w:rsidR="00822DAD" w:rsidRPr="00F14AC8" w:rsidRDefault="00822DAD" w:rsidP="00822DAD"/>
    <w:tbl>
      <w:tblPr>
        <w:tblStyle w:val="Tabellenraster"/>
        <w:tblW w:w="9085" w:type="dxa"/>
        <w:tblLook w:val="04A0" w:firstRow="1" w:lastRow="0" w:firstColumn="1" w:lastColumn="0" w:noHBand="0" w:noVBand="1"/>
      </w:tblPr>
      <w:tblGrid>
        <w:gridCol w:w="8018"/>
        <w:gridCol w:w="1067"/>
      </w:tblGrid>
      <w:tr w:rsidR="00822DAD" w:rsidRPr="00F14AC8" w14:paraId="3751C24F" w14:textId="77777777" w:rsidTr="00D16466">
        <w:tc>
          <w:tcPr>
            <w:tcW w:w="8077" w:type="dxa"/>
            <w:shd w:val="clear" w:color="auto" w:fill="DCEEA3" w:themeFill="accent6" w:themeFillTint="99"/>
          </w:tcPr>
          <w:p w14:paraId="17C55B06" w14:textId="77777777" w:rsidR="00822DAD" w:rsidRPr="00F14AC8" w:rsidRDefault="00822DAD" w:rsidP="00D16466">
            <w:r w:rsidRPr="00F14AC8">
              <w:t>Auswirkungen der Customization/Extension</w:t>
            </w:r>
          </w:p>
        </w:tc>
        <w:tc>
          <w:tcPr>
            <w:tcW w:w="1008" w:type="dxa"/>
            <w:shd w:val="clear" w:color="auto" w:fill="DCEEA3" w:themeFill="accent6" w:themeFillTint="99"/>
          </w:tcPr>
          <w:p w14:paraId="0941AB35" w14:textId="77777777" w:rsidR="00822DAD" w:rsidRPr="00F14AC8" w:rsidRDefault="00822DAD" w:rsidP="00D16466">
            <w:r w:rsidRPr="00F14AC8">
              <w:t>Antwort</w:t>
            </w:r>
          </w:p>
        </w:tc>
      </w:tr>
      <w:tr w:rsidR="00822DAD" w:rsidRPr="00F14AC8" w14:paraId="24273267" w14:textId="77777777" w:rsidTr="00D16466">
        <w:tc>
          <w:tcPr>
            <w:tcW w:w="8077" w:type="dxa"/>
          </w:tcPr>
          <w:p w14:paraId="56981110" w14:textId="77777777" w:rsidR="00822DAD" w:rsidRPr="00F14AC8" w:rsidRDefault="00822DAD" w:rsidP="00D16466">
            <w:pPr>
              <w:rPr>
                <w:sz w:val="20"/>
                <w:szCs w:val="20"/>
              </w:rPr>
            </w:pPr>
            <w:r w:rsidRPr="00F14AC8">
              <w:rPr>
                <w:sz w:val="20"/>
                <w:szCs w:val="20"/>
              </w:rPr>
              <w:t xml:space="preserve">Keine besonderen Auswirkungen </w:t>
            </w:r>
          </w:p>
        </w:tc>
        <w:tc>
          <w:tcPr>
            <w:tcW w:w="1008" w:type="dxa"/>
          </w:tcPr>
          <w:p w14:paraId="22D36DC7" w14:textId="77777777" w:rsidR="00822DAD" w:rsidRPr="00F14AC8" w:rsidRDefault="00822DAD" w:rsidP="00D16466">
            <w:pPr>
              <w:rPr>
                <w:sz w:val="20"/>
                <w:szCs w:val="20"/>
              </w:rPr>
            </w:pPr>
            <w:r w:rsidRPr="00F14AC8">
              <w:rPr>
                <w:sz w:val="20"/>
                <w:szCs w:val="20"/>
              </w:rPr>
              <w:t>Ja/Nein</w:t>
            </w:r>
          </w:p>
        </w:tc>
      </w:tr>
      <w:tr w:rsidR="00822DAD" w:rsidRPr="00F14AC8" w14:paraId="1373D293" w14:textId="77777777" w:rsidTr="00D16466">
        <w:tc>
          <w:tcPr>
            <w:tcW w:w="8077" w:type="dxa"/>
          </w:tcPr>
          <w:p w14:paraId="0EC55B5C" w14:textId="77777777" w:rsidR="00822DAD" w:rsidRPr="00F14AC8" w:rsidRDefault="00822DA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44E85E7" w14:textId="77777777" w:rsidR="00822DAD" w:rsidRPr="00F14AC8" w:rsidRDefault="00822DAD" w:rsidP="00D16466">
            <w:pPr>
              <w:rPr>
                <w:sz w:val="20"/>
                <w:szCs w:val="20"/>
              </w:rPr>
            </w:pPr>
            <w:r w:rsidRPr="00F14AC8">
              <w:rPr>
                <w:sz w:val="20"/>
                <w:szCs w:val="20"/>
              </w:rPr>
              <w:t>Ja/Nein</w:t>
            </w:r>
          </w:p>
        </w:tc>
      </w:tr>
      <w:tr w:rsidR="00822DAD" w:rsidRPr="00F14AC8" w14:paraId="6C3AC1F3" w14:textId="77777777" w:rsidTr="00D16466">
        <w:tc>
          <w:tcPr>
            <w:tcW w:w="8077" w:type="dxa"/>
          </w:tcPr>
          <w:p w14:paraId="5D621B35"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7BA96E0" w14:textId="77777777" w:rsidR="00822DAD" w:rsidRPr="00F14AC8" w:rsidRDefault="00822DAD" w:rsidP="00D16466">
            <w:pPr>
              <w:rPr>
                <w:sz w:val="20"/>
                <w:szCs w:val="20"/>
              </w:rPr>
            </w:pPr>
            <w:r w:rsidRPr="00F14AC8">
              <w:rPr>
                <w:sz w:val="20"/>
                <w:szCs w:val="20"/>
              </w:rPr>
              <w:t>Ja/Nein</w:t>
            </w:r>
          </w:p>
        </w:tc>
      </w:tr>
      <w:tr w:rsidR="00822DAD" w:rsidRPr="00F14AC8" w14:paraId="05AD572C" w14:textId="77777777" w:rsidTr="00D16466">
        <w:tc>
          <w:tcPr>
            <w:tcW w:w="8077" w:type="dxa"/>
          </w:tcPr>
          <w:p w14:paraId="252F786C"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92B8580" w14:textId="77777777" w:rsidR="00822DAD" w:rsidRPr="00F14AC8" w:rsidRDefault="00822DAD" w:rsidP="00D16466">
            <w:pPr>
              <w:rPr>
                <w:sz w:val="20"/>
                <w:szCs w:val="20"/>
              </w:rPr>
            </w:pPr>
            <w:r w:rsidRPr="00F14AC8">
              <w:rPr>
                <w:sz w:val="20"/>
                <w:szCs w:val="20"/>
              </w:rPr>
              <w:t>Ja/Nein</w:t>
            </w:r>
          </w:p>
        </w:tc>
      </w:tr>
      <w:tr w:rsidR="00822DAD" w:rsidRPr="00F14AC8" w14:paraId="376BDC6C" w14:textId="77777777" w:rsidTr="00D16466">
        <w:tc>
          <w:tcPr>
            <w:tcW w:w="8077" w:type="dxa"/>
          </w:tcPr>
          <w:p w14:paraId="65F5D407" w14:textId="77777777" w:rsidR="00822DAD" w:rsidRPr="00F14AC8" w:rsidRDefault="00822DA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2D3EE5B" w14:textId="77777777" w:rsidR="00822DAD" w:rsidRPr="00F14AC8" w:rsidRDefault="00822DAD" w:rsidP="00D16466">
            <w:pPr>
              <w:rPr>
                <w:sz w:val="20"/>
                <w:szCs w:val="20"/>
              </w:rPr>
            </w:pPr>
            <w:r w:rsidRPr="00F14AC8">
              <w:rPr>
                <w:sz w:val="20"/>
                <w:szCs w:val="20"/>
              </w:rPr>
              <w:t>Ja/Nein</w:t>
            </w:r>
          </w:p>
        </w:tc>
      </w:tr>
    </w:tbl>
    <w:tbl>
      <w:tblPr>
        <w:tblW w:w="9069"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410"/>
        <w:gridCol w:w="967"/>
        <w:gridCol w:w="975"/>
        <w:gridCol w:w="975"/>
        <w:gridCol w:w="2469"/>
      </w:tblGrid>
      <w:tr w:rsidR="00822DAD" w:rsidRPr="00F14AC8" w14:paraId="08616F59" w14:textId="77777777" w:rsidTr="00D65027">
        <w:trPr>
          <w:trHeight w:hRule="exact" w:val="905"/>
        </w:trPr>
        <w:tc>
          <w:tcPr>
            <w:tcW w:w="1273" w:type="dxa"/>
            <w:shd w:val="clear" w:color="auto" w:fill="D5D5D5" w:themeFill="background2"/>
            <w:tcMar>
              <w:bottom w:w="57" w:type="dxa"/>
            </w:tcMar>
          </w:tcPr>
          <w:p w14:paraId="3FF3DA06" w14:textId="77777777" w:rsidR="00822DAD" w:rsidRPr="00F14AC8" w:rsidRDefault="00822DAD" w:rsidP="00D16466">
            <w:pPr>
              <w:rPr>
                <w:b/>
              </w:rPr>
            </w:pPr>
            <w:r w:rsidRPr="00F14AC8">
              <w:rPr>
                <w:b/>
              </w:rPr>
              <w:t>Priorität</w:t>
            </w:r>
          </w:p>
        </w:tc>
        <w:tc>
          <w:tcPr>
            <w:tcW w:w="2410" w:type="dxa"/>
            <w:shd w:val="clear" w:color="auto" w:fill="D5D5D5" w:themeFill="background2"/>
            <w:tcMar>
              <w:bottom w:w="57" w:type="dxa"/>
            </w:tcMar>
          </w:tcPr>
          <w:p w14:paraId="08FFFA44" w14:textId="77777777" w:rsidR="00822DAD" w:rsidRPr="00F14AC8" w:rsidRDefault="00822DAD" w:rsidP="00D16466">
            <w:pPr>
              <w:rPr>
                <w:b/>
              </w:rPr>
            </w:pPr>
            <w:r w:rsidRPr="00F14AC8">
              <w:rPr>
                <w:b/>
              </w:rPr>
              <w:t>Realisierung</w:t>
            </w:r>
          </w:p>
        </w:tc>
        <w:tc>
          <w:tcPr>
            <w:tcW w:w="967" w:type="dxa"/>
            <w:shd w:val="clear" w:color="auto" w:fill="D5D5D5" w:themeFill="background2"/>
            <w:tcMar>
              <w:bottom w:w="57" w:type="dxa"/>
            </w:tcMar>
          </w:tcPr>
          <w:p w14:paraId="5F30AD43" w14:textId="77777777" w:rsidR="00822DAD" w:rsidRPr="00F14AC8" w:rsidRDefault="00822DAD" w:rsidP="00D16466">
            <w:pPr>
              <w:rPr>
                <w:b/>
              </w:rPr>
            </w:pPr>
            <w:r w:rsidRPr="00F14AC8">
              <w:rPr>
                <w:b/>
              </w:rPr>
              <w:t>Dauer (ca./h)</w:t>
            </w:r>
          </w:p>
        </w:tc>
        <w:tc>
          <w:tcPr>
            <w:tcW w:w="975" w:type="dxa"/>
            <w:shd w:val="clear" w:color="auto" w:fill="D5D5D5" w:themeFill="background2"/>
            <w:tcMar>
              <w:bottom w:w="57" w:type="dxa"/>
            </w:tcMar>
          </w:tcPr>
          <w:p w14:paraId="6973C3C5" w14:textId="77777777" w:rsidR="00822DAD" w:rsidRPr="00F14AC8" w:rsidRDefault="00822DAD" w:rsidP="00D16466">
            <w:pPr>
              <w:rPr>
                <w:b/>
              </w:rPr>
            </w:pPr>
            <w:r w:rsidRPr="00F14AC8">
              <w:rPr>
                <w:b/>
              </w:rPr>
              <w:t>QS</w:t>
            </w:r>
            <w:r w:rsidRPr="00F14AC8">
              <w:rPr>
                <w:b/>
              </w:rPr>
              <w:br/>
              <w:t>(ca./h)</w:t>
            </w:r>
          </w:p>
        </w:tc>
        <w:tc>
          <w:tcPr>
            <w:tcW w:w="975" w:type="dxa"/>
            <w:shd w:val="clear" w:color="auto" w:fill="D5D5D5" w:themeFill="background2"/>
            <w:tcMar>
              <w:bottom w:w="57" w:type="dxa"/>
            </w:tcMar>
          </w:tcPr>
          <w:p w14:paraId="192A5401" w14:textId="77777777" w:rsidR="00822DAD" w:rsidRPr="00F14AC8" w:rsidRDefault="00822DAD" w:rsidP="00D16466">
            <w:pPr>
              <w:rPr>
                <w:b/>
              </w:rPr>
            </w:pPr>
            <w:r w:rsidRPr="00F14AC8">
              <w:rPr>
                <w:b/>
              </w:rPr>
              <w:t>Kunde</w:t>
            </w:r>
            <w:r w:rsidRPr="00F14AC8">
              <w:rPr>
                <w:b/>
              </w:rPr>
              <w:br/>
              <w:t>(ca./h)</w:t>
            </w:r>
            <w:r w:rsidRPr="00F14AC8">
              <w:rPr>
                <w:b/>
              </w:rPr>
              <w:br/>
            </w:r>
          </w:p>
        </w:tc>
        <w:tc>
          <w:tcPr>
            <w:tcW w:w="2469" w:type="dxa"/>
            <w:shd w:val="clear" w:color="auto" w:fill="D5D5D5" w:themeFill="background2"/>
            <w:tcMar>
              <w:bottom w:w="57" w:type="dxa"/>
            </w:tcMar>
          </w:tcPr>
          <w:p w14:paraId="07E57260" w14:textId="77777777" w:rsidR="00822DAD" w:rsidRPr="00F14AC8" w:rsidRDefault="00822DAD" w:rsidP="00D16466">
            <w:pPr>
              <w:rPr>
                <w:b/>
              </w:rPr>
            </w:pPr>
            <w:r w:rsidRPr="00F14AC8">
              <w:rPr>
                <w:b/>
              </w:rPr>
              <w:t>Bereich</w:t>
            </w:r>
          </w:p>
        </w:tc>
      </w:tr>
      <w:tr w:rsidR="00822DAD" w:rsidRPr="00F14AC8" w14:paraId="28A8051E" w14:textId="77777777" w:rsidTr="00D16466">
        <w:trPr>
          <w:trHeight w:val="454"/>
        </w:trPr>
        <w:tc>
          <w:tcPr>
            <w:tcW w:w="1273" w:type="dxa"/>
            <w:shd w:val="clear" w:color="auto" w:fill="FFFFFF"/>
            <w:tcMar>
              <w:bottom w:w="57" w:type="dxa"/>
            </w:tcMar>
          </w:tcPr>
          <w:p w14:paraId="1CF94BBA" w14:textId="77777777" w:rsidR="00822DAD" w:rsidRPr="00F14AC8" w:rsidRDefault="00822DAD" w:rsidP="00394CD1">
            <w:pPr>
              <w:pStyle w:val="Tabelleninhalte"/>
            </w:pPr>
            <w:r w:rsidRPr="00F14AC8">
              <w:t>1</w:t>
            </w:r>
          </w:p>
        </w:tc>
        <w:tc>
          <w:tcPr>
            <w:tcW w:w="2410" w:type="dxa"/>
            <w:shd w:val="clear" w:color="auto" w:fill="FFFFFF"/>
            <w:tcMar>
              <w:bottom w:w="57" w:type="dxa"/>
            </w:tcMar>
          </w:tcPr>
          <w:p w14:paraId="22DAE05C" w14:textId="77777777" w:rsidR="00822DAD" w:rsidRPr="00F14AC8" w:rsidRDefault="00822DAD" w:rsidP="00394CD1">
            <w:pPr>
              <w:pStyle w:val="Tabelleninhalte"/>
            </w:pPr>
            <w:r w:rsidRPr="00F14AC8">
              <w:t>Kunde</w:t>
            </w:r>
          </w:p>
        </w:tc>
        <w:tc>
          <w:tcPr>
            <w:tcW w:w="967" w:type="dxa"/>
            <w:shd w:val="clear" w:color="auto" w:fill="FFFFFF"/>
            <w:tcMar>
              <w:bottom w:w="57" w:type="dxa"/>
            </w:tcMar>
          </w:tcPr>
          <w:p w14:paraId="41DDEF55" w14:textId="77777777" w:rsidR="00822DAD" w:rsidRPr="00F14AC8" w:rsidRDefault="00822DAD" w:rsidP="00394CD1">
            <w:pPr>
              <w:pStyle w:val="Tabelleninhalte"/>
            </w:pPr>
            <w:r w:rsidRPr="00F14AC8">
              <w:t>1,00</w:t>
            </w:r>
          </w:p>
        </w:tc>
        <w:tc>
          <w:tcPr>
            <w:tcW w:w="975" w:type="dxa"/>
            <w:shd w:val="clear" w:color="auto" w:fill="FFFFFF"/>
            <w:tcMar>
              <w:bottom w:w="57" w:type="dxa"/>
            </w:tcMar>
          </w:tcPr>
          <w:p w14:paraId="7A335569" w14:textId="77777777" w:rsidR="00822DAD" w:rsidRPr="00F14AC8" w:rsidRDefault="00822DAD" w:rsidP="00394CD1">
            <w:pPr>
              <w:pStyle w:val="Tabelleninhalte"/>
            </w:pPr>
            <w:r w:rsidRPr="00F14AC8">
              <w:t>0,00</w:t>
            </w:r>
          </w:p>
        </w:tc>
        <w:tc>
          <w:tcPr>
            <w:tcW w:w="975" w:type="dxa"/>
            <w:shd w:val="clear" w:color="auto" w:fill="FFFFFF"/>
            <w:tcMar>
              <w:bottom w:w="57" w:type="dxa"/>
            </w:tcMar>
          </w:tcPr>
          <w:p w14:paraId="1E608C91" w14:textId="77777777" w:rsidR="00822DAD" w:rsidRPr="00F14AC8" w:rsidRDefault="00822DAD" w:rsidP="00394CD1">
            <w:pPr>
              <w:pStyle w:val="Tabelleninhalte"/>
            </w:pPr>
            <w:r w:rsidRPr="00F14AC8">
              <w:t>1,00</w:t>
            </w:r>
          </w:p>
        </w:tc>
        <w:tc>
          <w:tcPr>
            <w:tcW w:w="2469" w:type="dxa"/>
            <w:shd w:val="clear" w:color="auto" w:fill="FFFFFF"/>
            <w:tcMar>
              <w:bottom w:w="57" w:type="dxa"/>
            </w:tcMar>
          </w:tcPr>
          <w:p w14:paraId="78FD4E0B" w14:textId="77777777" w:rsidR="00822DAD" w:rsidRPr="00F14AC8" w:rsidRDefault="00822DAD" w:rsidP="00394CD1">
            <w:pPr>
              <w:pStyle w:val="Tabelleninhalte"/>
            </w:pPr>
            <w:r w:rsidRPr="00F14AC8">
              <w:t>Admin</w:t>
            </w:r>
          </w:p>
        </w:tc>
      </w:tr>
    </w:tbl>
    <w:p w14:paraId="50D912F5" w14:textId="77777777" w:rsidR="00822DAD" w:rsidRPr="00F14AC8" w:rsidRDefault="00822DAD" w:rsidP="00822DAD">
      <w:bookmarkStart w:id="16" w:name="_Toc442865243"/>
      <w:bookmarkStart w:id="17" w:name="_Toc463174669"/>
      <w:bookmarkStart w:id="18" w:name="_Toc463191989"/>
      <w:bookmarkStart w:id="19" w:name="_Toc33004084"/>
    </w:p>
    <w:p w14:paraId="32B930A6" w14:textId="77777777" w:rsidR="00822DAD" w:rsidRPr="00F14AC8" w:rsidRDefault="00822DAD" w:rsidP="00822DAD">
      <w:pPr>
        <w:pStyle w:val="berschrift2"/>
        <w:spacing w:before="400"/>
        <w:ind w:left="567" w:hanging="567"/>
      </w:pPr>
      <w:bookmarkStart w:id="20" w:name="_Toc141694813"/>
      <w:bookmarkStart w:id="21" w:name="_Toc228444308"/>
      <w:r w:rsidRPr="00F14AC8">
        <w:t>Maskenanpassungen</w:t>
      </w:r>
      <w:bookmarkEnd w:id="16"/>
      <w:bookmarkEnd w:id="17"/>
      <w:bookmarkEnd w:id="18"/>
      <w:bookmarkEnd w:id="19"/>
      <w:bookmarkEnd w:id="20"/>
      <w:bookmarkEnd w:id="21"/>
    </w:p>
    <w:p w14:paraId="058C1C83" w14:textId="1B436A4B" w:rsidR="00822DAD" w:rsidRPr="00F14AC8" w:rsidRDefault="00822DAD" w:rsidP="00822DAD">
      <w:r w:rsidRPr="00F14AC8">
        <w:t>Sofern in nachfolgenden Kapiteln die Einrichtung von Zusatzfeldern in Bildschirmmasken erwähnt wird, so bedeutet dies, dass jeweils pro Bildschirmmaske ein „Karteireiter“ mit der Beschriftung „</w:t>
      </w:r>
      <w:r w:rsidR="00AC35CA" w:rsidRPr="00F14AC8">
        <w:t>Lebenshilfe“</w:t>
      </w:r>
      <w:r w:rsidRPr="00F14AC8">
        <w:t xml:space="preserve"> eingerichtet wird, auf welchem die Zusatzfelder dargestellt werden.</w:t>
      </w:r>
    </w:p>
    <w:p w14:paraId="6B2E76A6" w14:textId="77777777" w:rsidR="00822DAD" w:rsidRPr="00F14AC8" w:rsidRDefault="00822DAD" w:rsidP="00822DAD"/>
    <w:p w14:paraId="708AACD2" w14:textId="77777777" w:rsidR="00822DAD" w:rsidRPr="00F14AC8" w:rsidRDefault="00822DAD" w:rsidP="00822DAD">
      <w:r w:rsidRPr="00F14AC8">
        <w:br w:type="page"/>
      </w:r>
    </w:p>
    <w:p w14:paraId="1314F17F" w14:textId="77777777" w:rsidR="00822DAD" w:rsidRPr="00F14AC8" w:rsidRDefault="00822DAD" w:rsidP="00822DAD">
      <w:pPr>
        <w:pStyle w:val="berschrift2"/>
        <w:spacing w:before="400"/>
        <w:ind w:left="567" w:hanging="567"/>
      </w:pPr>
      <w:bookmarkStart w:id="22" w:name="_Toc211416571"/>
      <w:bookmarkStart w:id="23" w:name="_Toc234975519"/>
      <w:bookmarkStart w:id="24" w:name="_Toc442865244"/>
      <w:bookmarkStart w:id="25" w:name="_Toc463174670"/>
      <w:bookmarkStart w:id="26" w:name="_Toc463191990"/>
      <w:bookmarkStart w:id="27" w:name="_Toc33004085"/>
      <w:bookmarkStart w:id="28" w:name="_Toc141694814"/>
      <w:bookmarkStart w:id="29" w:name="_Toc228444309"/>
      <w:bookmarkStart w:id="30" w:name="AP002"/>
      <w:r w:rsidRPr="00F14AC8">
        <w:lastRenderedPageBreak/>
        <w:t>Benutzermenüs</w:t>
      </w:r>
      <w:bookmarkEnd w:id="22"/>
      <w:bookmarkEnd w:id="23"/>
      <w:bookmarkEnd w:id="24"/>
      <w:bookmarkEnd w:id="25"/>
      <w:bookmarkEnd w:id="26"/>
      <w:bookmarkEnd w:id="27"/>
      <w:bookmarkEnd w:id="28"/>
      <w:bookmarkEnd w:id="29"/>
    </w:p>
    <w:bookmarkEnd w:id="30"/>
    <w:p w14:paraId="25815CB2" w14:textId="3154EFA5" w:rsidR="00822DAD" w:rsidRPr="00F14AC8" w:rsidRDefault="00822DAD" w:rsidP="00822DAD">
      <w:r w:rsidRPr="00F14AC8">
        <w:t xml:space="preserve">Die Anlage, Pflege und Verwaltung von Benutzer- sowie Gruppenmenüs erfolgt durch die Projektleitung oder durch die Key User </w:t>
      </w:r>
      <w:r w:rsidR="00AC35CA" w:rsidRPr="00F14AC8">
        <w:rPr>
          <w:b/>
        </w:rPr>
        <w:t>der Lebenshilfe Karlsruhe, Ettlingen und Umgebung e.V.</w:t>
      </w:r>
    </w:p>
    <w:p w14:paraId="12DC87DD" w14:textId="77777777" w:rsidR="007C36E2" w:rsidRPr="00F14AC8" w:rsidRDefault="007C36E2" w:rsidP="00822DAD"/>
    <w:tbl>
      <w:tblPr>
        <w:tblStyle w:val="Tabellenraster"/>
        <w:tblW w:w="9085" w:type="dxa"/>
        <w:tblLook w:val="04A0" w:firstRow="1" w:lastRow="0" w:firstColumn="1" w:lastColumn="0" w:noHBand="0" w:noVBand="1"/>
      </w:tblPr>
      <w:tblGrid>
        <w:gridCol w:w="8018"/>
        <w:gridCol w:w="1067"/>
      </w:tblGrid>
      <w:tr w:rsidR="00822DAD" w:rsidRPr="00F14AC8" w14:paraId="3BB94515" w14:textId="77777777" w:rsidTr="00D16466">
        <w:tc>
          <w:tcPr>
            <w:tcW w:w="8077" w:type="dxa"/>
            <w:shd w:val="clear" w:color="auto" w:fill="DCEEA3" w:themeFill="accent6" w:themeFillTint="99"/>
          </w:tcPr>
          <w:p w14:paraId="6ECDDE0C" w14:textId="77777777" w:rsidR="00822DAD" w:rsidRPr="00F14AC8" w:rsidRDefault="00822DAD" w:rsidP="00D16466">
            <w:r w:rsidRPr="00F14AC8">
              <w:t>Auswirkungen der Customization/Extension</w:t>
            </w:r>
          </w:p>
        </w:tc>
        <w:tc>
          <w:tcPr>
            <w:tcW w:w="1008" w:type="dxa"/>
            <w:shd w:val="clear" w:color="auto" w:fill="DCEEA3" w:themeFill="accent6" w:themeFillTint="99"/>
          </w:tcPr>
          <w:p w14:paraId="6ACC53D7" w14:textId="77777777" w:rsidR="00822DAD" w:rsidRPr="00F14AC8" w:rsidRDefault="00822DAD" w:rsidP="00D16466">
            <w:r w:rsidRPr="00F14AC8">
              <w:t>Antwort</w:t>
            </w:r>
          </w:p>
        </w:tc>
      </w:tr>
      <w:tr w:rsidR="00822DAD" w:rsidRPr="00F14AC8" w14:paraId="014F9312" w14:textId="77777777" w:rsidTr="00D16466">
        <w:tc>
          <w:tcPr>
            <w:tcW w:w="8077" w:type="dxa"/>
          </w:tcPr>
          <w:p w14:paraId="4D9C18B6" w14:textId="77777777" w:rsidR="00822DAD" w:rsidRPr="00F14AC8" w:rsidRDefault="00822DAD" w:rsidP="00D16466">
            <w:pPr>
              <w:rPr>
                <w:sz w:val="20"/>
                <w:szCs w:val="20"/>
              </w:rPr>
            </w:pPr>
            <w:r w:rsidRPr="00F14AC8">
              <w:rPr>
                <w:sz w:val="20"/>
                <w:szCs w:val="20"/>
              </w:rPr>
              <w:t xml:space="preserve">Keine besonderen Auswirkungen </w:t>
            </w:r>
          </w:p>
        </w:tc>
        <w:tc>
          <w:tcPr>
            <w:tcW w:w="1008" w:type="dxa"/>
          </w:tcPr>
          <w:p w14:paraId="786CCF09" w14:textId="77777777" w:rsidR="00822DAD" w:rsidRPr="00F14AC8" w:rsidRDefault="00822DAD" w:rsidP="00D16466">
            <w:pPr>
              <w:rPr>
                <w:sz w:val="20"/>
                <w:szCs w:val="20"/>
              </w:rPr>
            </w:pPr>
            <w:r w:rsidRPr="00F14AC8">
              <w:rPr>
                <w:sz w:val="20"/>
                <w:szCs w:val="20"/>
              </w:rPr>
              <w:t>Ja/Nein</w:t>
            </w:r>
          </w:p>
        </w:tc>
      </w:tr>
      <w:tr w:rsidR="00822DAD" w:rsidRPr="00F14AC8" w14:paraId="06B6892A" w14:textId="77777777" w:rsidTr="00D16466">
        <w:tc>
          <w:tcPr>
            <w:tcW w:w="8077" w:type="dxa"/>
          </w:tcPr>
          <w:p w14:paraId="64C9C452" w14:textId="77777777" w:rsidR="00822DAD" w:rsidRPr="00F14AC8" w:rsidRDefault="00822DA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2B7D7321" w14:textId="77777777" w:rsidR="00822DAD" w:rsidRPr="00F14AC8" w:rsidRDefault="00822DAD" w:rsidP="00D16466">
            <w:pPr>
              <w:rPr>
                <w:sz w:val="20"/>
                <w:szCs w:val="20"/>
              </w:rPr>
            </w:pPr>
            <w:r w:rsidRPr="00F14AC8">
              <w:rPr>
                <w:sz w:val="20"/>
                <w:szCs w:val="20"/>
              </w:rPr>
              <w:t>Ja/Nein</w:t>
            </w:r>
          </w:p>
        </w:tc>
      </w:tr>
      <w:tr w:rsidR="00822DAD" w:rsidRPr="00F14AC8" w14:paraId="65BB4F95" w14:textId="77777777" w:rsidTr="00D16466">
        <w:tc>
          <w:tcPr>
            <w:tcW w:w="8077" w:type="dxa"/>
          </w:tcPr>
          <w:p w14:paraId="23B8D15F"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0444FD6F" w14:textId="77777777" w:rsidR="00822DAD" w:rsidRPr="00F14AC8" w:rsidRDefault="00822DAD" w:rsidP="00D16466">
            <w:pPr>
              <w:rPr>
                <w:sz w:val="20"/>
                <w:szCs w:val="20"/>
              </w:rPr>
            </w:pPr>
            <w:r w:rsidRPr="00F14AC8">
              <w:rPr>
                <w:sz w:val="20"/>
                <w:szCs w:val="20"/>
              </w:rPr>
              <w:t>Ja/Nein</w:t>
            </w:r>
          </w:p>
        </w:tc>
      </w:tr>
      <w:tr w:rsidR="00822DAD" w:rsidRPr="00F14AC8" w14:paraId="5DA2CB06" w14:textId="77777777" w:rsidTr="00D16466">
        <w:tc>
          <w:tcPr>
            <w:tcW w:w="8077" w:type="dxa"/>
          </w:tcPr>
          <w:p w14:paraId="5DE8F32D"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CC5DC57" w14:textId="77777777" w:rsidR="00822DAD" w:rsidRPr="00F14AC8" w:rsidRDefault="00822DAD" w:rsidP="00D16466">
            <w:pPr>
              <w:rPr>
                <w:sz w:val="20"/>
                <w:szCs w:val="20"/>
              </w:rPr>
            </w:pPr>
            <w:r w:rsidRPr="00F14AC8">
              <w:rPr>
                <w:sz w:val="20"/>
                <w:szCs w:val="20"/>
              </w:rPr>
              <w:t>Ja/Nein</w:t>
            </w:r>
          </w:p>
        </w:tc>
      </w:tr>
      <w:tr w:rsidR="00822DAD" w:rsidRPr="00F14AC8" w14:paraId="6CCBDCDC" w14:textId="77777777" w:rsidTr="00D16466">
        <w:tc>
          <w:tcPr>
            <w:tcW w:w="8077" w:type="dxa"/>
          </w:tcPr>
          <w:p w14:paraId="495381B7" w14:textId="77777777" w:rsidR="00822DAD" w:rsidRPr="00F14AC8" w:rsidRDefault="00822DA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3A42FD6" w14:textId="77777777" w:rsidR="00822DAD" w:rsidRPr="00F14AC8" w:rsidRDefault="00822DAD" w:rsidP="00D16466">
            <w:pPr>
              <w:rPr>
                <w:sz w:val="20"/>
                <w:szCs w:val="20"/>
              </w:rPr>
            </w:pPr>
            <w:r w:rsidRPr="00F14AC8">
              <w:rPr>
                <w:sz w:val="20"/>
                <w:szCs w:val="20"/>
              </w:rPr>
              <w:t>Ja/Nein</w:t>
            </w:r>
          </w:p>
        </w:tc>
      </w:tr>
    </w:tbl>
    <w:tbl>
      <w:tblPr>
        <w:tblW w:w="9069"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410"/>
        <w:gridCol w:w="967"/>
        <w:gridCol w:w="975"/>
        <w:gridCol w:w="975"/>
        <w:gridCol w:w="2469"/>
      </w:tblGrid>
      <w:tr w:rsidR="00822DAD" w:rsidRPr="00F14AC8" w14:paraId="702E134E" w14:textId="77777777" w:rsidTr="00800D9F">
        <w:trPr>
          <w:trHeight w:hRule="exact" w:val="893"/>
        </w:trPr>
        <w:tc>
          <w:tcPr>
            <w:tcW w:w="1273" w:type="dxa"/>
            <w:shd w:val="clear" w:color="auto" w:fill="D5D5D5" w:themeFill="background2"/>
            <w:tcMar>
              <w:bottom w:w="57" w:type="dxa"/>
            </w:tcMar>
          </w:tcPr>
          <w:p w14:paraId="63E4E5FF" w14:textId="77777777" w:rsidR="00822DAD" w:rsidRPr="00F14AC8" w:rsidRDefault="00822DAD" w:rsidP="00D16466">
            <w:pPr>
              <w:rPr>
                <w:b/>
              </w:rPr>
            </w:pPr>
            <w:bookmarkStart w:id="31" w:name="_Toc211416572"/>
            <w:bookmarkStart w:id="32" w:name="_Toc234975520"/>
            <w:bookmarkStart w:id="33" w:name="_Toc442865245"/>
            <w:bookmarkStart w:id="34" w:name="_Toc463174671"/>
            <w:bookmarkStart w:id="35" w:name="_Toc463191991"/>
            <w:r w:rsidRPr="00F14AC8">
              <w:rPr>
                <w:b/>
              </w:rPr>
              <w:t>Priorität</w:t>
            </w:r>
          </w:p>
        </w:tc>
        <w:tc>
          <w:tcPr>
            <w:tcW w:w="2410" w:type="dxa"/>
            <w:shd w:val="clear" w:color="auto" w:fill="D5D5D5" w:themeFill="background2"/>
            <w:tcMar>
              <w:bottom w:w="57" w:type="dxa"/>
            </w:tcMar>
          </w:tcPr>
          <w:p w14:paraId="5F584E10" w14:textId="77777777" w:rsidR="00822DAD" w:rsidRPr="00F14AC8" w:rsidRDefault="00822DAD" w:rsidP="00D16466">
            <w:pPr>
              <w:rPr>
                <w:b/>
              </w:rPr>
            </w:pPr>
            <w:r w:rsidRPr="00F14AC8">
              <w:rPr>
                <w:b/>
              </w:rPr>
              <w:t>Realisierung</w:t>
            </w:r>
          </w:p>
        </w:tc>
        <w:tc>
          <w:tcPr>
            <w:tcW w:w="967" w:type="dxa"/>
            <w:shd w:val="clear" w:color="auto" w:fill="D5D5D5" w:themeFill="background2"/>
            <w:tcMar>
              <w:bottom w:w="57" w:type="dxa"/>
            </w:tcMar>
          </w:tcPr>
          <w:p w14:paraId="59B7A144" w14:textId="77777777" w:rsidR="00822DAD" w:rsidRPr="00F14AC8" w:rsidRDefault="00822DAD" w:rsidP="00D16466">
            <w:pPr>
              <w:rPr>
                <w:b/>
              </w:rPr>
            </w:pPr>
            <w:r w:rsidRPr="00F14AC8">
              <w:rPr>
                <w:b/>
              </w:rPr>
              <w:t>Dauer (ca./h)</w:t>
            </w:r>
          </w:p>
        </w:tc>
        <w:tc>
          <w:tcPr>
            <w:tcW w:w="975" w:type="dxa"/>
            <w:shd w:val="clear" w:color="auto" w:fill="D5D5D5" w:themeFill="background2"/>
            <w:tcMar>
              <w:bottom w:w="57" w:type="dxa"/>
            </w:tcMar>
          </w:tcPr>
          <w:p w14:paraId="74B2854B" w14:textId="77777777" w:rsidR="00822DAD" w:rsidRPr="00F14AC8" w:rsidRDefault="00822DAD" w:rsidP="00D16466">
            <w:pPr>
              <w:rPr>
                <w:b/>
              </w:rPr>
            </w:pPr>
            <w:r w:rsidRPr="00F14AC8">
              <w:rPr>
                <w:b/>
              </w:rPr>
              <w:t>QS</w:t>
            </w:r>
            <w:r w:rsidRPr="00F14AC8">
              <w:rPr>
                <w:b/>
              </w:rPr>
              <w:br/>
              <w:t>(ca./h)</w:t>
            </w:r>
          </w:p>
        </w:tc>
        <w:tc>
          <w:tcPr>
            <w:tcW w:w="975" w:type="dxa"/>
            <w:shd w:val="clear" w:color="auto" w:fill="D5D5D5" w:themeFill="background2"/>
            <w:tcMar>
              <w:bottom w:w="57" w:type="dxa"/>
            </w:tcMar>
          </w:tcPr>
          <w:p w14:paraId="7FB0750B" w14:textId="77777777" w:rsidR="00822DAD" w:rsidRPr="00F14AC8" w:rsidRDefault="00822DAD" w:rsidP="00D16466">
            <w:pPr>
              <w:rPr>
                <w:b/>
              </w:rPr>
            </w:pPr>
            <w:r w:rsidRPr="00F14AC8">
              <w:rPr>
                <w:b/>
              </w:rPr>
              <w:t>Kunde</w:t>
            </w:r>
            <w:r w:rsidRPr="00F14AC8">
              <w:rPr>
                <w:b/>
              </w:rPr>
              <w:br/>
              <w:t>(ca./h)</w:t>
            </w:r>
            <w:r w:rsidRPr="00F14AC8">
              <w:rPr>
                <w:b/>
              </w:rPr>
              <w:br/>
            </w:r>
          </w:p>
        </w:tc>
        <w:tc>
          <w:tcPr>
            <w:tcW w:w="2469" w:type="dxa"/>
            <w:shd w:val="clear" w:color="auto" w:fill="D5D5D5" w:themeFill="background2"/>
            <w:tcMar>
              <w:bottom w:w="57" w:type="dxa"/>
            </w:tcMar>
          </w:tcPr>
          <w:p w14:paraId="2F872F4B" w14:textId="77777777" w:rsidR="00822DAD" w:rsidRPr="00F14AC8" w:rsidRDefault="00822DAD" w:rsidP="00D16466">
            <w:pPr>
              <w:rPr>
                <w:b/>
              </w:rPr>
            </w:pPr>
            <w:r w:rsidRPr="00F14AC8">
              <w:rPr>
                <w:b/>
              </w:rPr>
              <w:t>Bereich</w:t>
            </w:r>
          </w:p>
        </w:tc>
      </w:tr>
      <w:tr w:rsidR="00822DAD" w:rsidRPr="00F14AC8" w14:paraId="4BE59866" w14:textId="77777777" w:rsidTr="00800D9F">
        <w:trPr>
          <w:trHeight w:val="454"/>
        </w:trPr>
        <w:tc>
          <w:tcPr>
            <w:tcW w:w="1273" w:type="dxa"/>
            <w:shd w:val="clear" w:color="auto" w:fill="FFFFFF"/>
            <w:tcMar>
              <w:bottom w:w="57" w:type="dxa"/>
            </w:tcMar>
          </w:tcPr>
          <w:p w14:paraId="32A786FB" w14:textId="77777777" w:rsidR="00822DAD" w:rsidRPr="00F14AC8" w:rsidRDefault="00822DAD" w:rsidP="00394CD1">
            <w:pPr>
              <w:pStyle w:val="Tabelleninhalte"/>
            </w:pPr>
            <w:r w:rsidRPr="00F14AC8">
              <w:t>1</w:t>
            </w:r>
          </w:p>
        </w:tc>
        <w:tc>
          <w:tcPr>
            <w:tcW w:w="2410" w:type="dxa"/>
            <w:shd w:val="clear" w:color="auto" w:fill="FFFFFF"/>
            <w:tcMar>
              <w:bottom w:w="57" w:type="dxa"/>
            </w:tcMar>
          </w:tcPr>
          <w:p w14:paraId="5FF21789" w14:textId="77777777" w:rsidR="00822DAD" w:rsidRPr="00F14AC8" w:rsidRDefault="00822DAD" w:rsidP="00394CD1">
            <w:pPr>
              <w:pStyle w:val="Tabelleninhalte"/>
            </w:pPr>
            <w:r w:rsidRPr="00F14AC8">
              <w:t>Kunde</w:t>
            </w:r>
          </w:p>
        </w:tc>
        <w:tc>
          <w:tcPr>
            <w:tcW w:w="967" w:type="dxa"/>
            <w:shd w:val="clear" w:color="auto" w:fill="FFFFFF"/>
            <w:tcMar>
              <w:bottom w:w="57" w:type="dxa"/>
            </w:tcMar>
          </w:tcPr>
          <w:p w14:paraId="657DC021" w14:textId="77777777" w:rsidR="00822DAD" w:rsidRPr="00F14AC8" w:rsidRDefault="00822DAD" w:rsidP="00394CD1">
            <w:pPr>
              <w:pStyle w:val="Tabelleninhalte"/>
            </w:pPr>
            <w:r w:rsidRPr="00F14AC8">
              <w:t>8,00</w:t>
            </w:r>
          </w:p>
        </w:tc>
        <w:tc>
          <w:tcPr>
            <w:tcW w:w="975" w:type="dxa"/>
            <w:shd w:val="clear" w:color="auto" w:fill="FFFFFF"/>
            <w:tcMar>
              <w:bottom w:w="57" w:type="dxa"/>
            </w:tcMar>
          </w:tcPr>
          <w:p w14:paraId="24409844" w14:textId="77777777" w:rsidR="00822DAD" w:rsidRPr="00F14AC8" w:rsidRDefault="00822DAD" w:rsidP="00394CD1">
            <w:pPr>
              <w:pStyle w:val="Tabelleninhalte"/>
            </w:pPr>
            <w:r w:rsidRPr="00F14AC8">
              <w:t>0,00</w:t>
            </w:r>
          </w:p>
        </w:tc>
        <w:tc>
          <w:tcPr>
            <w:tcW w:w="975" w:type="dxa"/>
            <w:shd w:val="clear" w:color="auto" w:fill="FFFFFF"/>
            <w:tcMar>
              <w:bottom w:w="57" w:type="dxa"/>
            </w:tcMar>
          </w:tcPr>
          <w:p w14:paraId="5D1E4038" w14:textId="77777777" w:rsidR="00822DAD" w:rsidRPr="00F14AC8" w:rsidRDefault="00822DAD" w:rsidP="00394CD1">
            <w:pPr>
              <w:pStyle w:val="Tabelleninhalte"/>
            </w:pPr>
            <w:r w:rsidRPr="00F14AC8">
              <w:t>8,00</w:t>
            </w:r>
          </w:p>
        </w:tc>
        <w:tc>
          <w:tcPr>
            <w:tcW w:w="2469" w:type="dxa"/>
            <w:shd w:val="clear" w:color="auto" w:fill="FFFFFF"/>
            <w:tcMar>
              <w:bottom w:w="57" w:type="dxa"/>
            </w:tcMar>
          </w:tcPr>
          <w:p w14:paraId="6C92842D" w14:textId="77777777" w:rsidR="00822DAD" w:rsidRPr="00F14AC8" w:rsidRDefault="00822DAD" w:rsidP="00394CD1">
            <w:pPr>
              <w:pStyle w:val="Tabelleninhalte"/>
            </w:pPr>
            <w:r w:rsidRPr="00F14AC8">
              <w:t>Admin</w:t>
            </w:r>
          </w:p>
        </w:tc>
      </w:tr>
    </w:tbl>
    <w:p w14:paraId="42146A2E" w14:textId="77777777" w:rsidR="00822DAD" w:rsidRPr="00F14AC8" w:rsidRDefault="00822DAD" w:rsidP="00822DAD">
      <w:bookmarkStart w:id="36" w:name="_Toc33004086"/>
    </w:p>
    <w:p w14:paraId="2ADE5049" w14:textId="77777777" w:rsidR="00822DAD" w:rsidRPr="00F14AC8" w:rsidRDefault="00822DAD" w:rsidP="00822DAD">
      <w:pPr>
        <w:pStyle w:val="berschrift2"/>
        <w:spacing w:before="400"/>
        <w:ind w:left="567" w:hanging="567"/>
      </w:pPr>
      <w:bookmarkStart w:id="37" w:name="_Toc210726690"/>
      <w:bookmarkStart w:id="38" w:name="_Toc211416575"/>
      <w:bookmarkStart w:id="39" w:name="_Toc234975522"/>
      <w:bookmarkStart w:id="40" w:name="_Toc442865247"/>
      <w:bookmarkStart w:id="41" w:name="_Toc463174673"/>
      <w:bookmarkStart w:id="42" w:name="_Toc463191993"/>
      <w:bookmarkStart w:id="43" w:name="_Toc33004087"/>
      <w:bookmarkStart w:id="44" w:name="_Toc141694816"/>
      <w:bookmarkStart w:id="45" w:name="_Toc228444310"/>
      <w:bookmarkEnd w:id="31"/>
      <w:bookmarkEnd w:id="32"/>
      <w:bookmarkEnd w:id="33"/>
      <w:bookmarkEnd w:id="34"/>
      <w:bookmarkEnd w:id="35"/>
      <w:bookmarkEnd w:id="36"/>
      <w:r w:rsidRPr="00F14AC8">
        <w:t>Infosysteme</w:t>
      </w:r>
      <w:bookmarkEnd w:id="37"/>
      <w:bookmarkEnd w:id="38"/>
      <w:bookmarkEnd w:id="39"/>
      <w:bookmarkEnd w:id="40"/>
      <w:bookmarkEnd w:id="41"/>
      <w:bookmarkEnd w:id="42"/>
      <w:bookmarkEnd w:id="43"/>
      <w:bookmarkEnd w:id="44"/>
      <w:bookmarkEnd w:id="45"/>
    </w:p>
    <w:p w14:paraId="2DBAC9A7" w14:textId="4C9FB742" w:rsidR="00822DAD" w:rsidRPr="00F14AC8" w:rsidRDefault="00822DAD" w:rsidP="00822DAD">
      <w:commentRangeStart w:id="46"/>
      <w:r w:rsidRPr="00F14AC8">
        <w:t xml:space="preserve">Es wird bei jedem Infosystem ein Standard-Ausdruck, eine Standard-MS Excel-Ausgabe und eine Standard-HTML-Ausgabe automatisiert generiert. </w:t>
      </w:r>
      <w:del w:id="47" w:author="Peter Koch" w:date="2026-05-11T13:55:00Z" w16du:dateUtc="2026-05-11T11:55:00Z">
        <w:r w:rsidRPr="00F14AC8" w:rsidDel="000E01F6">
          <w:delText>Diese Ausgaben können auf Bedarf angepasst werden. Die Anpassung wird nach Aufwand berechnet und ist separat zu beauftragen.</w:delText>
        </w:r>
        <w:commentRangeEnd w:id="46"/>
        <w:r w:rsidR="00F07C0B" w:rsidRPr="00F14AC8" w:rsidDel="000E01F6">
          <w:rPr>
            <w:rStyle w:val="Kommentarzeichen"/>
            <w:sz w:val="24"/>
            <w:szCs w:val="24"/>
          </w:rPr>
          <w:commentReference w:id="46"/>
        </w:r>
      </w:del>
    </w:p>
    <w:p w14:paraId="508DB562" w14:textId="77777777" w:rsidR="004E417E" w:rsidRPr="00F14AC8" w:rsidRDefault="004E417E" w:rsidP="004E417E">
      <w:pPr>
        <w:pStyle w:val="berschrift2"/>
        <w:spacing w:before="400"/>
        <w:ind w:left="567" w:hanging="567"/>
      </w:pPr>
      <w:bookmarkStart w:id="48" w:name="_Toc141694815"/>
      <w:bookmarkStart w:id="49" w:name="_Toc228444311"/>
      <w:bookmarkStart w:id="50" w:name="AP007"/>
      <w:bookmarkStart w:id="51" w:name="_Toc208722584"/>
      <w:bookmarkStart w:id="52" w:name="_Toc210726691"/>
      <w:bookmarkStart w:id="53" w:name="_Toc211416576"/>
      <w:bookmarkStart w:id="54" w:name="_Toc234975523"/>
      <w:bookmarkStart w:id="55" w:name="_Toc442865248"/>
      <w:bookmarkStart w:id="56" w:name="_Toc463174674"/>
      <w:bookmarkStart w:id="57" w:name="_Toc463191994"/>
      <w:bookmarkStart w:id="58" w:name="_Toc33004088"/>
      <w:bookmarkStart w:id="59" w:name="_Toc141694817"/>
      <w:r w:rsidRPr="00F14AC8">
        <w:t>Rechteverwaltung</w:t>
      </w:r>
      <w:bookmarkEnd w:id="48"/>
      <w:bookmarkEnd w:id="49"/>
    </w:p>
    <w:bookmarkEnd w:id="50"/>
    <w:p w14:paraId="67744BCA" w14:textId="3828E87B" w:rsidR="004E417E" w:rsidRPr="00F14AC8" w:rsidRDefault="004E417E" w:rsidP="004E417E">
      <w:r w:rsidRPr="00F14AC8">
        <w:t xml:space="preserve">Die Administration und Umsetzung von Rechtekonzepten innerhalb von Abas ERP erfolgt durch </w:t>
      </w:r>
      <w:r w:rsidR="00AC325E" w:rsidRPr="00F14AC8">
        <w:rPr>
          <w:b/>
        </w:rPr>
        <w:t>die Lebenshilfe Karlsruhe, Ettlingen und Umgebung e.V.</w:t>
      </w:r>
      <w:r w:rsidRPr="00F14AC8">
        <w:t xml:space="preserve"> Die Unterstützung in diesem Bereich durch die Forterro Deutschland Abas GmbH wird nach Aufwand berechnet und ist separat zu beauftragen.</w:t>
      </w:r>
    </w:p>
    <w:p w14:paraId="379B48DE" w14:textId="77777777" w:rsidR="00AC325E" w:rsidRPr="00F14AC8" w:rsidRDefault="00AC325E" w:rsidP="004E417E"/>
    <w:tbl>
      <w:tblPr>
        <w:tblStyle w:val="Tabellenraster"/>
        <w:tblW w:w="9085" w:type="dxa"/>
        <w:tblLook w:val="04A0" w:firstRow="1" w:lastRow="0" w:firstColumn="1" w:lastColumn="0" w:noHBand="0" w:noVBand="1"/>
      </w:tblPr>
      <w:tblGrid>
        <w:gridCol w:w="8018"/>
        <w:gridCol w:w="1067"/>
      </w:tblGrid>
      <w:tr w:rsidR="004E417E" w:rsidRPr="00F14AC8" w14:paraId="181B9B89" w14:textId="77777777" w:rsidTr="00D16466">
        <w:tc>
          <w:tcPr>
            <w:tcW w:w="8077" w:type="dxa"/>
            <w:shd w:val="clear" w:color="auto" w:fill="DCEEA3" w:themeFill="accent6" w:themeFillTint="99"/>
          </w:tcPr>
          <w:p w14:paraId="738C6064" w14:textId="77777777" w:rsidR="004E417E" w:rsidRPr="00F14AC8" w:rsidRDefault="004E417E" w:rsidP="00D16466">
            <w:r w:rsidRPr="00F14AC8">
              <w:t>Auswirkungen der Customization/Extension</w:t>
            </w:r>
          </w:p>
        </w:tc>
        <w:tc>
          <w:tcPr>
            <w:tcW w:w="1008" w:type="dxa"/>
            <w:shd w:val="clear" w:color="auto" w:fill="DCEEA3" w:themeFill="accent6" w:themeFillTint="99"/>
          </w:tcPr>
          <w:p w14:paraId="6B5ADEA0" w14:textId="77777777" w:rsidR="004E417E" w:rsidRPr="00F14AC8" w:rsidRDefault="004E417E" w:rsidP="00D16466">
            <w:r w:rsidRPr="00F14AC8">
              <w:t>Antwort</w:t>
            </w:r>
          </w:p>
        </w:tc>
      </w:tr>
      <w:tr w:rsidR="004E417E" w:rsidRPr="00F14AC8" w14:paraId="14675A4F" w14:textId="77777777" w:rsidTr="00D16466">
        <w:tc>
          <w:tcPr>
            <w:tcW w:w="8077" w:type="dxa"/>
          </w:tcPr>
          <w:p w14:paraId="762A9089" w14:textId="77777777" w:rsidR="004E417E" w:rsidRPr="00F14AC8" w:rsidRDefault="004E417E" w:rsidP="00D16466">
            <w:pPr>
              <w:rPr>
                <w:sz w:val="20"/>
                <w:szCs w:val="20"/>
              </w:rPr>
            </w:pPr>
            <w:r w:rsidRPr="00F14AC8">
              <w:rPr>
                <w:sz w:val="20"/>
                <w:szCs w:val="20"/>
              </w:rPr>
              <w:t xml:space="preserve">Keine besonderen Auswirkungen </w:t>
            </w:r>
          </w:p>
        </w:tc>
        <w:tc>
          <w:tcPr>
            <w:tcW w:w="1008" w:type="dxa"/>
          </w:tcPr>
          <w:p w14:paraId="59F7D9B2" w14:textId="77777777" w:rsidR="004E417E" w:rsidRPr="00F14AC8" w:rsidRDefault="004E417E" w:rsidP="00D16466">
            <w:pPr>
              <w:rPr>
                <w:sz w:val="20"/>
                <w:szCs w:val="20"/>
              </w:rPr>
            </w:pPr>
            <w:r w:rsidRPr="00F14AC8">
              <w:rPr>
                <w:sz w:val="20"/>
                <w:szCs w:val="20"/>
              </w:rPr>
              <w:t>Ja/Nein</w:t>
            </w:r>
          </w:p>
        </w:tc>
      </w:tr>
      <w:tr w:rsidR="004E417E" w:rsidRPr="00F14AC8" w14:paraId="3E3CC9E0" w14:textId="77777777" w:rsidTr="00D16466">
        <w:tc>
          <w:tcPr>
            <w:tcW w:w="8077" w:type="dxa"/>
          </w:tcPr>
          <w:p w14:paraId="5C00379A" w14:textId="77777777" w:rsidR="004E417E" w:rsidRPr="00F14AC8" w:rsidRDefault="004E417E"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0F6203E9" w14:textId="77777777" w:rsidR="004E417E" w:rsidRPr="00F14AC8" w:rsidRDefault="004E417E" w:rsidP="00D16466">
            <w:pPr>
              <w:rPr>
                <w:sz w:val="20"/>
                <w:szCs w:val="20"/>
              </w:rPr>
            </w:pPr>
            <w:r w:rsidRPr="00F14AC8">
              <w:rPr>
                <w:sz w:val="20"/>
                <w:szCs w:val="20"/>
              </w:rPr>
              <w:t>Ja/Nein</w:t>
            </w:r>
          </w:p>
        </w:tc>
      </w:tr>
      <w:tr w:rsidR="004E417E" w:rsidRPr="00F14AC8" w14:paraId="48FCC55F" w14:textId="77777777" w:rsidTr="00D16466">
        <w:tc>
          <w:tcPr>
            <w:tcW w:w="8077" w:type="dxa"/>
          </w:tcPr>
          <w:p w14:paraId="3D19741C" w14:textId="77777777" w:rsidR="004E417E" w:rsidRPr="00F14AC8" w:rsidRDefault="004E417E"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48838EE" w14:textId="77777777" w:rsidR="004E417E" w:rsidRPr="00F14AC8" w:rsidRDefault="004E417E" w:rsidP="00D16466">
            <w:pPr>
              <w:rPr>
                <w:sz w:val="20"/>
                <w:szCs w:val="20"/>
              </w:rPr>
            </w:pPr>
            <w:r w:rsidRPr="00F14AC8">
              <w:rPr>
                <w:sz w:val="20"/>
                <w:szCs w:val="20"/>
              </w:rPr>
              <w:t>Ja/Nein</w:t>
            </w:r>
          </w:p>
        </w:tc>
      </w:tr>
      <w:tr w:rsidR="004E417E" w:rsidRPr="00F14AC8" w14:paraId="0D78D310" w14:textId="77777777" w:rsidTr="00D16466">
        <w:tc>
          <w:tcPr>
            <w:tcW w:w="8077" w:type="dxa"/>
          </w:tcPr>
          <w:p w14:paraId="242CAF38" w14:textId="77777777" w:rsidR="004E417E" w:rsidRPr="00F14AC8" w:rsidRDefault="004E417E"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614ACBC9" w14:textId="77777777" w:rsidR="004E417E" w:rsidRPr="00F14AC8" w:rsidRDefault="004E417E" w:rsidP="00D16466">
            <w:pPr>
              <w:rPr>
                <w:sz w:val="20"/>
                <w:szCs w:val="20"/>
              </w:rPr>
            </w:pPr>
            <w:r w:rsidRPr="00F14AC8">
              <w:rPr>
                <w:sz w:val="20"/>
                <w:szCs w:val="20"/>
              </w:rPr>
              <w:t>Ja/Nein</w:t>
            </w:r>
          </w:p>
        </w:tc>
      </w:tr>
      <w:tr w:rsidR="004E417E" w:rsidRPr="00F14AC8" w14:paraId="70B66C80" w14:textId="77777777" w:rsidTr="00D16466">
        <w:tc>
          <w:tcPr>
            <w:tcW w:w="8077" w:type="dxa"/>
          </w:tcPr>
          <w:p w14:paraId="6F45B5A5" w14:textId="77777777" w:rsidR="004E417E" w:rsidRPr="00F14AC8" w:rsidRDefault="004E417E"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0567AEB" w14:textId="77777777" w:rsidR="004E417E" w:rsidRPr="00F14AC8" w:rsidRDefault="004E417E"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410"/>
        <w:gridCol w:w="992"/>
        <w:gridCol w:w="992"/>
        <w:gridCol w:w="993"/>
        <w:gridCol w:w="2412"/>
      </w:tblGrid>
      <w:tr w:rsidR="004E417E" w:rsidRPr="00F14AC8" w14:paraId="03C74D6A" w14:textId="77777777" w:rsidTr="00D16466">
        <w:trPr>
          <w:trHeight w:hRule="exact" w:val="923"/>
        </w:trPr>
        <w:tc>
          <w:tcPr>
            <w:tcW w:w="1273" w:type="dxa"/>
            <w:shd w:val="clear" w:color="auto" w:fill="D5D5D5" w:themeFill="background2"/>
            <w:tcMar>
              <w:bottom w:w="57" w:type="dxa"/>
            </w:tcMar>
          </w:tcPr>
          <w:p w14:paraId="216D5041" w14:textId="77777777" w:rsidR="004E417E" w:rsidRPr="00F14AC8" w:rsidRDefault="004E417E" w:rsidP="00D16466">
            <w:pPr>
              <w:rPr>
                <w:b/>
              </w:rPr>
            </w:pPr>
            <w:bookmarkStart w:id="60" w:name="_Toc211416574"/>
            <w:bookmarkStart w:id="61" w:name="_Toc234975521"/>
            <w:bookmarkStart w:id="62" w:name="_Toc442865246"/>
            <w:bookmarkStart w:id="63" w:name="_Toc463174672"/>
            <w:bookmarkStart w:id="64" w:name="_Toc463191992"/>
            <w:r w:rsidRPr="00F14AC8">
              <w:rPr>
                <w:b/>
              </w:rPr>
              <w:t>Priorität</w:t>
            </w:r>
          </w:p>
        </w:tc>
        <w:tc>
          <w:tcPr>
            <w:tcW w:w="2410" w:type="dxa"/>
            <w:shd w:val="clear" w:color="auto" w:fill="D5D5D5" w:themeFill="background2"/>
            <w:tcMar>
              <w:bottom w:w="57" w:type="dxa"/>
            </w:tcMar>
          </w:tcPr>
          <w:p w14:paraId="79AC9ADC" w14:textId="77777777" w:rsidR="004E417E" w:rsidRPr="00F14AC8" w:rsidRDefault="004E417E" w:rsidP="00D16466">
            <w:pPr>
              <w:rPr>
                <w:b/>
              </w:rPr>
            </w:pPr>
            <w:r w:rsidRPr="00F14AC8">
              <w:rPr>
                <w:b/>
              </w:rPr>
              <w:t>Realisierung</w:t>
            </w:r>
          </w:p>
        </w:tc>
        <w:tc>
          <w:tcPr>
            <w:tcW w:w="992" w:type="dxa"/>
            <w:shd w:val="clear" w:color="auto" w:fill="D5D5D5" w:themeFill="background2"/>
            <w:tcMar>
              <w:bottom w:w="57" w:type="dxa"/>
            </w:tcMar>
          </w:tcPr>
          <w:p w14:paraId="6DBDF489" w14:textId="77777777" w:rsidR="004E417E" w:rsidRPr="00F14AC8" w:rsidRDefault="004E417E" w:rsidP="00D16466">
            <w:pPr>
              <w:rPr>
                <w:b/>
              </w:rPr>
            </w:pPr>
            <w:r w:rsidRPr="00F14AC8">
              <w:rPr>
                <w:b/>
              </w:rPr>
              <w:t>Dauer (ca./h)</w:t>
            </w:r>
          </w:p>
        </w:tc>
        <w:tc>
          <w:tcPr>
            <w:tcW w:w="992" w:type="dxa"/>
            <w:shd w:val="clear" w:color="auto" w:fill="D5D5D5" w:themeFill="background2"/>
            <w:tcMar>
              <w:bottom w:w="57" w:type="dxa"/>
            </w:tcMar>
          </w:tcPr>
          <w:p w14:paraId="2B5B2D79" w14:textId="77777777" w:rsidR="004E417E" w:rsidRPr="00F14AC8" w:rsidRDefault="004E417E" w:rsidP="00D16466">
            <w:pPr>
              <w:rPr>
                <w:b/>
              </w:rPr>
            </w:pPr>
            <w:r w:rsidRPr="00F14AC8">
              <w:rPr>
                <w:b/>
              </w:rPr>
              <w:t>QS</w:t>
            </w:r>
            <w:r w:rsidRPr="00F14AC8">
              <w:rPr>
                <w:b/>
              </w:rPr>
              <w:br/>
              <w:t>(ca./h)</w:t>
            </w:r>
          </w:p>
        </w:tc>
        <w:tc>
          <w:tcPr>
            <w:tcW w:w="993" w:type="dxa"/>
            <w:shd w:val="clear" w:color="auto" w:fill="D5D5D5" w:themeFill="background2"/>
            <w:tcMar>
              <w:bottom w:w="57" w:type="dxa"/>
            </w:tcMar>
          </w:tcPr>
          <w:p w14:paraId="63EC3E9E" w14:textId="77777777" w:rsidR="004E417E" w:rsidRPr="00F14AC8" w:rsidRDefault="004E417E" w:rsidP="00D16466">
            <w:pPr>
              <w:rPr>
                <w:b/>
              </w:rPr>
            </w:pPr>
            <w:r w:rsidRPr="00F14AC8">
              <w:rPr>
                <w:b/>
              </w:rPr>
              <w:t>Kunde</w:t>
            </w:r>
            <w:r w:rsidRPr="00F14AC8">
              <w:rPr>
                <w:b/>
              </w:rPr>
              <w:br/>
              <w:t>(ca./h)</w:t>
            </w:r>
            <w:r w:rsidRPr="00F14AC8">
              <w:rPr>
                <w:b/>
              </w:rPr>
              <w:br/>
            </w:r>
          </w:p>
        </w:tc>
        <w:tc>
          <w:tcPr>
            <w:tcW w:w="2412" w:type="dxa"/>
            <w:shd w:val="clear" w:color="auto" w:fill="D5D5D5" w:themeFill="background2"/>
            <w:tcMar>
              <w:bottom w:w="57" w:type="dxa"/>
            </w:tcMar>
          </w:tcPr>
          <w:p w14:paraId="792B0E0F" w14:textId="77777777" w:rsidR="004E417E" w:rsidRPr="00F14AC8" w:rsidRDefault="004E417E" w:rsidP="00D16466">
            <w:pPr>
              <w:rPr>
                <w:b/>
              </w:rPr>
            </w:pPr>
            <w:r w:rsidRPr="00F14AC8">
              <w:rPr>
                <w:b/>
              </w:rPr>
              <w:t>Bereich</w:t>
            </w:r>
          </w:p>
        </w:tc>
      </w:tr>
      <w:tr w:rsidR="004E417E" w:rsidRPr="00F14AC8" w14:paraId="79912FB7" w14:textId="77777777" w:rsidTr="00D16466">
        <w:trPr>
          <w:trHeight w:val="454"/>
        </w:trPr>
        <w:tc>
          <w:tcPr>
            <w:tcW w:w="1273" w:type="dxa"/>
            <w:shd w:val="clear" w:color="auto" w:fill="FFFFFF"/>
            <w:tcMar>
              <w:bottom w:w="57" w:type="dxa"/>
            </w:tcMar>
          </w:tcPr>
          <w:p w14:paraId="0FF187A5" w14:textId="77777777" w:rsidR="004E417E" w:rsidRPr="00F14AC8" w:rsidRDefault="004E417E" w:rsidP="00394CD1">
            <w:pPr>
              <w:pStyle w:val="Tabelleninhalte"/>
            </w:pPr>
            <w:r w:rsidRPr="00F14AC8">
              <w:t>1</w:t>
            </w:r>
          </w:p>
        </w:tc>
        <w:tc>
          <w:tcPr>
            <w:tcW w:w="2410" w:type="dxa"/>
            <w:shd w:val="clear" w:color="auto" w:fill="FFFFFF"/>
            <w:tcMar>
              <w:bottom w:w="57" w:type="dxa"/>
            </w:tcMar>
          </w:tcPr>
          <w:p w14:paraId="3FED77E5" w14:textId="77777777" w:rsidR="004E417E" w:rsidRPr="00F14AC8" w:rsidRDefault="004E417E" w:rsidP="00394CD1">
            <w:pPr>
              <w:pStyle w:val="Tabelleninhalte"/>
            </w:pPr>
            <w:r w:rsidRPr="00F14AC8">
              <w:t>Kunde</w:t>
            </w:r>
          </w:p>
        </w:tc>
        <w:tc>
          <w:tcPr>
            <w:tcW w:w="992" w:type="dxa"/>
            <w:shd w:val="clear" w:color="auto" w:fill="FFFFFF"/>
            <w:tcMar>
              <w:bottom w:w="57" w:type="dxa"/>
            </w:tcMar>
          </w:tcPr>
          <w:p w14:paraId="141D5374" w14:textId="77777777" w:rsidR="004E417E" w:rsidRPr="00F14AC8" w:rsidRDefault="004E417E" w:rsidP="00394CD1">
            <w:pPr>
              <w:pStyle w:val="Tabelleninhalte"/>
            </w:pPr>
            <w:r w:rsidRPr="00F14AC8">
              <w:t>8,00</w:t>
            </w:r>
          </w:p>
        </w:tc>
        <w:tc>
          <w:tcPr>
            <w:tcW w:w="992" w:type="dxa"/>
            <w:shd w:val="clear" w:color="auto" w:fill="FFFFFF"/>
            <w:tcMar>
              <w:bottom w:w="57" w:type="dxa"/>
            </w:tcMar>
          </w:tcPr>
          <w:p w14:paraId="441732A7" w14:textId="77777777" w:rsidR="004E417E" w:rsidRPr="00F14AC8" w:rsidRDefault="004E417E" w:rsidP="00394CD1">
            <w:pPr>
              <w:pStyle w:val="Tabelleninhalte"/>
            </w:pPr>
            <w:r w:rsidRPr="00F14AC8">
              <w:t>0,00</w:t>
            </w:r>
          </w:p>
        </w:tc>
        <w:tc>
          <w:tcPr>
            <w:tcW w:w="993" w:type="dxa"/>
            <w:shd w:val="clear" w:color="auto" w:fill="FFFFFF"/>
            <w:tcMar>
              <w:bottom w:w="57" w:type="dxa"/>
            </w:tcMar>
          </w:tcPr>
          <w:p w14:paraId="48FEFC45" w14:textId="77777777" w:rsidR="004E417E" w:rsidRPr="00F14AC8" w:rsidRDefault="004E417E" w:rsidP="00394CD1">
            <w:pPr>
              <w:pStyle w:val="Tabelleninhalte"/>
            </w:pPr>
            <w:r w:rsidRPr="00F14AC8">
              <w:t>8,00</w:t>
            </w:r>
          </w:p>
        </w:tc>
        <w:tc>
          <w:tcPr>
            <w:tcW w:w="2412" w:type="dxa"/>
            <w:shd w:val="clear" w:color="auto" w:fill="FFFFFF"/>
            <w:tcMar>
              <w:bottom w:w="57" w:type="dxa"/>
            </w:tcMar>
          </w:tcPr>
          <w:p w14:paraId="7920C778" w14:textId="77777777" w:rsidR="004E417E" w:rsidRPr="00F14AC8" w:rsidRDefault="004E417E" w:rsidP="00394CD1">
            <w:pPr>
              <w:pStyle w:val="Tabelleninhalte"/>
            </w:pPr>
            <w:r w:rsidRPr="00F14AC8">
              <w:t>Admin</w:t>
            </w:r>
          </w:p>
        </w:tc>
      </w:tr>
    </w:tbl>
    <w:p w14:paraId="51E079B0" w14:textId="77777777" w:rsidR="004E417E" w:rsidRPr="00F14AC8" w:rsidRDefault="004E417E" w:rsidP="004E417E"/>
    <w:p w14:paraId="71D6C9EE" w14:textId="77777777" w:rsidR="00822DAD" w:rsidRPr="00F14AC8" w:rsidRDefault="00822DAD" w:rsidP="00822DAD">
      <w:pPr>
        <w:pStyle w:val="berschrift2"/>
        <w:spacing w:before="400"/>
        <w:ind w:left="567" w:hanging="567"/>
      </w:pPr>
      <w:bookmarkStart w:id="65" w:name="_Toc228444312"/>
      <w:bookmarkStart w:id="66" w:name="AP005"/>
      <w:bookmarkEnd w:id="60"/>
      <w:bookmarkEnd w:id="61"/>
      <w:bookmarkEnd w:id="62"/>
      <w:bookmarkEnd w:id="63"/>
      <w:bookmarkEnd w:id="64"/>
      <w:r w:rsidRPr="00F14AC8">
        <w:t>Korrespondenzsprachen</w:t>
      </w:r>
      <w:bookmarkEnd w:id="51"/>
      <w:bookmarkEnd w:id="52"/>
      <w:bookmarkEnd w:id="53"/>
      <w:bookmarkEnd w:id="54"/>
      <w:bookmarkEnd w:id="55"/>
      <w:bookmarkEnd w:id="56"/>
      <w:bookmarkEnd w:id="57"/>
      <w:bookmarkEnd w:id="58"/>
      <w:bookmarkEnd w:id="59"/>
      <w:bookmarkEnd w:id="65"/>
    </w:p>
    <w:bookmarkEnd w:id="66"/>
    <w:p w14:paraId="580DAD7D" w14:textId="77777777" w:rsidR="00822DAD" w:rsidRPr="00F14AC8" w:rsidRDefault="00822DAD" w:rsidP="00822DAD">
      <w:r w:rsidRPr="00F14AC8">
        <w:t xml:space="preserve">Folgende Korrespondenzsprachen werden in </w:t>
      </w:r>
      <w:r w:rsidR="00F7243B" w:rsidRPr="00F14AC8">
        <w:t>A</w:t>
      </w:r>
      <w:r w:rsidRPr="00F14AC8">
        <w:t>bas ERP freigeschaltet:</w:t>
      </w:r>
    </w:p>
    <w:p w14:paraId="007D962B" w14:textId="77777777" w:rsidR="009F4B5E" w:rsidRPr="00F14AC8" w:rsidRDefault="009F4B5E" w:rsidP="00822DAD"/>
    <w:p w14:paraId="1FC58255" w14:textId="77777777" w:rsidR="00822DAD" w:rsidRPr="00F14AC8" w:rsidRDefault="00822DAD" w:rsidP="00822DAD">
      <w:pPr>
        <w:pStyle w:val="Aufzhlung"/>
      </w:pPr>
      <w:r w:rsidRPr="00F14AC8">
        <w:t>Deutsch</w:t>
      </w:r>
    </w:p>
    <w:p w14:paraId="7725BC42" w14:textId="77777777" w:rsidR="00822DAD" w:rsidRPr="00F14AC8" w:rsidRDefault="00822DAD" w:rsidP="00822DAD">
      <w:pPr>
        <w:pStyle w:val="Aufzhlung"/>
      </w:pPr>
      <w:r w:rsidRPr="00F14AC8">
        <w:t>Englisch</w:t>
      </w:r>
    </w:p>
    <w:p w14:paraId="7DB437D1" w14:textId="77777777" w:rsidR="00822DAD" w:rsidRPr="00F14AC8" w:rsidRDefault="00822DAD" w:rsidP="00822DAD">
      <w:pPr>
        <w:spacing w:before="120"/>
      </w:pPr>
      <w:r w:rsidRPr="00F14AC8">
        <w:t>Formulare und Ausdrucke können in diesen Sprachen gedruckt werden. Die Freischaltung der Korrespondenzsprachen erfolgt direkt im ERP-Mandanten und für die Umsetzung der Formulargestaltung auch im Demo- und Entwicklungsmandanten.</w:t>
      </w:r>
    </w:p>
    <w:p w14:paraId="4CA24A57" w14:textId="77777777" w:rsidR="009F4B5E" w:rsidRPr="00F14AC8" w:rsidRDefault="009F4B5E" w:rsidP="00822DAD">
      <w:pPr>
        <w:spacing w:before="120"/>
      </w:pPr>
    </w:p>
    <w:p w14:paraId="05CE5945" w14:textId="77777777" w:rsidR="00822DAD" w:rsidRPr="00F14AC8" w:rsidRDefault="00822DAD" w:rsidP="00822DAD">
      <w:pPr>
        <w:pStyle w:val="PermanentMarkerkorall"/>
      </w:pPr>
      <w:r w:rsidRPr="00F14AC8">
        <w:t>Hinweis</w:t>
      </w:r>
    </w:p>
    <w:p w14:paraId="584367C8" w14:textId="77777777" w:rsidR="00822DAD" w:rsidRPr="00F14AC8" w:rsidRDefault="00822DAD" w:rsidP="00822DAD">
      <w:r w:rsidRPr="00F14AC8">
        <w:t>Bezeichnungen von Datensätzen, z. B. die Verkaufsbezeichnung eines Artikels, fremdsprachige Kurztexte werden nicht übersetzt. Die entsprechenden fremdsprachigen Übersetzungen sind vom Anwender in den hierfür vorgesehenen Datenfeldern innerhalb der jeweiligen Datensätzen zu pflegen.</w:t>
      </w:r>
    </w:p>
    <w:p w14:paraId="2CF15AF2" w14:textId="0FE917C6" w:rsidR="00822DAD" w:rsidRPr="00F14AC8" w:rsidRDefault="00822DAD" w:rsidP="00822DAD">
      <w:r w:rsidRPr="00F14AC8">
        <w:t xml:space="preserve">Individuelle Bezeichnungen und Textbausteine in Formularen und Auswertungen, z.B. Mahntexte, fest hinterlegte individuelle Formulartexte werden in den Wörterbüchern </w:t>
      </w:r>
      <w:r w:rsidR="00F7243B" w:rsidRPr="00F14AC8">
        <w:t>A</w:t>
      </w:r>
      <w:r w:rsidRPr="00F14AC8">
        <w:t xml:space="preserve">bas ERP durch </w:t>
      </w:r>
      <w:r w:rsidR="00F7243B" w:rsidRPr="00F14AC8">
        <w:t>A</w:t>
      </w:r>
      <w:r w:rsidRPr="00F14AC8">
        <w:t>bas</w:t>
      </w:r>
      <w:r w:rsidRPr="00F14AC8">
        <w:rPr>
          <w:color w:val="FF0000"/>
        </w:rPr>
        <w:t xml:space="preserve"> </w:t>
      </w:r>
      <w:r w:rsidRPr="00F14AC8">
        <w:t xml:space="preserve">übernommen. Die Übersetzungen werden anschließend durch </w:t>
      </w:r>
      <w:r w:rsidR="00A50D4D" w:rsidRPr="00F14AC8">
        <w:t>die</w:t>
      </w:r>
      <w:r w:rsidR="00A50D4D" w:rsidRPr="00F14AC8">
        <w:rPr>
          <w:b/>
        </w:rPr>
        <w:t xml:space="preserve"> Lebenshilfe Karlsruhe, Ettlingen und Umgebung e.V.</w:t>
      </w:r>
      <w:r w:rsidR="00A50D4D" w:rsidRPr="00F14AC8">
        <w:t xml:space="preserve"> </w:t>
      </w:r>
      <w:r w:rsidRPr="00F14AC8">
        <w:t>innerhalb des Wörterbuchs gepflegt.</w:t>
      </w:r>
    </w:p>
    <w:p w14:paraId="73C1C5FF" w14:textId="77777777" w:rsidR="009F4B5E" w:rsidRPr="00F14AC8" w:rsidRDefault="009F4B5E" w:rsidP="00822DAD"/>
    <w:tbl>
      <w:tblPr>
        <w:tblStyle w:val="Tabellenraster"/>
        <w:tblW w:w="9085" w:type="dxa"/>
        <w:tblLook w:val="04A0" w:firstRow="1" w:lastRow="0" w:firstColumn="1" w:lastColumn="0" w:noHBand="0" w:noVBand="1"/>
      </w:tblPr>
      <w:tblGrid>
        <w:gridCol w:w="8018"/>
        <w:gridCol w:w="1067"/>
      </w:tblGrid>
      <w:tr w:rsidR="00822DAD" w:rsidRPr="00F14AC8" w14:paraId="62C2C6C4" w14:textId="77777777" w:rsidTr="00D16466">
        <w:tc>
          <w:tcPr>
            <w:tcW w:w="8077" w:type="dxa"/>
            <w:shd w:val="clear" w:color="auto" w:fill="DCEEA3" w:themeFill="accent6" w:themeFillTint="99"/>
          </w:tcPr>
          <w:p w14:paraId="423AAFFC" w14:textId="77777777" w:rsidR="00822DAD" w:rsidRPr="00F14AC8" w:rsidRDefault="00822DAD" w:rsidP="00D16466">
            <w:r w:rsidRPr="00F14AC8">
              <w:t>Auswirkungen der Customization/Extension</w:t>
            </w:r>
          </w:p>
        </w:tc>
        <w:tc>
          <w:tcPr>
            <w:tcW w:w="1008" w:type="dxa"/>
            <w:shd w:val="clear" w:color="auto" w:fill="DCEEA3" w:themeFill="accent6" w:themeFillTint="99"/>
          </w:tcPr>
          <w:p w14:paraId="607E279E" w14:textId="77777777" w:rsidR="00822DAD" w:rsidRPr="00F14AC8" w:rsidRDefault="00822DAD" w:rsidP="00D16466">
            <w:r w:rsidRPr="00F14AC8">
              <w:t>Antwort</w:t>
            </w:r>
          </w:p>
        </w:tc>
      </w:tr>
      <w:tr w:rsidR="00822DAD" w:rsidRPr="00F14AC8" w14:paraId="2B2F365A" w14:textId="77777777" w:rsidTr="00D16466">
        <w:tc>
          <w:tcPr>
            <w:tcW w:w="8077" w:type="dxa"/>
          </w:tcPr>
          <w:p w14:paraId="65503C65" w14:textId="77777777" w:rsidR="00822DAD" w:rsidRPr="00F14AC8" w:rsidRDefault="00822DAD" w:rsidP="00D16466">
            <w:pPr>
              <w:rPr>
                <w:sz w:val="20"/>
                <w:szCs w:val="20"/>
              </w:rPr>
            </w:pPr>
            <w:r w:rsidRPr="00F14AC8">
              <w:rPr>
                <w:sz w:val="20"/>
                <w:szCs w:val="20"/>
              </w:rPr>
              <w:t xml:space="preserve">Keine besonderen Auswirkungen </w:t>
            </w:r>
          </w:p>
        </w:tc>
        <w:tc>
          <w:tcPr>
            <w:tcW w:w="1008" w:type="dxa"/>
          </w:tcPr>
          <w:p w14:paraId="5229DDCF" w14:textId="77777777" w:rsidR="00822DAD" w:rsidRPr="00F14AC8" w:rsidRDefault="00822DAD" w:rsidP="00D16466">
            <w:pPr>
              <w:rPr>
                <w:sz w:val="20"/>
                <w:szCs w:val="20"/>
              </w:rPr>
            </w:pPr>
            <w:r w:rsidRPr="00F14AC8">
              <w:rPr>
                <w:sz w:val="20"/>
                <w:szCs w:val="20"/>
              </w:rPr>
              <w:t>Ja/Nein</w:t>
            </w:r>
          </w:p>
        </w:tc>
      </w:tr>
      <w:tr w:rsidR="00822DAD" w:rsidRPr="00F14AC8" w14:paraId="738EAA85" w14:textId="77777777" w:rsidTr="00D16466">
        <w:tc>
          <w:tcPr>
            <w:tcW w:w="8077" w:type="dxa"/>
          </w:tcPr>
          <w:p w14:paraId="4D44E09A" w14:textId="77777777" w:rsidR="00822DAD" w:rsidRPr="00F14AC8" w:rsidRDefault="00822DA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66695FD7" w14:textId="77777777" w:rsidR="00822DAD" w:rsidRPr="00F14AC8" w:rsidRDefault="00822DAD" w:rsidP="00D16466">
            <w:pPr>
              <w:rPr>
                <w:sz w:val="20"/>
                <w:szCs w:val="20"/>
              </w:rPr>
            </w:pPr>
            <w:r w:rsidRPr="00F14AC8">
              <w:rPr>
                <w:sz w:val="20"/>
                <w:szCs w:val="20"/>
              </w:rPr>
              <w:t>Ja/Nein</w:t>
            </w:r>
          </w:p>
        </w:tc>
      </w:tr>
      <w:tr w:rsidR="00822DAD" w:rsidRPr="00F14AC8" w14:paraId="4DA92E77" w14:textId="77777777" w:rsidTr="00D16466">
        <w:tc>
          <w:tcPr>
            <w:tcW w:w="8077" w:type="dxa"/>
          </w:tcPr>
          <w:p w14:paraId="4330B457"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3E83498B" w14:textId="77777777" w:rsidR="00822DAD" w:rsidRPr="00F14AC8" w:rsidRDefault="00822DAD" w:rsidP="00D16466">
            <w:pPr>
              <w:rPr>
                <w:sz w:val="20"/>
                <w:szCs w:val="20"/>
              </w:rPr>
            </w:pPr>
            <w:r w:rsidRPr="00F14AC8">
              <w:rPr>
                <w:sz w:val="20"/>
                <w:szCs w:val="20"/>
              </w:rPr>
              <w:t>Ja/Nein</w:t>
            </w:r>
          </w:p>
        </w:tc>
      </w:tr>
      <w:tr w:rsidR="00822DAD" w:rsidRPr="00F14AC8" w14:paraId="0C180F1A" w14:textId="77777777" w:rsidTr="00D16466">
        <w:tc>
          <w:tcPr>
            <w:tcW w:w="8077" w:type="dxa"/>
          </w:tcPr>
          <w:p w14:paraId="6E686451"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35DD7681" w14:textId="77777777" w:rsidR="00822DAD" w:rsidRPr="00F14AC8" w:rsidRDefault="00822DAD" w:rsidP="00D16466">
            <w:pPr>
              <w:rPr>
                <w:sz w:val="20"/>
                <w:szCs w:val="20"/>
              </w:rPr>
            </w:pPr>
            <w:r w:rsidRPr="00F14AC8">
              <w:rPr>
                <w:sz w:val="20"/>
                <w:szCs w:val="20"/>
              </w:rPr>
              <w:t>Ja/Nein</w:t>
            </w:r>
          </w:p>
        </w:tc>
      </w:tr>
      <w:tr w:rsidR="00822DAD" w:rsidRPr="00F14AC8" w14:paraId="2E78219B" w14:textId="77777777" w:rsidTr="00D16466">
        <w:tc>
          <w:tcPr>
            <w:tcW w:w="8077" w:type="dxa"/>
          </w:tcPr>
          <w:p w14:paraId="120822ED" w14:textId="77777777" w:rsidR="00822DAD" w:rsidRPr="00F14AC8" w:rsidRDefault="00822DA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5D30A6B4" w14:textId="77777777" w:rsidR="00822DAD" w:rsidRPr="00F14AC8" w:rsidRDefault="00822DAD"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822DAD" w:rsidRPr="00F14AC8" w14:paraId="43DA7CDC" w14:textId="77777777" w:rsidTr="00800D9F">
        <w:trPr>
          <w:trHeight w:hRule="exact" w:val="861"/>
        </w:trPr>
        <w:tc>
          <w:tcPr>
            <w:tcW w:w="1273" w:type="dxa"/>
            <w:shd w:val="clear" w:color="auto" w:fill="D5D5D5" w:themeFill="background2"/>
            <w:tcMar>
              <w:bottom w:w="57" w:type="dxa"/>
            </w:tcMar>
          </w:tcPr>
          <w:p w14:paraId="51AE0575" w14:textId="77777777" w:rsidR="00822DAD" w:rsidRPr="00F14AC8" w:rsidRDefault="00822DAD" w:rsidP="00D16466">
            <w:pPr>
              <w:rPr>
                <w:b/>
              </w:rPr>
            </w:pPr>
            <w:bookmarkStart w:id="67" w:name="_Toc208722585"/>
            <w:bookmarkStart w:id="68" w:name="_Toc210726692"/>
            <w:bookmarkStart w:id="69" w:name="_Toc211416577"/>
            <w:bookmarkStart w:id="70" w:name="_Toc234975524"/>
            <w:bookmarkStart w:id="71" w:name="_Toc442865249"/>
            <w:bookmarkStart w:id="72" w:name="_Toc463174675"/>
            <w:bookmarkStart w:id="73" w:name="_Toc463191995"/>
            <w:r w:rsidRPr="00F14AC8">
              <w:rPr>
                <w:b/>
              </w:rPr>
              <w:t>Priorität</w:t>
            </w:r>
          </w:p>
        </w:tc>
        <w:tc>
          <w:tcPr>
            <w:tcW w:w="2190" w:type="dxa"/>
            <w:shd w:val="clear" w:color="auto" w:fill="D5D5D5" w:themeFill="background2"/>
            <w:tcMar>
              <w:bottom w:w="57" w:type="dxa"/>
            </w:tcMar>
          </w:tcPr>
          <w:p w14:paraId="1C1444A7" w14:textId="77777777" w:rsidR="00822DAD" w:rsidRPr="00F14AC8" w:rsidRDefault="00822DAD" w:rsidP="00D16466">
            <w:pPr>
              <w:rPr>
                <w:b/>
              </w:rPr>
            </w:pPr>
            <w:r w:rsidRPr="00F14AC8">
              <w:rPr>
                <w:b/>
              </w:rPr>
              <w:t>Realisierung</w:t>
            </w:r>
          </w:p>
        </w:tc>
        <w:tc>
          <w:tcPr>
            <w:tcW w:w="1070" w:type="dxa"/>
            <w:shd w:val="clear" w:color="auto" w:fill="D5D5D5" w:themeFill="background2"/>
            <w:tcMar>
              <w:bottom w:w="57" w:type="dxa"/>
            </w:tcMar>
          </w:tcPr>
          <w:p w14:paraId="509A8AC4" w14:textId="77777777" w:rsidR="00822DAD" w:rsidRPr="00F14AC8" w:rsidRDefault="00822DAD" w:rsidP="00D16466">
            <w:pPr>
              <w:rPr>
                <w:b/>
              </w:rPr>
            </w:pPr>
            <w:r w:rsidRPr="00F14AC8">
              <w:rPr>
                <w:b/>
              </w:rPr>
              <w:t>Dauer (ca./h)</w:t>
            </w:r>
          </w:p>
        </w:tc>
        <w:tc>
          <w:tcPr>
            <w:tcW w:w="1134" w:type="dxa"/>
            <w:shd w:val="clear" w:color="auto" w:fill="D5D5D5" w:themeFill="background2"/>
            <w:tcMar>
              <w:bottom w:w="57" w:type="dxa"/>
            </w:tcMar>
          </w:tcPr>
          <w:p w14:paraId="53CA61B6" w14:textId="77777777" w:rsidR="00822DAD" w:rsidRPr="00F14AC8" w:rsidRDefault="00822DAD"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16135B29" w14:textId="77777777" w:rsidR="00822DAD" w:rsidRPr="00F14AC8" w:rsidRDefault="00822DAD"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7F9CF7C7" w14:textId="77777777" w:rsidR="00822DAD" w:rsidRPr="00F14AC8" w:rsidRDefault="00822DAD" w:rsidP="00D16466">
            <w:pPr>
              <w:rPr>
                <w:b/>
              </w:rPr>
            </w:pPr>
            <w:r w:rsidRPr="00F14AC8">
              <w:rPr>
                <w:b/>
              </w:rPr>
              <w:t>Bereich</w:t>
            </w:r>
          </w:p>
        </w:tc>
      </w:tr>
      <w:tr w:rsidR="00822DAD" w:rsidRPr="00F14AC8" w14:paraId="5684C50C" w14:textId="77777777" w:rsidTr="00800D9F">
        <w:trPr>
          <w:trHeight w:val="454"/>
        </w:trPr>
        <w:tc>
          <w:tcPr>
            <w:tcW w:w="1273" w:type="dxa"/>
            <w:shd w:val="clear" w:color="auto" w:fill="FFFFFF"/>
            <w:tcMar>
              <w:bottom w:w="57" w:type="dxa"/>
            </w:tcMar>
          </w:tcPr>
          <w:p w14:paraId="2FF4EF98" w14:textId="77777777" w:rsidR="00822DAD" w:rsidRPr="00F14AC8" w:rsidRDefault="00822DAD" w:rsidP="00394CD1">
            <w:pPr>
              <w:pStyle w:val="Tabelleninhalte"/>
            </w:pPr>
            <w:r w:rsidRPr="00F14AC8">
              <w:t>1</w:t>
            </w:r>
          </w:p>
        </w:tc>
        <w:tc>
          <w:tcPr>
            <w:tcW w:w="2190" w:type="dxa"/>
            <w:shd w:val="clear" w:color="auto" w:fill="FFFFFF"/>
            <w:tcMar>
              <w:bottom w:w="57" w:type="dxa"/>
            </w:tcMar>
          </w:tcPr>
          <w:p w14:paraId="629874BB" w14:textId="77777777" w:rsidR="00822DAD" w:rsidRPr="00F14AC8" w:rsidRDefault="00F7243B" w:rsidP="00394CD1">
            <w:pPr>
              <w:pStyle w:val="Tabelleninhalte"/>
            </w:pPr>
            <w:r w:rsidRPr="00F14AC8">
              <w:t>A</w:t>
            </w:r>
            <w:r w:rsidR="00822DAD" w:rsidRPr="00F14AC8">
              <w:t>bas</w:t>
            </w:r>
          </w:p>
        </w:tc>
        <w:tc>
          <w:tcPr>
            <w:tcW w:w="1070" w:type="dxa"/>
            <w:shd w:val="clear" w:color="auto" w:fill="FFFFFF"/>
            <w:tcMar>
              <w:bottom w:w="57" w:type="dxa"/>
            </w:tcMar>
          </w:tcPr>
          <w:p w14:paraId="0DC313F6" w14:textId="77777777" w:rsidR="00822DAD" w:rsidRPr="00F14AC8" w:rsidRDefault="00822DAD" w:rsidP="00394CD1">
            <w:pPr>
              <w:pStyle w:val="Tabelleninhalte"/>
            </w:pPr>
            <w:r w:rsidRPr="00F14AC8">
              <w:t>2,00</w:t>
            </w:r>
          </w:p>
        </w:tc>
        <w:tc>
          <w:tcPr>
            <w:tcW w:w="1134" w:type="dxa"/>
            <w:shd w:val="clear" w:color="auto" w:fill="FFFFFF"/>
            <w:tcMar>
              <w:bottom w:w="57" w:type="dxa"/>
            </w:tcMar>
          </w:tcPr>
          <w:p w14:paraId="0FE178AC" w14:textId="77777777" w:rsidR="00822DAD" w:rsidRPr="00F14AC8" w:rsidRDefault="00822DAD" w:rsidP="00394CD1">
            <w:pPr>
              <w:pStyle w:val="Tabelleninhalte"/>
            </w:pPr>
            <w:r w:rsidRPr="00F14AC8">
              <w:t>0,00</w:t>
            </w:r>
          </w:p>
        </w:tc>
        <w:tc>
          <w:tcPr>
            <w:tcW w:w="1134" w:type="dxa"/>
            <w:shd w:val="clear" w:color="auto" w:fill="FFFFFF"/>
            <w:tcMar>
              <w:bottom w:w="57" w:type="dxa"/>
            </w:tcMar>
          </w:tcPr>
          <w:p w14:paraId="57DF09B8" w14:textId="77777777" w:rsidR="00822DAD" w:rsidRPr="00F14AC8" w:rsidRDefault="00822DAD" w:rsidP="00394CD1">
            <w:pPr>
              <w:pStyle w:val="Tabelleninhalte"/>
            </w:pPr>
            <w:r w:rsidRPr="00F14AC8">
              <w:t>2,00</w:t>
            </w:r>
          </w:p>
        </w:tc>
        <w:tc>
          <w:tcPr>
            <w:tcW w:w="2271" w:type="dxa"/>
            <w:shd w:val="clear" w:color="auto" w:fill="FFFFFF"/>
            <w:tcMar>
              <w:bottom w:w="57" w:type="dxa"/>
            </w:tcMar>
          </w:tcPr>
          <w:p w14:paraId="2284AA44" w14:textId="77777777" w:rsidR="00822DAD" w:rsidRPr="00F14AC8" w:rsidRDefault="00822DAD" w:rsidP="00394CD1">
            <w:pPr>
              <w:pStyle w:val="Tabelleninhalte"/>
            </w:pPr>
            <w:r w:rsidRPr="00F14AC8">
              <w:t>Admin</w:t>
            </w:r>
          </w:p>
        </w:tc>
      </w:tr>
    </w:tbl>
    <w:p w14:paraId="3E884F1A" w14:textId="77777777" w:rsidR="00822DAD" w:rsidRPr="00F14AC8" w:rsidRDefault="00822DAD" w:rsidP="00822DAD">
      <w:bookmarkStart w:id="74" w:name="_Toc33004089"/>
    </w:p>
    <w:p w14:paraId="0E4F67F3" w14:textId="77777777" w:rsidR="00822DAD" w:rsidRPr="00F14AC8" w:rsidRDefault="00822DAD" w:rsidP="00822DAD">
      <w:r w:rsidRPr="00F14AC8">
        <w:br w:type="page"/>
      </w:r>
    </w:p>
    <w:p w14:paraId="17537E0B" w14:textId="77777777" w:rsidR="00822DAD" w:rsidRPr="00F14AC8" w:rsidRDefault="00822DAD" w:rsidP="00822DAD">
      <w:pPr>
        <w:pStyle w:val="berschrift2"/>
        <w:spacing w:before="400"/>
        <w:ind w:left="567" w:hanging="567"/>
      </w:pPr>
      <w:bookmarkStart w:id="75" w:name="_Toc141694818"/>
      <w:bookmarkStart w:id="76" w:name="_Toc228444313"/>
      <w:r w:rsidRPr="00F14AC8">
        <w:lastRenderedPageBreak/>
        <w:t>Bediensprachen</w:t>
      </w:r>
      <w:bookmarkEnd w:id="67"/>
      <w:bookmarkEnd w:id="68"/>
      <w:bookmarkEnd w:id="69"/>
      <w:bookmarkEnd w:id="70"/>
      <w:bookmarkEnd w:id="71"/>
      <w:bookmarkEnd w:id="72"/>
      <w:bookmarkEnd w:id="73"/>
      <w:bookmarkEnd w:id="74"/>
      <w:bookmarkEnd w:id="75"/>
      <w:bookmarkEnd w:id="76"/>
    </w:p>
    <w:p w14:paraId="79171847" w14:textId="77777777" w:rsidR="00822DAD" w:rsidRPr="00F14AC8" w:rsidRDefault="00822DAD" w:rsidP="00394CD1">
      <w:pPr>
        <w:pStyle w:val="Absnachb"/>
      </w:pPr>
      <w:r w:rsidRPr="00F14AC8">
        <w:t>In abas ERP wird die Bediensprache „Deutsch“ konfiguriert. Im Rahmen dieses Projektes sind keine weiteren Bediensprachen geplant.</w:t>
      </w:r>
    </w:p>
    <w:p w14:paraId="060B430C" w14:textId="77777777" w:rsidR="00822DAD" w:rsidRPr="00F14AC8" w:rsidRDefault="00822DAD" w:rsidP="00822DAD">
      <w:pPr>
        <w:pStyle w:val="berschrift2"/>
        <w:spacing w:before="400"/>
        <w:ind w:left="567" w:hanging="567"/>
      </w:pPr>
      <w:bookmarkStart w:id="77" w:name="_Toc188233387"/>
      <w:bookmarkStart w:id="78" w:name="_Toc208722586"/>
      <w:bookmarkStart w:id="79" w:name="_Toc210726693"/>
      <w:bookmarkStart w:id="80" w:name="_Toc211416578"/>
      <w:bookmarkStart w:id="81" w:name="_Toc234975525"/>
      <w:bookmarkStart w:id="82" w:name="_Toc442865250"/>
      <w:bookmarkStart w:id="83" w:name="_Toc463174676"/>
      <w:bookmarkStart w:id="84" w:name="_Toc463191996"/>
      <w:bookmarkStart w:id="85" w:name="_Toc33004090"/>
      <w:bookmarkStart w:id="86" w:name="_Toc141694819"/>
      <w:bookmarkStart w:id="87" w:name="_Toc228444314"/>
      <w:r w:rsidRPr="00F14AC8">
        <w:t>Währungen</w:t>
      </w:r>
      <w:bookmarkEnd w:id="77"/>
      <w:bookmarkEnd w:id="78"/>
      <w:bookmarkEnd w:id="79"/>
      <w:bookmarkEnd w:id="80"/>
      <w:bookmarkEnd w:id="81"/>
      <w:bookmarkEnd w:id="82"/>
      <w:bookmarkEnd w:id="83"/>
      <w:bookmarkEnd w:id="84"/>
      <w:bookmarkEnd w:id="85"/>
      <w:bookmarkEnd w:id="86"/>
      <w:bookmarkEnd w:id="87"/>
    </w:p>
    <w:p w14:paraId="7917E285" w14:textId="77777777" w:rsidR="00822DAD" w:rsidRPr="00F14AC8" w:rsidRDefault="00822DAD" w:rsidP="00822DAD">
      <w:r w:rsidRPr="00F14AC8">
        <w:t xml:space="preserve">In </w:t>
      </w:r>
      <w:r w:rsidR="00F7243B" w:rsidRPr="00F14AC8">
        <w:t>Abas</w:t>
      </w:r>
      <w:r w:rsidRPr="00F14AC8">
        <w:t xml:space="preserve"> ERP wird die Währung EURO als Hauswährung der Finanzbuchhaltung verwendet.</w:t>
      </w:r>
    </w:p>
    <w:p w14:paraId="245A0D3E" w14:textId="77777777" w:rsidR="00822DAD" w:rsidRPr="00F14AC8" w:rsidRDefault="00822DAD" w:rsidP="00822DAD">
      <w:r w:rsidRPr="00F14AC8">
        <w:t>Bei individuellen Änderungen und Erweiterungen wird ausschließlich diese Währung berücksichtigt.</w:t>
      </w:r>
    </w:p>
    <w:p w14:paraId="2DBABFFE" w14:textId="77777777" w:rsidR="00822DAD" w:rsidRPr="00F14AC8" w:rsidRDefault="00822DAD" w:rsidP="00822DAD">
      <w:pPr>
        <w:pStyle w:val="berschrift2"/>
        <w:spacing w:before="400"/>
        <w:ind w:left="567" w:hanging="567"/>
      </w:pPr>
      <w:bookmarkStart w:id="88" w:name="_Toc208722587"/>
      <w:bookmarkStart w:id="89" w:name="_Toc210726694"/>
      <w:bookmarkStart w:id="90" w:name="_Toc211416579"/>
      <w:bookmarkStart w:id="91" w:name="_Toc234975526"/>
      <w:bookmarkStart w:id="92" w:name="_Toc442865251"/>
      <w:bookmarkStart w:id="93" w:name="_Toc463174677"/>
      <w:bookmarkStart w:id="94" w:name="_Toc463191997"/>
      <w:bookmarkStart w:id="95" w:name="_Toc33004091"/>
      <w:bookmarkStart w:id="96" w:name="_Toc141694820"/>
      <w:bookmarkStart w:id="97" w:name="_Toc228444315"/>
      <w:r w:rsidRPr="00F14AC8">
        <w:t>Individuelle Aufzählungen</w:t>
      </w:r>
      <w:bookmarkEnd w:id="88"/>
      <w:bookmarkEnd w:id="89"/>
      <w:bookmarkEnd w:id="90"/>
      <w:bookmarkEnd w:id="91"/>
      <w:bookmarkEnd w:id="92"/>
      <w:bookmarkEnd w:id="93"/>
      <w:bookmarkEnd w:id="94"/>
      <w:bookmarkEnd w:id="95"/>
      <w:bookmarkEnd w:id="96"/>
      <w:bookmarkEnd w:id="97"/>
    </w:p>
    <w:p w14:paraId="70643D26" w14:textId="6B6358F2" w:rsidR="00822DAD" w:rsidRPr="00F14AC8" w:rsidRDefault="00822DAD" w:rsidP="00822DAD">
      <w:r w:rsidRPr="00F14AC8">
        <w:t xml:space="preserve">Die Pflege und Verwaltung von individuellen Aufzählungen erfolgt durch den Systembetreuer der </w:t>
      </w:r>
      <w:r w:rsidR="00487AB6" w:rsidRPr="00F14AC8">
        <w:rPr>
          <w:b/>
        </w:rPr>
        <w:t>Lebenshilfe Karlsruhe, Ettlingen und Umgebung e.V.</w:t>
      </w:r>
      <w:r w:rsidRPr="00F14AC8">
        <w:t xml:space="preserve"> Die Anlage der Aufzählungen ist der Inhalt der Schulung „Administration in </w:t>
      </w:r>
      <w:r w:rsidR="00F7243B" w:rsidRPr="00F14AC8">
        <w:t>Abas</w:t>
      </w:r>
      <w:r w:rsidRPr="00F14AC8">
        <w:t xml:space="preserve"> ERP“. </w:t>
      </w:r>
    </w:p>
    <w:p w14:paraId="508ADEC1" w14:textId="77777777" w:rsidR="00822DAD" w:rsidRPr="00F14AC8" w:rsidRDefault="00822DAD" w:rsidP="00822DAD">
      <w:pPr>
        <w:pStyle w:val="berschrift2"/>
        <w:spacing w:before="400"/>
        <w:ind w:left="567" w:hanging="567"/>
      </w:pPr>
      <w:bookmarkStart w:id="98" w:name="_Toc442865253"/>
      <w:bookmarkStart w:id="99" w:name="_Toc463174679"/>
      <w:bookmarkStart w:id="100" w:name="_Toc463191999"/>
      <w:bookmarkStart w:id="101" w:name="_Toc33004093"/>
      <w:bookmarkStart w:id="102" w:name="_Toc141694821"/>
      <w:bookmarkStart w:id="103" w:name="_Toc228444316"/>
      <w:bookmarkStart w:id="104" w:name="AP006"/>
      <w:r w:rsidRPr="00F14AC8">
        <w:t>Mandantenabgleich</w:t>
      </w:r>
      <w:bookmarkEnd w:id="98"/>
      <w:bookmarkEnd w:id="99"/>
      <w:bookmarkEnd w:id="100"/>
      <w:bookmarkEnd w:id="101"/>
      <w:bookmarkEnd w:id="102"/>
      <w:bookmarkEnd w:id="103"/>
    </w:p>
    <w:bookmarkEnd w:id="104"/>
    <w:p w14:paraId="7A906701" w14:textId="77777777" w:rsidR="00822DAD" w:rsidRPr="00F14AC8" w:rsidRDefault="00822DAD" w:rsidP="00822DAD">
      <w:commentRangeStart w:id="105"/>
      <w:commentRangeStart w:id="106"/>
      <w:r w:rsidRPr="00F14AC8">
        <w:t>Im Laufe der Konfigurationsphase werden die individuellen Anpassungen mehrmals zwischen den Mandanten abgeglichen. Der Mandantenabgleich erfolgt immer in einer Richtung:</w:t>
      </w:r>
    </w:p>
    <w:p w14:paraId="10CC89DA" w14:textId="77777777" w:rsidR="00822DAD" w:rsidRPr="00F14AC8" w:rsidRDefault="00822DAD" w:rsidP="00822DAD">
      <w:r w:rsidRPr="00F14AC8">
        <w:t>Entwicklungsmandant -&gt; Demomandant</w:t>
      </w:r>
    </w:p>
    <w:p w14:paraId="11D126AC" w14:textId="744F8B75" w:rsidR="00822DAD" w:rsidRPr="00F14AC8" w:rsidRDefault="00822DAD" w:rsidP="00822DAD">
      <w:r w:rsidRPr="00F14AC8">
        <w:t xml:space="preserve">Die Arbeitspakete werden nach der Fertigstellung in den Demomandanten übernommen und stehen dort der </w:t>
      </w:r>
      <w:r w:rsidR="00487AB6" w:rsidRPr="00F14AC8">
        <w:rPr>
          <w:b/>
        </w:rPr>
        <w:t>Lebenshilfe Karlsruhe, Ettlingen und Umgebung e.V.</w:t>
      </w:r>
      <w:r w:rsidR="00487AB6" w:rsidRPr="00F14AC8">
        <w:t xml:space="preserve"> </w:t>
      </w:r>
      <w:r w:rsidRPr="00F14AC8">
        <w:t xml:space="preserve">zum Testen zur Verfügung. </w:t>
      </w:r>
    </w:p>
    <w:p w14:paraId="1FC549FC" w14:textId="77777777" w:rsidR="00822DAD" w:rsidRPr="00F14AC8" w:rsidRDefault="00822DAD" w:rsidP="00822DAD">
      <w:r w:rsidRPr="00F14AC8">
        <w:t>Demomandant -&gt; ERP-Mandant</w:t>
      </w:r>
      <w:commentRangeEnd w:id="105"/>
      <w:r w:rsidR="00F07C0B" w:rsidRPr="00F14AC8">
        <w:rPr>
          <w:rStyle w:val="Kommentarzeichen"/>
          <w:sz w:val="24"/>
          <w:szCs w:val="24"/>
        </w:rPr>
        <w:commentReference w:id="105"/>
      </w:r>
      <w:commentRangeEnd w:id="106"/>
      <w:r w:rsidRPr="00F14AC8">
        <w:rPr>
          <w:rStyle w:val="Kommentarzeichen"/>
          <w:sz w:val="24"/>
          <w:szCs w:val="24"/>
        </w:rPr>
        <w:commentReference w:id="106"/>
      </w:r>
    </w:p>
    <w:p w14:paraId="6EB4168B" w14:textId="7524E191" w:rsidR="00822DAD" w:rsidRPr="00F14AC8" w:rsidRDefault="00822DAD" w:rsidP="00822DAD">
      <w:r w:rsidRPr="00F14AC8">
        <w:t>Nach der Abnahme der Anpassungen durch</w:t>
      </w:r>
      <w:r w:rsidR="00487AB6" w:rsidRPr="00F14AC8">
        <w:t xml:space="preserve"> die</w:t>
      </w:r>
      <w:r w:rsidRPr="00F14AC8">
        <w:t xml:space="preserve"> </w:t>
      </w:r>
      <w:r w:rsidR="00487AB6" w:rsidRPr="00F14AC8">
        <w:rPr>
          <w:b/>
        </w:rPr>
        <w:t>Lebenshilfe Karlsruhe, Ettlingen und Umgebung e.V.</w:t>
      </w:r>
      <w:r w:rsidR="00487AB6" w:rsidRPr="00F14AC8">
        <w:t xml:space="preserve"> </w:t>
      </w:r>
      <w:r w:rsidRPr="00F14AC8">
        <w:t xml:space="preserve">werden die Arbeitspakete in den ERP-Mandanten übertragen. </w:t>
      </w:r>
    </w:p>
    <w:p w14:paraId="0DD1D613" w14:textId="77777777" w:rsidR="00822DAD" w:rsidRPr="00F14AC8" w:rsidRDefault="00822DAD" w:rsidP="00822DAD">
      <w:r w:rsidRPr="00F14AC8">
        <w:t>Hierbei werden folgende Daten übertragen:</w:t>
      </w:r>
    </w:p>
    <w:p w14:paraId="2FC7B7F1" w14:textId="77777777" w:rsidR="00487AB6" w:rsidRPr="00F14AC8" w:rsidRDefault="00487AB6" w:rsidP="00822DAD"/>
    <w:p w14:paraId="460E48E1" w14:textId="77777777" w:rsidR="00822DAD" w:rsidRPr="00F14AC8" w:rsidRDefault="00822DAD" w:rsidP="00822DAD">
      <w:pPr>
        <w:pStyle w:val="Aufzhlung"/>
      </w:pPr>
      <w:r w:rsidRPr="00F14AC8">
        <w:t>Individuelle Aufzählungen</w:t>
      </w:r>
    </w:p>
    <w:p w14:paraId="2D0EBF80" w14:textId="04DFC719" w:rsidR="00822DAD" w:rsidRPr="00F14AC8" w:rsidRDefault="00822DAD" w:rsidP="00822DAD">
      <w:pPr>
        <w:pStyle w:val="Aufzhlung"/>
      </w:pPr>
      <w:r w:rsidRPr="00F14AC8">
        <w:t>UCM-Menüdatei „</w:t>
      </w:r>
      <w:r w:rsidR="00487AB6" w:rsidRPr="00F14AC8">
        <w:t>Lebenshilfe</w:t>
      </w:r>
      <w:r w:rsidRPr="00F14AC8">
        <w:t>“</w:t>
      </w:r>
    </w:p>
    <w:p w14:paraId="29D54A39" w14:textId="77777777" w:rsidR="00822DAD" w:rsidRPr="00F14AC8" w:rsidRDefault="00822DAD" w:rsidP="00822DAD">
      <w:pPr>
        <w:pStyle w:val="Aufzhlung"/>
      </w:pPr>
      <w:r w:rsidRPr="00F14AC8">
        <w:t>Variablentabelle (individuelle Felder)</w:t>
      </w:r>
    </w:p>
    <w:p w14:paraId="768D3370" w14:textId="77777777" w:rsidR="00822DAD" w:rsidRPr="00F14AC8" w:rsidRDefault="00822DAD" w:rsidP="00822DAD">
      <w:pPr>
        <w:pStyle w:val="Aufzhlung"/>
      </w:pPr>
      <w:r w:rsidRPr="00F14AC8">
        <w:t>Individuelle Masken</w:t>
      </w:r>
    </w:p>
    <w:p w14:paraId="21FB3B83" w14:textId="77777777" w:rsidR="00822DAD" w:rsidRPr="00F14AC8" w:rsidRDefault="00822DAD" w:rsidP="00822DAD">
      <w:pPr>
        <w:pStyle w:val="Aufzhlung"/>
      </w:pPr>
      <w:r w:rsidRPr="00F14AC8">
        <w:t>FO-Programme</w:t>
      </w:r>
    </w:p>
    <w:p w14:paraId="3E26D2C1" w14:textId="77777777" w:rsidR="00822DAD" w:rsidRPr="00F14AC8" w:rsidRDefault="00822DAD" w:rsidP="00822DAD">
      <w:pPr>
        <w:pStyle w:val="Aufzhlung"/>
      </w:pPr>
      <w:r w:rsidRPr="00F14AC8">
        <w:t>Individuelle Selektionsleisten</w:t>
      </w:r>
    </w:p>
    <w:p w14:paraId="726FF87F" w14:textId="77777777" w:rsidR="00822DAD" w:rsidRPr="00F14AC8" w:rsidRDefault="00822DAD" w:rsidP="00822DAD">
      <w:pPr>
        <w:pStyle w:val="Aufzhlung"/>
      </w:pPr>
      <w:r w:rsidRPr="00F14AC8">
        <w:t>Individuelle Suchschlüssel</w:t>
      </w:r>
    </w:p>
    <w:p w14:paraId="4C9D1DCB" w14:textId="77777777" w:rsidR="00822DAD" w:rsidRPr="00F14AC8" w:rsidRDefault="00822DAD" w:rsidP="00822DAD">
      <w:pPr>
        <w:pStyle w:val="Aufzhlung"/>
      </w:pPr>
      <w:r w:rsidRPr="00F14AC8">
        <w:t>Individuelle Aufrufparameter, AP-Listen</w:t>
      </w:r>
    </w:p>
    <w:p w14:paraId="428CBFC0" w14:textId="77777777" w:rsidR="00822DAD" w:rsidRPr="00C15492" w:rsidRDefault="00822DAD" w:rsidP="00822DAD">
      <w:pPr>
        <w:pStyle w:val="Aufzhlung"/>
        <w:rPr>
          <w:lang w:val="en-GB"/>
          <w:rPrChange w:id="107" w:author="Martin Stehle" w:date="2026-05-04T13:50:00Z" w16du:dateUtc="2026-05-04T11:50:00Z">
            <w:rPr/>
          </w:rPrChange>
        </w:rPr>
      </w:pPr>
      <w:r w:rsidRPr="00C15492">
        <w:rPr>
          <w:lang w:val="en-GB"/>
          <w:rPrChange w:id="108" w:author="Martin Stehle" w:date="2026-05-04T13:50:00Z" w16du:dateUtc="2026-05-04T11:50:00Z">
            <w:rPr/>
          </w:rPrChange>
        </w:rPr>
        <w:t>Individuelle Formulare (Drucklayout, Parameterlayout, Sammellayout, Jasper-Layouts)</w:t>
      </w:r>
    </w:p>
    <w:p w14:paraId="2CA4FBC6" w14:textId="77777777" w:rsidR="00822DAD" w:rsidRPr="00C15492" w:rsidRDefault="00822DAD" w:rsidP="00822DAD">
      <w:pPr>
        <w:rPr>
          <w:lang w:val="en-GB"/>
          <w:rPrChange w:id="109" w:author="Martin Stehle" w:date="2026-05-04T13:50:00Z" w16du:dateUtc="2026-05-04T11:50:00Z">
            <w:rPr/>
          </w:rPrChange>
        </w:rPr>
      </w:pPr>
      <w:r w:rsidRPr="00C15492">
        <w:rPr>
          <w:lang w:val="en-GB"/>
          <w:rPrChange w:id="110" w:author="Martin Stehle" w:date="2026-05-04T13:50:00Z" w16du:dateUtc="2026-05-04T11:50:00Z">
            <w:rPr/>
          </w:rPrChange>
        </w:rPr>
        <w:br w:type="page"/>
      </w:r>
    </w:p>
    <w:p w14:paraId="505B984C" w14:textId="77777777" w:rsidR="00822DAD" w:rsidRPr="00F14AC8" w:rsidRDefault="00822DAD" w:rsidP="00822DAD">
      <w:r w:rsidRPr="00F14AC8">
        <w:lastRenderedPageBreak/>
        <w:t>Stammdaten, wie z.B. Artikel, Kunden, oder Mitarbeiterstamm werden bei diesem Mandantenabgleichen nicht berücksichtigt.</w:t>
      </w:r>
    </w:p>
    <w:p w14:paraId="6D08A1C7" w14:textId="77777777" w:rsidR="00F14AC8" w:rsidRDefault="00F14AC8" w:rsidP="00822DAD"/>
    <w:p w14:paraId="64EE6C61" w14:textId="5B0BC16F" w:rsidR="00822DAD" w:rsidRPr="00F14AC8" w:rsidRDefault="00822DAD" w:rsidP="00822DAD">
      <w:r w:rsidRPr="00F14AC8">
        <w:t>Hinweis</w:t>
      </w:r>
    </w:p>
    <w:p w14:paraId="29C0BE19" w14:textId="77777777" w:rsidR="00822DAD" w:rsidRPr="00F14AC8" w:rsidRDefault="00822DAD" w:rsidP="00822DAD">
      <w:pPr>
        <w:rPr>
          <w:rFonts w:cs="Times New Roman"/>
          <w:lang w:eastAsia="de-DE"/>
        </w:rPr>
      </w:pPr>
      <w:r w:rsidRPr="00F14AC8">
        <w:rPr>
          <w:rFonts w:cs="Times New Roman"/>
          <w:lang w:eastAsia="de-DE"/>
        </w:rPr>
        <w:t>Der angegebene Aufwand bezieht sich auf 4 Mandantenabgleiche.</w:t>
      </w:r>
    </w:p>
    <w:p w14:paraId="643B40B1" w14:textId="77777777" w:rsidR="00377187" w:rsidRPr="00F14AC8" w:rsidRDefault="00377187" w:rsidP="00822DAD">
      <w:pPr>
        <w:rPr>
          <w:rFonts w:cs="Times New Roman"/>
          <w:lang w:eastAsia="de-DE"/>
        </w:rPr>
      </w:pPr>
    </w:p>
    <w:p w14:paraId="501F26EB" w14:textId="588417EB" w:rsidR="00377187" w:rsidRPr="00F14AC8" w:rsidRDefault="00377187" w:rsidP="00822DAD">
      <w:pPr>
        <w:rPr>
          <w:rFonts w:cs="Times New Roman"/>
          <w:lang w:eastAsia="de-DE"/>
        </w:rPr>
      </w:pPr>
      <w:commentRangeStart w:id="111"/>
      <w:commentRangeStart w:id="112"/>
      <w:r w:rsidRPr="00F14AC8">
        <w:rPr>
          <w:rFonts w:cs="Times New Roman"/>
          <w:lang w:eastAsia="de-DE"/>
        </w:rPr>
        <w:t xml:space="preserve">Es wird einen Entwicklungsmandanten für HWK und </w:t>
      </w:r>
      <w:r w:rsidR="004F27F8" w:rsidRPr="00F14AC8">
        <w:rPr>
          <w:rFonts w:cs="Times New Roman"/>
          <w:lang w:eastAsia="de-DE"/>
        </w:rPr>
        <w:t>worKA</w:t>
      </w:r>
      <w:r w:rsidR="00A52713">
        <w:rPr>
          <w:rFonts w:cs="Times New Roman"/>
          <w:lang w:eastAsia="de-DE"/>
        </w:rPr>
        <w:t xml:space="preserve"> gemeinsam geben</w:t>
      </w:r>
      <w:r w:rsidRPr="00F14AC8">
        <w:rPr>
          <w:rFonts w:cs="Times New Roman"/>
          <w:lang w:eastAsia="de-DE"/>
        </w:rPr>
        <w:t>.</w:t>
      </w:r>
    </w:p>
    <w:p w14:paraId="0F909878" w14:textId="74324C38" w:rsidR="00377187" w:rsidRPr="00F14AC8" w:rsidRDefault="00F43645" w:rsidP="00822DAD">
      <w:pPr>
        <w:rPr>
          <w:rFonts w:cs="Times New Roman"/>
          <w:lang w:eastAsia="de-DE"/>
        </w:rPr>
      </w:pPr>
      <w:r w:rsidRPr="00F14AC8">
        <w:rPr>
          <w:rFonts w:cs="Times New Roman"/>
          <w:lang w:eastAsia="de-DE"/>
        </w:rPr>
        <w:t>Es ist darauf zu achten, dass bei Entwicklung</w:t>
      </w:r>
      <w:r w:rsidR="003D49EC" w:rsidRPr="00F14AC8">
        <w:rPr>
          <w:rFonts w:cs="Times New Roman"/>
          <w:lang w:eastAsia="de-DE"/>
        </w:rPr>
        <w:t xml:space="preserve"> sauber </w:t>
      </w:r>
      <w:r w:rsidR="00634D08" w:rsidRPr="00F14AC8">
        <w:rPr>
          <w:rFonts w:cs="Times New Roman"/>
          <w:lang w:eastAsia="de-DE"/>
        </w:rPr>
        <w:t>pro Mandanten</w:t>
      </w:r>
      <w:r w:rsidR="003D49EC" w:rsidRPr="00F14AC8">
        <w:rPr>
          <w:rFonts w:cs="Times New Roman"/>
          <w:lang w:eastAsia="de-DE"/>
        </w:rPr>
        <w:t xml:space="preserve"> getrennt wird.</w:t>
      </w:r>
      <w:commentRangeEnd w:id="111"/>
      <w:r w:rsidR="00A571A5" w:rsidRPr="00F14AC8">
        <w:rPr>
          <w:rStyle w:val="Kommentarzeichen"/>
          <w:rFonts w:cs="Times New Roman"/>
          <w:sz w:val="24"/>
          <w:szCs w:val="24"/>
          <w:lang w:eastAsia="de-DE"/>
        </w:rPr>
        <w:commentReference w:id="111"/>
      </w:r>
      <w:commentRangeEnd w:id="112"/>
      <w:r w:rsidRPr="00F14AC8">
        <w:rPr>
          <w:rStyle w:val="Kommentarzeichen"/>
          <w:rFonts w:cs="Times New Roman"/>
          <w:sz w:val="24"/>
          <w:szCs w:val="24"/>
          <w:lang w:eastAsia="de-DE"/>
        </w:rPr>
        <w:commentReference w:id="112"/>
      </w:r>
    </w:p>
    <w:p w14:paraId="674CC869" w14:textId="77777777" w:rsidR="00377187" w:rsidRPr="00F14AC8" w:rsidRDefault="00377187" w:rsidP="00822DAD">
      <w:pPr>
        <w:rPr>
          <w:rFonts w:cs="Times New Roman"/>
          <w:lang w:eastAsia="de-DE"/>
        </w:rPr>
      </w:pPr>
    </w:p>
    <w:tbl>
      <w:tblPr>
        <w:tblStyle w:val="Tabellenraster"/>
        <w:tblW w:w="9085" w:type="dxa"/>
        <w:tblLook w:val="04A0" w:firstRow="1" w:lastRow="0" w:firstColumn="1" w:lastColumn="0" w:noHBand="0" w:noVBand="1"/>
      </w:tblPr>
      <w:tblGrid>
        <w:gridCol w:w="8018"/>
        <w:gridCol w:w="1067"/>
      </w:tblGrid>
      <w:tr w:rsidR="00822DAD" w:rsidRPr="00F14AC8" w14:paraId="061DAAF1" w14:textId="77777777" w:rsidTr="00D16466">
        <w:tc>
          <w:tcPr>
            <w:tcW w:w="8095" w:type="dxa"/>
            <w:shd w:val="clear" w:color="auto" w:fill="DCEEA3" w:themeFill="accent6" w:themeFillTint="99"/>
          </w:tcPr>
          <w:p w14:paraId="62499E65" w14:textId="77777777" w:rsidR="00822DAD" w:rsidRPr="00F14AC8" w:rsidRDefault="00822DAD" w:rsidP="00D16466">
            <w:r w:rsidRPr="00F14AC8">
              <w:t>Auswirkungen der Customization/Extension:</w:t>
            </w:r>
          </w:p>
        </w:tc>
        <w:tc>
          <w:tcPr>
            <w:tcW w:w="990" w:type="dxa"/>
            <w:shd w:val="clear" w:color="auto" w:fill="DCEEA3" w:themeFill="accent6" w:themeFillTint="99"/>
          </w:tcPr>
          <w:p w14:paraId="3D4E7650" w14:textId="77777777" w:rsidR="00822DAD" w:rsidRPr="00F14AC8" w:rsidRDefault="00822DAD" w:rsidP="00D16466">
            <w:r w:rsidRPr="00F14AC8">
              <w:t>Antwort</w:t>
            </w:r>
          </w:p>
        </w:tc>
      </w:tr>
      <w:tr w:rsidR="00822DAD" w:rsidRPr="00F14AC8" w14:paraId="61D59124" w14:textId="77777777" w:rsidTr="00D16466">
        <w:tc>
          <w:tcPr>
            <w:tcW w:w="8095" w:type="dxa"/>
          </w:tcPr>
          <w:p w14:paraId="3B3384CA" w14:textId="77777777" w:rsidR="00822DAD" w:rsidRPr="00F14AC8" w:rsidRDefault="00822DAD" w:rsidP="00D16466">
            <w:pPr>
              <w:rPr>
                <w:sz w:val="20"/>
                <w:szCs w:val="20"/>
              </w:rPr>
            </w:pPr>
            <w:r w:rsidRPr="00F14AC8">
              <w:rPr>
                <w:sz w:val="20"/>
                <w:szCs w:val="20"/>
              </w:rPr>
              <w:t xml:space="preserve">Keine besonderen Auswirkungen </w:t>
            </w:r>
          </w:p>
        </w:tc>
        <w:tc>
          <w:tcPr>
            <w:tcW w:w="990" w:type="dxa"/>
          </w:tcPr>
          <w:p w14:paraId="427A1DC9" w14:textId="77777777" w:rsidR="00822DAD" w:rsidRPr="00F14AC8" w:rsidRDefault="00822DAD" w:rsidP="00D16466">
            <w:pPr>
              <w:rPr>
                <w:sz w:val="20"/>
                <w:szCs w:val="20"/>
              </w:rPr>
            </w:pPr>
            <w:r w:rsidRPr="00F14AC8">
              <w:rPr>
                <w:sz w:val="20"/>
                <w:szCs w:val="20"/>
              </w:rPr>
              <w:t>Ja/Nein</w:t>
            </w:r>
          </w:p>
        </w:tc>
      </w:tr>
      <w:tr w:rsidR="00822DAD" w:rsidRPr="00F14AC8" w14:paraId="05F08E44" w14:textId="77777777" w:rsidTr="00D16466">
        <w:tc>
          <w:tcPr>
            <w:tcW w:w="8095" w:type="dxa"/>
          </w:tcPr>
          <w:p w14:paraId="592E0C36" w14:textId="77777777" w:rsidR="00822DAD" w:rsidRPr="00F14AC8" w:rsidRDefault="00822DA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990" w:type="dxa"/>
          </w:tcPr>
          <w:p w14:paraId="5697504D" w14:textId="77777777" w:rsidR="00822DAD" w:rsidRPr="00F14AC8" w:rsidRDefault="00822DAD" w:rsidP="00D16466">
            <w:pPr>
              <w:rPr>
                <w:sz w:val="20"/>
                <w:szCs w:val="20"/>
              </w:rPr>
            </w:pPr>
            <w:r w:rsidRPr="00F14AC8">
              <w:rPr>
                <w:sz w:val="20"/>
                <w:szCs w:val="20"/>
              </w:rPr>
              <w:t>Ja/Nein</w:t>
            </w:r>
          </w:p>
        </w:tc>
      </w:tr>
      <w:tr w:rsidR="00822DAD" w:rsidRPr="00F14AC8" w14:paraId="0F049664" w14:textId="77777777" w:rsidTr="00D16466">
        <w:tc>
          <w:tcPr>
            <w:tcW w:w="8095" w:type="dxa"/>
          </w:tcPr>
          <w:p w14:paraId="788E7694"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990" w:type="dxa"/>
          </w:tcPr>
          <w:p w14:paraId="0C680E98" w14:textId="77777777" w:rsidR="00822DAD" w:rsidRPr="00F14AC8" w:rsidRDefault="00822DAD" w:rsidP="00D16466">
            <w:pPr>
              <w:rPr>
                <w:sz w:val="20"/>
                <w:szCs w:val="20"/>
              </w:rPr>
            </w:pPr>
            <w:r w:rsidRPr="00F14AC8">
              <w:rPr>
                <w:sz w:val="20"/>
                <w:szCs w:val="20"/>
              </w:rPr>
              <w:t>Ja/Nein</w:t>
            </w:r>
          </w:p>
        </w:tc>
      </w:tr>
      <w:tr w:rsidR="00822DAD" w:rsidRPr="00F14AC8" w14:paraId="47ACEE7D" w14:textId="77777777" w:rsidTr="00D16466">
        <w:tc>
          <w:tcPr>
            <w:tcW w:w="8095" w:type="dxa"/>
          </w:tcPr>
          <w:p w14:paraId="3E0A4482"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990" w:type="dxa"/>
          </w:tcPr>
          <w:p w14:paraId="2AF30253" w14:textId="77777777" w:rsidR="00822DAD" w:rsidRPr="00F14AC8" w:rsidRDefault="00822DAD" w:rsidP="00D16466">
            <w:pPr>
              <w:rPr>
                <w:sz w:val="20"/>
                <w:szCs w:val="20"/>
              </w:rPr>
            </w:pPr>
            <w:r w:rsidRPr="00F14AC8">
              <w:rPr>
                <w:sz w:val="20"/>
                <w:szCs w:val="20"/>
              </w:rPr>
              <w:t>Ja/Nein</w:t>
            </w:r>
          </w:p>
        </w:tc>
      </w:tr>
      <w:tr w:rsidR="00822DAD" w:rsidRPr="00F14AC8" w14:paraId="6778D55D" w14:textId="77777777" w:rsidTr="00D16466">
        <w:tc>
          <w:tcPr>
            <w:tcW w:w="8095" w:type="dxa"/>
          </w:tcPr>
          <w:p w14:paraId="5045FE10" w14:textId="77777777" w:rsidR="00822DAD" w:rsidRPr="00F14AC8" w:rsidRDefault="00822DA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990" w:type="dxa"/>
          </w:tcPr>
          <w:p w14:paraId="28307EAF" w14:textId="77777777" w:rsidR="00822DAD" w:rsidRPr="00F14AC8" w:rsidRDefault="00822DAD"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212"/>
        <w:gridCol w:w="1134"/>
        <w:gridCol w:w="992"/>
        <w:gridCol w:w="2271"/>
      </w:tblGrid>
      <w:tr w:rsidR="00822DAD" w:rsidRPr="00F14AC8" w14:paraId="7BA33F40" w14:textId="77777777" w:rsidTr="00752A4D">
        <w:trPr>
          <w:trHeight w:hRule="exact" w:val="967"/>
        </w:trPr>
        <w:tc>
          <w:tcPr>
            <w:tcW w:w="1273" w:type="dxa"/>
            <w:shd w:val="clear" w:color="auto" w:fill="D5D5D5" w:themeFill="background2"/>
            <w:tcMar>
              <w:bottom w:w="57" w:type="dxa"/>
            </w:tcMar>
          </w:tcPr>
          <w:p w14:paraId="219E502A" w14:textId="77777777" w:rsidR="00822DAD" w:rsidRPr="00F14AC8" w:rsidRDefault="00822DAD" w:rsidP="00D16466">
            <w:pPr>
              <w:rPr>
                <w:b/>
              </w:rPr>
            </w:pPr>
            <w:r w:rsidRPr="00F14AC8">
              <w:rPr>
                <w:b/>
              </w:rPr>
              <w:t>Priorität</w:t>
            </w:r>
          </w:p>
        </w:tc>
        <w:tc>
          <w:tcPr>
            <w:tcW w:w="2190" w:type="dxa"/>
            <w:shd w:val="clear" w:color="auto" w:fill="D5D5D5" w:themeFill="background2"/>
            <w:tcMar>
              <w:bottom w:w="57" w:type="dxa"/>
            </w:tcMar>
          </w:tcPr>
          <w:p w14:paraId="51762D01" w14:textId="77777777" w:rsidR="00822DAD" w:rsidRPr="00F14AC8" w:rsidRDefault="00822DAD" w:rsidP="00D16466">
            <w:pPr>
              <w:rPr>
                <w:b/>
              </w:rPr>
            </w:pPr>
            <w:r w:rsidRPr="00F14AC8">
              <w:rPr>
                <w:b/>
              </w:rPr>
              <w:t>Realisierung</w:t>
            </w:r>
          </w:p>
        </w:tc>
        <w:tc>
          <w:tcPr>
            <w:tcW w:w="1212" w:type="dxa"/>
            <w:shd w:val="clear" w:color="auto" w:fill="D5D5D5" w:themeFill="background2"/>
            <w:tcMar>
              <w:bottom w:w="57" w:type="dxa"/>
            </w:tcMar>
          </w:tcPr>
          <w:p w14:paraId="3DA95FB9" w14:textId="77777777" w:rsidR="00822DAD" w:rsidRPr="00F14AC8" w:rsidRDefault="00822DAD" w:rsidP="00D16466">
            <w:pPr>
              <w:rPr>
                <w:b/>
              </w:rPr>
            </w:pPr>
            <w:r w:rsidRPr="00F14AC8">
              <w:rPr>
                <w:b/>
              </w:rPr>
              <w:t>Dauer (ca./h)</w:t>
            </w:r>
          </w:p>
        </w:tc>
        <w:tc>
          <w:tcPr>
            <w:tcW w:w="1134" w:type="dxa"/>
            <w:shd w:val="clear" w:color="auto" w:fill="D5D5D5" w:themeFill="background2"/>
            <w:tcMar>
              <w:bottom w:w="57" w:type="dxa"/>
            </w:tcMar>
          </w:tcPr>
          <w:p w14:paraId="25CA0650" w14:textId="77777777" w:rsidR="00822DAD" w:rsidRPr="00F14AC8" w:rsidRDefault="00822DAD" w:rsidP="00D16466">
            <w:pPr>
              <w:rPr>
                <w:b/>
              </w:rPr>
            </w:pPr>
            <w:r w:rsidRPr="00F14AC8">
              <w:rPr>
                <w:b/>
              </w:rPr>
              <w:t>QS</w:t>
            </w:r>
            <w:r w:rsidRPr="00F14AC8">
              <w:rPr>
                <w:b/>
              </w:rPr>
              <w:br/>
              <w:t>(ca./h)</w:t>
            </w:r>
          </w:p>
        </w:tc>
        <w:tc>
          <w:tcPr>
            <w:tcW w:w="992" w:type="dxa"/>
            <w:shd w:val="clear" w:color="auto" w:fill="D5D5D5" w:themeFill="background2"/>
            <w:tcMar>
              <w:bottom w:w="57" w:type="dxa"/>
            </w:tcMar>
          </w:tcPr>
          <w:p w14:paraId="5260F730" w14:textId="77777777" w:rsidR="00822DAD" w:rsidRPr="00F14AC8" w:rsidRDefault="00822DAD"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CF7DB41" w14:textId="77777777" w:rsidR="00822DAD" w:rsidRPr="00F14AC8" w:rsidRDefault="00822DAD" w:rsidP="00D16466">
            <w:pPr>
              <w:rPr>
                <w:b/>
              </w:rPr>
            </w:pPr>
            <w:r w:rsidRPr="00F14AC8">
              <w:rPr>
                <w:b/>
              </w:rPr>
              <w:t>Bereich</w:t>
            </w:r>
          </w:p>
        </w:tc>
      </w:tr>
      <w:tr w:rsidR="00822DAD" w:rsidRPr="00F14AC8" w14:paraId="5F4AE393" w14:textId="77777777" w:rsidTr="00752A4D">
        <w:trPr>
          <w:trHeight w:val="454"/>
        </w:trPr>
        <w:tc>
          <w:tcPr>
            <w:tcW w:w="1273" w:type="dxa"/>
            <w:shd w:val="clear" w:color="auto" w:fill="FFFFFF"/>
            <w:tcMar>
              <w:bottom w:w="57" w:type="dxa"/>
            </w:tcMar>
          </w:tcPr>
          <w:p w14:paraId="40BE7728" w14:textId="77777777" w:rsidR="00822DAD" w:rsidRPr="00F14AC8" w:rsidRDefault="00822DAD" w:rsidP="00394CD1">
            <w:pPr>
              <w:pStyle w:val="Tabelleninhalte"/>
            </w:pPr>
            <w:r w:rsidRPr="00F14AC8">
              <w:t>1</w:t>
            </w:r>
          </w:p>
        </w:tc>
        <w:tc>
          <w:tcPr>
            <w:tcW w:w="2190" w:type="dxa"/>
            <w:shd w:val="clear" w:color="auto" w:fill="FFFFFF"/>
            <w:tcMar>
              <w:bottom w:w="57" w:type="dxa"/>
            </w:tcMar>
          </w:tcPr>
          <w:p w14:paraId="65EE0B93" w14:textId="77777777" w:rsidR="00822DAD" w:rsidRPr="00F14AC8" w:rsidRDefault="00F7243B" w:rsidP="00394CD1">
            <w:pPr>
              <w:pStyle w:val="Tabelleninhalte"/>
            </w:pPr>
            <w:r w:rsidRPr="00F14AC8">
              <w:t>Abas</w:t>
            </w:r>
          </w:p>
        </w:tc>
        <w:tc>
          <w:tcPr>
            <w:tcW w:w="1212" w:type="dxa"/>
            <w:shd w:val="clear" w:color="auto" w:fill="FFFFFF"/>
            <w:tcMar>
              <w:bottom w:w="57" w:type="dxa"/>
            </w:tcMar>
          </w:tcPr>
          <w:p w14:paraId="783F02A1" w14:textId="77777777" w:rsidR="00822DAD" w:rsidRPr="00F14AC8" w:rsidRDefault="00822DAD" w:rsidP="00394CD1">
            <w:pPr>
              <w:pStyle w:val="Tabelleninhalte"/>
            </w:pPr>
            <w:r w:rsidRPr="00F14AC8">
              <w:t>8,00</w:t>
            </w:r>
          </w:p>
        </w:tc>
        <w:tc>
          <w:tcPr>
            <w:tcW w:w="1134" w:type="dxa"/>
            <w:shd w:val="clear" w:color="auto" w:fill="FFFFFF"/>
            <w:tcMar>
              <w:bottom w:w="57" w:type="dxa"/>
            </w:tcMar>
          </w:tcPr>
          <w:p w14:paraId="2454E0D6" w14:textId="77777777" w:rsidR="00822DAD" w:rsidRPr="00F14AC8" w:rsidRDefault="00822DAD" w:rsidP="00394CD1">
            <w:pPr>
              <w:pStyle w:val="Tabelleninhalte"/>
            </w:pPr>
            <w:r w:rsidRPr="00F14AC8">
              <w:t>0,00</w:t>
            </w:r>
          </w:p>
        </w:tc>
        <w:tc>
          <w:tcPr>
            <w:tcW w:w="992" w:type="dxa"/>
            <w:shd w:val="clear" w:color="auto" w:fill="FFFFFF"/>
            <w:tcMar>
              <w:bottom w:w="57" w:type="dxa"/>
            </w:tcMar>
          </w:tcPr>
          <w:p w14:paraId="67423F71" w14:textId="77777777" w:rsidR="00822DAD" w:rsidRPr="00F14AC8" w:rsidRDefault="00822DAD" w:rsidP="00394CD1">
            <w:pPr>
              <w:pStyle w:val="Tabelleninhalte"/>
            </w:pPr>
            <w:r w:rsidRPr="00F14AC8">
              <w:t>1,00</w:t>
            </w:r>
          </w:p>
        </w:tc>
        <w:tc>
          <w:tcPr>
            <w:tcW w:w="2271" w:type="dxa"/>
            <w:shd w:val="clear" w:color="auto" w:fill="FFFFFF"/>
            <w:tcMar>
              <w:bottom w:w="57" w:type="dxa"/>
            </w:tcMar>
          </w:tcPr>
          <w:p w14:paraId="7388B9C0" w14:textId="77777777" w:rsidR="00822DAD" w:rsidRPr="00F14AC8" w:rsidRDefault="00822DAD" w:rsidP="00394CD1">
            <w:pPr>
              <w:pStyle w:val="Tabelleninhalte"/>
            </w:pPr>
            <w:r w:rsidRPr="00F14AC8">
              <w:t>Admin</w:t>
            </w:r>
          </w:p>
        </w:tc>
      </w:tr>
    </w:tbl>
    <w:p w14:paraId="57095CBC" w14:textId="77777777" w:rsidR="00822DAD" w:rsidRPr="00F14AC8" w:rsidRDefault="00822DAD" w:rsidP="00822DAD">
      <w:bookmarkStart w:id="113" w:name="_Toc442865254"/>
      <w:bookmarkStart w:id="114" w:name="_Toc463174680"/>
      <w:bookmarkStart w:id="115" w:name="_Toc463192000"/>
      <w:bookmarkStart w:id="116" w:name="_Toc33004094"/>
    </w:p>
    <w:p w14:paraId="1D378C70" w14:textId="77777777" w:rsidR="00822DAD" w:rsidRPr="00F14AC8" w:rsidRDefault="00822DAD" w:rsidP="00822DAD">
      <w:pPr>
        <w:pStyle w:val="berschrift2"/>
        <w:spacing w:before="400"/>
        <w:ind w:left="567" w:hanging="567"/>
      </w:pPr>
      <w:bookmarkStart w:id="117" w:name="_Toc141694822"/>
      <w:bookmarkStart w:id="118" w:name="_Toc228444317"/>
      <w:bookmarkStart w:id="119" w:name="AP003"/>
      <w:r w:rsidRPr="00F14AC8">
        <w:t>Upgrade vor Konfigurationsphase</w:t>
      </w:r>
      <w:bookmarkEnd w:id="113"/>
      <w:bookmarkEnd w:id="114"/>
      <w:bookmarkEnd w:id="115"/>
      <w:bookmarkEnd w:id="116"/>
      <w:bookmarkEnd w:id="117"/>
      <w:bookmarkEnd w:id="118"/>
    </w:p>
    <w:bookmarkEnd w:id="119"/>
    <w:p w14:paraId="77136CFE" w14:textId="5601DC4B" w:rsidR="00822DAD" w:rsidRPr="00F14AC8" w:rsidRDefault="00822DAD" w:rsidP="00822DAD">
      <w:r w:rsidRPr="00F14AC8">
        <w:t xml:space="preserve">Um die Konfigurationsphase in der aktuellen Version Ihrer </w:t>
      </w:r>
      <w:r w:rsidR="00F7243B" w:rsidRPr="00F14AC8">
        <w:t>Abas</w:t>
      </w:r>
      <w:r w:rsidRPr="00F14AC8">
        <w:t xml:space="preserve"> ERP Installation durchzuführen, ist ein Nachtragsupgrade des installierten Releasezweiges notwendig. Daher wird vor der Konfigurationsphase ein Nachtragsupgrade des installierten Releasezweiges von </w:t>
      </w:r>
      <w:r w:rsidR="00F7243B" w:rsidRPr="00F14AC8">
        <w:t>Abas</w:t>
      </w:r>
      <w:r w:rsidRPr="00F14AC8">
        <w:t xml:space="preserve"> ERP sowie der Module </w:t>
      </w:r>
      <w:commentRangeStart w:id="120"/>
      <w:del w:id="121" w:author="Peter Koch" w:date="2026-05-15T10:25:00Z" w16du:dateUtc="2026-05-15T08:25:00Z">
        <w:r w:rsidRPr="00F14AC8" w:rsidDel="00C82FE2">
          <w:delText>BusinessApps</w:delText>
        </w:r>
        <w:commentRangeEnd w:id="120"/>
        <w:r w:rsidR="00761369" w:rsidDel="00C82FE2">
          <w:rPr>
            <w:rStyle w:val="Kommentarzeichen"/>
            <w:sz w:val="24"/>
            <w:szCs w:val="24"/>
          </w:rPr>
          <w:commentReference w:id="120"/>
        </w:r>
      </w:del>
      <w:ins w:id="122" w:author="Peter Koch" w:date="2026-05-15T10:25:00Z" w16du:dateUtc="2026-05-15T08:25:00Z">
        <w:r w:rsidR="00C82FE2">
          <w:t>Dashboards</w:t>
        </w:r>
      </w:ins>
      <w:r w:rsidRPr="00F14AC8">
        <w:t xml:space="preserve">, </w:t>
      </w:r>
      <w:r w:rsidR="00F7243B" w:rsidRPr="00F14AC8">
        <w:t>Abas</w:t>
      </w:r>
      <w:r w:rsidRPr="00F14AC8">
        <w:t>PM, Fram</w:t>
      </w:r>
      <w:r w:rsidR="00F7243B" w:rsidRPr="00F14AC8">
        <w:t>e</w:t>
      </w:r>
      <w:r w:rsidRPr="00F14AC8">
        <w:t>works durchgeführt. Die zum Einsatz kommende Nachtragsversion wird durch die Projektleitung festgelegt.</w:t>
      </w:r>
    </w:p>
    <w:p w14:paraId="30D905AB" w14:textId="77777777" w:rsidR="005A1DB2" w:rsidRPr="00F14AC8" w:rsidRDefault="005A1DB2" w:rsidP="00822DAD"/>
    <w:tbl>
      <w:tblPr>
        <w:tblStyle w:val="Tabellenraster"/>
        <w:tblW w:w="9085" w:type="dxa"/>
        <w:tblLook w:val="04A0" w:firstRow="1" w:lastRow="0" w:firstColumn="1" w:lastColumn="0" w:noHBand="0" w:noVBand="1"/>
      </w:tblPr>
      <w:tblGrid>
        <w:gridCol w:w="8018"/>
        <w:gridCol w:w="1067"/>
      </w:tblGrid>
      <w:tr w:rsidR="00822DAD" w:rsidRPr="00F14AC8" w14:paraId="7DEBDCC9" w14:textId="77777777" w:rsidTr="00D16466">
        <w:tc>
          <w:tcPr>
            <w:tcW w:w="8077" w:type="dxa"/>
            <w:shd w:val="clear" w:color="auto" w:fill="DCEEA3" w:themeFill="accent6" w:themeFillTint="99"/>
          </w:tcPr>
          <w:p w14:paraId="3F4930FA" w14:textId="77777777" w:rsidR="00822DAD" w:rsidRPr="00F14AC8" w:rsidRDefault="00822DAD" w:rsidP="00D16466">
            <w:r w:rsidRPr="00F14AC8">
              <w:t>Auswirkungen der Customization/Extension</w:t>
            </w:r>
          </w:p>
        </w:tc>
        <w:tc>
          <w:tcPr>
            <w:tcW w:w="1008" w:type="dxa"/>
            <w:shd w:val="clear" w:color="auto" w:fill="DCEEA3" w:themeFill="accent6" w:themeFillTint="99"/>
          </w:tcPr>
          <w:p w14:paraId="75E8C574" w14:textId="77777777" w:rsidR="00822DAD" w:rsidRPr="00F14AC8" w:rsidRDefault="00822DAD" w:rsidP="00D16466">
            <w:r w:rsidRPr="00F14AC8">
              <w:t>Antwort</w:t>
            </w:r>
          </w:p>
        </w:tc>
      </w:tr>
      <w:tr w:rsidR="00822DAD" w:rsidRPr="00F14AC8" w14:paraId="4F4322F0" w14:textId="77777777" w:rsidTr="00D16466">
        <w:tc>
          <w:tcPr>
            <w:tcW w:w="8077" w:type="dxa"/>
          </w:tcPr>
          <w:p w14:paraId="5C820FB7" w14:textId="77777777" w:rsidR="00822DAD" w:rsidRPr="00F14AC8" w:rsidRDefault="00822DAD" w:rsidP="00D16466">
            <w:pPr>
              <w:rPr>
                <w:sz w:val="20"/>
                <w:szCs w:val="20"/>
              </w:rPr>
            </w:pPr>
            <w:r w:rsidRPr="00F14AC8">
              <w:rPr>
                <w:sz w:val="20"/>
                <w:szCs w:val="20"/>
              </w:rPr>
              <w:t xml:space="preserve">Keine besonderen Auswirkungen </w:t>
            </w:r>
          </w:p>
        </w:tc>
        <w:tc>
          <w:tcPr>
            <w:tcW w:w="1008" w:type="dxa"/>
          </w:tcPr>
          <w:p w14:paraId="04A1D3B3" w14:textId="77777777" w:rsidR="00822DAD" w:rsidRPr="00F14AC8" w:rsidRDefault="00822DAD" w:rsidP="00D16466">
            <w:pPr>
              <w:rPr>
                <w:sz w:val="20"/>
                <w:szCs w:val="20"/>
              </w:rPr>
            </w:pPr>
            <w:r w:rsidRPr="00F14AC8">
              <w:rPr>
                <w:sz w:val="20"/>
                <w:szCs w:val="20"/>
              </w:rPr>
              <w:t>Ja/Nein</w:t>
            </w:r>
          </w:p>
        </w:tc>
      </w:tr>
      <w:tr w:rsidR="00822DAD" w:rsidRPr="00F14AC8" w14:paraId="1A54BA88" w14:textId="77777777" w:rsidTr="00D16466">
        <w:tc>
          <w:tcPr>
            <w:tcW w:w="8077" w:type="dxa"/>
          </w:tcPr>
          <w:p w14:paraId="5DA031C5" w14:textId="77777777" w:rsidR="00822DAD" w:rsidRPr="00F14AC8" w:rsidRDefault="00822DA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65A23193" w14:textId="77777777" w:rsidR="00822DAD" w:rsidRPr="00F14AC8" w:rsidRDefault="00822DAD" w:rsidP="00D16466">
            <w:pPr>
              <w:rPr>
                <w:sz w:val="20"/>
                <w:szCs w:val="20"/>
              </w:rPr>
            </w:pPr>
            <w:r w:rsidRPr="00F14AC8">
              <w:rPr>
                <w:sz w:val="20"/>
                <w:szCs w:val="20"/>
              </w:rPr>
              <w:t>Ja/Nein</w:t>
            </w:r>
          </w:p>
        </w:tc>
      </w:tr>
      <w:tr w:rsidR="00822DAD" w:rsidRPr="00F14AC8" w14:paraId="23F27411" w14:textId="77777777" w:rsidTr="00D16466">
        <w:tc>
          <w:tcPr>
            <w:tcW w:w="8077" w:type="dxa"/>
          </w:tcPr>
          <w:p w14:paraId="3F84BCFC"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6252F79F" w14:textId="77777777" w:rsidR="00822DAD" w:rsidRPr="00F14AC8" w:rsidRDefault="00822DAD" w:rsidP="00D16466">
            <w:pPr>
              <w:rPr>
                <w:sz w:val="20"/>
                <w:szCs w:val="20"/>
              </w:rPr>
            </w:pPr>
            <w:r w:rsidRPr="00F14AC8">
              <w:rPr>
                <w:sz w:val="20"/>
                <w:szCs w:val="20"/>
              </w:rPr>
              <w:t>Ja/Nein</w:t>
            </w:r>
          </w:p>
        </w:tc>
      </w:tr>
      <w:tr w:rsidR="00822DAD" w:rsidRPr="00F14AC8" w14:paraId="532B85A1" w14:textId="77777777" w:rsidTr="00D16466">
        <w:tc>
          <w:tcPr>
            <w:tcW w:w="8077" w:type="dxa"/>
          </w:tcPr>
          <w:p w14:paraId="275B79D5"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7B5DA90E" w14:textId="77777777" w:rsidR="00822DAD" w:rsidRPr="00F14AC8" w:rsidRDefault="00822DAD" w:rsidP="00D16466">
            <w:pPr>
              <w:rPr>
                <w:sz w:val="20"/>
                <w:szCs w:val="20"/>
              </w:rPr>
            </w:pPr>
            <w:r w:rsidRPr="00F14AC8">
              <w:rPr>
                <w:sz w:val="20"/>
                <w:szCs w:val="20"/>
              </w:rPr>
              <w:t>Ja/Nein</w:t>
            </w:r>
          </w:p>
        </w:tc>
      </w:tr>
      <w:tr w:rsidR="00822DAD" w:rsidRPr="00F14AC8" w14:paraId="312BA0CF" w14:textId="77777777" w:rsidTr="00D16466">
        <w:tc>
          <w:tcPr>
            <w:tcW w:w="8077" w:type="dxa"/>
          </w:tcPr>
          <w:p w14:paraId="47B261F5" w14:textId="77777777" w:rsidR="00822DAD" w:rsidRPr="00F14AC8" w:rsidRDefault="00822DA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164C022" w14:textId="77777777" w:rsidR="00822DAD" w:rsidRPr="00F14AC8" w:rsidRDefault="00822DAD"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212"/>
        <w:gridCol w:w="1134"/>
        <w:gridCol w:w="992"/>
        <w:gridCol w:w="2271"/>
      </w:tblGrid>
      <w:tr w:rsidR="00822DAD" w:rsidRPr="00F14AC8" w14:paraId="506F0BA2" w14:textId="77777777" w:rsidTr="00752A4D">
        <w:trPr>
          <w:trHeight w:hRule="exact" w:val="851"/>
        </w:trPr>
        <w:tc>
          <w:tcPr>
            <w:tcW w:w="1273" w:type="dxa"/>
            <w:shd w:val="clear" w:color="auto" w:fill="D5D5D5" w:themeFill="background2"/>
            <w:tcMar>
              <w:bottom w:w="57" w:type="dxa"/>
            </w:tcMar>
          </w:tcPr>
          <w:p w14:paraId="71C4F179" w14:textId="77777777" w:rsidR="00822DAD" w:rsidRPr="00F14AC8" w:rsidRDefault="00822DAD" w:rsidP="00D16466">
            <w:pPr>
              <w:rPr>
                <w:b/>
              </w:rPr>
            </w:pPr>
            <w:r w:rsidRPr="00F14AC8">
              <w:rPr>
                <w:b/>
              </w:rPr>
              <w:t>Priorität</w:t>
            </w:r>
          </w:p>
        </w:tc>
        <w:tc>
          <w:tcPr>
            <w:tcW w:w="2190" w:type="dxa"/>
            <w:shd w:val="clear" w:color="auto" w:fill="D5D5D5" w:themeFill="background2"/>
            <w:tcMar>
              <w:bottom w:w="57" w:type="dxa"/>
            </w:tcMar>
          </w:tcPr>
          <w:p w14:paraId="2B70ABB7" w14:textId="77777777" w:rsidR="00822DAD" w:rsidRPr="00F14AC8" w:rsidRDefault="00822DAD" w:rsidP="00D16466">
            <w:pPr>
              <w:rPr>
                <w:b/>
              </w:rPr>
            </w:pPr>
            <w:r w:rsidRPr="00F14AC8">
              <w:rPr>
                <w:b/>
              </w:rPr>
              <w:t>Realisierung</w:t>
            </w:r>
          </w:p>
        </w:tc>
        <w:tc>
          <w:tcPr>
            <w:tcW w:w="1212" w:type="dxa"/>
            <w:shd w:val="clear" w:color="auto" w:fill="D5D5D5" w:themeFill="background2"/>
            <w:tcMar>
              <w:bottom w:w="57" w:type="dxa"/>
            </w:tcMar>
          </w:tcPr>
          <w:p w14:paraId="1C784F98" w14:textId="77777777" w:rsidR="00822DAD" w:rsidRPr="00F14AC8" w:rsidRDefault="00822DAD" w:rsidP="00D16466">
            <w:pPr>
              <w:rPr>
                <w:b/>
              </w:rPr>
            </w:pPr>
            <w:r w:rsidRPr="00F14AC8">
              <w:rPr>
                <w:b/>
              </w:rPr>
              <w:t>Dauer (ca./h)</w:t>
            </w:r>
          </w:p>
        </w:tc>
        <w:tc>
          <w:tcPr>
            <w:tcW w:w="1134" w:type="dxa"/>
            <w:shd w:val="clear" w:color="auto" w:fill="D5D5D5" w:themeFill="background2"/>
            <w:tcMar>
              <w:bottom w:w="57" w:type="dxa"/>
            </w:tcMar>
          </w:tcPr>
          <w:p w14:paraId="4E9231F7" w14:textId="77777777" w:rsidR="00822DAD" w:rsidRPr="00F14AC8" w:rsidRDefault="00822DAD" w:rsidP="00D16466">
            <w:pPr>
              <w:rPr>
                <w:b/>
              </w:rPr>
            </w:pPr>
            <w:r w:rsidRPr="00F14AC8">
              <w:rPr>
                <w:b/>
              </w:rPr>
              <w:t>QS</w:t>
            </w:r>
            <w:r w:rsidRPr="00F14AC8">
              <w:rPr>
                <w:b/>
              </w:rPr>
              <w:br/>
              <w:t>(ca./h)</w:t>
            </w:r>
          </w:p>
        </w:tc>
        <w:tc>
          <w:tcPr>
            <w:tcW w:w="992" w:type="dxa"/>
            <w:shd w:val="clear" w:color="auto" w:fill="D5D5D5" w:themeFill="background2"/>
            <w:tcMar>
              <w:bottom w:w="57" w:type="dxa"/>
            </w:tcMar>
          </w:tcPr>
          <w:p w14:paraId="5993AFF7" w14:textId="77777777" w:rsidR="00822DAD" w:rsidRPr="00F14AC8" w:rsidRDefault="00822DAD"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11D26B67" w14:textId="77777777" w:rsidR="00822DAD" w:rsidRPr="00F14AC8" w:rsidRDefault="00822DAD" w:rsidP="00D16466">
            <w:pPr>
              <w:rPr>
                <w:b/>
              </w:rPr>
            </w:pPr>
            <w:r w:rsidRPr="00F14AC8">
              <w:rPr>
                <w:b/>
              </w:rPr>
              <w:t>Bereich</w:t>
            </w:r>
          </w:p>
        </w:tc>
      </w:tr>
      <w:tr w:rsidR="00822DAD" w:rsidRPr="00F14AC8" w14:paraId="7216D031" w14:textId="77777777" w:rsidTr="00752A4D">
        <w:trPr>
          <w:trHeight w:val="454"/>
        </w:trPr>
        <w:tc>
          <w:tcPr>
            <w:tcW w:w="1273" w:type="dxa"/>
            <w:shd w:val="clear" w:color="auto" w:fill="FFFFFF"/>
            <w:tcMar>
              <w:bottom w:w="57" w:type="dxa"/>
            </w:tcMar>
          </w:tcPr>
          <w:p w14:paraId="4F1E2F0D" w14:textId="77777777" w:rsidR="00822DAD" w:rsidRPr="00F14AC8" w:rsidRDefault="00822DAD" w:rsidP="00394CD1">
            <w:pPr>
              <w:pStyle w:val="Tabelleninhalte"/>
            </w:pPr>
            <w:r w:rsidRPr="00F14AC8">
              <w:t>1</w:t>
            </w:r>
          </w:p>
        </w:tc>
        <w:tc>
          <w:tcPr>
            <w:tcW w:w="2190" w:type="dxa"/>
            <w:shd w:val="clear" w:color="auto" w:fill="FFFFFF"/>
            <w:tcMar>
              <w:bottom w:w="57" w:type="dxa"/>
            </w:tcMar>
          </w:tcPr>
          <w:p w14:paraId="53FFE076" w14:textId="77777777" w:rsidR="00822DAD" w:rsidRPr="00F14AC8" w:rsidRDefault="00F7243B" w:rsidP="00394CD1">
            <w:pPr>
              <w:pStyle w:val="Tabelleninhalte"/>
            </w:pPr>
            <w:r w:rsidRPr="00F14AC8">
              <w:t>Abas</w:t>
            </w:r>
          </w:p>
        </w:tc>
        <w:tc>
          <w:tcPr>
            <w:tcW w:w="1212" w:type="dxa"/>
            <w:shd w:val="clear" w:color="auto" w:fill="FFFFFF"/>
            <w:tcMar>
              <w:bottom w:w="57" w:type="dxa"/>
            </w:tcMar>
          </w:tcPr>
          <w:p w14:paraId="1A52E76F" w14:textId="77777777" w:rsidR="00822DAD" w:rsidRPr="00F14AC8" w:rsidRDefault="00822DAD" w:rsidP="00394CD1">
            <w:pPr>
              <w:pStyle w:val="Tabelleninhalte"/>
            </w:pPr>
            <w:r w:rsidRPr="00F14AC8">
              <w:t>8,00</w:t>
            </w:r>
          </w:p>
        </w:tc>
        <w:tc>
          <w:tcPr>
            <w:tcW w:w="1134" w:type="dxa"/>
            <w:shd w:val="clear" w:color="auto" w:fill="FFFFFF"/>
            <w:tcMar>
              <w:bottom w:w="57" w:type="dxa"/>
            </w:tcMar>
          </w:tcPr>
          <w:p w14:paraId="79855B9F" w14:textId="77777777" w:rsidR="00822DAD" w:rsidRPr="00F14AC8" w:rsidRDefault="00822DAD" w:rsidP="00394CD1">
            <w:pPr>
              <w:pStyle w:val="Tabelleninhalte"/>
            </w:pPr>
            <w:r w:rsidRPr="00F14AC8">
              <w:t>0,00</w:t>
            </w:r>
          </w:p>
        </w:tc>
        <w:tc>
          <w:tcPr>
            <w:tcW w:w="992" w:type="dxa"/>
            <w:shd w:val="clear" w:color="auto" w:fill="FFFFFF"/>
            <w:tcMar>
              <w:bottom w:w="57" w:type="dxa"/>
            </w:tcMar>
          </w:tcPr>
          <w:p w14:paraId="0C18DBD9" w14:textId="77777777" w:rsidR="00822DAD" w:rsidRPr="00F14AC8" w:rsidRDefault="00822DAD" w:rsidP="00394CD1">
            <w:pPr>
              <w:pStyle w:val="Tabelleninhalte"/>
            </w:pPr>
            <w:r w:rsidRPr="00F14AC8">
              <w:t>1,00</w:t>
            </w:r>
          </w:p>
        </w:tc>
        <w:tc>
          <w:tcPr>
            <w:tcW w:w="2271" w:type="dxa"/>
            <w:shd w:val="clear" w:color="auto" w:fill="FFFFFF"/>
            <w:tcMar>
              <w:bottom w:w="57" w:type="dxa"/>
            </w:tcMar>
          </w:tcPr>
          <w:p w14:paraId="30B6DBB1" w14:textId="77777777" w:rsidR="00822DAD" w:rsidRPr="00F14AC8" w:rsidRDefault="00822DAD" w:rsidP="00394CD1">
            <w:pPr>
              <w:pStyle w:val="Tabelleninhalte"/>
            </w:pPr>
            <w:r w:rsidRPr="00F14AC8">
              <w:t>Admin</w:t>
            </w:r>
          </w:p>
        </w:tc>
      </w:tr>
    </w:tbl>
    <w:p w14:paraId="703DDF29" w14:textId="77777777" w:rsidR="00822DAD" w:rsidRPr="00F14AC8" w:rsidRDefault="00822DAD" w:rsidP="00822DAD">
      <w:bookmarkStart w:id="123" w:name="_Toc442865255"/>
      <w:bookmarkStart w:id="124" w:name="_Toc463174681"/>
      <w:bookmarkStart w:id="125" w:name="_Toc463192001"/>
      <w:bookmarkStart w:id="126" w:name="_Toc33004095"/>
    </w:p>
    <w:p w14:paraId="74058381" w14:textId="77777777" w:rsidR="00822DAD" w:rsidRPr="00F14AC8" w:rsidRDefault="00822DAD" w:rsidP="00822DAD">
      <w:pPr>
        <w:pStyle w:val="berschrift2"/>
        <w:spacing w:before="400"/>
        <w:ind w:left="567" w:hanging="567"/>
      </w:pPr>
      <w:bookmarkStart w:id="127" w:name="_Toc141694823"/>
      <w:bookmarkStart w:id="128" w:name="_Toc228444318"/>
      <w:bookmarkStart w:id="129" w:name="AP008"/>
      <w:r w:rsidRPr="00F14AC8">
        <w:lastRenderedPageBreak/>
        <w:t>Upgrade vor Echtstart</w:t>
      </w:r>
      <w:bookmarkEnd w:id="123"/>
      <w:bookmarkEnd w:id="124"/>
      <w:bookmarkEnd w:id="125"/>
      <w:bookmarkEnd w:id="126"/>
      <w:bookmarkEnd w:id="127"/>
      <w:bookmarkEnd w:id="128"/>
    </w:p>
    <w:bookmarkEnd w:id="129"/>
    <w:p w14:paraId="1292DD75" w14:textId="67285302" w:rsidR="00822DAD" w:rsidRPr="00F14AC8" w:rsidRDefault="00822DAD" w:rsidP="00822DAD">
      <w:r w:rsidRPr="00F14AC8">
        <w:t xml:space="preserve">Um den Echtstart in der aktuellen Version Ihrer </w:t>
      </w:r>
      <w:r w:rsidR="00F7243B" w:rsidRPr="00F14AC8">
        <w:t>Abas</w:t>
      </w:r>
      <w:r w:rsidRPr="00F14AC8">
        <w:t xml:space="preserve"> ERP Installation durchzuführen, ist ein Nachtragsupgrade des installierten Releasezweiges notwendig. Daher wird vor dem </w:t>
      </w:r>
      <w:r w:rsidR="00BE43D0" w:rsidRPr="00F14AC8">
        <w:t>Echtstart des</w:t>
      </w:r>
      <w:r w:rsidRPr="00F14AC8">
        <w:t xml:space="preserve"> installierten Releasezweiges von </w:t>
      </w:r>
      <w:r w:rsidR="00F7243B" w:rsidRPr="00F14AC8">
        <w:t>Abas</w:t>
      </w:r>
      <w:r w:rsidRPr="00F14AC8">
        <w:t xml:space="preserve"> ERP sowie der Module </w:t>
      </w:r>
      <w:commentRangeStart w:id="130"/>
      <w:del w:id="131" w:author="Peter Koch" w:date="2026-05-15T10:25:00Z" w16du:dateUtc="2026-05-15T08:25:00Z">
        <w:r w:rsidRPr="00F14AC8" w:rsidDel="00C82FE2">
          <w:delText>BusinessApps</w:delText>
        </w:r>
        <w:commentRangeEnd w:id="130"/>
        <w:r w:rsidR="00761369" w:rsidDel="00C82FE2">
          <w:rPr>
            <w:rStyle w:val="Kommentarzeichen"/>
            <w:sz w:val="24"/>
            <w:szCs w:val="24"/>
          </w:rPr>
          <w:commentReference w:id="130"/>
        </w:r>
      </w:del>
      <w:ins w:id="132" w:author="Peter Koch" w:date="2026-05-15T10:25:00Z" w16du:dateUtc="2026-05-15T08:25:00Z">
        <w:r w:rsidR="00C82FE2">
          <w:t>Dashbords</w:t>
        </w:r>
      </w:ins>
      <w:r w:rsidRPr="00F14AC8">
        <w:t xml:space="preserve">, </w:t>
      </w:r>
      <w:r w:rsidR="00F7243B" w:rsidRPr="00F14AC8">
        <w:t>Abas</w:t>
      </w:r>
      <w:r w:rsidRPr="00F14AC8">
        <w:t>PM, Fram</w:t>
      </w:r>
      <w:r w:rsidR="00F7243B" w:rsidRPr="00F14AC8">
        <w:t>e</w:t>
      </w:r>
      <w:r w:rsidRPr="00F14AC8">
        <w:t>works durchgeführt Die zum Einsatz kommende Nachtragsversion wird durch den Projektleiter festgelegt.</w:t>
      </w:r>
    </w:p>
    <w:p w14:paraId="65B1DACB" w14:textId="77777777" w:rsidR="00BE43D0" w:rsidRPr="00F14AC8" w:rsidRDefault="00BE43D0" w:rsidP="00822DAD"/>
    <w:tbl>
      <w:tblPr>
        <w:tblStyle w:val="Tabellenraster"/>
        <w:tblW w:w="9085" w:type="dxa"/>
        <w:tblLook w:val="04A0" w:firstRow="1" w:lastRow="0" w:firstColumn="1" w:lastColumn="0" w:noHBand="0" w:noVBand="1"/>
      </w:tblPr>
      <w:tblGrid>
        <w:gridCol w:w="8018"/>
        <w:gridCol w:w="1067"/>
      </w:tblGrid>
      <w:tr w:rsidR="00822DAD" w:rsidRPr="00F14AC8" w14:paraId="565B0864" w14:textId="77777777" w:rsidTr="00D16466">
        <w:tc>
          <w:tcPr>
            <w:tcW w:w="8077" w:type="dxa"/>
            <w:shd w:val="clear" w:color="auto" w:fill="DCEEA3" w:themeFill="accent6" w:themeFillTint="99"/>
          </w:tcPr>
          <w:p w14:paraId="27469311" w14:textId="77777777" w:rsidR="00822DAD" w:rsidRPr="00F14AC8" w:rsidRDefault="00822DAD" w:rsidP="00D16466">
            <w:r w:rsidRPr="00F14AC8">
              <w:t>Auswirkungen der Customization/Extension</w:t>
            </w:r>
          </w:p>
        </w:tc>
        <w:tc>
          <w:tcPr>
            <w:tcW w:w="1008" w:type="dxa"/>
            <w:shd w:val="clear" w:color="auto" w:fill="DCEEA3" w:themeFill="accent6" w:themeFillTint="99"/>
          </w:tcPr>
          <w:p w14:paraId="5984CA8A" w14:textId="77777777" w:rsidR="00822DAD" w:rsidRPr="00F14AC8" w:rsidRDefault="00822DAD" w:rsidP="00D16466">
            <w:r w:rsidRPr="00F14AC8">
              <w:t>Antwort</w:t>
            </w:r>
          </w:p>
        </w:tc>
      </w:tr>
      <w:tr w:rsidR="00822DAD" w:rsidRPr="00F14AC8" w14:paraId="4C0087DC" w14:textId="77777777" w:rsidTr="00D16466">
        <w:tc>
          <w:tcPr>
            <w:tcW w:w="8077" w:type="dxa"/>
          </w:tcPr>
          <w:p w14:paraId="7D5DD29F" w14:textId="77777777" w:rsidR="00822DAD" w:rsidRPr="00F14AC8" w:rsidRDefault="00822DAD" w:rsidP="00D16466">
            <w:pPr>
              <w:rPr>
                <w:sz w:val="20"/>
                <w:szCs w:val="20"/>
              </w:rPr>
            </w:pPr>
            <w:r w:rsidRPr="00F14AC8">
              <w:rPr>
                <w:sz w:val="20"/>
                <w:szCs w:val="20"/>
              </w:rPr>
              <w:t xml:space="preserve">Keine besonderen Auswirkungen </w:t>
            </w:r>
          </w:p>
        </w:tc>
        <w:tc>
          <w:tcPr>
            <w:tcW w:w="1008" w:type="dxa"/>
          </w:tcPr>
          <w:p w14:paraId="136605FD" w14:textId="77777777" w:rsidR="00822DAD" w:rsidRPr="00F14AC8" w:rsidRDefault="00822DAD" w:rsidP="00D16466">
            <w:pPr>
              <w:rPr>
                <w:sz w:val="20"/>
                <w:szCs w:val="20"/>
              </w:rPr>
            </w:pPr>
            <w:r w:rsidRPr="00F14AC8">
              <w:rPr>
                <w:sz w:val="20"/>
                <w:szCs w:val="20"/>
              </w:rPr>
              <w:t>Ja/Nein</w:t>
            </w:r>
          </w:p>
        </w:tc>
      </w:tr>
      <w:tr w:rsidR="00822DAD" w:rsidRPr="00F14AC8" w14:paraId="2960407A" w14:textId="77777777" w:rsidTr="00D16466">
        <w:tc>
          <w:tcPr>
            <w:tcW w:w="8077" w:type="dxa"/>
          </w:tcPr>
          <w:p w14:paraId="4B68F1AA" w14:textId="77777777" w:rsidR="00822DAD" w:rsidRPr="00F14AC8" w:rsidRDefault="00822DA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40BF26F" w14:textId="77777777" w:rsidR="00822DAD" w:rsidRPr="00F14AC8" w:rsidRDefault="00822DAD" w:rsidP="00D16466">
            <w:pPr>
              <w:rPr>
                <w:sz w:val="20"/>
                <w:szCs w:val="20"/>
              </w:rPr>
            </w:pPr>
            <w:r w:rsidRPr="00F14AC8">
              <w:rPr>
                <w:sz w:val="20"/>
                <w:szCs w:val="20"/>
              </w:rPr>
              <w:t>Ja/Nein</w:t>
            </w:r>
          </w:p>
        </w:tc>
      </w:tr>
      <w:tr w:rsidR="00822DAD" w:rsidRPr="00F14AC8" w14:paraId="268C7495" w14:textId="77777777" w:rsidTr="00D16466">
        <w:tc>
          <w:tcPr>
            <w:tcW w:w="8077" w:type="dxa"/>
          </w:tcPr>
          <w:p w14:paraId="6C964BFA"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5CEDB6D8" w14:textId="77777777" w:rsidR="00822DAD" w:rsidRPr="00F14AC8" w:rsidRDefault="00822DAD" w:rsidP="00D16466">
            <w:pPr>
              <w:rPr>
                <w:sz w:val="20"/>
                <w:szCs w:val="20"/>
              </w:rPr>
            </w:pPr>
            <w:r w:rsidRPr="00F14AC8">
              <w:rPr>
                <w:sz w:val="20"/>
                <w:szCs w:val="20"/>
              </w:rPr>
              <w:t>Ja/Nein</w:t>
            </w:r>
          </w:p>
        </w:tc>
      </w:tr>
      <w:tr w:rsidR="00822DAD" w:rsidRPr="00F14AC8" w14:paraId="45E43523" w14:textId="77777777" w:rsidTr="00D16466">
        <w:tc>
          <w:tcPr>
            <w:tcW w:w="8077" w:type="dxa"/>
          </w:tcPr>
          <w:p w14:paraId="7561321F" w14:textId="77777777" w:rsidR="00822DAD" w:rsidRPr="00F14AC8" w:rsidRDefault="00822DA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CCCBFBB" w14:textId="77777777" w:rsidR="00822DAD" w:rsidRPr="00F14AC8" w:rsidRDefault="00822DAD" w:rsidP="00D16466">
            <w:pPr>
              <w:rPr>
                <w:sz w:val="20"/>
                <w:szCs w:val="20"/>
              </w:rPr>
            </w:pPr>
            <w:r w:rsidRPr="00F14AC8">
              <w:rPr>
                <w:sz w:val="20"/>
                <w:szCs w:val="20"/>
              </w:rPr>
              <w:t>Ja/Nein</w:t>
            </w:r>
          </w:p>
        </w:tc>
      </w:tr>
      <w:tr w:rsidR="00822DAD" w:rsidRPr="00F14AC8" w14:paraId="00BE3491" w14:textId="77777777" w:rsidTr="00D16466">
        <w:tc>
          <w:tcPr>
            <w:tcW w:w="8077" w:type="dxa"/>
          </w:tcPr>
          <w:p w14:paraId="5ED74F23" w14:textId="77777777" w:rsidR="00822DAD" w:rsidRPr="00F14AC8" w:rsidRDefault="00822DA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0503E03D" w14:textId="77777777" w:rsidR="00822DAD" w:rsidRPr="00F14AC8" w:rsidRDefault="00822DAD"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822DAD" w:rsidRPr="00F14AC8" w14:paraId="1B57781B" w14:textId="77777777" w:rsidTr="00752A4D">
        <w:trPr>
          <w:trHeight w:hRule="exact" w:val="921"/>
        </w:trPr>
        <w:tc>
          <w:tcPr>
            <w:tcW w:w="1273" w:type="dxa"/>
            <w:shd w:val="clear" w:color="auto" w:fill="D5D5D5" w:themeFill="background2"/>
            <w:tcMar>
              <w:bottom w:w="57" w:type="dxa"/>
            </w:tcMar>
          </w:tcPr>
          <w:p w14:paraId="1BF35F31" w14:textId="77777777" w:rsidR="00822DAD" w:rsidRPr="00F14AC8" w:rsidRDefault="00822DAD" w:rsidP="00D16466">
            <w:pPr>
              <w:rPr>
                <w:b/>
              </w:rPr>
            </w:pPr>
            <w:r w:rsidRPr="00F14AC8">
              <w:rPr>
                <w:b/>
              </w:rPr>
              <w:t>Priorität</w:t>
            </w:r>
          </w:p>
        </w:tc>
        <w:tc>
          <w:tcPr>
            <w:tcW w:w="2190" w:type="dxa"/>
            <w:shd w:val="clear" w:color="auto" w:fill="D5D5D5" w:themeFill="background2"/>
            <w:tcMar>
              <w:bottom w:w="57" w:type="dxa"/>
            </w:tcMar>
          </w:tcPr>
          <w:p w14:paraId="62979D56" w14:textId="77777777" w:rsidR="00822DAD" w:rsidRPr="00F14AC8" w:rsidRDefault="00822DAD" w:rsidP="00D16466">
            <w:pPr>
              <w:rPr>
                <w:b/>
              </w:rPr>
            </w:pPr>
            <w:r w:rsidRPr="00F14AC8">
              <w:rPr>
                <w:b/>
              </w:rPr>
              <w:t>Realisierung</w:t>
            </w:r>
          </w:p>
        </w:tc>
        <w:tc>
          <w:tcPr>
            <w:tcW w:w="1070" w:type="dxa"/>
            <w:shd w:val="clear" w:color="auto" w:fill="D5D5D5" w:themeFill="background2"/>
            <w:tcMar>
              <w:bottom w:w="57" w:type="dxa"/>
            </w:tcMar>
          </w:tcPr>
          <w:p w14:paraId="6D7BDCF8" w14:textId="77777777" w:rsidR="00822DAD" w:rsidRPr="00F14AC8" w:rsidRDefault="00822DAD" w:rsidP="00D16466">
            <w:pPr>
              <w:rPr>
                <w:b/>
              </w:rPr>
            </w:pPr>
            <w:r w:rsidRPr="00F14AC8">
              <w:rPr>
                <w:b/>
              </w:rPr>
              <w:t>Dauer (ca./h)</w:t>
            </w:r>
          </w:p>
        </w:tc>
        <w:tc>
          <w:tcPr>
            <w:tcW w:w="1134" w:type="dxa"/>
            <w:shd w:val="clear" w:color="auto" w:fill="D5D5D5" w:themeFill="background2"/>
            <w:tcMar>
              <w:bottom w:w="57" w:type="dxa"/>
            </w:tcMar>
          </w:tcPr>
          <w:p w14:paraId="43D90DD4" w14:textId="77777777" w:rsidR="00822DAD" w:rsidRPr="00F14AC8" w:rsidRDefault="00822DAD"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78F4620B" w14:textId="77777777" w:rsidR="00822DAD" w:rsidRPr="00F14AC8" w:rsidRDefault="00822DAD"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2622CA4" w14:textId="77777777" w:rsidR="00822DAD" w:rsidRPr="00F14AC8" w:rsidRDefault="00822DAD" w:rsidP="00D16466">
            <w:pPr>
              <w:rPr>
                <w:b/>
              </w:rPr>
            </w:pPr>
            <w:r w:rsidRPr="00F14AC8">
              <w:rPr>
                <w:b/>
              </w:rPr>
              <w:t>Bereich</w:t>
            </w:r>
          </w:p>
        </w:tc>
      </w:tr>
      <w:tr w:rsidR="00822DAD" w:rsidRPr="00F14AC8" w14:paraId="2095398C" w14:textId="77777777" w:rsidTr="00752A4D">
        <w:trPr>
          <w:trHeight w:val="454"/>
        </w:trPr>
        <w:tc>
          <w:tcPr>
            <w:tcW w:w="1273" w:type="dxa"/>
            <w:shd w:val="clear" w:color="auto" w:fill="FFFFFF"/>
            <w:tcMar>
              <w:bottom w:w="57" w:type="dxa"/>
            </w:tcMar>
          </w:tcPr>
          <w:p w14:paraId="05A76633" w14:textId="77777777" w:rsidR="00822DAD" w:rsidRPr="00F14AC8" w:rsidRDefault="00822DAD" w:rsidP="00394CD1">
            <w:pPr>
              <w:pStyle w:val="Tabelleninhalte"/>
            </w:pPr>
            <w:r w:rsidRPr="00F14AC8">
              <w:t>1</w:t>
            </w:r>
          </w:p>
        </w:tc>
        <w:tc>
          <w:tcPr>
            <w:tcW w:w="2190" w:type="dxa"/>
            <w:shd w:val="clear" w:color="auto" w:fill="FFFFFF"/>
            <w:tcMar>
              <w:bottom w:w="57" w:type="dxa"/>
            </w:tcMar>
          </w:tcPr>
          <w:p w14:paraId="02086376" w14:textId="77777777" w:rsidR="00822DAD" w:rsidRPr="00F14AC8" w:rsidRDefault="00F7243B" w:rsidP="00394CD1">
            <w:pPr>
              <w:pStyle w:val="Tabelleninhalte"/>
            </w:pPr>
            <w:r w:rsidRPr="00F14AC8">
              <w:t>Abas</w:t>
            </w:r>
          </w:p>
        </w:tc>
        <w:tc>
          <w:tcPr>
            <w:tcW w:w="1070" w:type="dxa"/>
            <w:shd w:val="clear" w:color="auto" w:fill="FFFFFF"/>
            <w:tcMar>
              <w:bottom w:w="57" w:type="dxa"/>
            </w:tcMar>
          </w:tcPr>
          <w:p w14:paraId="16DC4A6F" w14:textId="77777777" w:rsidR="00822DAD" w:rsidRPr="00F14AC8" w:rsidRDefault="00822DAD" w:rsidP="00394CD1">
            <w:pPr>
              <w:pStyle w:val="Tabelleninhalte"/>
            </w:pPr>
            <w:r w:rsidRPr="00F14AC8">
              <w:t>8,00</w:t>
            </w:r>
          </w:p>
        </w:tc>
        <w:tc>
          <w:tcPr>
            <w:tcW w:w="1134" w:type="dxa"/>
            <w:shd w:val="clear" w:color="auto" w:fill="FFFFFF"/>
            <w:tcMar>
              <w:bottom w:w="57" w:type="dxa"/>
            </w:tcMar>
          </w:tcPr>
          <w:p w14:paraId="1C205062" w14:textId="77777777" w:rsidR="00822DAD" w:rsidRPr="00F14AC8" w:rsidRDefault="00822DAD" w:rsidP="00394CD1">
            <w:pPr>
              <w:pStyle w:val="Tabelleninhalte"/>
            </w:pPr>
            <w:r w:rsidRPr="00F14AC8">
              <w:t>0,00</w:t>
            </w:r>
          </w:p>
        </w:tc>
        <w:tc>
          <w:tcPr>
            <w:tcW w:w="1134" w:type="dxa"/>
            <w:shd w:val="clear" w:color="auto" w:fill="FFFFFF"/>
            <w:tcMar>
              <w:bottom w:w="57" w:type="dxa"/>
            </w:tcMar>
          </w:tcPr>
          <w:p w14:paraId="1EB871BB" w14:textId="77777777" w:rsidR="00822DAD" w:rsidRPr="00F14AC8" w:rsidRDefault="00822DAD" w:rsidP="00394CD1">
            <w:pPr>
              <w:pStyle w:val="Tabelleninhalte"/>
            </w:pPr>
            <w:r w:rsidRPr="00F14AC8">
              <w:t>1,00</w:t>
            </w:r>
          </w:p>
        </w:tc>
        <w:tc>
          <w:tcPr>
            <w:tcW w:w="2271" w:type="dxa"/>
            <w:shd w:val="clear" w:color="auto" w:fill="FFFFFF"/>
            <w:tcMar>
              <w:bottom w:w="57" w:type="dxa"/>
            </w:tcMar>
          </w:tcPr>
          <w:p w14:paraId="24EFDA44" w14:textId="77777777" w:rsidR="00822DAD" w:rsidRPr="00F14AC8" w:rsidRDefault="00822DAD" w:rsidP="00394CD1">
            <w:pPr>
              <w:pStyle w:val="Tabelleninhalte"/>
            </w:pPr>
            <w:r w:rsidRPr="00F14AC8">
              <w:t>Admin</w:t>
            </w:r>
          </w:p>
        </w:tc>
      </w:tr>
    </w:tbl>
    <w:p w14:paraId="17CD7758" w14:textId="77777777" w:rsidR="00822DAD" w:rsidRPr="00F14AC8" w:rsidRDefault="00822DAD" w:rsidP="00822DAD"/>
    <w:p w14:paraId="1142C530" w14:textId="49936BDF" w:rsidR="009C75F4" w:rsidRPr="00F14AC8" w:rsidRDefault="009C75F4" w:rsidP="009C75F4">
      <w:pPr>
        <w:pStyle w:val="berschrift2"/>
      </w:pPr>
      <w:bookmarkStart w:id="133" w:name="_Toc228444319"/>
      <w:bookmarkStart w:id="134" w:name="AP025"/>
      <w:commentRangeStart w:id="135"/>
      <w:commentRangeStart w:id="136"/>
      <w:r w:rsidRPr="00F14AC8">
        <w:t>Weitere Installationen</w:t>
      </w:r>
      <w:bookmarkEnd w:id="133"/>
      <w:commentRangeEnd w:id="135"/>
      <w:r w:rsidR="00761369" w:rsidRPr="00F14AC8">
        <w:rPr>
          <w:rStyle w:val="Kommentarzeichen"/>
          <w:sz w:val="32"/>
          <w:szCs w:val="26"/>
        </w:rPr>
        <w:commentReference w:id="135"/>
      </w:r>
      <w:commentRangeEnd w:id="136"/>
      <w:r w:rsidRPr="00F14AC8">
        <w:rPr>
          <w:rStyle w:val="Kommentarzeichen"/>
          <w:sz w:val="32"/>
          <w:szCs w:val="26"/>
        </w:rPr>
        <w:commentReference w:id="136"/>
      </w:r>
    </w:p>
    <w:bookmarkEnd w:id="134"/>
    <w:p w14:paraId="02D3B34F" w14:textId="77777777" w:rsidR="009C75F4" w:rsidRDefault="009C75F4" w:rsidP="00822DAD">
      <w:pPr>
        <w:rPr>
          <w:ins w:id="137" w:author="Peter Koch" w:date="2026-05-21T08:36:00Z" w16du:dateUtc="2026-05-21T06:36:00Z"/>
        </w:rPr>
      </w:pPr>
    </w:p>
    <w:p w14:paraId="5F5DD616" w14:textId="797CECF7" w:rsidR="007B219E" w:rsidRPr="00F14AC8" w:rsidRDefault="007B219E" w:rsidP="00822DAD">
      <w:ins w:id="138" w:author="Peter Koch" w:date="2026-05-21T08:36:00Z" w16du:dateUtc="2026-05-21T06:36:00Z">
        <w:r>
          <w:t>ABAS-Toolbox</w:t>
        </w:r>
      </w:ins>
    </w:p>
    <w:p w14:paraId="1C60C5C1" w14:textId="613701B1" w:rsidR="009C75F4" w:rsidRPr="00F14AC8" w:rsidRDefault="009C75F4" w:rsidP="00822DAD">
      <w:r w:rsidRPr="00F14AC8">
        <w:t>Infosystem ABASGITADMIN</w:t>
      </w:r>
    </w:p>
    <w:p w14:paraId="4D67DC08" w14:textId="3A5E0A77" w:rsidR="009C75F4" w:rsidRPr="00F14AC8" w:rsidRDefault="00DB10FD" w:rsidP="00822DAD">
      <w:r w:rsidRPr="00F14AC8">
        <w:t>Infosystem COLORDUTY</w:t>
      </w:r>
    </w:p>
    <w:p w14:paraId="37A0F128" w14:textId="787D6F60" w:rsidR="00DB10FD" w:rsidRPr="00F14AC8" w:rsidRDefault="00DB10FD" w:rsidP="00822DAD"/>
    <w:tbl>
      <w:tblPr>
        <w:tblStyle w:val="Tabellenraster"/>
        <w:tblW w:w="9085" w:type="dxa"/>
        <w:tblLook w:val="04A0" w:firstRow="1" w:lastRow="0" w:firstColumn="1" w:lastColumn="0" w:noHBand="0" w:noVBand="1"/>
      </w:tblPr>
      <w:tblGrid>
        <w:gridCol w:w="8018"/>
        <w:gridCol w:w="1067"/>
      </w:tblGrid>
      <w:tr w:rsidR="009C75F4" w:rsidRPr="00F14AC8" w14:paraId="16F1D4D7" w14:textId="77777777" w:rsidTr="004A2B7C">
        <w:tc>
          <w:tcPr>
            <w:tcW w:w="8018" w:type="dxa"/>
            <w:shd w:val="clear" w:color="auto" w:fill="DCEEA3" w:themeFill="accent6" w:themeFillTint="99"/>
          </w:tcPr>
          <w:p w14:paraId="57B6B8A5" w14:textId="77777777" w:rsidR="009C75F4" w:rsidRPr="00F14AC8" w:rsidRDefault="009C75F4" w:rsidP="00D16466">
            <w:r w:rsidRPr="00F14AC8">
              <w:t>Auswirkungen der Customization/Extension</w:t>
            </w:r>
          </w:p>
        </w:tc>
        <w:tc>
          <w:tcPr>
            <w:tcW w:w="1067" w:type="dxa"/>
            <w:shd w:val="clear" w:color="auto" w:fill="DCEEA3" w:themeFill="accent6" w:themeFillTint="99"/>
          </w:tcPr>
          <w:p w14:paraId="17D6651D" w14:textId="77777777" w:rsidR="009C75F4" w:rsidRPr="00F14AC8" w:rsidRDefault="009C75F4" w:rsidP="00D16466">
            <w:r w:rsidRPr="00F14AC8">
              <w:t>Antwort</w:t>
            </w:r>
          </w:p>
        </w:tc>
      </w:tr>
      <w:tr w:rsidR="009C75F4" w:rsidRPr="00F14AC8" w14:paraId="2AD4E524" w14:textId="77777777" w:rsidTr="004A2B7C">
        <w:tc>
          <w:tcPr>
            <w:tcW w:w="8018" w:type="dxa"/>
          </w:tcPr>
          <w:p w14:paraId="567F04A3" w14:textId="77777777" w:rsidR="009C75F4" w:rsidRPr="00F14AC8" w:rsidRDefault="009C75F4" w:rsidP="00D16466">
            <w:pPr>
              <w:rPr>
                <w:sz w:val="20"/>
                <w:szCs w:val="20"/>
              </w:rPr>
            </w:pPr>
            <w:r w:rsidRPr="00F14AC8">
              <w:rPr>
                <w:sz w:val="20"/>
                <w:szCs w:val="20"/>
              </w:rPr>
              <w:t xml:space="preserve">Keine besonderen Auswirkungen </w:t>
            </w:r>
          </w:p>
        </w:tc>
        <w:tc>
          <w:tcPr>
            <w:tcW w:w="1067" w:type="dxa"/>
          </w:tcPr>
          <w:p w14:paraId="61E1B475" w14:textId="77777777" w:rsidR="009C75F4" w:rsidRPr="00F14AC8" w:rsidRDefault="009C75F4" w:rsidP="00D16466">
            <w:pPr>
              <w:rPr>
                <w:sz w:val="20"/>
                <w:szCs w:val="20"/>
              </w:rPr>
            </w:pPr>
            <w:r w:rsidRPr="00F14AC8">
              <w:rPr>
                <w:sz w:val="20"/>
                <w:szCs w:val="20"/>
              </w:rPr>
              <w:t>Ja/Nein</w:t>
            </w:r>
          </w:p>
        </w:tc>
      </w:tr>
      <w:tr w:rsidR="009C75F4" w:rsidRPr="00F14AC8" w14:paraId="4D569EA8" w14:textId="77777777" w:rsidTr="004A2B7C">
        <w:tc>
          <w:tcPr>
            <w:tcW w:w="8018" w:type="dxa"/>
          </w:tcPr>
          <w:p w14:paraId="44675A7D" w14:textId="77777777" w:rsidR="009C75F4" w:rsidRPr="00F14AC8" w:rsidRDefault="009C75F4"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4C074108" w14:textId="77777777" w:rsidR="009C75F4" w:rsidRPr="00F14AC8" w:rsidRDefault="009C75F4" w:rsidP="00D16466">
            <w:pPr>
              <w:rPr>
                <w:sz w:val="20"/>
                <w:szCs w:val="20"/>
              </w:rPr>
            </w:pPr>
            <w:r w:rsidRPr="00F14AC8">
              <w:rPr>
                <w:sz w:val="20"/>
                <w:szCs w:val="20"/>
              </w:rPr>
              <w:t>Ja/Nein</w:t>
            </w:r>
          </w:p>
        </w:tc>
      </w:tr>
      <w:tr w:rsidR="009C75F4" w:rsidRPr="00F14AC8" w14:paraId="01CA6653" w14:textId="77777777" w:rsidTr="004A2B7C">
        <w:tc>
          <w:tcPr>
            <w:tcW w:w="8018" w:type="dxa"/>
          </w:tcPr>
          <w:p w14:paraId="0F116934" w14:textId="77777777" w:rsidR="009C75F4" w:rsidRPr="00F14AC8" w:rsidRDefault="009C75F4"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29FD9F06" w14:textId="77777777" w:rsidR="009C75F4" w:rsidRPr="00F14AC8" w:rsidRDefault="009C75F4" w:rsidP="00D16466">
            <w:pPr>
              <w:rPr>
                <w:sz w:val="20"/>
                <w:szCs w:val="20"/>
              </w:rPr>
            </w:pPr>
            <w:r w:rsidRPr="00F14AC8">
              <w:rPr>
                <w:sz w:val="20"/>
                <w:szCs w:val="20"/>
              </w:rPr>
              <w:t>Ja/Nein</w:t>
            </w:r>
          </w:p>
        </w:tc>
      </w:tr>
      <w:tr w:rsidR="009C75F4" w:rsidRPr="00F14AC8" w14:paraId="5F70CC0A" w14:textId="77777777" w:rsidTr="004A2B7C">
        <w:tc>
          <w:tcPr>
            <w:tcW w:w="8018" w:type="dxa"/>
          </w:tcPr>
          <w:p w14:paraId="4CC43A05" w14:textId="77777777" w:rsidR="009C75F4" w:rsidRPr="00F14AC8" w:rsidRDefault="009C75F4"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1EF2B0AE" w14:textId="77777777" w:rsidR="009C75F4" w:rsidRPr="00F14AC8" w:rsidRDefault="009C75F4" w:rsidP="00D16466">
            <w:pPr>
              <w:rPr>
                <w:sz w:val="20"/>
                <w:szCs w:val="20"/>
              </w:rPr>
            </w:pPr>
            <w:r w:rsidRPr="00F14AC8">
              <w:rPr>
                <w:sz w:val="20"/>
                <w:szCs w:val="20"/>
              </w:rPr>
              <w:t>Ja/Nein</w:t>
            </w:r>
          </w:p>
        </w:tc>
      </w:tr>
      <w:tr w:rsidR="009C75F4" w:rsidRPr="00F14AC8" w14:paraId="411F96D4" w14:textId="77777777" w:rsidTr="004A2B7C">
        <w:tc>
          <w:tcPr>
            <w:tcW w:w="8018" w:type="dxa"/>
          </w:tcPr>
          <w:p w14:paraId="05508AC1" w14:textId="77777777" w:rsidR="009C75F4" w:rsidRPr="00F14AC8" w:rsidRDefault="009C75F4"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7DE7CFE6" w14:textId="77777777" w:rsidR="009C75F4" w:rsidRPr="00F14AC8" w:rsidRDefault="009C75F4"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9C75F4" w:rsidRPr="00F14AC8" w14:paraId="6A527021" w14:textId="77777777" w:rsidTr="00D16466">
        <w:trPr>
          <w:trHeight w:hRule="exact" w:val="921"/>
        </w:trPr>
        <w:tc>
          <w:tcPr>
            <w:tcW w:w="1273" w:type="dxa"/>
            <w:shd w:val="clear" w:color="auto" w:fill="D5D5D5" w:themeFill="background2"/>
            <w:tcMar>
              <w:bottom w:w="57" w:type="dxa"/>
            </w:tcMar>
          </w:tcPr>
          <w:p w14:paraId="73EA089F" w14:textId="77777777" w:rsidR="009C75F4" w:rsidRPr="00F14AC8" w:rsidRDefault="009C75F4" w:rsidP="00D16466">
            <w:pPr>
              <w:rPr>
                <w:b/>
              </w:rPr>
            </w:pPr>
            <w:r w:rsidRPr="00F14AC8">
              <w:rPr>
                <w:b/>
              </w:rPr>
              <w:t>Priorität</w:t>
            </w:r>
          </w:p>
        </w:tc>
        <w:tc>
          <w:tcPr>
            <w:tcW w:w="2190" w:type="dxa"/>
            <w:shd w:val="clear" w:color="auto" w:fill="D5D5D5" w:themeFill="background2"/>
            <w:tcMar>
              <w:bottom w:w="57" w:type="dxa"/>
            </w:tcMar>
          </w:tcPr>
          <w:p w14:paraId="7459B225" w14:textId="77777777" w:rsidR="009C75F4" w:rsidRPr="00F14AC8" w:rsidRDefault="009C75F4" w:rsidP="00D16466">
            <w:pPr>
              <w:rPr>
                <w:b/>
              </w:rPr>
            </w:pPr>
            <w:r w:rsidRPr="00F14AC8">
              <w:rPr>
                <w:b/>
              </w:rPr>
              <w:t>Realisierung</w:t>
            </w:r>
          </w:p>
        </w:tc>
        <w:tc>
          <w:tcPr>
            <w:tcW w:w="1070" w:type="dxa"/>
            <w:shd w:val="clear" w:color="auto" w:fill="D5D5D5" w:themeFill="background2"/>
            <w:tcMar>
              <w:bottom w:w="57" w:type="dxa"/>
            </w:tcMar>
          </w:tcPr>
          <w:p w14:paraId="30143558" w14:textId="77777777" w:rsidR="009C75F4" w:rsidRPr="00F14AC8" w:rsidRDefault="009C75F4" w:rsidP="00D16466">
            <w:pPr>
              <w:rPr>
                <w:b/>
              </w:rPr>
            </w:pPr>
            <w:r w:rsidRPr="00F14AC8">
              <w:rPr>
                <w:b/>
              </w:rPr>
              <w:t>Dauer (ca./h)</w:t>
            </w:r>
          </w:p>
        </w:tc>
        <w:tc>
          <w:tcPr>
            <w:tcW w:w="1134" w:type="dxa"/>
            <w:shd w:val="clear" w:color="auto" w:fill="D5D5D5" w:themeFill="background2"/>
            <w:tcMar>
              <w:bottom w:w="57" w:type="dxa"/>
            </w:tcMar>
          </w:tcPr>
          <w:p w14:paraId="124F4D35" w14:textId="77777777" w:rsidR="009C75F4" w:rsidRPr="00F14AC8" w:rsidRDefault="009C75F4"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0751B4BD" w14:textId="77777777" w:rsidR="009C75F4" w:rsidRPr="00F14AC8" w:rsidRDefault="009C75F4"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48F58E7" w14:textId="77777777" w:rsidR="009C75F4" w:rsidRPr="00F14AC8" w:rsidRDefault="009C75F4" w:rsidP="00D16466">
            <w:pPr>
              <w:rPr>
                <w:b/>
              </w:rPr>
            </w:pPr>
            <w:r w:rsidRPr="00F14AC8">
              <w:rPr>
                <w:b/>
              </w:rPr>
              <w:t>Bereich</w:t>
            </w:r>
          </w:p>
        </w:tc>
      </w:tr>
      <w:tr w:rsidR="009C75F4" w:rsidRPr="00F14AC8" w14:paraId="13FECE2E" w14:textId="77777777" w:rsidTr="00D16466">
        <w:trPr>
          <w:trHeight w:val="454"/>
        </w:trPr>
        <w:tc>
          <w:tcPr>
            <w:tcW w:w="1273" w:type="dxa"/>
            <w:shd w:val="clear" w:color="auto" w:fill="FFFFFF"/>
            <w:tcMar>
              <w:bottom w:w="57" w:type="dxa"/>
            </w:tcMar>
          </w:tcPr>
          <w:p w14:paraId="77A49680" w14:textId="77777777" w:rsidR="009C75F4" w:rsidRPr="00F14AC8" w:rsidRDefault="009C75F4" w:rsidP="00394CD1">
            <w:pPr>
              <w:pStyle w:val="Tabelleninhalte"/>
            </w:pPr>
            <w:r w:rsidRPr="00F14AC8">
              <w:t>1</w:t>
            </w:r>
          </w:p>
        </w:tc>
        <w:tc>
          <w:tcPr>
            <w:tcW w:w="2190" w:type="dxa"/>
            <w:shd w:val="clear" w:color="auto" w:fill="FFFFFF"/>
            <w:tcMar>
              <w:bottom w:w="57" w:type="dxa"/>
            </w:tcMar>
          </w:tcPr>
          <w:p w14:paraId="002E97A7" w14:textId="77777777" w:rsidR="009C75F4" w:rsidRPr="00F14AC8" w:rsidRDefault="009C75F4" w:rsidP="00394CD1">
            <w:pPr>
              <w:pStyle w:val="Tabelleninhalte"/>
            </w:pPr>
            <w:r w:rsidRPr="00F14AC8">
              <w:t>Abas</w:t>
            </w:r>
          </w:p>
        </w:tc>
        <w:tc>
          <w:tcPr>
            <w:tcW w:w="1070" w:type="dxa"/>
            <w:shd w:val="clear" w:color="auto" w:fill="FFFFFF"/>
            <w:tcMar>
              <w:bottom w:w="57" w:type="dxa"/>
            </w:tcMar>
          </w:tcPr>
          <w:p w14:paraId="167C8B8E" w14:textId="7E811059" w:rsidR="009C75F4" w:rsidRPr="00F14AC8" w:rsidRDefault="00355F4A" w:rsidP="00394CD1">
            <w:pPr>
              <w:pStyle w:val="Tabelleninhalte"/>
            </w:pPr>
            <w:r w:rsidRPr="00F14AC8">
              <w:t>0</w:t>
            </w:r>
            <w:r w:rsidR="009C75F4" w:rsidRPr="00F14AC8">
              <w:t>,00</w:t>
            </w:r>
          </w:p>
        </w:tc>
        <w:tc>
          <w:tcPr>
            <w:tcW w:w="1134" w:type="dxa"/>
            <w:shd w:val="clear" w:color="auto" w:fill="FFFFFF"/>
            <w:tcMar>
              <w:bottom w:w="57" w:type="dxa"/>
            </w:tcMar>
          </w:tcPr>
          <w:p w14:paraId="43028EAB" w14:textId="77777777" w:rsidR="009C75F4" w:rsidRPr="00F14AC8" w:rsidRDefault="009C75F4" w:rsidP="00394CD1">
            <w:pPr>
              <w:pStyle w:val="Tabelleninhalte"/>
            </w:pPr>
            <w:r w:rsidRPr="00F14AC8">
              <w:t>0,00</w:t>
            </w:r>
          </w:p>
        </w:tc>
        <w:tc>
          <w:tcPr>
            <w:tcW w:w="1134" w:type="dxa"/>
            <w:shd w:val="clear" w:color="auto" w:fill="FFFFFF"/>
            <w:tcMar>
              <w:bottom w:w="57" w:type="dxa"/>
            </w:tcMar>
          </w:tcPr>
          <w:p w14:paraId="54281449" w14:textId="77777777" w:rsidR="009C75F4" w:rsidRPr="00F14AC8" w:rsidRDefault="009C75F4" w:rsidP="00394CD1">
            <w:pPr>
              <w:pStyle w:val="Tabelleninhalte"/>
            </w:pPr>
            <w:r w:rsidRPr="00F14AC8">
              <w:t>1,00</w:t>
            </w:r>
          </w:p>
        </w:tc>
        <w:tc>
          <w:tcPr>
            <w:tcW w:w="2271" w:type="dxa"/>
            <w:shd w:val="clear" w:color="auto" w:fill="FFFFFF"/>
            <w:tcMar>
              <w:bottom w:w="57" w:type="dxa"/>
            </w:tcMar>
          </w:tcPr>
          <w:p w14:paraId="209F2297" w14:textId="77777777" w:rsidR="009C75F4" w:rsidRPr="00F14AC8" w:rsidRDefault="009C75F4" w:rsidP="00394CD1">
            <w:pPr>
              <w:pStyle w:val="Tabelleninhalte"/>
            </w:pPr>
            <w:r w:rsidRPr="00F14AC8">
              <w:t>Admin</w:t>
            </w:r>
          </w:p>
        </w:tc>
      </w:tr>
    </w:tbl>
    <w:p w14:paraId="40682962" w14:textId="5819316F" w:rsidR="009C75F4" w:rsidRPr="00F14AC8" w:rsidRDefault="009C75F4" w:rsidP="00822DAD"/>
    <w:p w14:paraId="4A86871A" w14:textId="25F9BCB9" w:rsidR="004A2B7C" w:rsidRPr="00F14AC8" w:rsidRDefault="004A2B7C" w:rsidP="004A2B7C">
      <w:pPr>
        <w:pStyle w:val="berschrift2"/>
      </w:pPr>
      <w:bookmarkStart w:id="139" w:name="_Toc228444320"/>
      <w:r w:rsidRPr="00F14AC8">
        <w:t>CUPS</w:t>
      </w:r>
      <w:bookmarkEnd w:id="139"/>
    </w:p>
    <w:p w14:paraId="078ED5D6" w14:textId="77777777" w:rsidR="004A2B7C" w:rsidRPr="00F14AC8" w:rsidRDefault="004A2B7C"/>
    <w:p w14:paraId="136499BB" w14:textId="348F6B81" w:rsidR="004A2B7C" w:rsidRPr="00F14AC8" w:rsidRDefault="004357EF">
      <w:r w:rsidRPr="00F14AC8">
        <w:t>Damit in ABAS</w:t>
      </w:r>
      <w:r w:rsidR="00CB4229" w:rsidRPr="00F14AC8">
        <w:t xml:space="preserve"> alle </w:t>
      </w:r>
      <w:r w:rsidRPr="00F14AC8">
        <w:t xml:space="preserve">Drucker verwendet werden können, ist eine Einrichtung in CUPS notwendig. </w:t>
      </w:r>
      <w:r w:rsidR="00100FB7" w:rsidRPr="00F14AC8">
        <w:t>Die Lebens</w:t>
      </w:r>
      <w:r w:rsidR="00FA3052" w:rsidRPr="00F14AC8">
        <w:t xml:space="preserve">hilfe </w:t>
      </w:r>
      <w:r w:rsidR="00E95995" w:rsidRPr="00F14AC8">
        <w:t>hat</w:t>
      </w:r>
      <w:r w:rsidR="00FA3052" w:rsidRPr="00F14AC8">
        <w:t xml:space="preserve"> eine Liste der Drucker </w:t>
      </w:r>
      <w:r w:rsidR="00E95995" w:rsidRPr="00F14AC8">
        <w:t>aus dem Altsystem extrahiert</w:t>
      </w:r>
      <w:r w:rsidR="00FA3052" w:rsidRPr="00F14AC8">
        <w:t>.</w:t>
      </w:r>
    </w:p>
    <w:p w14:paraId="2FDADA90" w14:textId="7424048A" w:rsidR="00CB776B" w:rsidRPr="00F14AC8" w:rsidRDefault="00CB776B">
      <w:r w:rsidRPr="00F14AC8">
        <w:lastRenderedPageBreak/>
        <w:t>Aktuell ist aber nicht bekannt, ob diese Liste aktuell ist.</w:t>
      </w:r>
      <w:r w:rsidR="000578A4" w:rsidRPr="00F14AC8">
        <w:t xml:space="preserve"> Die Einrichtung kann jederzeit durch die Lebenshilfe durchgeführt werden. Sie ist somit nicht Teil des Einführungskonzept und kann ggf. gesondert beauftragt werden.</w:t>
      </w:r>
    </w:p>
    <w:p w14:paraId="598A60EA" w14:textId="1CABD81F" w:rsidR="009C75F4" w:rsidRPr="00F14AC8" w:rsidRDefault="009C75F4">
      <w:r w:rsidRPr="00F14AC8">
        <w:br w:type="page"/>
      </w:r>
    </w:p>
    <w:p w14:paraId="5CD0FA24" w14:textId="77777777" w:rsidR="00822DAD" w:rsidRPr="00F14AC8" w:rsidRDefault="00822DAD" w:rsidP="00822DAD"/>
    <w:p w14:paraId="09627FA4" w14:textId="6712F74E" w:rsidR="00F35B4F" w:rsidRPr="00F14AC8" w:rsidRDefault="00F35B4F" w:rsidP="00365D2B">
      <w:pPr>
        <w:pStyle w:val="berschrift1"/>
      </w:pPr>
      <w:bookmarkStart w:id="140" w:name="_Toc228444321"/>
      <w:bookmarkStart w:id="141" w:name="AP012"/>
      <w:bookmarkEnd w:id="15"/>
      <w:r w:rsidRPr="00F14AC8">
        <w:t>Variablen und Maskenfelder</w:t>
      </w:r>
      <w:bookmarkEnd w:id="140"/>
    </w:p>
    <w:bookmarkEnd w:id="141"/>
    <w:p w14:paraId="50ACCA84" w14:textId="77777777" w:rsidR="00F35B4F" w:rsidRDefault="00F35B4F" w:rsidP="00F35B4F"/>
    <w:p w14:paraId="2593BFDC" w14:textId="2DAA2EDF" w:rsidR="00B148F6" w:rsidRDefault="00B148F6" w:rsidP="00F35B4F">
      <w:r w:rsidRPr="00B148F6">
        <w:rPr>
          <w:u w:val="single"/>
        </w:rPr>
        <w:t>Geltungsbereich</w:t>
      </w:r>
      <w:r>
        <w:t>: HWK und worKA</w:t>
      </w:r>
    </w:p>
    <w:p w14:paraId="7E673096" w14:textId="77777777" w:rsidR="00B148F6" w:rsidRPr="00F14AC8" w:rsidRDefault="00B148F6" w:rsidP="00F35B4F"/>
    <w:tbl>
      <w:tblPr>
        <w:tblStyle w:val="Gitternetztabelle4"/>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left w:w="115" w:type="dxa"/>
          <w:bottom w:w="115" w:type="dxa"/>
          <w:right w:w="115" w:type="dxa"/>
        </w:tblCellMar>
        <w:tblLook w:val="04A0" w:firstRow="1" w:lastRow="0" w:firstColumn="1" w:lastColumn="0" w:noHBand="0" w:noVBand="1"/>
      </w:tblPr>
      <w:tblGrid>
        <w:gridCol w:w="1095"/>
        <w:gridCol w:w="1599"/>
        <w:gridCol w:w="1134"/>
        <w:gridCol w:w="2126"/>
        <w:gridCol w:w="850"/>
        <w:gridCol w:w="851"/>
        <w:gridCol w:w="709"/>
        <w:gridCol w:w="567"/>
        <w:tblGridChange w:id="142">
          <w:tblGrid>
            <w:gridCol w:w="45"/>
            <w:gridCol w:w="1050"/>
            <w:gridCol w:w="45"/>
            <w:gridCol w:w="1554"/>
            <w:gridCol w:w="45"/>
            <w:gridCol w:w="1089"/>
            <w:gridCol w:w="45"/>
            <w:gridCol w:w="2081"/>
            <w:gridCol w:w="45"/>
            <w:gridCol w:w="805"/>
            <w:gridCol w:w="45"/>
            <w:gridCol w:w="806"/>
            <w:gridCol w:w="45"/>
            <w:gridCol w:w="664"/>
            <w:gridCol w:w="45"/>
            <w:gridCol w:w="522"/>
            <w:gridCol w:w="45"/>
          </w:tblGrid>
        </w:tblGridChange>
      </w:tblGrid>
      <w:tr w:rsidR="0045231B" w:rsidRPr="00F14AC8" w14:paraId="36C092FE" w14:textId="77777777" w:rsidTr="004D4FA5">
        <w:trPr>
          <w:cnfStyle w:val="100000000000" w:firstRow="1" w:lastRow="0" w:firstColumn="0" w:lastColumn="0" w:oddVBand="0" w:evenVBand="0" w:oddHBand="0"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1095" w:type="dxa"/>
          </w:tcPr>
          <w:p w14:paraId="76B1A456" w14:textId="77777777" w:rsidR="0045231B" w:rsidRPr="00F14AC8" w:rsidRDefault="0045231B" w:rsidP="00D16466">
            <w:pPr>
              <w:rPr>
                <w:rFonts w:cs="Segoe UI"/>
                <w:color w:val="92D050"/>
                <w:sz w:val="16"/>
                <w:szCs w:val="16"/>
              </w:rPr>
            </w:pPr>
            <w:r w:rsidRPr="00F14AC8">
              <w:rPr>
                <w:rFonts w:cs="Segoe UI"/>
                <w:color w:val="92D050"/>
                <w:sz w:val="16"/>
                <w:szCs w:val="16"/>
              </w:rPr>
              <w:t>Datenbank: Gruppe</w:t>
            </w:r>
          </w:p>
        </w:tc>
        <w:tc>
          <w:tcPr>
            <w:tcW w:w="1599" w:type="dxa"/>
          </w:tcPr>
          <w:p w14:paraId="17FA7A4B" w14:textId="77777777" w:rsidR="0045231B" w:rsidRPr="00F14AC8" w:rsidRDefault="0045231B" w:rsidP="00D16466">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Variablen-</w:t>
            </w:r>
            <w:r w:rsidRPr="00F14AC8">
              <w:rPr>
                <w:rFonts w:cs="Segoe UI"/>
                <w:color w:val="92D050"/>
                <w:sz w:val="16"/>
                <w:szCs w:val="16"/>
              </w:rPr>
              <w:br/>
              <w:t>name</w:t>
            </w:r>
          </w:p>
        </w:tc>
        <w:tc>
          <w:tcPr>
            <w:tcW w:w="1134" w:type="dxa"/>
          </w:tcPr>
          <w:p w14:paraId="7F325D3E" w14:textId="358C62D5" w:rsidR="0045231B" w:rsidRPr="00F14AC8" w:rsidRDefault="0045231B" w:rsidP="00D16466">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Variablen</w:t>
            </w:r>
            <w:r w:rsidR="00114740" w:rsidRPr="00F14AC8">
              <w:rPr>
                <w:rFonts w:cs="Segoe UI"/>
                <w:color w:val="92D050"/>
                <w:sz w:val="16"/>
                <w:szCs w:val="16"/>
              </w:rPr>
              <w:t>a</w:t>
            </w:r>
            <w:r w:rsidRPr="00F14AC8">
              <w:rPr>
                <w:rFonts w:cs="Segoe UI"/>
                <w:color w:val="92D050"/>
                <w:sz w:val="16"/>
                <w:szCs w:val="16"/>
              </w:rPr>
              <w:t>rt</w:t>
            </w:r>
          </w:p>
        </w:tc>
        <w:tc>
          <w:tcPr>
            <w:tcW w:w="2126" w:type="dxa"/>
          </w:tcPr>
          <w:p w14:paraId="4A301719" w14:textId="77777777" w:rsidR="0045231B" w:rsidRPr="00F14AC8" w:rsidRDefault="0045231B" w:rsidP="00D16466">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Bezeichnung</w:t>
            </w:r>
          </w:p>
        </w:tc>
        <w:tc>
          <w:tcPr>
            <w:tcW w:w="850" w:type="dxa"/>
          </w:tcPr>
          <w:p w14:paraId="31F2F26C" w14:textId="1FA5416C" w:rsidR="0045231B" w:rsidRPr="00F14AC8" w:rsidRDefault="0045231B" w:rsidP="00D16466">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Maske</w:t>
            </w:r>
          </w:p>
        </w:tc>
        <w:tc>
          <w:tcPr>
            <w:tcW w:w="851" w:type="dxa"/>
          </w:tcPr>
          <w:p w14:paraId="504AF8FE" w14:textId="77777777" w:rsidR="0045231B" w:rsidRPr="00F14AC8" w:rsidRDefault="0045231B" w:rsidP="00D16466">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Kopf/</w:t>
            </w:r>
            <w:r w:rsidRPr="00F14AC8">
              <w:rPr>
                <w:rFonts w:cs="Segoe UI"/>
                <w:color w:val="92D050"/>
                <w:sz w:val="16"/>
                <w:szCs w:val="16"/>
              </w:rPr>
              <w:br/>
              <w:t>Tabelle</w:t>
            </w:r>
          </w:p>
        </w:tc>
        <w:tc>
          <w:tcPr>
            <w:tcW w:w="709" w:type="dxa"/>
          </w:tcPr>
          <w:p w14:paraId="673F075B" w14:textId="2B3E8D12" w:rsidR="0045231B" w:rsidRPr="00F14AC8" w:rsidRDefault="0045231B" w:rsidP="00D16466">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Alias</w:t>
            </w:r>
          </w:p>
        </w:tc>
        <w:tc>
          <w:tcPr>
            <w:tcW w:w="567" w:type="dxa"/>
          </w:tcPr>
          <w:p w14:paraId="780A1B27" w14:textId="151D9735" w:rsidR="0045231B" w:rsidRPr="00F14AC8" w:rsidRDefault="0045231B" w:rsidP="00D16466">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Skip</w:t>
            </w:r>
          </w:p>
        </w:tc>
      </w:tr>
      <w:tr w:rsidR="00CF304A" w:rsidRPr="00F14AC8" w14:paraId="294D130B"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2CCAB537" w14:textId="77777777" w:rsidR="00CF304A" w:rsidRPr="00F14AC8" w:rsidRDefault="00CF304A">
            <w:pPr>
              <w:rPr>
                <w:rFonts w:cs="Segoe UI"/>
                <w:color w:val="102031" w:themeColor="text2"/>
                <w:sz w:val="16"/>
                <w:szCs w:val="16"/>
              </w:rPr>
            </w:pPr>
            <w:r w:rsidRPr="00F14AC8">
              <w:rPr>
                <w:rFonts w:cs="Segoe UI"/>
                <w:color w:val="102031" w:themeColor="text2"/>
                <w:sz w:val="16"/>
                <w:szCs w:val="16"/>
              </w:rPr>
              <w:t>0:1</w:t>
            </w:r>
          </w:p>
        </w:tc>
        <w:tc>
          <w:tcPr>
            <w:tcW w:w="1599" w:type="dxa"/>
          </w:tcPr>
          <w:p w14:paraId="7796CFD3" w14:textId="77777777" w:rsidR="00CF304A" w:rsidRPr="00F14AC8" w:rsidRDefault="00CF304A">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y223ausweisen</w:t>
            </w:r>
          </w:p>
        </w:tc>
        <w:tc>
          <w:tcPr>
            <w:tcW w:w="1134" w:type="dxa"/>
          </w:tcPr>
          <w:p w14:paraId="6FAFD17A" w14:textId="77777777" w:rsidR="00CF304A" w:rsidRPr="00F14AC8" w:rsidRDefault="00CF304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47043107" w14:textId="77777777" w:rsidR="00CF304A" w:rsidRPr="00F14AC8" w:rsidRDefault="00CF304A">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§223 ausweisen</w:t>
            </w:r>
          </w:p>
        </w:tc>
        <w:tc>
          <w:tcPr>
            <w:tcW w:w="850" w:type="dxa"/>
          </w:tcPr>
          <w:p w14:paraId="06D9AF31" w14:textId="77777777" w:rsidR="00CF304A" w:rsidRPr="00F14AC8" w:rsidRDefault="00CF304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0</w:t>
            </w:r>
          </w:p>
        </w:tc>
        <w:tc>
          <w:tcPr>
            <w:tcW w:w="851" w:type="dxa"/>
          </w:tcPr>
          <w:p w14:paraId="68228F83" w14:textId="77777777" w:rsidR="00CF304A" w:rsidRPr="00F14AC8" w:rsidRDefault="00CF304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10E894F2" w14:textId="77777777" w:rsidR="00CF304A" w:rsidRPr="00F14AC8" w:rsidRDefault="00CF304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45A6C129" w14:textId="77777777" w:rsidR="00CF304A" w:rsidRPr="00F14AC8" w:rsidRDefault="00CF304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CF304A" w:rsidRPr="00F14AC8" w14:paraId="61986FA6"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07A58F3" w14:textId="1193E3CA" w:rsidR="00CF304A" w:rsidRPr="00F14AC8" w:rsidRDefault="00EB23BB">
            <w:pPr>
              <w:rPr>
                <w:rFonts w:cs="Segoe UI"/>
                <w:color w:val="102031" w:themeColor="text2"/>
                <w:sz w:val="16"/>
                <w:szCs w:val="16"/>
              </w:rPr>
            </w:pPr>
            <w:commentRangeStart w:id="143"/>
            <w:del w:id="144" w:author="Peter Koch" w:date="2026-05-20T09:48:00Z" w16du:dateUtc="2026-05-20T07:48:00Z">
              <w:r w:rsidRPr="00F14AC8">
                <w:rPr>
                  <w:rFonts w:cs="Segoe UI"/>
                  <w:color w:val="102031" w:themeColor="text2"/>
                  <w:sz w:val="16"/>
                  <w:szCs w:val="16"/>
                </w:rPr>
                <w:delText>2</w:delText>
              </w:r>
              <w:r w:rsidR="00CF304A" w:rsidRPr="00F14AC8">
                <w:rPr>
                  <w:rFonts w:cs="Segoe UI"/>
                  <w:color w:val="102031" w:themeColor="text2"/>
                  <w:sz w:val="16"/>
                  <w:szCs w:val="16"/>
                </w:rPr>
                <w:delText>:1</w:delText>
              </w:r>
              <w:commentRangeEnd w:id="143"/>
              <w:r w:rsidR="00330F62">
                <w:rPr>
                  <w:rStyle w:val="Kommentarzeichen"/>
                  <w:rFonts w:cs="Segoe UI"/>
                  <w:color w:val="102031" w:themeColor="text2"/>
                </w:rPr>
                <w:commentReference w:id="143"/>
              </w:r>
            </w:del>
            <w:ins w:id="145" w:author="Peter Koch" w:date="2026-05-20T09:48:00Z" w16du:dateUtc="2026-05-20T07:48:00Z">
              <w:r w:rsidR="00F94FFC">
                <w:rPr>
                  <w:rFonts w:cs="Segoe UI"/>
                  <w:color w:val="102031" w:themeColor="text2"/>
                  <w:sz w:val="16"/>
                  <w:szCs w:val="16"/>
                </w:rPr>
                <w:t>1:1</w:t>
              </w:r>
            </w:ins>
          </w:p>
        </w:tc>
        <w:tc>
          <w:tcPr>
            <w:tcW w:w="1599" w:type="dxa"/>
          </w:tcPr>
          <w:p w14:paraId="00B3555F" w14:textId="77777777" w:rsidR="00CF304A" w:rsidRPr="00F14AC8" w:rsidRDefault="00CF304A">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yanonymize</w:t>
            </w:r>
          </w:p>
        </w:tc>
        <w:tc>
          <w:tcPr>
            <w:tcW w:w="1134" w:type="dxa"/>
          </w:tcPr>
          <w:p w14:paraId="7ADED0FC" w14:textId="77777777" w:rsidR="00CF304A" w:rsidRPr="00F14AC8" w:rsidRDefault="00CF304A">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51044B95" w14:textId="36348B21" w:rsidR="00CF304A" w:rsidRPr="00F14AC8" w:rsidRDefault="00CF304A">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Lieferanten</w:t>
            </w:r>
            <w:r w:rsidR="004D4FA5" w:rsidRPr="00F14AC8">
              <w:rPr>
                <w:rFonts w:cs="Segoe UI"/>
                <w:sz w:val="16"/>
                <w:szCs w:val="16"/>
              </w:rPr>
              <w:t>-</w:t>
            </w:r>
            <w:r w:rsidRPr="00F14AC8">
              <w:rPr>
                <w:rFonts w:cs="Segoe UI"/>
                <w:sz w:val="16"/>
                <w:szCs w:val="16"/>
              </w:rPr>
              <w:t>anonymisierung </w:t>
            </w:r>
          </w:p>
        </w:tc>
        <w:tc>
          <w:tcPr>
            <w:tcW w:w="850" w:type="dxa"/>
          </w:tcPr>
          <w:p w14:paraId="2CD4780F" w14:textId="1835CF34" w:rsidR="00CF304A" w:rsidRPr="00F14AC8" w:rsidRDefault="000517B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2</w:t>
            </w:r>
          </w:p>
        </w:tc>
        <w:tc>
          <w:tcPr>
            <w:tcW w:w="851" w:type="dxa"/>
          </w:tcPr>
          <w:p w14:paraId="6E0EA49F" w14:textId="77777777" w:rsidR="00CF304A" w:rsidRPr="00F14AC8" w:rsidRDefault="00CF304A">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42CE6B69" w14:textId="77777777" w:rsidR="00CF304A" w:rsidRPr="00F14AC8" w:rsidRDefault="00CF304A">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03FB7A88" w14:textId="77777777" w:rsidR="00CF304A" w:rsidRPr="00F14AC8" w:rsidRDefault="00CF304A">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45231B" w:rsidRPr="00F14AC8" w14:paraId="2BB91A8D"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shd w:val="clear" w:color="auto" w:fill="BFBFBF" w:themeFill="background1" w:themeFillShade="BF"/>
          </w:tcPr>
          <w:p w14:paraId="14D3DC70" w14:textId="0FA20309" w:rsidR="0045231B" w:rsidRPr="00F14AC8" w:rsidRDefault="0045231B" w:rsidP="00D16466">
            <w:pPr>
              <w:rPr>
                <w:rFonts w:cs="Segoe UI"/>
                <w:color w:val="102031" w:themeColor="text2"/>
                <w:sz w:val="16"/>
                <w:szCs w:val="16"/>
              </w:rPr>
            </w:pPr>
            <w:del w:id="146" w:author="Peter Koch" w:date="2026-05-20T09:48:00Z" w16du:dateUtc="2026-05-20T07:48:00Z">
              <w:r w:rsidRPr="00F14AC8">
                <w:rPr>
                  <w:rFonts w:cs="Segoe UI"/>
                  <w:color w:val="102031" w:themeColor="text2"/>
                  <w:sz w:val="16"/>
                  <w:szCs w:val="16"/>
                </w:rPr>
                <w:delText>2:1</w:delText>
              </w:r>
            </w:del>
            <w:ins w:id="147" w:author="Peter Koch" w:date="2026-05-20T09:48:00Z" w16du:dateUtc="2026-05-20T07:48:00Z">
              <w:r w:rsidR="00F94FFC">
                <w:rPr>
                  <w:rFonts w:cs="Segoe UI"/>
                  <w:color w:val="102031" w:themeColor="text2"/>
                  <w:sz w:val="16"/>
                  <w:szCs w:val="16"/>
                </w:rPr>
                <w:t>1:1</w:t>
              </w:r>
            </w:ins>
          </w:p>
        </w:tc>
        <w:tc>
          <w:tcPr>
            <w:tcW w:w="1599" w:type="dxa"/>
            <w:shd w:val="clear" w:color="auto" w:fill="BFBFBF" w:themeFill="background1" w:themeFillShade="BF"/>
          </w:tcPr>
          <w:p w14:paraId="1EBC7714" w14:textId="3F0C1E4A" w:rsidR="0045231B" w:rsidRPr="00F14AC8" w:rsidRDefault="0045231B" w:rsidP="00D16466">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ymindbestwert</w:t>
            </w:r>
          </w:p>
        </w:tc>
        <w:tc>
          <w:tcPr>
            <w:tcW w:w="1134" w:type="dxa"/>
            <w:shd w:val="clear" w:color="auto" w:fill="BFBFBF" w:themeFill="background1" w:themeFillShade="BF"/>
          </w:tcPr>
          <w:p w14:paraId="3F30EB32" w14:textId="23E15F3D" w:rsidR="0045231B" w:rsidRPr="00F14AC8" w:rsidRDefault="001E5333"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R</w:t>
            </w:r>
            <w:r w:rsidR="005208C2" w:rsidRPr="00F14AC8">
              <w:rPr>
                <w:rFonts w:cs="Segoe UI"/>
                <w:color w:val="102031" w:themeColor="text2"/>
                <w:sz w:val="16"/>
                <w:szCs w:val="16"/>
              </w:rPr>
              <w:t>P</w:t>
            </w:r>
            <w:r w:rsidRPr="00F14AC8">
              <w:rPr>
                <w:rFonts w:cs="Segoe UI"/>
                <w:color w:val="102031" w:themeColor="text2"/>
                <w:sz w:val="16"/>
                <w:szCs w:val="16"/>
              </w:rPr>
              <w:t>9.2</w:t>
            </w:r>
          </w:p>
        </w:tc>
        <w:tc>
          <w:tcPr>
            <w:tcW w:w="2126" w:type="dxa"/>
            <w:shd w:val="clear" w:color="auto" w:fill="BFBFBF" w:themeFill="background1" w:themeFillShade="BF"/>
          </w:tcPr>
          <w:p w14:paraId="52BBA817" w14:textId="62F090FB" w:rsidR="0045231B" w:rsidRPr="00F14AC8" w:rsidRDefault="005208C2" w:rsidP="00D16466">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Mindestbestellwert</w:t>
            </w:r>
          </w:p>
        </w:tc>
        <w:tc>
          <w:tcPr>
            <w:tcW w:w="850" w:type="dxa"/>
            <w:shd w:val="clear" w:color="auto" w:fill="BFBFBF" w:themeFill="background1" w:themeFillShade="BF"/>
          </w:tcPr>
          <w:p w14:paraId="042C6CC6" w14:textId="6F725BC0" w:rsidR="0045231B" w:rsidRPr="00F14AC8" w:rsidRDefault="00E041E0"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shd w:val="clear" w:color="auto" w:fill="BFBFBF" w:themeFill="background1" w:themeFillShade="BF"/>
          </w:tcPr>
          <w:p w14:paraId="3755A96B" w14:textId="1136C1C6" w:rsidR="0045231B" w:rsidRPr="00F14AC8" w:rsidRDefault="00E041E0"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shd w:val="clear" w:color="auto" w:fill="BFBFBF" w:themeFill="background1" w:themeFillShade="BF"/>
          </w:tcPr>
          <w:p w14:paraId="6C513E44" w14:textId="7CB4877E" w:rsidR="0045231B" w:rsidRPr="00F14AC8" w:rsidRDefault="00E041E0"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shd w:val="clear" w:color="auto" w:fill="BFBFBF" w:themeFill="background1" w:themeFillShade="BF"/>
          </w:tcPr>
          <w:p w14:paraId="03CEB317" w14:textId="34BEE050" w:rsidR="0045231B" w:rsidRPr="00F14AC8" w:rsidRDefault="00E041E0"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45231B" w:rsidRPr="00F14AC8" w14:paraId="44F0DD09"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73C589A" w14:textId="36E90ED3" w:rsidR="0045231B" w:rsidRPr="00F14AC8" w:rsidRDefault="009154B4" w:rsidP="00D16466">
            <w:pPr>
              <w:rPr>
                <w:rFonts w:cs="Segoe UI"/>
                <w:color w:val="102031" w:themeColor="text2"/>
                <w:sz w:val="16"/>
                <w:szCs w:val="16"/>
              </w:rPr>
            </w:pPr>
            <w:r w:rsidRPr="00F14AC8">
              <w:rPr>
                <w:rFonts w:cs="Segoe UI"/>
                <w:color w:val="102031" w:themeColor="text2"/>
                <w:sz w:val="16"/>
                <w:szCs w:val="16"/>
              </w:rPr>
              <w:t>2:1</w:t>
            </w:r>
          </w:p>
        </w:tc>
        <w:tc>
          <w:tcPr>
            <w:tcW w:w="1599" w:type="dxa"/>
          </w:tcPr>
          <w:p w14:paraId="612013CA" w14:textId="46B93446" w:rsidR="0045231B" w:rsidRPr="00F14AC8" w:rsidRDefault="009154B4" w:rsidP="00D16466">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ymatklasse</w:t>
            </w:r>
          </w:p>
        </w:tc>
        <w:tc>
          <w:tcPr>
            <w:tcW w:w="1134" w:type="dxa"/>
          </w:tcPr>
          <w:p w14:paraId="26A4125D" w14:textId="35B4F00E" w:rsidR="0045231B" w:rsidRPr="00F14AC8" w:rsidRDefault="00266EF6"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AZML</w:t>
            </w:r>
          </w:p>
        </w:tc>
        <w:tc>
          <w:tcPr>
            <w:tcW w:w="2126" w:type="dxa"/>
          </w:tcPr>
          <w:p w14:paraId="67C16BA9" w14:textId="77777777" w:rsidR="0045231B" w:rsidRPr="00F14AC8" w:rsidRDefault="00266EF6"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Materialklasse</w:t>
            </w:r>
          </w:p>
          <w:p w14:paraId="3536587B" w14:textId="77777777" w:rsidR="00B85686" w:rsidRPr="00F14AC8" w:rsidRDefault="00B85686"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p>
          <w:p w14:paraId="5883C50A" w14:textId="7955063C" w:rsidR="00B85686" w:rsidRPr="00F14AC8" w:rsidRDefault="00B85686"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Wertemengen:</w:t>
            </w:r>
          </w:p>
          <w:p w14:paraId="3D69D7B6" w14:textId="5A250027" w:rsidR="00B85686" w:rsidRPr="00F14AC8" w:rsidRDefault="00B85686"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A-Teil</w:t>
            </w:r>
          </w:p>
          <w:p w14:paraId="4384D71D" w14:textId="77777777" w:rsidR="00B85686" w:rsidRPr="00F14AC8" w:rsidRDefault="00B85686"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B-Teil</w:t>
            </w:r>
          </w:p>
          <w:p w14:paraId="7F61356D" w14:textId="33F85D6D" w:rsidR="00B85686" w:rsidRPr="00F14AC8" w:rsidRDefault="00B85686"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C-Teil</w:t>
            </w:r>
          </w:p>
        </w:tc>
        <w:tc>
          <w:tcPr>
            <w:tcW w:w="850" w:type="dxa"/>
          </w:tcPr>
          <w:p w14:paraId="4F4B86EA" w14:textId="61BA09BD" w:rsidR="0045231B" w:rsidRPr="00F14AC8" w:rsidRDefault="00266EF6"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1F83A3A4" w14:textId="39148C2D" w:rsidR="0045231B" w:rsidRPr="00F14AC8" w:rsidRDefault="00266EF6"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18297BE2" w14:textId="64525F21" w:rsidR="0045231B" w:rsidRPr="00F14AC8" w:rsidRDefault="00266EF6"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0A825483" w14:textId="47186B73" w:rsidR="0045231B" w:rsidRPr="00F14AC8" w:rsidRDefault="00266EF6"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45231B" w:rsidRPr="00F14AC8" w14:paraId="31E30F61"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shd w:val="clear" w:color="auto" w:fill="BFBFBF" w:themeFill="background1" w:themeFillShade="BF"/>
          </w:tcPr>
          <w:p w14:paraId="675C8BFE" w14:textId="39AB1C37" w:rsidR="0045231B" w:rsidRPr="00F14AC8" w:rsidRDefault="00114740" w:rsidP="00D16466">
            <w:pPr>
              <w:rPr>
                <w:rFonts w:cs="Segoe UI"/>
                <w:color w:val="102031" w:themeColor="text2"/>
                <w:sz w:val="16"/>
                <w:szCs w:val="16"/>
              </w:rPr>
            </w:pPr>
            <w:r w:rsidRPr="00F14AC8">
              <w:rPr>
                <w:rFonts w:cs="Segoe UI"/>
                <w:color w:val="102031" w:themeColor="text2"/>
                <w:sz w:val="16"/>
                <w:szCs w:val="16"/>
              </w:rPr>
              <w:t>2:1</w:t>
            </w:r>
          </w:p>
        </w:tc>
        <w:tc>
          <w:tcPr>
            <w:tcW w:w="1599" w:type="dxa"/>
            <w:shd w:val="clear" w:color="auto" w:fill="BFBFBF" w:themeFill="background1" w:themeFillShade="BF"/>
          </w:tcPr>
          <w:p w14:paraId="6473746D" w14:textId="350F2F18" w:rsidR="0045231B" w:rsidRPr="00F14AC8" w:rsidRDefault="00EE6A9A" w:rsidP="00D16466">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ybeistellung</w:t>
            </w:r>
          </w:p>
        </w:tc>
        <w:tc>
          <w:tcPr>
            <w:tcW w:w="1134" w:type="dxa"/>
            <w:shd w:val="clear" w:color="auto" w:fill="BFBFBF" w:themeFill="background1" w:themeFillShade="BF"/>
          </w:tcPr>
          <w:p w14:paraId="3C465BAE" w14:textId="1839BE67" w:rsidR="0045231B" w:rsidRPr="00F14AC8" w:rsidRDefault="00EE6A9A"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shd w:val="clear" w:color="auto" w:fill="BFBFBF" w:themeFill="background1" w:themeFillShade="BF"/>
          </w:tcPr>
          <w:p w14:paraId="7237F321" w14:textId="22DE7B23" w:rsidR="0045231B" w:rsidRPr="00F14AC8" w:rsidRDefault="00EE6A9A" w:rsidP="00D16466">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Beistellung</w:t>
            </w:r>
          </w:p>
        </w:tc>
        <w:tc>
          <w:tcPr>
            <w:tcW w:w="850" w:type="dxa"/>
            <w:shd w:val="clear" w:color="auto" w:fill="BFBFBF" w:themeFill="background1" w:themeFillShade="BF"/>
          </w:tcPr>
          <w:p w14:paraId="67773FC8" w14:textId="4C26A41D" w:rsidR="0045231B" w:rsidRPr="00F14AC8" w:rsidRDefault="00EE6A9A"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shd w:val="clear" w:color="auto" w:fill="BFBFBF" w:themeFill="background1" w:themeFillShade="BF"/>
          </w:tcPr>
          <w:p w14:paraId="64D6D32A" w14:textId="0172C16F" w:rsidR="0045231B" w:rsidRPr="00F14AC8" w:rsidRDefault="00EE6A9A"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shd w:val="clear" w:color="auto" w:fill="BFBFBF" w:themeFill="background1" w:themeFillShade="BF"/>
          </w:tcPr>
          <w:p w14:paraId="206FE799" w14:textId="2A736B16" w:rsidR="0045231B" w:rsidRPr="00F14AC8" w:rsidRDefault="00EE6A9A"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shd w:val="clear" w:color="auto" w:fill="BFBFBF" w:themeFill="background1" w:themeFillShade="BF"/>
          </w:tcPr>
          <w:p w14:paraId="00149D4C" w14:textId="28DFE178" w:rsidR="0045231B" w:rsidRPr="00F14AC8" w:rsidRDefault="00EE6A9A" w:rsidP="00D1646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45231B" w:rsidRPr="00F14AC8" w14:paraId="2C30C4B8"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6ED1BA81" w14:textId="4A5EDCC8" w:rsidR="0045231B" w:rsidRPr="00F14AC8" w:rsidRDefault="00BB0CB0" w:rsidP="00D16466">
            <w:pPr>
              <w:rPr>
                <w:rFonts w:cs="Segoe UI"/>
                <w:color w:val="102031" w:themeColor="text2"/>
                <w:sz w:val="16"/>
                <w:szCs w:val="16"/>
              </w:rPr>
            </w:pPr>
            <w:r w:rsidRPr="00F14AC8">
              <w:rPr>
                <w:rFonts w:cs="Segoe UI"/>
                <w:color w:val="102031" w:themeColor="text2"/>
                <w:sz w:val="16"/>
                <w:szCs w:val="16"/>
              </w:rPr>
              <w:t>2:1</w:t>
            </w:r>
          </w:p>
        </w:tc>
        <w:tc>
          <w:tcPr>
            <w:tcW w:w="1599" w:type="dxa"/>
          </w:tcPr>
          <w:p w14:paraId="7EECCC2A" w14:textId="77DA3591" w:rsidR="0045231B" w:rsidRPr="00F14AC8" w:rsidRDefault="00BB0CB0" w:rsidP="00D16466">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del w:id="148" w:author="Peter Koch" w:date="2026-05-29T14:00:00Z" w16du:dateUtc="2026-05-29T12:00:00Z">
              <w:r w:rsidRPr="00F14AC8" w:rsidDel="00C2294C">
                <w:rPr>
                  <w:b/>
                  <w:bCs/>
                  <w:sz w:val="16"/>
                  <w:szCs w:val="16"/>
                </w:rPr>
                <w:delText>ygeschaeftsfeld</w:delText>
              </w:r>
            </w:del>
            <w:ins w:id="149" w:author="Peter Koch" w:date="2026-05-29T14:00:00Z" w16du:dateUtc="2026-05-29T12:00:00Z">
              <w:r w:rsidR="00C2294C" w:rsidRPr="00F14AC8">
                <w:rPr>
                  <w:b/>
                  <w:bCs/>
                  <w:sz w:val="16"/>
                  <w:szCs w:val="16"/>
                </w:rPr>
                <w:t>ygeschaefts</w:t>
              </w:r>
              <w:r w:rsidR="00C2294C">
                <w:rPr>
                  <w:b/>
                  <w:bCs/>
                  <w:sz w:val="16"/>
                  <w:szCs w:val="16"/>
                </w:rPr>
                <w:t>bereich</w:t>
              </w:r>
            </w:ins>
          </w:p>
        </w:tc>
        <w:tc>
          <w:tcPr>
            <w:tcW w:w="1134" w:type="dxa"/>
          </w:tcPr>
          <w:p w14:paraId="5D615746" w14:textId="70AD7B05" w:rsidR="0045231B" w:rsidRPr="00F14AC8" w:rsidRDefault="00BB0CB0"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AZML</w:t>
            </w:r>
          </w:p>
        </w:tc>
        <w:tc>
          <w:tcPr>
            <w:tcW w:w="2126" w:type="dxa"/>
          </w:tcPr>
          <w:p w14:paraId="49B67C59" w14:textId="16B0B520" w:rsidR="0045231B" w:rsidRPr="00F14AC8" w:rsidRDefault="00751E24"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del w:id="150" w:author="Peter Koch" w:date="2026-05-29T14:00:00Z" w16du:dateUtc="2026-05-29T12:00:00Z">
              <w:r w:rsidRPr="00F14AC8" w:rsidDel="00C2294C">
                <w:rPr>
                  <w:rFonts w:cs="Segoe UI"/>
                  <w:sz w:val="16"/>
                  <w:szCs w:val="16"/>
                </w:rPr>
                <w:delText>Geschäftsfeld</w:delText>
              </w:r>
            </w:del>
            <w:ins w:id="151" w:author="Peter Koch" w:date="2026-05-29T14:00:00Z" w16du:dateUtc="2026-05-29T12:00:00Z">
              <w:r w:rsidR="00C2294C" w:rsidRPr="00F14AC8">
                <w:rPr>
                  <w:rFonts w:cs="Segoe UI"/>
                  <w:sz w:val="16"/>
                  <w:szCs w:val="16"/>
                </w:rPr>
                <w:t>Geschäfts</w:t>
              </w:r>
              <w:r w:rsidR="00C2294C">
                <w:rPr>
                  <w:rFonts w:cs="Segoe UI"/>
                  <w:sz w:val="16"/>
                  <w:szCs w:val="16"/>
                </w:rPr>
                <w:t>beriech</w:t>
              </w:r>
            </w:ins>
          </w:p>
          <w:p w14:paraId="73C6BE73" w14:textId="77777777" w:rsidR="00751E24" w:rsidRPr="00F14AC8" w:rsidRDefault="00751E24"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p>
          <w:p w14:paraId="6E2DF59F" w14:textId="77777777" w:rsidR="00751E24" w:rsidRPr="00F14AC8" w:rsidRDefault="00751E24"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Wertemengen</w:t>
            </w:r>
          </w:p>
          <w:p w14:paraId="15D87638" w14:textId="77777777" w:rsidR="00751E24" w:rsidRDefault="00751E24"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werden durch die HWK/worKA selbst angelegt</w:t>
            </w:r>
          </w:p>
          <w:p w14:paraId="7A5E078C" w14:textId="3B7283AA" w:rsidR="00A250BC" w:rsidRPr="00F14AC8" w:rsidRDefault="00A250BC"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Startwert: Hagsfeld 1</w:t>
            </w:r>
          </w:p>
        </w:tc>
        <w:tc>
          <w:tcPr>
            <w:tcW w:w="850" w:type="dxa"/>
          </w:tcPr>
          <w:p w14:paraId="04546E04" w14:textId="4538B390" w:rsidR="0045231B" w:rsidRPr="00F14AC8" w:rsidRDefault="00751E24"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360D2F26" w14:textId="2B4D8590" w:rsidR="0045231B" w:rsidRPr="00F14AC8" w:rsidRDefault="00751E24"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2D69847" w14:textId="5809AE84" w:rsidR="0045231B" w:rsidRPr="00F14AC8" w:rsidRDefault="00751E24"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6D9C9C9A" w14:textId="0678E98E" w:rsidR="0045231B" w:rsidRPr="00F14AC8" w:rsidRDefault="00751E24"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074FB5" w:rsidRPr="00F14AC8" w14:paraId="21D38DE8"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6DE02A56" w14:textId="06814AB2" w:rsidR="00074FB5" w:rsidRPr="00F14AC8" w:rsidRDefault="00074FB5" w:rsidP="00BB0CB0">
            <w:pPr>
              <w:rPr>
                <w:rFonts w:cs="Segoe UI"/>
                <w:color w:val="102031" w:themeColor="text2"/>
                <w:sz w:val="16"/>
                <w:szCs w:val="16"/>
              </w:rPr>
            </w:pPr>
            <w:r w:rsidRPr="00F14AC8">
              <w:rPr>
                <w:rFonts w:cs="Segoe UI"/>
                <w:color w:val="102031" w:themeColor="text2"/>
                <w:sz w:val="16"/>
                <w:szCs w:val="16"/>
              </w:rPr>
              <w:t>2:1</w:t>
            </w:r>
          </w:p>
        </w:tc>
        <w:tc>
          <w:tcPr>
            <w:tcW w:w="1599" w:type="dxa"/>
          </w:tcPr>
          <w:p w14:paraId="4BC511F6" w14:textId="67236216"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ylleerf</w:t>
            </w:r>
          </w:p>
        </w:tc>
        <w:tc>
          <w:tcPr>
            <w:tcW w:w="1134" w:type="dxa"/>
          </w:tcPr>
          <w:p w14:paraId="624EF9C9" w14:textId="048DC4D9"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0AD171AF" w14:textId="7BDCCBB8"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LLE erforderlich</w:t>
            </w:r>
          </w:p>
        </w:tc>
        <w:tc>
          <w:tcPr>
            <w:tcW w:w="850" w:type="dxa"/>
          </w:tcPr>
          <w:p w14:paraId="2002FC00" w14:textId="60805BA3"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2D8A5309" w14:textId="3748578E"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2EA03B3D" w14:textId="6D53A62B"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540D6B20" w14:textId="3D1AB9AE"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074FB5" w:rsidRPr="00F14AC8" w14:paraId="0964D480"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BF7CA9B" w14:textId="212EA65E" w:rsidR="00074FB5" w:rsidRPr="00F14AC8" w:rsidRDefault="00074FB5" w:rsidP="00BB0CB0">
            <w:pPr>
              <w:rPr>
                <w:rFonts w:cs="Segoe UI"/>
                <w:color w:val="102031" w:themeColor="text2"/>
                <w:sz w:val="16"/>
                <w:szCs w:val="16"/>
              </w:rPr>
            </w:pPr>
            <w:r w:rsidRPr="00F14AC8">
              <w:rPr>
                <w:rFonts w:cs="Segoe UI"/>
                <w:color w:val="102031" w:themeColor="text2"/>
                <w:sz w:val="16"/>
                <w:szCs w:val="16"/>
              </w:rPr>
              <w:t>2:1</w:t>
            </w:r>
          </w:p>
        </w:tc>
        <w:tc>
          <w:tcPr>
            <w:tcW w:w="1599" w:type="dxa"/>
          </w:tcPr>
          <w:p w14:paraId="7C248787" w14:textId="68B320CA" w:rsidR="00074FB5" w:rsidRPr="00F14AC8" w:rsidRDefault="00DD1BE3" w:rsidP="00BB0CB0">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yllevorh1          </w:t>
            </w:r>
          </w:p>
        </w:tc>
        <w:tc>
          <w:tcPr>
            <w:tcW w:w="1134" w:type="dxa"/>
          </w:tcPr>
          <w:p w14:paraId="2070437A" w14:textId="5389AC4D" w:rsidR="00074FB5" w:rsidRPr="00F14AC8" w:rsidRDefault="00DD1BE3" w:rsidP="00BB0CB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0DD9557F" w14:textId="7682F5FA" w:rsidR="00074FB5" w:rsidRPr="00F14AC8" w:rsidRDefault="00DD1BE3" w:rsidP="00BB0CB0">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LLE für Lieferant 1 vorhanden</w:t>
            </w:r>
          </w:p>
        </w:tc>
        <w:tc>
          <w:tcPr>
            <w:tcW w:w="850" w:type="dxa"/>
          </w:tcPr>
          <w:p w14:paraId="65B1A920" w14:textId="7D8CAB7C" w:rsidR="00074FB5" w:rsidRPr="00F14AC8" w:rsidRDefault="00DD1BE3" w:rsidP="00BB0CB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6BB20F1B" w14:textId="1A170945" w:rsidR="00074FB5" w:rsidRPr="00F14AC8" w:rsidRDefault="00DD1BE3" w:rsidP="00BB0CB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28FA80E3" w14:textId="16EA68CE" w:rsidR="00074FB5" w:rsidRPr="00F14AC8" w:rsidRDefault="00DD1BE3" w:rsidP="00BB0CB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2D2F4488" w14:textId="39C3531F" w:rsidR="00074FB5" w:rsidRPr="00F14AC8" w:rsidRDefault="00DD1BE3" w:rsidP="00BB0CB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074FB5" w:rsidRPr="00F14AC8" w14:paraId="7C29F752"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C38E3B9" w14:textId="15B12CD5" w:rsidR="00074FB5" w:rsidRPr="00F14AC8" w:rsidRDefault="00074FB5" w:rsidP="00BB0CB0">
            <w:pPr>
              <w:rPr>
                <w:rFonts w:cs="Segoe UI"/>
                <w:color w:val="102031" w:themeColor="text2"/>
                <w:sz w:val="16"/>
                <w:szCs w:val="16"/>
              </w:rPr>
            </w:pPr>
            <w:r w:rsidRPr="00F14AC8">
              <w:rPr>
                <w:rFonts w:cs="Segoe UI"/>
                <w:color w:val="102031" w:themeColor="text2"/>
                <w:sz w:val="16"/>
                <w:szCs w:val="16"/>
              </w:rPr>
              <w:t>2:1</w:t>
            </w:r>
          </w:p>
        </w:tc>
        <w:tc>
          <w:tcPr>
            <w:tcW w:w="1599" w:type="dxa"/>
          </w:tcPr>
          <w:p w14:paraId="2D853D60" w14:textId="48D82C7A"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ylledat1</w:t>
            </w:r>
          </w:p>
        </w:tc>
        <w:tc>
          <w:tcPr>
            <w:tcW w:w="1134" w:type="dxa"/>
          </w:tcPr>
          <w:p w14:paraId="6B904771" w14:textId="5436B1F5"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GD2</w:t>
            </w:r>
          </w:p>
        </w:tc>
        <w:tc>
          <w:tcPr>
            <w:tcW w:w="2126" w:type="dxa"/>
          </w:tcPr>
          <w:p w14:paraId="1911A367" w14:textId="101621D7"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LLE von Lieferant 1 gültig bis</w:t>
            </w:r>
          </w:p>
        </w:tc>
        <w:tc>
          <w:tcPr>
            <w:tcW w:w="850" w:type="dxa"/>
          </w:tcPr>
          <w:p w14:paraId="54B668E1" w14:textId="31201E18"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74E25DFF" w14:textId="382F45FA"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2B3CECCF" w14:textId="089C57B3"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5B558DB3" w14:textId="70DD1344" w:rsidR="00074FB5" w:rsidRPr="00F14AC8" w:rsidRDefault="00DD1BE3" w:rsidP="00BB0CB0">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40A1CE32"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0D33EB99" w14:textId="4911A233"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1BE2162A" w14:textId="5A72FAB4"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yllevorh2      </w:t>
            </w:r>
          </w:p>
        </w:tc>
        <w:tc>
          <w:tcPr>
            <w:tcW w:w="1134" w:type="dxa"/>
          </w:tcPr>
          <w:p w14:paraId="4B790AF8" w14:textId="2671DD9C"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7DA6B165" w14:textId="26874683"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 xml:space="preserve">LLE für Lieferant </w:t>
            </w:r>
            <w:r w:rsidR="0021296F" w:rsidRPr="00F14AC8">
              <w:rPr>
                <w:rFonts w:cs="Segoe UI"/>
                <w:sz w:val="16"/>
                <w:szCs w:val="16"/>
              </w:rPr>
              <w:t>2</w:t>
            </w:r>
            <w:r w:rsidRPr="00F14AC8">
              <w:rPr>
                <w:rFonts w:cs="Segoe UI"/>
                <w:sz w:val="16"/>
                <w:szCs w:val="16"/>
              </w:rPr>
              <w:t xml:space="preserve"> vorhanden</w:t>
            </w:r>
          </w:p>
        </w:tc>
        <w:tc>
          <w:tcPr>
            <w:tcW w:w="850" w:type="dxa"/>
          </w:tcPr>
          <w:p w14:paraId="7EF05FB5" w14:textId="79A053D4"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669491DF" w14:textId="16BCE9D3"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6CAD003C" w14:textId="6862F63A"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43EEF109" w14:textId="378D0036"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2EC7EBBA"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1A702B88" w14:textId="4488488E"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5C42D24D" w14:textId="52638FD1"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ylledat2</w:t>
            </w:r>
          </w:p>
        </w:tc>
        <w:tc>
          <w:tcPr>
            <w:tcW w:w="1134" w:type="dxa"/>
          </w:tcPr>
          <w:p w14:paraId="0A8AC245" w14:textId="45CD14D0"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GD2</w:t>
            </w:r>
          </w:p>
        </w:tc>
        <w:tc>
          <w:tcPr>
            <w:tcW w:w="2126" w:type="dxa"/>
          </w:tcPr>
          <w:p w14:paraId="084B92EF" w14:textId="20E4D493"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 xml:space="preserve">LLE von Lieferant </w:t>
            </w:r>
            <w:r w:rsidR="0021296F" w:rsidRPr="00F14AC8">
              <w:rPr>
                <w:rFonts w:cs="Segoe UI"/>
                <w:sz w:val="16"/>
                <w:szCs w:val="16"/>
              </w:rPr>
              <w:t>2</w:t>
            </w:r>
            <w:r w:rsidRPr="00F14AC8">
              <w:rPr>
                <w:rFonts w:cs="Segoe UI"/>
                <w:sz w:val="16"/>
                <w:szCs w:val="16"/>
              </w:rPr>
              <w:t xml:space="preserve"> gültig bis</w:t>
            </w:r>
          </w:p>
        </w:tc>
        <w:tc>
          <w:tcPr>
            <w:tcW w:w="850" w:type="dxa"/>
          </w:tcPr>
          <w:p w14:paraId="56508156" w14:textId="2319D7AE"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697EA804" w14:textId="3173F89E"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B00913F" w14:textId="49158709"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1FD0F807" w14:textId="59EA429A"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6DBBD826"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6AB077A" w14:textId="3B545B1C"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2A4AA30C" w14:textId="698A000E"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yllevorh3          </w:t>
            </w:r>
          </w:p>
        </w:tc>
        <w:tc>
          <w:tcPr>
            <w:tcW w:w="1134" w:type="dxa"/>
          </w:tcPr>
          <w:p w14:paraId="0C5DC107" w14:textId="56D1F06F"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03C2EFD4" w14:textId="120907B6"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 xml:space="preserve">LLE für Lieferant </w:t>
            </w:r>
            <w:r w:rsidR="0021296F" w:rsidRPr="00F14AC8">
              <w:rPr>
                <w:rFonts w:cs="Segoe UI"/>
                <w:sz w:val="16"/>
                <w:szCs w:val="16"/>
              </w:rPr>
              <w:t>3</w:t>
            </w:r>
            <w:r w:rsidRPr="00F14AC8">
              <w:rPr>
                <w:rFonts w:cs="Segoe UI"/>
                <w:sz w:val="16"/>
                <w:szCs w:val="16"/>
              </w:rPr>
              <w:t xml:space="preserve"> vorhanden</w:t>
            </w:r>
          </w:p>
        </w:tc>
        <w:tc>
          <w:tcPr>
            <w:tcW w:w="850" w:type="dxa"/>
          </w:tcPr>
          <w:p w14:paraId="68775A06" w14:textId="0EAF5380"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45C5995B" w14:textId="77231B41"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48991798" w14:textId="18D990F0"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342AEC66" w14:textId="6D9A18A2"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70833FB4"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A601480" w14:textId="2E380DC0"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32FF6584" w14:textId="6A6DB708"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ylledat3</w:t>
            </w:r>
          </w:p>
        </w:tc>
        <w:tc>
          <w:tcPr>
            <w:tcW w:w="1134" w:type="dxa"/>
          </w:tcPr>
          <w:p w14:paraId="0AE64BD4" w14:textId="36A552C4"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GD2</w:t>
            </w:r>
          </w:p>
        </w:tc>
        <w:tc>
          <w:tcPr>
            <w:tcW w:w="2126" w:type="dxa"/>
          </w:tcPr>
          <w:p w14:paraId="3FF7B372" w14:textId="73EEEC3E"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 xml:space="preserve">LLE von Lieferant </w:t>
            </w:r>
            <w:r w:rsidR="0021296F" w:rsidRPr="00F14AC8">
              <w:rPr>
                <w:rFonts w:cs="Segoe UI"/>
                <w:sz w:val="16"/>
                <w:szCs w:val="16"/>
              </w:rPr>
              <w:t>3</w:t>
            </w:r>
            <w:r w:rsidRPr="00F14AC8">
              <w:rPr>
                <w:rFonts w:cs="Segoe UI"/>
                <w:sz w:val="16"/>
                <w:szCs w:val="16"/>
              </w:rPr>
              <w:t xml:space="preserve"> gültig bis</w:t>
            </w:r>
          </w:p>
        </w:tc>
        <w:tc>
          <w:tcPr>
            <w:tcW w:w="850" w:type="dxa"/>
          </w:tcPr>
          <w:p w14:paraId="1CABF56E" w14:textId="6101B0DD"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0BF34EB6" w14:textId="18EB0772"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101F561D" w14:textId="0B896F3E"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1D3760A4" w14:textId="327D544C"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60A3A617"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62FCB35" w14:textId="37744AA7"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2293A2F9" w14:textId="1F2BB1F9"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yllevorh4          </w:t>
            </w:r>
          </w:p>
        </w:tc>
        <w:tc>
          <w:tcPr>
            <w:tcW w:w="1134" w:type="dxa"/>
          </w:tcPr>
          <w:p w14:paraId="14DFE188" w14:textId="23E087C1"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6BDBE549" w14:textId="311D5E5A"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LLE für Lieferant</w:t>
            </w:r>
            <w:r w:rsidR="0021296F" w:rsidRPr="00F14AC8">
              <w:rPr>
                <w:rFonts w:cs="Segoe UI"/>
                <w:sz w:val="16"/>
                <w:szCs w:val="16"/>
              </w:rPr>
              <w:t xml:space="preserve"> 4</w:t>
            </w:r>
            <w:r w:rsidRPr="00F14AC8">
              <w:rPr>
                <w:rFonts w:cs="Segoe UI"/>
                <w:sz w:val="16"/>
                <w:szCs w:val="16"/>
              </w:rPr>
              <w:t xml:space="preserve"> vorhanden</w:t>
            </w:r>
          </w:p>
        </w:tc>
        <w:tc>
          <w:tcPr>
            <w:tcW w:w="850" w:type="dxa"/>
          </w:tcPr>
          <w:p w14:paraId="6DF81B47" w14:textId="5183157D"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623B5313" w14:textId="2CDC3E58"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18EEE97B" w14:textId="185078F5"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207FC48A" w14:textId="623D1150"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428FD18D"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0127B6E5" w14:textId="0360C296"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6BA0304D" w14:textId="5B1CAA75"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ylledat</w:t>
            </w:r>
            <w:r w:rsidR="0021296F" w:rsidRPr="00F14AC8">
              <w:rPr>
                <w:rFonts w:cs="Segoe UI"/>
                <w:b/>
                <w:bCs/>
                <w:color w:val="102031" w:themeColor="text2"/>
                <w:sz w:val="16"/>
                <w:szCs w:val="16"/>
              </w:rPr>
              <w:t>4</w:t>
            </w:r>
          </w:p>
        </w:tc>
        <w:tc>
          <w:tcPr>
            <w:tcW w:w="1134" w:type="dxa"/>
          </w:tcPr>
          <w:p w14:paraId="7B69F441" w14:textId="0DCB34CE"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GD2</w:t>
            </w:r>
          </w:p>
        </w:tc>
        <w:tc>
          <w:tcPr>
            <w:tcW w:w="2126" w:type="dxa"/>
          </w:tcPr>
          <w:p w14:paraId="2ACC57C7" w14:textId="392870C4"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 xml:space="preserve">LLE von Lieferant </w:t>
            </w:r>
            <w:r w:rsidR="0021296F" w:rsidRPr="00F14AC8">
              <w:rPr>
                <w:rFonts w:cs="Segoe UI"/>
                <w:sz w:val="16"/>
                <w:szCs w:val="16"/>
              </w:rPr>
              <w:t>4</w:t>
            </w:r>
            <w:r w:rsidRPr="00F14AC8">
              <w:rPr>
                <w:rFonts w:cs="Segoe UI"/>
                <w:sz w:val="16"/>
                <w:szCs w:val="16"/>
              </w:rPr>
              <w:t xml:space="preserve"> gültig bis</w:t>
            </w:r>
          </w:p>
        </w:tc>
        <w:tc>
          <w:tcPr>
            <w:tcW w:w="850" w:type="dxa"/>
          </w:tcPr>
          <w:p w14:paraId="7C503200" w14:textId="1569652E"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2B9B197F" w14:textId="075B545B"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782DDB66" w14:textId="55BFD4D7"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1246D616" w14:textId="3B551545"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070F27AF"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2266D39C" w14:textId="3215A6C5" w:rsidR="00DD1BE3" w:rsidRPr="00F14AC8" w:rsidRDefault="00DD1BE3" w:rsidP="00DD1BE3">
            <w:pPr>
              <w:rPr>
                <w:rFonts w:cs="Segoe UI"/>
                <w:color w:val="102031" w:themeColor="text2"/>
                <w:sz w:val="16"/>
                <w:szCs w:val="16"/>
              </w:rPr>
            </w:pPr>
            <w:r w:rsidRPr="00F14AC8">
              <w:rPr>
                <w:rFonts w:cs="Segoe UI"/>
                <w:color w:val="102031" w:themeColor="text2"/>
                <w:sz w:val="16"/>
                <w:szCs w:val="16"/>
              </w:rPr>
              <w:lastRenderedPageBreak/>
              <w:t>2:1</w:t>
            </w:r>
          </w:p>
        </w:tc>
        <w:tc>
          <w:tcPr>
            <w:tcW w:w="1599" w:type="dxa"/>
          </w:tcPr>
          <w:p w14:paraId="5DD0C2CA" w14:textId="440AE909"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yllevor</w:t>
            </w:r>
            <w:r w:rsidR="0021296F" w:rsidRPr="00F14AC8">
              <w:rPr>
                <w:rFonts w:cs="Segoe UI"/>
                <w:b/>
                <w:bCs/>
                <w:color w:val="102031" w:themeColor="text2"/>
                <w:sz w:val="16"/>
                <w:szCs w:val="16"/>
              </w:rPr>
              <w:t>h5</w:t>
            </w:r>
            <w:r w:rsidRPr="00F14AC8">
              <w:rPr>
                <w:rFonts w:cs="Segoe UI"/>
                <w:b/>
                <w:bCs/>
                <w:color w:val="102031" w:themeColor="text2"/>
                <w:sz w:val="16"/>
                <w:szCs w:val="16"/>
              </w:rPr>
              <w:t>          </w:t>
            </w:r>
          </w:p>
        </w:tc>
        <w:tc>
          <w:tcPr>
            <w:tcW w:w="1134" w:type="dxa"/>
          </w:tcPr>
          <w:p w14:paraId="2CCDA549" w14:textId="36D676C4"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684ABC8E" w14:textId="0925BE5A"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 xml:space="preserve">LLE für Lieferant </w:t>
            </w:r>
            <w:r w:rsidR="0021296F" w:rsidRPr="00F14AC8">
              <w:rPr>
                <w:rFonts w:cs="Segoe UI"/>
                <w:sz w:val="16"/>
                <w:szCs w:val="16"/>
              </w:rPr>
              <w:t>5</w:t>
            </w:r>
            <w:r w:rsidRPr="00F14AC8">
              <w:rPr>
                <w:rFonts w:cs="Segoe UI"/>
                <w:sz w:val="16"/>
                <w:szCs w:val="16"/>
              </w:rPr>
              <w:t xml:space="preserve"> vorhanden</w:t>
            </w:r>
          </w:p>
        </w:tc>
        <w:tc>
          <w:tcPr>
            <w:tcW w:w="850" w:type="dxa"/>
          </w:tcPr>
          <w:p w14:paraId="16308807" w14:textId="295949D2"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5EDF325B" w14:textId="6171B915"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39BC7A4" w14:textId="62D63285"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7A46BEB5" w14:textId="4E5CF4A1"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24F70025"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6B7216D9" w14:textId="03ABA8D7"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12E37E78" w14:textId="0170CD1C"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ylledat</w:t>
            </w:r>
            <w:r w:rsidR="0021296F" w:rsidRPr="00F14AC8">
              <w:rPr>
                <w:rFonts w:cs="Segoe UI"/>
                <w:b/>
                <w:bCs/>
                <w:color w:val="102031" w:themeColor="text2"/>
                <w:sz w:val="16"/>
                <w:szCs w:val="16"/>
              </w:rPr>
              <w:t>5</w:t>
            </w:r>
          </w:p>
        </w:tc>
        <w:tc>
          <w:tcPr>
            <w:tcW w:w="1134" w:type="dxa"/>
          </w:tcPr>
          <w:p w14:paraId="3C7769FB" w14:textId="2681DCAD"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GD2</w:t>
            </w:r>
          </w:p>
        </w:tc>
        <w:tc>
          <w:tcPr>
            <w:tcW w:w="2126" w:type="dxa"/>
          </w:tcPr>
          <w:p w14:paraId="4C29985A" w14:textId="26D54E2E"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 xml:space="preserve">LLE von Lieferant </w:t>
            </w:r>
            <w:r w:rsidR="0021296F" w:rsidRPr="00F14AC8">
              <w:rPr>
                <w:rFonts w:cs="Segoe UI"/>
                <w:sz w:val="16"/>
                <w:szCs w:val="16"/>
              </w:rPr>
              <w:t>5</w:t>
            </w:r>
            <w:r w:rsidRPr="00F14AC8">
              <w:rPr>
                <w:rFonts w:cs="Segoe UI"/>
                <w:sz w:val="16"/>
                <w:szCs w:val="16"/>
              </w:rPr>
              <w:t xml:space="preserve"> gültig bis</w:t>
            </w:r>
          </w:p>
        </w:tc>
        <w:tc>
          <w:tcPr>
            <w:tcW w:w="850" w:type="dxa"/>
          </w:tcPr>
          <w:p w14:paraId="72C68A30" w14:textId="735FDC87"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45B036F1" w14:textId="3F9C23F3"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14389DC9" w14:textId="641BF352"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5B09E084" w14:textId="1F528D06"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31366F" w:rsidRPr="00F14AC8" w14:paraId="7B763B08"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405BC17" w14:textId="0D60AB04" w:rsidR="0031366F" w:rsidRPr="00F14AC8" w:rsidRDefault="0031366F"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7B0DA827" w14:textId="4B8E5A76" w:rsidR="0031366F" w:rsidRPr="00F14AC8" w:rsidRDefault="0031366F" w:rsidP="00DD1BE3">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yartetikett</w:t>
            </w:r>
          </w:p>
        </w:tc>
        <w:tc>
          <w:tcPr>
            <w:tcW w:w="1134" w:type="dxa"/>
          </w:tcPr>
          <w:p w14:paraId="55F8CC4A" w14:textId="2782217D" w:rsidR="0031366F" w:rsidRPr="00F14AC8" w:rsidRDefault="0031366F"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44C210EB" w14:textId="436D246F" w:rsidR="0031366F" w:rsidRPr="00F14AC8" w:rsidRDefault="0031366F"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Artikeletikett drucken</w:t>
            </w:r>
          </w:p>
        </w:tc>
        <w:tc>
          <w:tcPr>
            <w:tcW w:w="850" w:type="dxa"/>
          </w:tcPr>
          <w:p w14:paraId="640FDFA2" w14:textId="4D1B98A1" w:rsidR="0031366F" w:rsidRPr="00F14AC8" w:rsidRDefault="0031366F"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50034901" w14:textId="36BB3E51" w:rsidR="0031366F" w:rsidRPr="00F14AC8" w:rsidRDefault="0031366F"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29148E92" w14:textId="48527D7F" w:rsidR="0031366F" w:rsidRPr="00F14AC8" w:rsidRDefault="0031366F"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14AE3D66" w14:textId="1FA54356" w:rsidR="0031366F" w:rsidRPr="00F14AC8" w:rsidRDefault="0031366F"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31366F" w:rsidRPr="00F14AC8" w14:paraId="790B8DB9"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01C39EF7" w14:textId="4AA10DCD" w:rsidR="0031366F" w:rsidRPr="00F14AC8" w:rsidRDefault="0031366F"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48B6235A" w14:textId="0FC02160" w:rsidR="0031366F" w:rsidRPr="00F14AC8" w:rsidRDefault="0031366F" w:rsidP="00DD1BE3">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ymgeetikett</w:t>
            </w:r>
          </w:p>
        </w:tc>
        <w:tc>
          <w:tcPr>
            <w:tcW w:w="1134" w:type="dxa"/>
          </w:tcPr>
          <w:p w14:paraId="0E770154" w14:textId="408159AF" w:rsidR="0031366F" w:rsidRPr="00F14AC8" w:rsidRDefault="0031366F"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067A9E87" w14:textId="6B6A0F46" w:rsidR="0031366F" w:rsidRPr="00F14AC8" w:rsidRDefault="0031366F" w:rsidP="00DD1BE3">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Mengenetikett drucken</w:t>
            </w:r>
          </w:p>
        </w:tc>
        <w:tc>
          <w:tcPr>
            <w:tcW w:w="850" w:type="dxa"/>
          </w:tcPr>
          <w:p w14:paraId="29205E90" w14:textId="5ED8E9AA" w:rsidR="0031366F" w:rsidRPr="00F14AC8" w:rsidRDefault="0031366F"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59D872A8" w14:textId="4288F4B3" w:rsidR="0031366F" w:rsidRPr="00F14AC8" w:rsidRDefault="0031366F"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5FB387A6" w14:textId="1B205DFB" w:rsidR="0031366F" w:rsidRPr="00F14AC8" w:rsidRDefault="0031366F"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0567C55F" w14:textId="43C22FB0" w:rsidR="0031366F" w:rsidRPr="00F14AC8" w:rsidRDefault="0031366F"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337232" w:rsidRPr="00F14AC8" w14:paraId="25292855"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12D14371" w14:textId="07ED9740" w:rsidR="00337232" w:rsidRPr="00F14AC8" w:rsidRDefault="00337232"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0115018C" w14:textId="3FFE7769" w:rsidR="00337232" w:rsidRPr="00F14AC8" w:rsidRDefault="00337232" w:rsidP="00DD1BE3">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yfifo</w:t>
            </w:r>
          </w:p>
        </w:tc>
        <w:tc>
          <w:tcPr>
            <w:tcW w:w="1134" w:type="dxa"/>
          </w:tcPr>
          <w:p w14:paraId="1DE913E1" w14:textId="3EAB9288" w:rsidR="00337232" w:rsidRPr="00F14AC8" w:rsidRDefault="00337232"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11AC652D" w14:textId="0E6E0118" w:rsidR="00337232" w:rsidRPr="00F14AC8" w:rsidRDefault="00362808"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zwingend FIFO-Entnahme</w:t>
            </w:r>
          </w:p>
        </w:tc>
        <w:tc>
          <w:tcPr>
            <w:tcW w:w="850" w:type="dxa"/>
          </w:tcPr>
          <w:p w14:paraId="1DB22470" w14:textId="2D2CA839" w:rsidR="00337232" w:rsidRPr="00F14AC8" w:rsidRDefault="00362808"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562C978B" w14:textId="5D946C1E" w:rsidR="00337232" w:rsidRPr="00F14AC8" w:rsidRDefault="00362808"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07BE9032" w14:textId="2204B483" w:rsidR="00337232" w:rsidRPr="00F14AC8" w:rsidRDefault="00362808"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34AE7E1F" w14:textId="298DBCF7" w:rsidR="00337232" w:rsidRPr="00F14AC8" w:rsidRDefault="00362808"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091EE7" w:rsidRPr="00F14AC8" w14:paraId="102DB330"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3E4E66E9" w14:textId="63C82C7A" w:rsidR="00091EE7" w:rsidRPr="00F14AC8" w:rsidRDefault="00091EE7" w:rsidP="00DD1BE3">
            <w:pPr>
              <w:rPr>
                <w:rFonts w:cs="Segoe UI"/>
                <w:color w:val="102031" w:themeColor="text2"/>
                <w:sz w:val="16"/>
                <w:szCs w:val="16"/>
              </w:rPr>
            </w:pPr>
            <w:r w:rsidRPr="00F14AC8">
              <w:rPr>
                <w:rFonts w:cs="Segoe UI"/>
                <w:color w:val="102031" w:themeColor="text2"/>
                <w:sz w:val="16"/>
                <w:szCs w:val="16"/>
              </w:rPr>
              <w:t>2:1</w:t>
            </w:r>
          </w:p>
        </w:tc>
        <w:tc>
          <w:tcPr>
            <w:tcW w:w="1599" w:type="dxa"/>
          </w:tcPr>
          <w:p w14:paraId="60CEC06D" w14:textId="000B44A3" w:rsidR="00091EE7" w:rsidRPr="00F14AC8" w:rsidRDefault="00091EE7" w:rsidP="00DD1BE3">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yudi</w:t>
            </w:r>
          </w:p>
        </w:tc>
        <w:tc>
          <w:tcPr>
            <w:tcW w:w="1134" w:type="dxa"/>
          </w:tcPr>
          <w:p w14:paraId="76B8EFE2" w14:textId="7FFDA9BB" w:rsidR="00091EE7" w:rsidRPr="00F14AC8" w:rsidRDefault="00F54F28"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w:t>
            </w:r>
            <w:r w:rsidR="00450623" w:rsidRPr="00F14AC8">
              <w:rPr>
                <w:rFonts w:cs="Segoe UI"/>
                <w:color w:val="102031" w:themeColor="text2"/>
                <w:sz w:val="16"/>
                <w:szCs w:val="16"/>
              </w:rPr>
              <w:t>14</w:t>
            </w:r>
          </w:p>
        </w:tc>
        <w:tc>
          <w:tcPr>
            <w:tcW w:w="2126" w:type="dxa"/>
          </w:tcPr>
          <w:p w14:paraId="2FD7AC96" w14:textId="5C06F903" w:rsidR="00091EE7" w:rsidRPr="00F14AC8" w:rsidRDefault="00F54F28" w:rsidP="00DD1BE3">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UDI-Nummer</w:t>
            </w:r>
          </w:p>
        </w:tc>
        <w:tc>
          <w:tcPr>
            <w:tcW w:w="850" w:type="dxa"/>
          </w:tcPr>
          <w:p w14:paraId="0004B729" w14:textId="128BBCD6" w:rsidR="00091EE7" w:rsidRPr="00F14AC8" w:rsidRDefault="00F54F28"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2</w:t>
            </w:r>
          </w:p>
        </w:tc>
        <w:tc>
          <w:tcPr>
            <w:tcW w:w="851" w:type="dxa"/>
          </w:tcPr>
          <w:p w14:paraId="4FF34A01" w14:textId="417B2EE9" w:rsidR="00091EE7" w:rsidRPr="00F14AC8" w:rsidRDefault="00F54F28"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436AE55A" w14:textId="2DC380B5" w:rsidR="00091EE7" w:rsidRPr="00F14AC8" w:rsidRDefault="00F54F28"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76ED7EFD" w14:textId="402D5973" w:rsidR="00091EE7" w:rsidRPr="00F14AC8" w:rsidRDefault="00F54F28"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02204B4D"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452CF52" w14:textId="76460514"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3:1</w:t>
            </w:r>
          </w:p>
        </w:tc>
        <w:tc>
          <w:tcPr>
            <w:tcW w:w="1599" w:type="dxa"/>
          </w:tcPr>
          <w:p w14:paraId="07E86BC3" w14:textId="20E16F9E"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ygeschaeftsfeld</w:t>
            </w:r>
          </w:p>
        </w:tc>
        <w:tc>
          <w:tcPr>
            <w:tcW w:w="1134" w:type="dxa"/>
          </w:tcPr>
          <w:p w14:paraId="7A7ACBB0" w14:textId="0620D992"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AZML (gleiche Aufzählung wie in Artikel)</w:t>
            </w:r>
          </w:p>
        </w:tc>
        <w:tc>
          <w:tcPr>
            <w:tcW w:w="2126" w:type="dxa"/>
          </w:tcPr>
          <w:p w14:paraId="73135671" w14:textId="77777777"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Geschäftsfeld</w:t>
            </w:r>
          </w:p>
          <w:p w14:paraId="47E83220" w14:textId="77777777"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p>
          <w:p w14:paraId="31D7BFE1" w14:textId="77777777"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Wertemengen</w:t>
            </w:r>
          </w:p>
          <w:p w14:paraId="53E51373" w14:textId="3CE8F4CD"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sz w:val="16"/>
                <w:szCs w:val="16"/>
              </w:rPr>
            </w:pPr>
            <w:r w:rsidRPr="00F14AC8">
              <w:rPr>
                <w:rFonts w:cs="Segoe UI"/>
                <w:sz w:val="16"/>
                <w:szCs w:val="16"/>
              </w:rPr>
              <w:t>werden durch die HWK/worKA selbst angelegt</w:t>
            </w:r>
          </w:p>
        </w:tc>
        <w:tc>
          <w:tcPr>
            <w:tcW w:w="850" w:type="dxa"/>
          </w:tcPr>
          <w:p w14:paraId="2AFACBB0" w14:textId="77777777"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31, 32, 34, 35, 36</w:t>
            </w:r>
          </w:p>
          <w:p w14:paraId="16280E01" w14:textId="727459B5"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p>
        </w:tc>
        <w:tc>
          <w:tcPr>
            <w:tcW w:w="851" w:type="dxa"/>
          </w:tcPr>
          <w:p w14:paraId="19ADED12" w14:textId="4E8D16C0"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406C8190" w14:textId="15AE931A"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1DB349BB" w14:textId="654E0DA2"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7353A1" w:rsidRPr="00F14AC8" w14:paraId="0F501F14"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CEA4785" w14:textId="6FD80F0F" w:rsidR="007353A1" w:rsidRPr="00F14AC8" w:rsidRDefault="007353A1" w:rsidP="00DD1BE3">
            <w:pPr>
              <w:rPr>
                <w:rFonts w:cs="Segoe UI"/>
                <w:color w:val="102031" w:themeColor="text2"/>
                <w:sz w:val="16"/>
                <w:szCs w:val="16"/>
              </w:rPr>
            </w:pPr>
            <w:r w:rsidRPr="00F14AC8">
              <w:rPr>
                <w:rFonts w:cs="Segoe UI"/>
                <w:color w:val="102031" w:themeColor="text2"/>
                <w:sz w:val="16"/>
                <w:szCs w:val="16"/>
              </w:rPr>
              <w:t>3:1</w:t>
            </w:r>
          </w:p>
        </w:tc>
        <w:tc>
          <w:tcPr>
            <w:tcW w:w="1599" w:type="dxa"/>
          </w:tcPr>
          <w:p w14:paraId="22C697A7" w14:textId="05C331F2" w:rsidR="007353A1" w:rsidRPr="00F14AC8" w:rsidRDefault="007353A1" w:rsidP="00DD1BE3">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ystandort</w:t>
            </w:r>
          </w:p>
        </w:tc>
        <w:tc>
          <w:tcPr>
            <w:tcW w:w="1134" w:type="dxa"/>
          </w:tcPr>
          <w:p w14:paraId="37B4AF72" w14:textId="54998E36" w:rsidR="007353A1" w:rsidRPr="00F14AC8" w:rsidRDefault="005F728F"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PS39:2</w:t>
            </w:r>
          </w:p>
        </w:tc>
        <w:tc>
          <w:tcPr>
            <w:tcW w:w="2126" w:type="dxa"/>
          </w:tcPr>
          <w:p w14:paraId="29BB70B9" w14:textId="39DEC32A" w:rsidR="007353A1" w:rsidRPr="00F14AC8" w:rsidRDefault="005F728F" w:rsidP="00DD1BE3">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Standort</w:t>
            </w:r>
          </w:p>
        </w:tc>
        <w:tc>
          <w:tcPr>
            <w:tcW w:w="850" w:type="dxa"/>
          </w:tcPr>
          <w:p w14:paraId="16E0278D" w14:textId="3C028452" w:rsidR="007353A1" w:rsidRPr="00F14AC8" w:rsidRDefault="00B17682"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31, 32, 34, 35, 36</w:t>
            </w:r>
          </w:p>
        </w:tc>
        <w:tc>
          <w:tcPr>
            <w:tcW w:w="851" w:type="dxa"/>
          </w:tcPr>
          <w:p w14:paraId="305A047F" w14:textId="7D875C3F" w:rsidR="007353A1" w:rsidRPr="00F14AC8" w:rsidRDefault="00B17682"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086B3F6D" w14:textId="4CEADE70" w:rsidR="007353A1" w:rsidRPr="00F14AC8" w:rsidRDefault="00B17682"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156CF06C" w14:textId="69644AC6" w:rsidR="007353A1" w:rsidRPr="00F14AC8" w:rsidRDefault="00B17682"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75F72" w:rsidRPr="00F14AC8" w14:paraId="2966915A"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2C75CFC1" w14:textId="341E03C4" w:rsidR="00B75F72" w:rsidRPr="00F14AC8" w:rsidRDefault="00B75F72" w:rsidP="00DD1BE3">
            <w:pPr>
              <w:rPr>
                <w:rFonts w:cs="Segoe UI"/>
                <w:color w:val="102031" w:themeColor="text2"/>
                <w:sz w:val="16"/>
                <w:szCs w:val="16"/>
              </w:rPr>
            </w:pPr>
            <w:r w:rsidRPr="00F14AC8">
              <w:rPr>
                <w:rFonts w:cs="Segoe UI"/>
                <w:color w:val="102031" w:themeColor="text2"/>
                <w:sz w:val="16"/>
                <w:szCs w:val="16"/>
              </w:rPr>
              <w:t>3:1</w:t>
            </w:r>
          </w:p>
        </w:tc>
        <w:tc>
          <w:tcPr>
            <w:tcW w:w="1599" w:type="dxa"/>
          </w:tcPr>
          <w:p w14:paraId="3EAFEC4A" w14:textId="24666759" w:rsidR="00B75F72" w:rsidRPr="00F14AC8" w:rsidRDefault="008B7E06" w:rsidP="00DD1BE3">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rFonts w:cs="Segoe UI"/>
                <w:b/>
                <w:bCs/>
                <w:color w:val="102031" w:themeColor="text2"/>
                <w:sz w:val="16"/>
                <w:szCs w:val="16"/>
              </w:rPr>
              <w:t>y223ausweisen</w:t>
            </w:r>
          </w:p>
        </w:tc>
        <w:tc>
          <w:tcPr>
            <w:tcW w:w="1134" w:type="dxa"/>
          </w:tcPr>
          <w:p w14:paraId="7E08B02A" w14:textId="7F42B4F1" w:rsidR="00B75F72" w:rsidRPr="00F14AC8" w:rsidRDefault="008B7E06"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w:t>
            </w:r>
          </w:p>
        </w:tc>
        <w:tc>
          <w:tcPr>
            <w:tcW w:w="2126" w:type="dxa"/>
          </w:tcPr>
          <w:p w14:paraId="2E5B40EE" w14:textId="13A131AA" w:rsidR="00B75F72" w:rsidRPr="00F14AC8" w:rsidRDefault="008B7E06" w:rsidP="00DD1BE3">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§223 ausweisen</w:t>
            </w:r>
          </w:p>
        </w:tc>
        <w:tc>
          <w:tcPr>
            <w:tcW w:w="850" w:type="dxa"/>
          </w:tcPr>
          <w:p w14:paraId="7DD6C618" w14:textId="586BAEA7" w:rsidR="00B75F72" w:rsidRPr="00F14AC8" w:rsidRDefault="008B7E06"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31, 32, 34, 35, 36</w:t>
            </w:r>
          </w:p>
        </w:tc>
        <w:tc>
          <w:tcPr>
            <w:tcW w:w="851" w:type="dxa"/>
          </w:tcPr>
          <w:p w14:paraId="337A8C8B" w14:textId="122B0ADB" w:rsidR="00B75F72" w:rsidRPr="00F14AC8" w:rsidRDefault="008B7E06"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7F6E73DA" w14:textId="184C1EF2" w:rsidR="00B75F72" w:rsidRPr="00F14AC8" w:rsidRDefault="008B7E06"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4B5F7DB6" w14:textId="3B4BE3E9" w:rsidR="00B75F72" w:rsidRPr="00F14AC8" w:rsidRDefault="008B7E06"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75F72" w:rsidRPr="00F14AC8" w14:paraId="0C378B72"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EE2E231" w14:textId="0BF9F033" w:rsidR="00B75F72" w:rsidRPr="00F14AC8" w:rsidRDefault="008B7E06" w:rsidP="00DD1BE3">
            <w:pPr>
              <w:rPr>
                <w:rFonts w:cs="Segoe UI"/>
                <w:color w:val="102031" w:themeColor="text2"/>
                <w:sz w:val="16"/>
                <w:szCs w:val="16"/>
              </w:rPr>
            </w:pPr>
            <w:r w:rsidRPr="00F14AC8">
              <w:rPr>
                <w:rFonts w:cs="Segoe UI"/>
                <w:color w:val="102031" w:themeColor="text2"/>
                <w:sz w:val="16"/>
                <w:szCs w:val="16"/>
              </w:rPr>
              <w:t>3:1</w:t>
            </w:r>
          </w:p>
        </w:tc>
        <w:tc>
          <w:tcPr>
            <w:tcW w:w="1599" w:type="dxa"/>
          </w:tcPr>
          <w:p w14:paraId="410C49FE" w14:textId="5ABC0EB3" w:rsidR="00B75F72" w:rsidRPr="00F14AC8" w:rsidRDefault="008B7E06" w:rsidP="00DD1BE3">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yausglabgbetr</w:t>
            </w:r>
          </w:p>
        </w:tc>
        <w:tc>
          <w:tcPr>
            <w:tcW w:w="1134" w:type="dxa"/>
          </w:tcPr>
          <w:p w14:paraId="0F7F6719" w14:textId="452FD635" w:rsidR="00B75F72" w:rsidRPr="00F14AC8" w:rsidRDefault="004D4FA5"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ARTR52000</w:t>
            </w:r>
          </w:p>
        </w:tc>
        <w:tc>
          <w:tcPr>
            <w:tcW w:w="2126" w:type="dxa"/>
          </w:tcPr>
          <w:p w14:paraId="25A2EB0C" w14:textId="49A6A044" w:rsidR="00B75F72" w:rsidRPr="00F14AC8" w:rsidRDefault="004D4FA5" w:rsidP="00DD1BE3">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§223 Gesamtwert</w:t>
            </w:r>
          </w:p>
        </w:tc>
        <w:tc>
          <w:tcPr>
            <w:tcW w:w="850" w:type="dxa"/>
          </w:tcPr>
          <w:p w14:paraId="761FF157" w14:textId="4FAE9271" w:rsidR="00B75F72" w:rsidRPr="00F14AC8" w:rsidRDefault="004D4FA5"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31, 32, 34, 35, 36</w:t>
            </w:r>
          </w:p>
        </w:tc>
        <w:tc>
          <w:tcPr>
            <w:tcW w:w="851" w:type="dxa"/>
          </w:tcPr>
          <w:p w14:paraId="427A8979" w14:textId="24BEFC8A" w:rsidR="00B75F72" w:rsidRPr="00F14AC8" w:rsidRDefault="004D4FA5"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71F8ABF7" w14:textId="4DEAFDF1" w:rsidR="00B75F72" w:rsidRPr="00F14AC8" w:rsidRDefault="004D4FA5"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6BEA07BB" w14:textId="4B1CEF26" w:rsidR="00B75F72" w:rsidRPr="00F14AC8" w:rsidRDefault="004D4FA5"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03192BE5"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6CBDF722" w14:textId="1091F513"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3:2</w:t>
            </w:r>
          </w:p>
        </w:tc>
        <w:tc>
          <w:tcPr>
            <w:tcW w:w="1599" w:type="dxa"/>
          </w:tcPr>
          <w:p w14:paraId="4EBEBB5A" w14:textId="09DAACEC"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yfarbegestell</w:t>
            </w:r>
          </w:p>
        </w:tc>
        <w:tc>
          <w:tcPr>
            <w:tcW w:w="1134" w:type="dxa"/>
          </w:tcPr>
          <w:p w14:paraId="06264A09" w14:textId="16774BB0"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AZML</w:t>
            </w:r>
          </w:p>
        </w:tc>
        <w:tc>
          <w:tcPr>
            <w:tcW w:w="2126" w:type="dxa"/>
          </w:tcPr>
          <w:p w14:paraId="0E326E3B" w14:textId="77777777"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Farbe Gestell</w:t>
            </w:r>
          </w:p>
          <w:p w14:paraId="05F2E2B0" w14:textId="2661949A"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(Wertemengen legt die HWK an, erster Wert zum Testen = Weiß)</w:t>
            </w:r>
          </w:p>
        </w:tc>
        <w:tc>
          <w:tcPr>
            <w:tcW w:w="850" w:type="dxa"/>
          </w:tcPr>
          <w:p w14:paraId="27A46875" w14:textId="77777777"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31, 32, 34, 35, 36</w:t>
            </w:r>
          </w:p>
          <w:p w14:paraId="51EF1BE1" w14:textId="219A503A" w:rsidR="00DD1BE3" w:rsidRPr="00F14AC8" w:rsidRDefault="004D4FA5"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S</w:t>
            </w:r>
            <w:r w:rsidR="00DD1BE3" w:rsidRPr="00F14AC8">
              <w:rPr>
                <w:rFonts w:cs="Segoe UI"/>
                <w:color w:val="102031" w:themeColor="text2"/>
                <w:sz w:val="16"/>
                <w:szCs w:val="16"/>
              </w:rPr>
              <w:t>ichtbarkeit = FOP_TL</w:t>
            </w:r>
          </w:p>
        </w:tc>
        <w:tc>
          <w:tcPr>
            <w:tcW w:w="851" w:type="dxa"/>
          </w:tcPr>
          <w:p w14:paraId="5D0D6B71" w14:textId="4F4A8E24" w:rsidR="00DD1BE3" w:rsidRPr="00F14AC8" w:rsidRDefault="000F2A0C"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T</w:t>
            </w:r>
          </w:p>
        </w:tc>
        <w:tc>
          <w:tcPr>
            <w:tcW w:w="709" w:type="dxa"/>
          </w:tcPr>
          <w:p w14:paraId="66DFACAF" w14:textId="104846BF"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2DF09F39" w14:textId="3FCED698" w:rsidR="00DD1BE3" w:rsidRPr="00F14AC8" w:rsidRDefault="00DD1BE3" w:rsidP="00DD1BE3">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D1BE3" w:rsidRPr="00F14AC8" w14:paraId="50951ABC"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62948707" w14:textId="56E20D86" w:rsidR="00DD1BE3" w:rsidRPr="00F14AC8" w:rsidRDefault="00DD1BE3" w:rsidP="00DD1BE3">
            <w:pPr>
              <w:rPr>
                <w:rFonts w:cs="Segoe UI"/>
                <w:color w:val="102031" w:themeColor="text2"/>
                <w:sz w:val="16"/>
                <w:szCs w:val="16"/>
              </w:rPr>
            </w:pPr>
            <w:r w:rsidRPr="00F14AC8">
              <w:rPr>
                <w:rFonts w:cs="Segoe UI"/>
                <w:color w:val="102031" w:themeColor="text2"/>
                <w:sz w:val="16"/>
                <w:szCs w:val="16"/>
              </w:rPr>
              <w:t>3:2</w:t>
            </w:r>
          </w:p>
        </w:tc>
        <w:tc>
          <w:tcPr>
            <w:tcW w:w="1599" w:type="dxa"/>
          </w:tcPr>
          <w:p w14:paraId="770CF101" w14:textId="1364186A"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yfarbepolster</w:t>
            </w:r>
          </w:p>
        </w:tc>
        <w:tc>
          <w:tcPr>
            <w:tcW w:w="1134" w:type="dxa"/>
          </w:tcPr>
          <w:p w14:paraId="4686AEEC" w14:textId="6B94C3D7"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AZML</w:t>
            </w:r>
          </w:p>
        </w:tc>
        <w:tc>
          <w:tcPr>
            <w:tcW w:w="2126" w:type="dxa"/>
          </w:tcPr>
          <w:p w14:paraId="676D3C7D" w14:textId="77777777"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Farbe Polster</w:t>
            </w:r>
          </w:p>
          <w:p w14:paraId="37F15B71" w14:textId="64B6667E"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(Wertemengen legt die HWK an, erster Wert zum Testen = Weiß)</w:t>
            </w:r>
          </w:p>
        </w:tc>
        <w:tc>
          <w:tcPr>
            <w:tcW w:w="850" w:type="dxa"/>
          </w:tcPr>
          <w:p w14:paraId="12447D72" w14:textId="77777777"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31, 32, 34, 35, 36</w:t>
            </w:r>
          </w:p>
          <w:p w14:paraId="414DD15F" w14:textId="21114CD7" w:rsidR="00DD1BE3" w:rsidRPr="00F14AC8" w:rsidRDefault="004D4FA5"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S</w:t>
            </w:r>
            <w:r w:rsidR="00DD1BE3" w:rsidRPr="00F14AC8">
              <w:rPr>
                <w:rFonts w:cs="Segoe UI"/>
                <w:color w:val="102031" w:themeColor="text2"/>
                <w:sz w:val="16"/>
                <w:szCs w:val="16"/>
              </w:rPr>
              <w:t>ichtbarkeit = FOP_TL</w:t>
            </w:r>
          </w:p>
        </w:tc>
        <w:tc>
          <w:tcPr>
            <w:tcW w:w="851" w:type="dxa"/>
          </w:tcPr>
          <w:p w14:paraId="616602C0" w14:textId="656101A9" w:rsidR="00DD1BE3" w:rsidRPr="00F14AC8" w:rsidRDefault="000F2A0C"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T</w:t>
            </w:r>
          </w:p>
        </w:tc>
        <w:tc>
          <w:tcPr>
            <w:tcW w:w="709" w:type="dxa"/>
          </w:tcPr>
          <w:p w14:paraId="21846667" w14:textId="0F5A7FFD"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6F595169" w14:textId="1DECD3CB" w:rsidR="00DD1BE3" w:rsidRPr="00F14AC8" w:rsidRDefault="00DD1BE3" w:rsidP="00DD1BE3">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5374183F"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Borders>
              <w:bottom w:val="single" w:sz="4" w:space="0" w:color="auto"/>
            </w:tcBorders>
          </w:tcPr>
          <w:p w14:paraId="2200B129" w14:textId="021C4176"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4:1</w:t>
            </w:r>
          </w:p>
        </w:tc>
        <w:tc>
          <w:tcPr>
            <w:tcW w:w="1599" w:type="dxa"/>
            <w:tcBorders>
              <w:bottom w:val="single" w:sz="4" w:space="0" w:color="auto"/>
            </w:tcBorders>
          </w:tcPr>
          <w:p w14:paraId="0F993A94" w14:textId="45A766DF"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sz w:val="16"/>
                <w:szCs w:val="16"/>
              </w:rPr>
            </w:pPr>
            <w:r w:rsidRPr="00F14AC8">
              <w:rPr>
                <w:b/>
                <w:bCs/>
                <w:sz w:val="16"/>
                <w:szCs w:val="16"/>
              </w:rPr>
              <w:t>ystandort</w:t>
            </w:r>
          </w:p>
        </w:tc>
        <w:tc>
          <w:tcPr>
            <w:tcW w:w="1134" w:type="dxa"/>
            <w:tcBorders>
              <w:bottom w:val="single" w:sz="4" w:space="0" w:color="auto"/>
            </w:tcBorders>
          </w:tcPr>
          <w:p w14:paraId="04690617" w14:textId="42224331"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PS39:2</w:t>
            </w:r>
          </w:p>
        </w:tc>
        <w:tc>
          <w:tcPr>
            <w:tcW w:w="2126" w:type="dxa"/>
            <w:tcBorders>
              <w:bottom w:val="single" w:sz="4" w:space="0" w:color="auto"/>
            </w:tcBorders>
          </w:tcPr>
          <w:p w14:paraId="4C1B52AB" w14:textId="37788D5C"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Standort</w:t>
            </w:r>
          </w:p>
        </w:tc>
        <w:tc>
          <w:tcPr>
            <w:tcW w:w="850" w:type="dxa"/>
            <w:tcBorders>
              <w:bottom w:val="single" w:sz="4" w:space="0" w:color="auto"/>
            </w:tcBorders>
          </w:tcPr>
          <w:p w14:paraId="4F3F560E" w14:textId="58C0F524" w:rsidR="00B17682" w:rsidRPr="00F14AC8" w:rsidRDefault="000E6B45"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39, 42, 45, 46</w:t>
            </w:r>
            <w:r w:rsidR="00756284" w:rsidRPr="00F14AC8">
              <w:rPr>
                <w:sz w:val="16"/>
                <w:szCs w:val="16"/>
              </w:rPr>
              <w:t>, 819</w:t>
            </w:r>
          </w:p>
        </w:tc>
        <w:tc>
          <w:tcPr>
            <w:tcW w:w="851" w:type="dxa"/>
            <w:tcBorders>
              <w:bottom w:val="single" w:sz="4" w:space="0" w:color="auto"/>
            </w:tcBorders>
          </w:tcPr>
          <w:p w14:paraId="4BD536D8" w14:textId="2A08F8C1"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Borders>
              <w:bottom w:val="single" w:sz="4" w:space="0" w:color="auto"/>
            </w:tcBorders>
          </w:tcPr>
          <w:p w14:paraId="4DA5DB8D" w14:textId="353BC394"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Borders>
              <w:bottom w:val="single" w:sz="4" w:space="0" w:color="auto"/>
            </w:tcBorders>
          </w:tcPr>
          <w:p w14:paraId="6EE49D51" w14:textId="50CAD8D6"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C040DF" w:rsidRPr="00F14AC8" w14:paraId="1E845209"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tcPr>
          <w:p w14:paraId="4226F74F" w14:textId="0449EE47" w:rsidR="00C040DF" w:rsidRPr="00F14AC8" w:rsidRDefault="00C040DF">
            <w:pPr>
              <w:rPr>
                <w:rFonts w:cs="Segoe UI"/>
                <w:color w:val="102031" w:themeColor="text2"/>
                <w:sz w:val="16"/>
                <w:szCs w:val="16"/>
              </w:rPr>
            </w:pPr>
            <w:r w:rsidRPr="00F14AC8">
              <w:rPr>
                <w:rFonts w:cs="Segoe UI"/>
                <w:color w:val="102031" w:themeColor="text2"/>
                <w:sz w:val="16"/>
                <w:szCs w:val="16"/>
              </w:rPr>
              <w:t>4:2</w:t>
            </w:r>
          </w:p>
        </w:tc>
        <w:tc>
          <w:tcPr>
            <w:tcW w:w="1599" w:type="dxa"/>
            <w:tcBorders>
              <w:top w:val="single" w:sz="4" w:space="0" w:color="auto"/>
              <w:left w:val="single" w:sz="4" w:space="0" w:color="auto"/>
              <w:bottom w:val="single" w:sz="4" w:space="0" w:color="auto"/>
              <w:right w:val="single" w:sz="4" w:space="0" w:color="auto"/>
            </w:tcBorders>
          </w:tcPr>
          <w:p w14:paraId="6BEA694A" w14:textId="0AEA54E1" w:rsidR="00C040DF" w:rsidRPr="00F14AC8" w:rsidRDefault="00C040DF">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yetikett</w:t>
            </w:r>
            <w:r w:rsidR="00692227" w:rsidRPr="00F14AC8">
              <w:rPr>
                <w:rFonts w:cs="Segoe UI"/>
                <w:b/>
                <w:bCs/>
                <w:color w:val="102031" w:themeColor="text2"/>
                <w:sz w:val="16"/>
                <w:szCs w:val="16"/>
              </w:rPr>
              <w:t>drucken</w:t>
            </w:r>
          </w:p>
        </w:tc>
        <w:tc>
          <w:tcPr>
            <w:tcW w:w="1134" w:type="dxa"/>
            <w:tcBorders>
              <w:top w:val="single" w:sz="4" w:space="0" w:color="auto"/>
              <w:left w:val="single" w:sz="4" w:space="0" w:color="auto"/>
              <w:bottom w:val="single" w:sz="4" w:space="0" w:color="auto"/>
              <w:right w:val="single" w:sz="4" w:space="0" w:color="auto"/>
            </w:tcBorders>
          </w:tcPr>
          <w:p w14:paraId="1AD622B0" w14:textId="784C3ED8" w:rsidR="00C040DF" w:rsidRPr="00F14AC8" w:rsidRDefault="00C040DF">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w:t>
            </w:r>
          </w:p>
        </w:tc>
        <w:tc>
          <w:tcPr>
            <w:tcW w:w="2126" w:type="dxa"/>
            <w:tcBorders>
              <w:top w:val="single" w:sz="4" w:space="0" w:color="auto"/>
              <w:left w:val="single" w:sz="4" w:space="0" w:color="auto"/>
              <w:bottom w:val="single" w:sz="4" w:space="0" w:color="auto"/>
              <w:right w:val="single" w:sz="4" w:space="0" w:color="auto"/>
            </w:tcBorders>
          </w:tcPr>
          <w:p w14:paraId="23FD7582" w14:textId="1B7676AF" w:rsidR="00C040DF" w:rsidRPr="00F14AC8" w:rsidRDefault="00C040DF">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Artikeletikett drucken</w:t>
            </w:r>
          </w:p>
        </w:tc>
        <w:tc>
          <w:tcPr>
            <w:tcW w:w="850" w:type="dxa"/>
            <w:tcBorders>
              <w:top w:val="single" w:sz="4" w:space="0" w:color="auto"/>
              <w:left w:val="single" w:sz="4" w:space="0" w:color="auto"/>
              <w:bottom w:val="single" w:sz="4" w:space="0" w:color="auto"/>
              <w:right w:val="single" w:sz="4" w:space="0" w:color="auto"/>
            </w:tcBorders>
          </w:tcPr>
          <w:p w14:paraId="4D91BF36" w14:textId="38D05C0A" w:rsidR="00C040DF" w:rsidRPr="00F14AC8" w:rsidRDefault="00692227">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45</w:t>
            </w:r>
          </w:p>
        </w:tc>
        <w:tc>
          <w:tcPr>
            <w:tcW w:w="851" w:type="dxa"/>
            <w:tcBorders>
              <w:top w:val="single" w:sz="4" w:space="0" w:color="auto"/>
              <w:left w:val="single" w:sz="4" w:space="0" w:color="auto"/>
              <w:bottom w:val="single" w:sz="4" w:space="0" w:color="auto"/>
              <w:right w:val="single" w:sz="4" w:space="0" w:color="auto"/>
            </w:tcBorders>
          </w:tcPr>
          <w:p w14:paraId="6B61634A" w14:textId="746E341E" w:rsidR="00C040DF" w:rsidRPr="00F14AC8" w:rsidRDefault="00BF59D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T</w:t>
            </w:r>
          </w:p>
        </w:tc>
        <w:tc>
          <w:tcPr>
            <w:tcW w:w="709" w:type="dxa"/>
            <w:tcBorders>
              <w:top w:val="single" w:sz="4" w:space="0" w:color="auto"/>
              <w:left w:val="single" w:sz="4" w:space="0" w:color="auto"/>
              <w:bottom w:val="single" w:sz="4" w:space="0" w:color="auto"/>
              <w:right w:val="single" w:sz="4" w:space="0" w:color="auto"/>
            </w:tcBorders>
          </w:tcPr>
          <w:p w14:paraId="122B0493" w14:textId="22073C0A" w:rsidR="00C040DF" w:rsidRPr="00F14AC8" w:rsidRDefault="00692227">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Borders>
              <w:top w:val="single" w:sz="4" w:space="0" w:color="auto"/>
              <w:left w:val="single" w:sz="4" w:space="0" w:color="auto"/>
              <w:bottom w:val="single" w:sz="4" w:space="0" w:color="auto"/>
              <w:right w:val="single" w:sz="4" w:space="0" w:color="auto"/>
            </w:tcBorders>
          </w:tcPr>
          <w:p w14:paraId="175B2417" w14:textId="0A970FAC" w:rsidR="00C040DF" w:rsidRPr="00F14AC8" w:rsidRDefault="00692227">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C040DF" w:rsidRPr="00F14AC8" w14:paraId="1E3F073D"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trHeight w:val="255"/>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tcPr>
          <w:p w14:paraId="554BE847" w14:textId="122DD66A" w:rsidR="00C040DF" w:rsidRPr="00F14AC8" w:rsidRDefault="008A2025">
            <w:pPr>
              <w:rPr>
                <w:rFonts w:cs="Segoe UI"/>
                <w:color w:val="102031" w:themeColor="text2"/>
                <w:sz w:val="16"/>
                <w:szCs w:val="16"/>
              </w:rPr>
            </w:pPr>
            <w:ins w:id="152" w:author="Peter Koch" w:date="2026-05-15T11:10:00Z" w16du:dateUtc="2026-05-15T09:10:00Z">
              <w:r>
                <w:rPr>
                  <w:rFonts w:cs="Segoe UI"/>
                  <w:color w:val="102031" w:themeColor="text2"/>
                  <w:sz w:val="16"/>
                  <w:szCs w:val="16"/>
                </w:rPr>
                <w:t>4:2</w:t>
              </w:r>
            </w:ins>
          </w:p>
        </w:tc>
        <w:tc>
          <w:tcPr>
            <w:tcW w:w="1599" w:type="dxa"/>
            <w:tcBorders>
              <w:top w:val="single" w:sz="4" w:space="0" w:color="auto"/>
              <w:left w:val="single" w:sz="4" w:space="0" w:color="auto"/>
              <w:bottom w:val="single" w:sz="4" w:space="0" w:color="auto"/>
              <w:right w:val="single" w:sz="4" w:space="0" w:color="auto"/>
            </w:tcBorders>
          </w:tcPr>
          <w:p w14:paraId="5C1AD0CB" w14:textId="41CBA32E" w:rsidR="00C040DF" w:rsidRPr="008A2025" w:rsidRDefault="008A2025">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ins w:id="153" w:author="Peter Koch" w:date="2026-05-15T11:10:00Z" w16du:dateUtc="2026-05-15T09:10:00Z">
              <w:r w:rsidRPr="008A2025">
                <w:rPr>
                  <w:b/>
                  <w:sz w:val="16"/>
                  <w:szCs w:val="16"/>
                  <w:rPrChange w:id="154" w:author="Peter Koch" w:date="2026-05-15T11:10:00Z" w16du:dateUtc="2026-05-15T09:10:00Z">
                    <w:rPr>
                      <w:b/>
                    </w:rPr>
                  </w:rPrChange>
                </w:rPr>
                <w:t>yfreigeben</w:t>
              </w:r>
            </w:ins>
          </w:p>
        </w:tc>
        <w:tc>
          <w:tcPr>
            <w:tcW w:w="1134" w:type="dxa"/>
            <w:tcBorders>
              <w:top w:val="single" w:sz="4" w:space="0" w:color="auto"/>
              <w:left w:val="single" w:sz="4" w:space="0" w:color="auto"/>
              <w:bottom w:val="single" w:sz="4" w:space="0" w:color="auto"/>
              <w:right w:val="single" w:sz="4" w:space="0" w:color="auto"/>
            </w:tcBorders>
          </w:tcPr>
          <w:p w14:paraId="0BC8F642" w14:textId="64EE6E5C" w:rsidR="00C040DF" w:rsidRPr="00F14AC8" w:rsidRDefault="00BD3E87">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ins w:id="155" w:author="Peter Koch" w:date="2026-05-15T11:10:00Z" w16du:dateUtc="2026-05-15T09:10:00Z">
              <w:r>
                <w:rPr>
                  <w:rFonts w:cs="Segoe UI"/>
                  <w:color w:val="102031" w:themeColor="text2"/>
                  <w:sz w:val="16"/>
                  <w:szCs w:val="16"/>
                </w:rPr>
                <w:t>BU3</w:t>
              </w:r>
            </w:ins>
          </w:p>
        </w:tc>
        <w:tc>
          <w:tcPr>
            <w:tcW w:w="2126" w:type="dxa"/>
            <w:tcBorders>
              <w:top w:val="single" w:sz="4" w:space="0" w:color="auto"/>
              <w:left w:val="single" w:sz="4" w:space="0" w:color="auto"/>
              <w:bottom w:val="single" w:sz="4" w:space="0" w:color="auto"/>
              <w:right w:val="single" w:sz="4" w:space="0" w:color="auto"/>
            </w:tcBorders>
          </w:tcPr>
          <w:p w14:paraId="379BF4C7" w14:textId="22F29FC8" w:rsidR="00C040DF" w:rsidRPr="00F14AC8" w:rsidRDefault="00BD3E87">
            <w:pPr>
              <w:cnfStyle w:val="000000000000" w:firstRow="0" w:lastRow="0" w:firstColumn="0" w:lastColumn="0" w:oddVBand="0" w:evenVBand="0" w:oddHBand="0" w:evenHBand="0" w:firstRowFirstColumn="0" w:firstRowLastColumn="0" w:lastRowFirstColumn="0" w:lastRowLastColumn="0"/>
              <w:rPr>
                <w:rFonts w:cs="Segoe UI"/>
                <w:sz w:val="16"/>
                <w:szCs w:val="16"/>
              </w:rPr>
            </w:pPr>
            <w:ins w:id="156" w:author="Peter Koch" w:date="2026-05-15T11:10:00Z" w16du:dateUtc="2026-05-15T09:10:00Z">
              <w:r>
                <w:rPr>
                  <w:rFonts w:cs="Segoe UI"/>
                  <w:sz w:val="16"/>
                  <w:szCs w:val="16"/>
                </w:rPr>
                <w:t>F</w:t>
              </w:r>
            </w:ins>
            <w:ins w:id="157" w:author="Peter Koch" w:date="2026-05-15T11:11:00Z" w16du:dateUtc="2026-05-15T09:11:00Z">
              <w:r>
                <w:rPr>
                  <w:rFonts w:cs="Segoe UI"/>
                  <w:sz w:val="16"/>
                  <w:szCs w:val="16"/>
                </w:rPr>
                <w:t>reigabe</w:t>
              </w:r>
            </w:ins>
          </w:p>
        </w:tc>
        <w:tc>
          <w:tcPr>
            <w:tcW w:w="850" w:type="dxa"/>
            <w:tcBorders>
              <w:top w:val="single" w:sz="4" w:space="0" w:color="auto"/>
              <w:left w:val="single" w:sz="4" w:space="0" w:color="auto"/>
              <w:bottom w:val="single" w:sz="4" w:space="0" w:color="auto"/>
              <w:right w:val="single" w:sz="4" w:space="0" w:color="auto"/>
            </w:tcBorders>
          </w:tcPr>
          <w:p w14:paraId="750A55F9" w14:textId="241B2E50" w:rsidR="00C040DF" w:rsidRPr="00F14AC8" w:rsidRDefault="0044765C">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ins w:id="158" w:author="Peter Koch" w:date="2026-05-15T11:11:00Z" w16du:dateUtc="2026-05-15T09:11:00Z">
              <w:r>
                <w:rPr>
                  <w:rFonts w:cs="Segoe UI"/>
                  <w:color w:val="102031" w:themeColor="text2"/>
                  <w:sz w:val="16"/>
                  <w:szCs w:val="16"/>
                </w:rPr>
                <w:t>41</w:t>
              </w:r>
            </w:ins>
          </w:p>
        </w:tc>
        <w:tc>
          <w:tcPr>
            <w:tcW w:w="851" w:type="dxa"/>
            <w:tcBorders>
              <w:top w:val="single" w:sz="4" w:space="0" w:color="auto"/>
              <w:left w:val="single" w:sz="4" w:space="0" w:color="auto"/>
              <w:bottom w:val="single" w:sz="4" w:space="0" w:color="auto"/>
              <w:right w:val="single" w:sz="4" w:space="0" w:color="auto"/>
            </w:tcBorders>
          </w:tcPr>
          <w:p w14:paraId="28912FF0" w14:textId="18D40FE9" w:rsidR="00C040DF" w:rsidRPr="00F14AC8" w:rsidRDefault="0044765C">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ins w:id="159" w:author="Peter Koch" w:date="2026-05-15T11:11:00Z" w16du:dateUtc="2026-05-15T09:11:00Z">
              <w:r>
                <w:rPr>
                  <w:rFonts w:cs="Segoe UI"/>
                  <w:color w:val="102031" w:themeColor="text2"/>
                  <w:sz w:val="16"/>
                  <w:szCs w:val="16"/>
                </w:rPr>
                <w:t>K</w:t>
              </w:r>
            </w:ins>
          </w:p>
        </w:tc>
        <w:tc>
          <w:tcPr>
            <w:tcW w:w="709" w:type="dxa"/>
            <w:tcBorders>
              <w:top w:val="single" w:sz="4" w:space="0" w:color="auto"/>
              <w:left w:val="single" w:sz="4" w:space="0" w:color="auto"/>
              <w:bottom w:val="single" w:sz="4" w:space="0" w:color="auto"/>
              <w:right w:val="single" w:sz="4" w:space="0" w:color="auto"/>
            </w:tcBorders>
          </w:tcPr>
          <w:p w14:paraId="64E8D50A" w14:textId="6795718D" w:rsidR="00C040DF" w:rsidRPr="00F14AC8" w:rsidRDefault="0044765C">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ins w:id="160" w:author="Peter Koch" w:date="2026-05-15T11:11:00Z" w16du:dateUtc="2026-05-15T09:11:00Z">
              <w:r>
                <w:rPr>
                  <w:rFonts w:cs="Segoe UI"/>
                  <w:color w:val="102031" w:themeColor="text2"/>
                  <w:sz w:val="16"/>
                  <w:szCs w:val="16"/>
                </w:rPr>
                <w:t>N</w:t>
              </w:r>
            </w:ins>
          </w:p>
        </w:tc>
        <w:tc>
          <w:tcPr>
            <w:tcW w:w="567" w:type="dxa"/>
            <w:tcBorders>
              <w:top w:val="single" w:sz="4" w:space="0" w:color="auto"/>
              <w:left w:val="single" w:sz="4" w:space="0" w:color="auto"/>
              <w:bottom w:val="single" w:sz="4" w:space="0" w:color="auto"/>
              <w:right w:val="single" w:sz="4" w:space="0" w:color="auto"/>
            </w:tcBorders>
          </w:tcPr>
          <w:p w14:paraId="5341CC14" w14:textId="037DDAB0" w:rsidR="00C040DF" w:rsidRPr="00F14AC8" w:rsidRDefault="0044765C">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ins w:id="161" w:author="Peter Koch" w:date="2026-05-15T11:11:00Z" w16du:dateUtc="2026-05-15T09:11:00Z">
              <w:r>
                <w:rPr>
                  <w:rFonts w:cs="Segoe UI"/>
                  <w:color w:val="102031" w:themeColor="text2"/>
                  <w:sz w:val="16"/>
                  <w:szCs w:val="16"/>
                </w:rPr>
                <w:t>N</w:t>
              </w:r>
            </w:ins>
          </w:p>
        </w:tc>
      </w:tr>
      <w:tr w:rsidR="0044765C" w:rsidRPr="00F14AC8" w14:paraId="7507104F"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cnfStyle w:val="000000100000" w:firstRow="0" w:lastRow="0" w:firstColumn="0" w:lastColumn="0" w:oddVBand="0" w:evenVBand="0" w:oddHBand="1" w:evenHBand="0" w:firstRowFirstColumn="0" w:firstRowLastColumn="0" w:lastRowFirstColumn="0" w:lastRowLastColumn="0"/>
          <w:trHeight w:val="255"/>
          <w:ins w:id="162" w:author="Peter Koch" w:date="2026-05-15T11:11:00Z"/>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tcPr>
          <w:p w14:paraId="44F18BF3" w14:textId="64E41B49" w:rsidR="0044765C" w:rsidRPr="00F14AC8" w:rsidRDefault="0044765C">
            <w:pPr>
              <w:rPr>
                <w:ins w:id="163" w:author="Peter Koch" w:date="2026-05-15T11:11:00Z" w16du:dateUtc="2026-05-15T09:11:00Z"/>
                <w:rFonts w:cs="Segoe UI"/>
                <w:color w:val="102031" w:themeColor="text2"/>
                <w:sz w:val="16"/>
                <w:szCs w:val="16"/>
              </w:rPr>
            </w:pPr>
            <w:ins w:id="164" w:author="Peter Koch" w:date="2026-05-15T11:11:00Z" w16du:dateUtc="2026-05-15T09:11:00Z">
              <w:r>
                <w:rPr>
                  <w:rFonts w:cs="Segoe UI"/>
                  <w:color w:val="102031" w:themeColor="text2"/>
                  <w:sz w:val="16"/>
                  <w:szCs w:val="16"/>
                </w:rPr>
                <w:t>4:2</w:t>
              </w:r>
            </w:ins>
          </w:p>
        </w:tc>
        <w:tc>
          <w:tcPr>
            <w:tcW w:w="1599" w:type="dxa"/>
            <w:tcBorders>
              <w:top w:val="single" w:sz="4" w:space="0" w:color="auto"/>
              <w:left w:val="single" w:sz="4" w:space="0" w:color="auto"/>
              <w:bottom w:val="single" w:sz="4" w:space="0" w:color="auto"/>
              <w:right w:val="single" w:sz="4" w:space="0" w:color="auto"/>
            </w:tcBorders>
          </w:tcPr>
          <w:p w14:paraId="0192C957" w14:textId="6C07F5CD" w:rsidR="0044765C" w:rsidRPr="00F14AC8" w:rsidRDefault="0044765C">
            <w:pPr>
              <w:cnfStyle w:val="000000100000" w:firstRow="0" w:lastRow="0" w:firstColumn="0" w:lastColumn="0" w:oddVBand="0" w:evenVBand="0" w:oddHBand="1" w:evenHBand="0" w:firstRowFirstColumn="0" w:firstRowLastColumn="0" w:lastRowFirstColumn="0" w:lastRowLastColumn="0"/>
              <w:rPr>
                <w:ins w:id="165" w:author="Peter Koch" w:date="2026-05-15T11:11:00Z" w16du:dateUtc="2026-05-15T09:11:00Z"/>
                <w:rFonts w:cs="Segoe UI"/>
                <w:b/>
                <w:bCs/>
                <w:color w:val="102031" w:themeColor="text2"/>
                <w:sz w:val="16"/>
                <w:szCs w:val="16"/>
              </w:rPr>
            </w:pPr>
            <w:ins w:id="166" w:author="Peter Koch" w:date="2026-05-15T11:11:00Z" w16du:dateUtc="2026-05-15T09:11:00Z">
              <w:r>
                <w:rPr>
                  <w:rFonts w:cs="Segoe UI"/>
                  <w:b/>
                  <w:bCs/>
                  <w:color w:val="102031" w:themeColor="text2"/>
                  <w:sz w:val="16"/>
                  <w:szCs w:val="16"/>
                </w:rPr>
                <w:t>yfreiinfo</w:t>
              </w:r>
            </w:ins>
          </w:p>
        </w:tc>
        <w:tc>
          <w:tcPr>
            <w:tcW w:w="1134" w:type="dxa"/>
            <w:tcBorders>
              <w:top w:val="single" w:sz="4" w:space="0" w:color="auto"/>
              <w:left w:val="single" w:sz="4" w:space="0" w:color="auto"/>
              <w:bottom w:val="single" w:sz="4" w:space="0" w:color="auto"/>
              <w:right w:val="single" w:sz="4" w:space="0" w:color="auto"/>
            </w:tcBorders>
          </w:tcPr>
          <w:p w14:paraId="7742BCD5" w14:textId="5C436D58" w:rsidR="0044765C" w:rsidRPr="00F14AC8" w:rsidRDefault="0044765C">
            <w:pPr>
              <w:cnfStyle w:val="000000100000" w:firstRow="0" w:lastRow="0" w:firstColumn="0" w:lastColumn="0" w:oddVBand="0" w:evenVBand="0" w:oddHBand="1" w:evenHBand="0" w:firstRowFirstColumn="0" w:firstRowLastColumn="0" w:lastRowFirstColumn="0" w:lastRowLastColumn="0"/>
              <w:rPr>
                <w:ins w:id="167" w:author="Peter Koch" w:date="2026-05-15T11:11:00Z" w16du:dateUtc="2026-05-15T09:11:00Z"/>
                <w:rFonts w:cs="Segoe UI"/>
                <w:color w:val="102031" w:themeColor="text2"/>
                <w:sz w:val="16"/>
                <w:szCs w:val="16"/>
              </w:rPr>
            </w:pPr>
            <w:ins w:id="168" w:author="Peter Koch" w:date="2026-05-15T11:12:00Z" w16du:dateUtc="2026-05-15T09:12:00Z">
              <w:r>
                <w:rPr>
                  <w:rFonts w:cs="Segoe UI"/>
                  <w:color w:val="102031" w:themeColor="text2"/>
                  <w:sz w:val="16"/>
                  <w:szCs w:val="16"/>
                </w:rPr>
                <w:t>GL100</w:t>
              </w:r>
            </w:ins>
          </w:p>
        </w:tc>
        <w:tc>
          <w:tcPr>
            <w:tcW w:w="2126" w:type="dxa"/>
            <w:tcBorders>
              <w:top w:val="single" w:sz="4" w:space="0" w:color="auto"/>
              <w:left w:val="single" w:sz="4" w:space="0" w:color="auto"/>
              <w:bottom w:val="single" w:sz="4" w:space="0" w:color="auto"/>
              <w:right w:val="single" w:sz="4" w:space="0" w:color="auto"/>
            </w:tcBorders>
          </w:tcPr>
          <w:p w14:paraId="56533A5B" w14:textId="3B39B6E3" w:rsidR="0044765C" w:rsidRPr="00F14AC8" w:rsidRDefault="0044765C">
            <w:pPr>
              <w:cnfStyle w:val="000000100000" w:firstRow="0" w:lastRow="0" w:firstColumn="0" w:lastColumn="0" w:oddVBand="0" w:evenVBand="0" w:oddHBand="1" w:evenHBand="0" w:firstRowFirstColumn="0" w:firstRowLastColumn="0" w:lastRowFirstColumn="0" w:lastRowLastColumn="0"/>
              <w:rPr>
                <w:ins w:id="169" w:author="Peter Koch" w:date="2026-05-15T11:11:00Z" w16du:dateUtc="2026-05-15T09:11:00Z"/>
                <w:rFonts w:cs="Segoe UI"/>
                <w:sz w:val="16"/>
                <w:szCs w:val="16"/>
              </w:rPr>
            </w:pPr>
            <w:ins w:id="170" w:author="Peter Koch" w:date="2026-05-15T11:12:00Z" w16du:dateUtc="2026-05-15T09:12:00Z">
              <w:r>
                <w:rPr>
                  <w:rFonts w:cs="Segoe UI"/>
                  <w:sz w:val="16"/>
                  <w:szCs w:val="16"/>
                </w:rPr>
                <w:t>Freigabeinfo</w:t>
              </w:r>
            </w:ins>
          </w:p>
        </w:tc>
        <w:tc>
          <w:tcPr>
            <w:tcW w:w="850" w:type="dxa"/>
            <w:tcBorders>
              <w:top w:val="single" w:sz="4" w:space="0" w:color="auto"/>
              <w:left w:val="single" w:sz="4" w:space="0" w:color="auto"/>
              <w:bottom w:val="single" w:sz="4" w:space="0" w:color="auto"/>
              <w:right w:val="single" w:sz="4" w:space="0" w:color="auto"/>
            </w:tcBorders>
          </w:tcPr>
          <w:p w14:paraId="51F2878E" w14:textId="2A84246F" w:rsidR="0044765C" w:rsidRPr="00F14AC8" w:rsidRDefault="0044765C">
            <w:pPr>
              <w:cnfStyle w:val="000000100000" w:firstRow="0" w:lastRow="0" w:firstColumn="0" w:lastColumn="0" w:oddVBand="0" w:evenVBand="0" w:oddHBand="1" w:evenHBand="0" w:firstRowFirstColumn="0" w:firstRowLastColumn="0" w:lastRowFirstColumn="0" w:lastRowLastColumn="0"/>
              <w:rPr>
                <w:ins w:id="171" w:author="Peter Koch" w:date="2026-05-15T11:11:00Z" w16du:dateUtc="2026-05-15T09:11:00Z"/>
                <w:rFonts w:cs="Segoe UI"/>
                <w:color w:val="102031" w:themeColor="text2"/>
                <w:sz w:val="16"/>
                <w:szCs w:val="16"/>
              </w:rPr>
            </w:pPr>
            <w:ins w:id="172" w:author="Peter Koch" w:date="2026-05-15T11:12:00Z" w16du:dateUtc="2026-05-15T09:12:00Z">
              <w:r>
                <w:rPr>
                  <w:rFonts w:cs="Segoe UI"/>
                  <w:color w:val="102031" w:themeColor="text2"/>
                  <w:sz w:val="16"/>
                  <w:szCs w:val="16"/>
                </w:rPr>
                <w:t>41</w:t>
              </w:r>
            </w:ins>
          </w:p>
        </w:tc>
        <w:tc>
          <w:tcPr>
            <w:tcW w:w="851" w:type="dxa"/>
            <w:tcBorders>
              <w:top w:val="single" w:sz="4" w:space="0" w:color="auto"/>
              <w:left w:val="single" w:sz="4" w:space="0" w:color="auto"/>
              <w:bottom w:val="single" w:sz="4" w:space="0" w:color="auto"/>
              <w:right w:val="single" w:sz="4" w:space="0" w:color="auto"/>
            </w:tcBorders>
          </w:tcPr>
          <w:p w14:paraId="60472BE6" w14:textId="61694C5F" w:rsidR="0044765C" w:rsidRPr="00F14AC8" w:rsidRDefault="0044765C">
            <w:pPr>
              <w:cnfStyle w:val="000000100000" w:firstRow="0" w:lastRow="0" w:firstColumn="0" w:lastColumn="0" w:oddVBand="0" w:evenVBand="0" w:oddHBand="1" w:evenHBand="0" w:firstRowFirstColumn="0" w:firstRowLastColumn="0" w:lastRowFirstColumn="0" w:lastRowLastColumn="0"/>
              <w:rPr>
                <w:ins w:id="173" w:author="Peter Koch" w:date="2026-05-15T11:11:00Z" w16du:dateUtc="2026-05-15T09:11:00Z"/>
                <w:rFonts w:cs="Segoe UI"/>
                <w:color w:val="102031" w:themeColor="text2"/>
                <w:sz w:val="16"/>
                <w:szCs w:val="16"/>
              </w:rPr>
            </w:pPr>
            <w:ins w:id="174" w:author="Peter Koch" w:date="2026-05-15T11:12:00Z" w16du:dateUtc="2026-05-15T09:12:00Z">
              <w:r>
                <w:rPr>
                  <w:rFonts w:cs="Segoe UI"/>
                  <w:color w:val="102031" w:themeColor="text2"/>
                  <w:sz w:val="16"/>
                  <w:szCs w:val="16"/>
                </w:rPr>
                <w:t>K</w:t>
              </w:r>
            </w:ins>
          </w:p>
        </w:tc>
        <w:tc>
          <w:tcPr>
            <w:tcW w:w="709" w:type="dxa"/>
            <w:tcBorders>
              <w:top w:val="single" w:sz="4" w:space="0" w:color="auto"/>
              <w:left w:val="single" w:sz="4" w:space="0" w:color="auto"/>
              <w:bottom w:val="single" w:sz="4" w:space="0" w:color="auto"/>
              <w:right w:val="single" w:sz="4" w:space="0" w:color="auto"/>
            </w:tcBorders>
          </w:tcPr>
          <w:p w14:paraId="256C042D" w14:textId="71423A85" w:rsidR="0044765C" w:rsidRPr="00F14AC8" w:rsidRDefault="0044765C">
            <w:pPr>
              <w:cnfStyle w:val="000000100000" w:firstRow="0" w:lastRow="0" w:firstColumn="0" w:lastColumn="0" w:oddVBand="0" w:evenVBand="0" w:oddHBand="1" w:evenHBand="0" w:firstRowFirstColumn="0" w:firstRowLastColumn="0" w:lastRowFirstColumn="0" w:lastRowLastColumn="0"/>
              <w:rPr>
                <w:ins w:id="175" w:author="Peter Koch" w:date="2026-05-15T11:11:00Z" w16du:dateUtc="2026-05-15T09:11:00Z"/>
                <w:rFonts w:cs="Segoe UI"/>
                <w:color w:val="102031" w:themeColor="text2"/>
                <w:sz w:val="16"/>
                <w:szCs w:val="16"/>
              </w:rPr>
            </w:pPr>
            <w:ins w:id="176" w:author="Peter Koch" w:date="2026-05-15T11:12:00Z" w16du:dateUtc="2026-05-15T09:12:00Z">
              <w:r>
                <w:rPr>
                  <w:rFonts w:cs="Segoe UI"/>
                  <w:color w:val="102031" w:themeColor="text2"/>
                  <w:sz w:val="16"/>
                  <w:szCs w:val="16"/>
                </w:rPr>
                <w:t>N</w:t>
              </w:r>
            </w:ins>
          </w:p>
        </w:tc>
        <w:tc>
          <w:tcPr>
            <w:tcW w:w="567" w:type="dxa"/>
            <w:tcBorders>
              <w:top w:val="single" w:sz="4" w:space="0" w:color="auto"/>
              <w:left w:val="single" w:sz="4" w:space="0" w:color="auto"/>
              <w:bottom w:val="single" w:sz="4" w:space="0" w:color="auto"/>
              <w:right w:val="single" w:sz="4" w:space="0" w:color="auto"/>
            </w:tcBorders>
          </w:tcPr>
          <w:p w14:paraId="3BE90239" w14:textId="4106E5BD" w:rsidR="0044765C" w:rsidRPr="00F14AC8" w:rsidRDefault="0044765C">
            <w:pPr>
              <w:cnfStyle w:val="000000100000" w:firstRow="0" w:lastRow="0" w:firstColumn="0" w:lastColumn="0" w:oddVBand="0" w:evenVBand="0" w:oddHBand="1" w:evenHBand="0" w:firstRowFirstColumn="0" w:firstRowLastColumn="0" w:lastRowFirstColumn="0" w:lastRowLastColumn="0"/>
              <w:rPr>
                <w:ins w:id="177" w:author="Peter Koch" w:date="2026-05-15T11:11:00Z" w16du:dateUtc="2026-05-15T09:11:00Z"/>
                <w:rFonts w:cs="Segoe UI"/>
                <w:color w:val="102031" w:themeColor="text2"/>
                <w:sz w:val="16"/>
                <w:szCs w:val="16"/>
              </w:rPr>
            </w:pPr>
            <w:ins w:id="178" w:author="Peter Koch" w:date="2026-05-15T11:12:00Z" w16du:dateUtc="2026-05-15T09:12:00Z">
              <w:r>
                <w:rPr>
                  <w:rFonts w:cs="Segoe UI"/>
                  <w:color w:val="102031" w:themeColor="text2"/>
                  <w:sz w:val="16"/>
                  <w:szCs w:val="16"/>
                </w:rPr>
                <w:t>N</w:t>
              </w:r>
            </w:ins>
          </w:p>
        </w:tc>
      </w:tr>
      <w:tr w:rsidR="002E0F01" w:rsidRPr="00F14AC8" w14:paraId="0C5850D5" w14:textId="77777777" w:rsidTr="0044765C">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trHeight w:val="255"/>
          <w:ins w:id="179" w:author="Peter Koch" w:date="2026-05-15T11:54:00Z"/>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53304B" w14:textId="6F50E7F5" w:rsidR="002E0F01" w:rsidRPr="00F14AC8" w:rsidRDefault="002E0F01">
            <w:pPr>
              <w:rPr>
                <w:ins w:id="180" w:author="Peter Koch" w:date="2026-05-15T11:54:00Z" w16du:dateUtc="2026-05-15T09:54:00Z"/>
                <w:rFonts w:cs="Segoe UI"/>
                <w:color w:val="102031" w:themeColor="text2"/>
                <w:sz w:val="16"/>
                <w:szCs w:val="16"/>
              </w:rPr>
            </w:pPr>
            <w:ins w:id="181" w:author="Peter Koch" w:date="2026-05-15T11:54:00Z" w16du:dateUtc="2026-05-15T09:54:00Z">
              <w:r>
                <w:rPr>
                  <w:rFonts w:cs="Segoe UI"/>
                  <w:color w:val="102031" w:themeColor="text2"/>
                  <w:sz w:val="16"/>
                  <w:szCs w:val="16"/>
                </w:rPr>
                <w:t>4:2</w:t>
              </w:r>
            </w:ins>
          </w:p>
        </w:tc>
        <w:tc>
          <w:tcPr>
            <w:tcW w:w="1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708D9A" w14:textId="27DA48AA" w:rsidR="002E0F01" w:rsidRPr="002E0F01" w:rsidRDefault="002E0F01">
            <w:pPr>
              <w:cnfStyle w:val="000000000000" w:firstRow="0" w:lastRow="0" w:firstColumn="0" w:lastColumn="0" w:oddVBand="0" w:evenVBand="0" w:oddHBand="0" w:evenHBand="0" w:firstRowFirstColumn="0" w:firstRowLastColumn="0" w:lastRowFirstColumn="0" w:lastRowLastColumn="0"/>
              <w:rPr>
                <w:ins w:id="182" w:author="Peter Koch" w:date="2026-05-15T11:54:00Z" w16du:dateUtc="2026-05-15T09:54:00Z"/>
                <w:rFonts w:cs="Segoe UI"/>
                <w:b/>
                <w:bCs/>
                <w:color w:val="102031" w:themeColor="text2"/>
                <w:sz w:val="16"/>
                <w:szCs w:val="16"/>
              </w:rPr>
            </w:pPr>
            <w:ins w:id="183" w:author="Peter Koch" w:date="2026-05-15T11:54:00Z" w16du:dateUtc="2026-05-15T09:54:00Z">
              <w:r w:rsidRPr="002E0F01">
                <w:rPr>
                  <w:b/>
                  <w:sz w:val="16"/>
                  <w:szCs w:val="16"/>
                  <w:rPrChange w:id="184" w:author="Peter Koch" w:date="2026-05-15T11:55:00Z" w16du:dateUtc="2026-05-15T09:55:00Z">
                    <w:rPr>
                      <w:b/>
                    </w:rPr>
                  </w:rPrChange>
                </w:rPr>
                <w:t>yvpemge</w:t>
              </w:r>
            </w:ins>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F53D90" w14:textId="693CD4E7" w:rsidR="002E0F01" w:rsidRPr="00F14AC8" w:rsidRDefault="00082719">
            <w:pPr>
              <w:cnfStyle w:val="000000000000" w:firstRow="0" w:lastRow="0" w:firstColumn="0" w:lastColumn="0" w:oddVBand="0" w:evenVBand="0" w:oddHBand="0" w:evenHBand="0" w:firstRowFirstColumn="0" w:firstRowLastColumn="0" w:lastRowFirstColumn="0" w:lastRowLastColumn="0"/>
              <w:rPr>
                <w:ins w:id="185" w:author="Peter Koch" w:date="2026-05-15T11:54:00Z" w16du:dateUtc="2026-05-15T09:54:00Z"/>
                <w:rFonts w:cs="Segoe UI"/>
                <w:color w:val="102031" w:themeColor="text2"/>
                <w:sz w:val="16"/>
                <w:szCs w:val="16"/>
              </w:rPr>
            </w:pPr>
            <w:ins w:id="186" w:author="Peter Koch" w:date="2026-05-15T11:55:00Z">
              <w:r w:rsidRPr="00082719">
                <w:rPr>
                  <w:rFonts w:cs="Segoe UI"/>
                  <w:color w:val="102031" w:themeColor="text2"/>
                  <w:sz w:val="16"/>
                  <w:szCs w:val="16"/>
                </w:rPr>
                <w:t>MP9.4</w:t>
              </w:r>
            </w:ins>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479761" w14:textId="7938299B" w:rsidR="002E0F01" w:rsidRPr="00F14AC8" w:rsidRDefault="00082719">
            <w:pPr>
              <w:cnfStyle w:val="000000000000" w:firstRow="0" w:lastRow="0" w:firstColumn="0" w:lastColumn="0" w:oddVBand="0" w:evenVBand="0" w:oddHBand="0" w:evenHBand="0" w:firstRowFirstColumn="0" w:firstRowLastColumn="0" w:lastRowFirstColumn="0" w:lastRowLastColumn="0"/>
              <w:rPr>
                <w:ins w:id="187" w:author="Peter Koch" w:date="2026-05-15T11:54:00Z" w16du:dateUtc="2026-05-15T09:54:00Z"/>
                <w:rFonts w:cs="Segoe UI"/>
                <w:sz w:val="16"/>
                <w:szCs w:val="16"/>
              </w:rPr>
            </w:pPr>
            <w:ins w:id="188" w:author="Peter Koch" w:date="2026-05-15T11:55:00Z" w16du:dateUtc="2026-05-15T09:55:00Z">
              <w:r>
                <w:rPr>
                  <w:rFonts w:cs="Segoe UI"/>
                  <w:sz w:val="16"/>
                  <w:szCs w:val="16"/>
                </w:rPr>
                <w:t>Menge</w:t>
              </w:r>
            </w:ins>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872474" w14:textId="56DBBAF0" w:rsidR="002E0F01" w:rsidRPr="00F14AC8" w:rsidRDefault="00082719">
            <w:pPr>
              <w:cnfStyle w:val="000000000000" w:firstRow="0" w:lastRow="0" w:firstColumn="0" w:lastColumn="0" w:oddVBand="0" w:evenVBand="0" w:oddHBand="0" w:evenHBand="0" w:firstRowFirstColumn="0" w:firstRowLastColumn="0" w:lastRowFirstColumn="0" w:lastRowLastColumn="0"/>
              <w:rPr>
                <w:ins w:id="189" w:author="Peter Koch" w:date="2026-05-15T11:54:00Z" w16du:dateUtc="2026-05-15T09:54:00Z"/>
                <w:rFonts w:cs="Segoe UI"/>
                <w:color w:val="102031" w:themeColor="text2"/>
                <w:sz w:val="16"/>
                <w:szCs w:val="16"/>
              </w:rPr>
            </w:pPr>
            <w:ins w:id="190" w:author="Peter Koch" w:date="2026-05-15T11:55:00Z" w16du:dateUtc="2026-05-15T09:55:00Z">
              <w:r>
                <w:rPr>
                  <w:rFonts w:cs="Segoe UI"/>
                  <w:color w:val="102031" w:themeColor="text2"/>
                  <w:sz w:val="16"/>
                  <w:szCs w:val="16"/>
                </w:rPr>
                <w:t>45</w:t>
              </w:r>
            </w:ins>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8E432B" w14:textId="2B58909C" w:rsidR="002E0F01" w:rsidRPr="00F14AC8" w:rsidRDefault="00082719">
            <w:pPr>
              <w:cnfStyle w:val="000000000000" w:firstRow="0" w:lastRow="0" w:firstColumn="0" w:lastColumn="0" w:oddVBand="0" w:evenVBand="0" w:oddHBand="0" w:evenHBand="0" w:firstRowFirstColumn="0" w:firstRowLastColumn="0" w:lastRowFirstColumn="0" w:lastRowLastColumn="0"/>
              <w:rPr>
                <w:ins w:id="191" w:author="Peter Koch" w:date="2026-05-15T11:54:00Z" w16du:dateUtc="2026-05-15T09:54:00Z"/>
                <w:rFonts w:cs="Segoe UI"/>
                <w:color w:val="102031" w:themeColor="text2"/>
                <w:sz w:val="16"/>
                <w:szCs w:val="16"/>
              </w:rPr>
            </w:pPr>
            <w:ins w:id="192" w:author="Peter Koch" w:date="2026-05-15T11:55:00Z" w16du:dateUtc="2026-05-15T09:55:00Z">
              <w:r>
                <w:rPr>
                  <w:rFonts w:cs="Segoe UI"/>
                  <w:color w:val="102031" w:themeColor="text2"/>
                  <w:sz w:val="16"/>
                  <w:szCs w:val="16"/>
                </w:rPr>
                <w:t>K</w:t>
              </w:r>
            </w:ins>
          </w:p>
        </w:tc>
        <w:tc>
          <w:tcPr>
            <w:tcW w:w="7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B397F9" w14:textId="46913BB4" w:rsidR="002E0F01" w:rsidRPr="00F14AC8" w:rsidRDefault="00082719">
            <w:pPr>
              <w:cnfStyle w:val="000000000000" w:firstRow="0" w:lastRow="0" w:firstColumn="0" w:lastColumn="0" w:oddVBand="0" w:evenVBand="0" w:oddHBand="0" w:evenHBand="0" w:firstRowFirstColumn="0" w:firstRowLastColumn="0" w:lastRowFirstColumn="0" w:lastRowLastColumn="0"/>
              <w:rPr>
                <w:ins w:id="193" w:author="Peter Koch" w:date="2026-05-15T11:54:00Z" w16du:dateUtc="2026-05-15T09:54:00Z"/>
                <w:rFonts w:cs="Segoe UI"/>
                <w:color w:val="102031" w:themeColor="text2"/>
                <w:sz w:val="16"/>
                <w:szCs w:val="16"/>
              </w:rPr>
            </w:pPr>
            <w:ins w:id="194" w:author="Peter Koch" w:date="2026-05-15T11:55:00Z" w16du:dateUtc="2026-05-15T09:55:00Z">
              <w:r>
                <w:rPr>
                  <w:rFonts w:cs="Segoe UI"/>
                  <w:color w:val="102031" w:themeColor="text2"/>
                  <w:sz w:val="16"/>
                  <w:szCs w:val="16"/>
                </w:rPr>
                <w:t>N</w:t>
              </w:r>
            </w:ins>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D9ECA5" w14:textId="0714B4D4" w:rsidR="002E0F01" w:rsidRPr="00F14AC8" w:rsidRDefault="00082719">
            <w:pPr>
              <w:cnfStyle w:val="000000000000" w:firstRow="0" w:lastRow="0" w:firstColumn="0" w:lastColumn="0" w:oddVBand="0" w:evenVBand="0" w:oddHBand="0" w:evenHBand="0" w:firstRowFirstColumn="0" w:firstRowLastColumn="0" w:lastRowFirstColumn="0" w:lastRowLastColumn="0"/>
              <w:rPr>
                <w:ins w:id="195" w:author="Peter Koch" w:date="2026-05-15T11:54:00Z" w16du:dateUtc="2026-05-15T09:54:00Z"/>
                <w:rFonts w:cs="Segoe UI"/>
                <w:color w:val="102031" w:themeColor="text2"/>
                <w:sz w:val="16"/>
                <w:szCs w:val="16"/>
              </w:rPr>
            </w:pPr>
            <w:ins w:id="196" w:author="Peter Koch" w:date="2026-05-15T11:55:00Z" w16du:dateUtc="2026-05-15T09:55:00Z">
              <w:r>
                <w:rPr>
                  <w:rFonts w:cs="Segoe UI"/>
                  <w:color w:val="102031" w:themeColor="text2"/>
                  <w:sz w:val="16"/>
                  <w:szCs w:val="16"/>
                </w:rPr>
                <w:t>N</w:t>
              </w:r>
            </w:ins>
          </w:p>
        </w:tc>
      </w:tr>
      <w:tr w:rsidR="002E0F01" w:rsidRPr="00F14AC8" w14:paraId="663937FC" w14:textId="77777777" w:rsidTr="0044765C">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cnfStyle w:val="000000100000" w:firstRow="0" w:lastRow="0" w:firstColumn="0" w:lastColumn="0" w:oddVBand="0" w:evenVBand="0" w:oddHBand="1" w:evenHBand="0" w:firstRowFirstColumn="0" w:firstRowLastColumn="0" w:lastRowFirstColumn="0" w:lastRowLastColumn="0"/>
          <w:trHeight w:val="255"/>
          <w:ins w:id="197" w:author="Peter Koch" w:date="2026-05-15T11:54:00Z"/>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21BB85" w14:textId="58A4D56A" w:rsidR="002E0F01" w:rsidRPr="00F14AC8" w:rsidRDefault="002E0F01">
            <w:pPr>
              <w:rPr>
                <w:ins w:id="198" w:author="Peter Koch" w:date="2026-05-15T11:54:00Z" w16du:dateUtc="2026-05-15T09:54:00Z"/>
                <w:rFonts w:cs="Segoe UI"/>
                <w:color w:val="102031" w:themeColor="text2"/>
                <w:sz w:val="16"/>
                <w:szCs w:val="16"/>
              </w:rPr>
            </w:pPr>
            <w:ins w:id="199" w:author="Peter Koch" w:date="2026-05-15T11:54:00Z" w16du:dateUtc="2026-05-15T09:54:00Z">
              <w:r>
                <w:rPr>
                  <w:rFonts w:cs="Segoe UI"/>
                  <w:color w:val="102031" w:themeColor="text2"/>
                  <w:sz w:val="16"/>
                  <w:szCs w:val="16"/>
                </w:rPr>
                <w:t>4:2</w:t>
              </w:r>
            </w:ins>
          </w:p>
        </w:tc>
        <w:tc>
          <w:tcPr>
            <w:tcW w:w="1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23A360" w14:textId="72BAE920" w:rsidR="002E0F01" w:rsidRPr="002E0F01" w:rsidRDefault="002E0F01">
            <w:pPr>
              <w:cnfStyle w:val="000000100000" w:firstRow="0" w:lastRow="0" w:firstColumn="0" w:lastColumn="0" w:oddVBand="0" w:evenVBand="0" w:oddHBand="1" w:evenHBand="0" w:firstRowFirstColumn="0" w:firstRowLastColumn="0" w:lastRowFirstColumn="0" w:lastRowLastColumn="0"/>
              <w:rPr>
                <w:ins w:id="200" w:author="Peter Koch" w:date="2026-05-15T11:54:00Z" w16du:dateUtc="2026-05-15T09:54:00Z"/>
                <w:rFonts w:cs="Segoe UI"/>
                <w:b/>
                <w:bCs/>
                <w:color w:val="102031" w:themeColor="text2"/>
                <w:sz w:val="16"/>
                <w:szCs w:val="16"/>
              </w:rPr>
            </w:pPr>
            <w:ins w:id="201" w:author="Peter Koch" w:date="2026-05-15T11:54:00Z" w16du:dateUtc="2026-05-15T09:54:00Z">
              <w:r w:rsidRPr="002E0F01">
                <w:rPr>
                  <w:b/>
                  <w:sz w:val="16"/>
                  <w:szCs w:val="16"/>
                  <w:rPrChange w:id="202" w:author="Peter Koch" w:date="2026-05-15T11:55:00Z" w16du:dateUtc="2026-05-15T09:55:00Z">
                    <w:rPr>
                      <w:b/>
                    </w:rPr>
                  </w:rPrChange>
                </w:rPr>
                <w:t>yvpe</w:t>
              </w:r>
            </w:ins>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3F6D58" w14:textId="7ECA93B1" w:rsidR="002E0F01" w:rsidRPr="00F14AC8" w:rsidRDefault="00B44DB6">
            <w:pPr>
              <w:cnfStyle w:val="000000100000" w:firstRow="0" w:lastRow="0" w:firstColumn="0" w:lastColumn="0" w:oddVBand="0" w:evenVBand="0" w:oddHBand="1" w:evenHBand="0" w:firstRowFirstColumn="0" w:firstRowLastColumn="0" w:lastRowFirstColumn="0" w:lastRowLastColumn="0"/>
              <w:rPr>
                <w:ins w:id="203" w:author="Peter Koch" w:date="2026-05-15T11:54:00Z" w16du:dateUtc="2026-05-15T09:54:00Z"/>
                <w:rFonts w:cs="Segoe UI"/>
                <w:color w:val="102031" w:themeColor="text2"/>
                <w:sz w:val="16"/>
                <w:szCs w:val="16"/>
              </w:rPr>
            </w:pPr>
            <w:ins w:id="204" w:author="Peter Koch" w:date="2026-05-15T11:55:00Z">
              <w:r w:rsidRPr="00B44DB6">
                <w:rPr>
                  <w:rFonts w:cs="Segoe UI"/>
                  <w:color w:val="102031" w:themeColor="text2"/>
                  <w:sz w:val="16"/>
                  <w:szCs w:val="16"/>
                </w:rPr>
                <w:t>TAZ1</w:t>
              </w:r>
            </w:ins>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52B025" w14:textId="063651E8" w:rsidR="002E0F01" w:rsidRPr="00F14AC8" w:rsidRDefault="00082719">
            <w:pPr>
              <w:cnfStyle w:val="000000100000" w:firstRow="0" w:lastRow="0" w:firstColumn="0" w:lastColumn="0" w:oddVBand="0" w:evenVBand="0" w:oddHBand="1" w:evenHBand="0" w:firstRowFirstColumn="0" w:firstRowLastColumn="0" w:lastRowFirstColumn="0" w:lastRowLastColumn="0"/>
              <w:rPr>
                <w:ins w:id="205" w:author="Peter Koch" w:date="2026-05-15T11:54:00Z" w16du:dateUtc="2026-05-15T09:54:00Z"/>
                <w:rFonts w:cs="Segoe UI"/>
                <w:sz w:val="16"/>
                <w:szCs w:val="16"/>
              </w:rPr>
            </w:pPr>
            <w:ins w:id="206" w:author="Peter Koch" w:date="2026-05-15T11:55:00Z" w16du:dateUtc="2026-05-15T09:55:00Z">
              <w:r>
                <w:rPr>
                  <w:rFonts w:cs="Segoe UI"/>
                  <w:sz w:val="16"/>
                  <w:szCs w:val="16"/>
                </w:rPr>
                <w:t>Einheit</w:t>
              </w:r>
            </w:ins>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3C59DA" w14:textId="68E8D57C" w:rsidR="002E0F01" w:rsidRPr="00F14AC8" w:rsidRDefault="00082719">
            <w:pPr>
              <w:cnfStyle w:val="000000100000" w:firstRow="0" w:lastRow="0" w:firstColumn="0" w:lastColumn="0" w:oddVBand="0" w:evenVBand="0" w:oddHBand="1" w:evenHBand="0" w:firstRowFirstColumn="0" w:firstRowLastColumn="0" w:lastRowFirstColumn="0" w:lastRowLastColumn="0"/>
              <w:rPr>
                <w:ins w:id="207" w:author="Peter Koch" w:date="2026-05-15T11:54:00Z" w16du:dateUtc="2026-05-15T09:54:00Z"/>
                <w:rFonts w:cs="Segoe UI"/>
                <w:color w:val="102031" w:themeColor="text2"/>
                <w:sz w:val="16"/>
                <w:szCs w:val="16"/>
              </w:rPr>
            </w:pPr>
            <w:ins w:id="208" w:author="Peter Koch" w:date="2026-05-15T11:55:00Z" w16du:dateUtc="2026-05-15T09:55:00Z">
              <w:r>
                <w:rPr>
                  <w:rFonts w:cs="Segoe UI"/>
                  <w:color w:val="102031" w:themeColor="text2"/>
                  <w:sz w:val="16"/>
                  <w:szCs w:val="16"/>
                </w:rPr>
                <w:t>45</w:t>
              </w:r>
            </w:ins>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4FD4F1" w14:textId="1E0CBE33" w:rsidR="002E0F01" w:rsidRPr="00F14AC8" w:rsidRDefault="00082719">
            <w:pPr>
              <w:cnfStyle w:val="000000100000" w:firstRow="0" w:lastRow="0" w:firstColumn="0" w:lastColumn="0" w:oddVBand="0" w:evenVBand="0" w:oddHBand="1" w:evenHBand="0" w:firstRowFirstColumn="0" w:firstRowLastColumn="0" w:lastRowFirstColumn="0" w:lastRowLastColumn="0"/>
              <w:rPr>
                <w:ins w:id="209" w:author="Peter Koch" w:date="2026-05-15T11:54:00Z" w16du:dateUtc="2026-05-15T09:54:00Z"/>
                <w:rFonts w:cs="Segoe UI"/>
                <w:color w:val="102031" w:themeColor="text2"/>
                <w:sz w:val="16"/>
                <w:szCs w:val="16"/>
              </w:rPr>
            </w:pPr>
            <w:ins w:id="210" w:author="Peter Koch" w:date="2026-05-15T11:55:00Z" w16du:dateUtc="2026-05-15T09:55:00Z">
              <w:r>
                <w:rPr>
                  <w:rFonts w:cs="Segoe UI"/>
                  <w:color w:val="102031" w:themeColor="text2"/>
                  <w:sz w:val="16"/>
                  <w:szCs w:val="16"/>
                </w:rPr>
                <w:t>K</w:t>
              </w:r>
            </w:ins>
          </w:p>
        </w:tc>
        <w:tc>
          <w:tcPr>
            <w:tcW w:w="7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A8E5BD" w14:textId="277E0714" w:rsidR="002E0F01" w:rsidRPr="00F14AC8" w:rsidRDefault="00082719">
            <w:pPr>
              <w:cnfStyle w:val="000000100000" w:firstRow="0" w:lastRow="0" w:firstColumn="0" w:lastColumn="0" w:oddVBand="0" w:evenVBand="0" w:oddHBand="1" w:evenHBand="0" w:firstRowFirstColumn="0" w:firstRowLastColumn="0" w:lastRowFirstColumn="0" w:lastRowLastColumn="0"/>
              <w:rPr>
                <w:ins w:id="211" w:author="Peter Koch" w:date="2026-05-15T11:54:00Z" w16du:dateUtc="2026-05-15T09:54:00Z"/>
                <w:rFonts w:cs="Segoe UI"/>
                <w:color w:val="102031" w:themeColor="text2"/>
                <w:sz w:val="16"/>
                <w:szCs w:val="16"/>
              </w:rPr>
            </w:pPr>
            <w:ins w:id="212" w:author="Peter Koch" w:date="2026-05-15T11:56:00Z" w16du:dateUtc="2026-05-15T09:56:00Z">
              <w:r>
                <w:rPr>
                  <w:rFonts w:cs="Segoe UI"/>
                  <w:color w:val="102031" w:themeColor="text2"/>
                  <w:sz w:val="16"/>
                  <w:szCs w:val="16"/>
                </w:rPr>
                <w:t>N</w:t>
              </w:r>
            </w:ins>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82425F" w14:textId="60182417" w:rsidR="002E0F01" w:rsidRPr="00F14AC8" w:rsidRDefault="00082719">
            <w:pPr>
              <w:cnfStyle w:val="000000100000" w:firstRow="0" w:lastRow="0" w:firstColumn="0" w:lastColumn="0" w:oddVBand="0" w:evenVBand="0" w:oddHBand="1" w:evenHBand="0" w:firstRowFirstColumn="0" w:firstRowLastColumn="0" w:lastRowFirstColumn="0" w:lastRowLastColumn="0"/>
              <w:rPr>
                <w:ins w:id="213" w:author="Peter Koch" w:date="2026-05-15T11:54:00Z" w16du:dateUtc="2026-05-15T09:54:00Z"/>
                <w:rFonts w:cs="Segoe UI"/>
                <w:color w:val="102031" w:themeColor="text2"/>
                <w:sz w:val="16"/>
                <w:szCs w:val="16"/>
              </w:rPr>
            </w:pPr>
            <w:ins w:id="214" w:author="Peter Koch" w:date="2026-05-15T11:55:00Z" w16du:dateUtc="2026-05-15T09:55:00Z">
              <w:r>
                <w:rPr>
                  <w:rFonts w:cs="Segoe UI"/>
                  <w:color w:val="102031" w:themeColor="text2"/>
                  <w:sz w:val="16"/>
                  <w:szCs w:val="16"/>
                </w:rPr>
                <w:t>N</w:t>
              </w:r>
            </w:ins>
          </w:p>
        </w:tc>
      </w:tr>
      <w:tr w:rsidR="0044765C" w:rsidRPr="00F14AC8" w14:paraId="147DC734" w14:textId="77777777" w:rsidTr="0044765C">
        <w:tblPrEx>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left w:w="115" w:type="dxa"/>
            <w:bottom w:w="115" w:type="dxa"/>
            <w:right w:w="115" w:type="dxa"/>
          </w:tblCellMar>
          <w:tblPrExChange w:id="215" w:author="Peter Koch" w:date="2026-05-15T11:11:00Z" w16du:dateUtc="2026-05-15T09:11:00Z">
            <w:tblPrEx>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left w:w="115" w:type="dxa"/>
                <w:bottom w:w="115" w:type="dxa"/>
                <w:right w:w="115" w:type="dxa"/>
              </w:tblCellMar>
            </w:tblPrEx>
          </w:tblPrExChange>
        </w:tblPrEx>
        <w:trPr>
          <w:trHeight w:val="255"/>
          <w:ins w:id="216" w:author="Peter Koch" w:date="2026-05-15T11:11:00Z"/>
          <w:trPrChange w:id="217" w:author="Peter Koch" w:date="2026-05-15T11:11:00Z" w16du:dateUtc="2026-05-15T09:11:00Z">
            <w:trPr>
              <w:gridBefore w:val="1"/>
              <w:trHeight w:val="255"/>
            </w:trPr>
          </w:trPrChange>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218" w:author="Peter Koch" w:date="2026-05-15T11:11:00Z" w16du:dateUtc="2026-05-15T09:11:00Z">
              <w:tcPr>
                <w:tcW w:w="1095" w:type="dxa"/>
                <w:gridSpan w:val="2"/>
                <w:tcBorders>
                  <w:top w:val="single" w:sz="4" w:space="0" w:color="auto"/>
                  <w:left w:val="single" w:sz="4" w:space="0" w:color="auto"/>
                  <w:bottom w:val="single" w:sz="4" w:space="0" w:color="auto"/>
                  <w:right w:val="single" w:sz="4" w:space="0" w:color="auto"/>
                </w:tcBorders>
              </w:tcPr>
            </w:tcPrChange>
          </w:tcPr>
          <w:p w14:paraId="50170C7A" w14:textId="77777777" w:rsidR="0044765C" w:rsidRPr="00F14AC8" w:rsidRDefault="0044765C">
            <w:pPr>
              <w:rPr>
                <w:ins w:id="219" w:author="Peter Koch" w:date="2026-05-15T11:11:00Z" w16du:dateUtc="2026-05-15T09:11:00Z"/>
                <w:rFonts w:cs="Segoe UI"/>
                <w:color w:val="102031" w:themeColor="text2"/>
                <w:sz w:val="16"/>
                <w:szCs w:val="16"/>
              </w:rPr>
            </w:pPr>
          </w:p>
        </w:tc>
        <w:tc>
          <w:tcPr>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220" w:author="Peter Koch" w:date="2026-05-15T11:11:00Z" w16du:dateUtc="2026-05-15T09:11:00Z">
              <w:tcPr>
                <w:tcW w:w="1599" w:type="dxa"/>
                <w:gridSpan w:val="2"/>
                <w:tcBorders>
                  <w:top w:val="single" w:sz="4" w:space="0" w:color="auto"/>
                  <w:left w:val="single" w:sz="4" w:space="0" w:color="auto"/>
                  <w:bottom w:val="single" w:sz="4" w:space="0" w:color="auto"/>
                  <w:right w:val="single" w:sz="4" w:space="0" w:color="auto"/>
                </w:tcBorders>
              </w:tcPr>
            </w:tcPrChange>
          </w:tcPr>
          <w:p w14:paraId="1F467818" w14:textId="77777777" w:rsidR="0044765C" w:rsidRPr="00F14AC8" w:rsidRDefault="0044765C">
            <w:pPr>
              <w:cnfStyle w:val="000000000000" w:firstRow="0" w:lastRow="0" w:firstColumn="0" w:lastColumn="0" w:oddVBand="0" w:evenVBand="0" w:oddHBand="0" w:evenHBand="0" w:firstRowFirstColumn="0" w:firstRowLastColumn="0" w:lastRowFirstColumn="0" w:lastRowLastColumn="0"/>
              <w:rPr>
                <w:ins w:id="221" w:author="Peter Koch" w:date="2026-05-15T11:11:00Z" w16du:dateUtc="2026-05-15T09:11:00Z"/>
                <w:rFonts w:cs="Segoe UI"/>
                <w:b/>
                <w:bCs/>
                <w:color w:val="102031" w:themeColor="text2"/>
                <w:sz w:val="16"/>
                <w:szCs w:val="16"/>
              </w:rPr>
            </w:pPr>
          </w:p>
        </w:tc>
        <w:tc>
          <w:tcPr>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222" w:author="Peter Koch" w:date="2026-05-15T11:11:00Z" w16du:dateUtc="2026-05-15T09:11:00Z">
              <w:tcPr>
                <w:tcW w:w="1134" w:type="dxa"/>
                <w:gridSpan w:val="2"/>
                <w:tcBorders>
                  <w:top w:val="single" w:sz="4" w:space="0" w:color="auto"/>
                  <w:left w:val="single" w:sz="4" w:space="0" w:color="auto"/>
                  <w:bottom w:val="single" w:sz="4" w:space="0" w:color="auto"/>
                  <w:right w:val="single" w:sz="4" w:space="0" w:color="auto"/>
                </w:tcBorders>
              </w:tcPr>
            </w:tcPrChange>
          </w:tcPr>
          <w:p w14:paraId="6D79E70A" w14:textId="77777777" w:rsidR="0044765C" w:rsidRPr="00F14AC8" w:rsidRDefault="0044765C">
            <w:pPr>
              <w:cnfStyle w:val="000000000000" w:firstRow="0" w:lastRow="0" w:firstColumn="0" w:lastColumn="0" w:oddVBand="0" w:evenVBand="0" w:oddHBand="0" w:evenHBand="0" w:firstRowFirstColumn="0" w:firstRowLastColumn="0" w:lastRowFirstColumn="0" w:lastRowLastColumn="0"/>
              <w:rPr>
                <w:ins w:id="223" w:author="Peter Koch" w:date="2026-05-15T11:11:00Z" w16du:dateUtc="2026-05-15T09:11:00Z"/>
                <w:rFonts w:cs="Segoe UI"/>
                <w:color w:val="102031" w:themeColor="text2"/>
                <w:sz w:val="16"/>
                <w:szCs w:val="16"/>
              </w:rPr>
            </w:pPr>
          </w:p>
        </w:tc>
        <w:tc>
          <w:tcPr>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224" w:author="Peter Koch" w:date="2026-05-15T11:11:00Z" w16du:dateUtc="2026-05-15T09:11:00Z">
              <w:tcPr>
                <w:tcW w:w="2126" w:type="dxa"/>
                <w:gridSpan w:val="2"/>
                <w:tcBorders>
                  <w:top w:val="single" w:sz="4" w:space="0" w:color="auto"/>
                  <w:left w:val="single" w:sz="4" w:space="0" w:color="auto"/>
                  <w:bottom w:val="single" w:sz="4" w:space="0" w:color="auto"/>
                  <w:right w:val="single" w:sz="4" w:space="0" w:color="auto"/>
                </w:tcBorders>
              </w:tcPr>
            </w:tcPrChange>
          </w:tcPr>
          <w:p w14:paraId="78A15EEB" w14:textId="77777777" w:rsidR="0044765C" w:rsidRPr="00F14AC8" w:rsidRDefault="0044765C">
            <w:pPr>
              <w:cnfStyle w:val="000000000000" w:firstRow="0" w:lastRow="0" w:firstColumn="0" w:lastColumn="0" w:oddVBand="0" w:evenVBand="0" w:oddHBand="0" w:evenHBand="0" w:firstRowFirstColumn="0" w:firstRowLastColumn="0" w:lastRowFirstColumn="0" w:lastRowLastColumn="0"/>
              <w:rPr>
                <w:ins w:id="225" w:author="Peter Koch" w:date="2026-05-15T11:11:00Z" w16du:dateUtc="2026-05-15T09:11:00Z"/>
                <w:rFonts w:cs="Segoe UI"/>
                <w:sz w:val="16"/>
                <w:szCs w:val="16"/>
              </w:rPr>
            </w:pPr>
          </w:p>
        </w:tc>
        <w:tc>
          <w:tcPr>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226" w:author="Peter Koch" w:date="2026-05-15T11:11:00Z" w16du:dateUtc="2026-05-15T09:11:00Z">
              <w:tcPr>
                <w:tcW w:w="850" w:type="dxa"/>
                <w:gridSpan w:val="2"/>
                <w:tcBorders>
                  <w:top w:val="single" w:sz="4" w:space="0" w:color="auto"/>
                  <w:left w:val="single" w:sz="4" w:space="0" w:color="auto"/>
                  <w:bottom w:val="single" w:sz="4" w:space="0" w:color="auto"/>
                  <w:right w:val="single" w:sz="4" w:space="0" w:color="auto"/>
                </w:tcBorders>
              </w:tcPr>
            </w:tcPrChange>
          </w:tcPr>
          <w:p w14:paraId="61C359FA" w14:textId="77777777" w:rsidR="0044765C" w:rsidRPr="00F14AC8" w:rsidRDefault="0044765C">
            <w:pPr>
              <w:cnfStyle w:val="000000000000" w:firstRow="0" w:lastRow="0" w:firstColumn="0" w:lastColumn="0" w:oddVBand="0" w:evenVBand="0" w:oddHBand="0" w:evenHBand="0" w:firstRowFirstColumn="0" w:firstRowLastColumn="0" w:lastRowFirstColumn="0" w:lastRowLastColumn="0"/>
              <w:rPr>
                <w:ins w:id="227" w:author="Peter Koch" w:date="2026-05-15T11:11:00Z" w16du:dateUtc="2026-05-15T09:11:00Z"/>
                <w:rFonts w:cs="Segoe UI"/>
                <w:color w:val="102031" w:themeColor="text2"/>
                <w:sz w:val="16"/>
                <w:szCs w:val="16"/>
              </w:rPr>
            </w:pPr>
          </w:p>
        </w:tc>
        <w:tc>
          <w:tcPr>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228" w:author="Peter Koch" w:date="2026-05-15T11:11:00Z" w16du:dateUtc="2026-05-15T09:11:00Z">
              <w:tcPr>
                <w:tcW w:w="851" w:type="dxa"/>
                <w:gridSpan w:val="2"/>
                <w:tcBorders>
                  <w:top w:val="single" w:sz="4" w:space="0" w:color="auto"/>
                  <w:left w:val="single" w:sz="4" w:space="0" w:color="auto"/>
                  <w:bottom w:val="single" w:sz="4" w:space="0" w:color="auto"/>
                  <w:right w:val="single" w:sz="4" w:space="0" w:color="auto"/>
                </w:tcBorders>
              </w:tcPr>
            </w:tcPrChange>
          </w:tcPr>
          <w:p w14:paraId="1E5FA85C" w14:textId="77777777" w:rsidR="0044765C" w:rsidRPr="00F14AC8" w:rsidRDefault="0044765C">
            <w:pPr>
              <w:cnfStyle w:val="000000000000" w:firstRow="0" w:lastRow="0" w:firstColumn="0" w:lastColumn="0" w:oddVBand="0" w:evenVBand="0" w:oddHBand="0" w:evenHBand="0" w:firstRowFirstColumn="0" w:firstRowLastColumn="0" w:lastRowFirstColumn="0" w:lastRowLastColumn="0"/>
              <w:rPr>
                <w:ins w:id="229" w:author="Peter Koch" w:date="2026-05-15T11:11:00Z" w16du:dateUtc="2026-05-15T09:11:00Z"/>
                <w:rFonts w:cs="Segoe UI"/>
                <w:color w:val="102031" w:themeColor="text2"/>
                <w:sz w:val="16"/>
                <w:szCs w:val="16"/>
              </w:rPr>
            </w:pPr>
          </w:p>
        </w:tc>
        <w:tc>
          <w:tcPr>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230" w:author="Peter Koch" w:date="2026-05-15T11:11:00Z" w16du:dateUtc="2026-05-15T09:11:00Z">
              <w:tcPr>
                <w:tcW w:w="709" w:type="dxa"/>
                <w:gridSpan w:val="2"/>
                <w:tcBorders>
                  <w:top w:val="single" w:sz="4" w:space="0" w:color="auto"/>
                  <w:left w:val="single" w:sz="4" w:space="0" w:color="auto"/>
                  <w:bottom w:val="single" w:sz="4" w:space="0" w:color="auto"/>
                  <w:right w:val="single" w:sz="4" w:space="0" w:color="auto"/>
                </w:tcBorders>
              </w:tcPr>
            </w:tcPrChange>
          </w:tcPr>
          <w:p w14:paraId="56CA9169" w14:textId="77777777" w:rsidR="0044765C" w:rsidRPr="00F14AC8" w:rsidRDefault="0044765C">
            <w:pPr>
              <w:cnfStyle w:val="000000000000" w:firstRow="0" w:lastRow="0" w:firstColumn="0" w:lastColumn="0" w:oddVBand="0" w:evenVBand="0" w:oddHBand="0" w:evenHBand="0" w:firstRowFirstColumn="0" w:firstRowLastColumn="0" w:lastRowFirstColumn="0" w:lastRowLastColumn="0"/>
              <w:rPr>
                <w:ins w:id="231" w:author="Peter Koch" w:date="2026-05-15T11:11:00Z" w16du:dateUtc="2026-05-15T09:11:00Z"/>
                <w:rFonts w:cs="Segoe UI"/>
                <w:color w:val="102031" w:themeColor="text2"/>
                <w:sz w:val="16"/>
                <w:szCs w:val="16"/>
              </w:rPr>
            </w:pPr>
          </w:p>
        </w:tc>
        <w:tc>
          <w:tcPr>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232" w:author="Peter Koch" w:date="2026-05-15T11:11:00Z" w16du:dateUtc="2026-05-15T09:11:00Z">
              <w:tcPr>
                <w:tcW w:w="567" w:type="dxa"/>
                <w:gridSpan w:val="2"/>
                <w:tcBorders>
                  <w:top w:val="single" w:sz="4" w:space="0" w:color="auto"/>
                  <w:left w:val="single" w:sz="4" w:space="0" w:color="auto"/>
                  <w:bottom w:val="single" w:sz="4" w:space="0" w:color="auto"/>
                  <w:right w:val="single" w:sz="4" w:space="0" w:color="auto"/>
                </w:tcBorders>
              </w:tcPr>
            </w:tcPrChange>
          </w:tcPr>
          <w:p w14:paraId="343947A1" w14:textId="77777777" w:rsidR="0044765C" w:rsidRPr="00F14AC8" w:rsidRDefault="0044765C">
            <w:pPr>
              <w:cnfStyle w:val="000000000000" w:firstRow="0" w:lastRow="0" w:firstColumn="0" w:lastColumn="0" w:oddVBand="0" w:evenVBand="0" w:oddHBand="0" w:evenHBand="0" w:firstRowFirstColumn="0" w:firstRowLastColumn="0" w:lastRowFirstColumn="0" w:lastRowLastColumn="0"/>
              <w:rPr>
                <w:ins w:id="233" w:author="Peter Koch" w:date="2026-05-15T11:11:00Z" w16du:dateUtc="2026-05-15T09:11:00Z"/>
                <w:rFonts w:cs="Segoe UI"/>
                <w:color w:val="102031" w:themeColor="text2"/>
                <w:sz w:val="16"/>
                <w:szCs w:val="16"/>
              </w:rPr>
            </w:pPr>
          </w:p>
        </w:tc>
      </w:tr>
      <w:tr w:rsidR="00383FD8" w:rsidRPr="00F14AC8" w14:paraId="540C097F"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tcPr>
          <w:p w14:paraId="794D4A88" w14:textId="6A17BDF1" w:rsidR="00383FD8" w:rsidRPr="00F14AC8" w:rsidRDefault="00383FD8">
            <w:pPr>
              <w:rPr>
                <w:rFonts w:cs="Segoe UI"/>
                <w:color w:val="102031" w:themeColor="text2"/>
                <w:sz w:val="16"/>
                <w:szCs w:val="16"/>
              </w:rPr>
            </w:pPr>
            <w:r w:rsidRPr="00F14AC8">
              <w:rPr>
                <w:rFonts w:cs="Segoe UI"/>
                <w:color w:val="102031" w:themeColor="text2"/>
                <w:sz w:val="16"/>
                <w:szCs w:val="16"/>
              </w:rPr>
              <w:t>5:2</w:t>
            </w:r>
          </w:p>
        </w:tc>
        <w:tc>
          <w:tcPr>
            <w:tcW w:w="1599" w:type="dxa"/>
            <w:tcBorders>
              <w:top w:val="single" w:sz="4" w:space="0" w:color="auto"/>
              <w:left w:val="single" w:sz="4" w:space="0" w:color="auto"/>
              <w:bottom w:val="single" w:sz="4" w:space="0" w:color="auto"/>
              <w:right w:val="single" w:sz="4" w:space="0" w:color="auto"/>
            </w:tcBorders>
          </w:tcPr>
          <w:p w14:paraId="25312EA1" w14:textId="3A638337" w:rsidR="00383FD8" w:rsidRPr="00F14AC8" w:rsidRDefault="00383FD8">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ygewerbanteil</w:t>
            </w:r>
          </w:p>
        </w:tc>
        <w:tc>
          <w:tcPr>
            <w:tcW w:w="1134" w:type="dxa"/>
            <w:tcBorders>
              <w:top w:val="single" w:sz="4" w:space="0" w:color="auto"/>
              <w:left w:val="single" w:sz="4" w:space="0" w:color="auto"/>
              <w:bottom w:val="single" w:sz="4" w:space="0" w:color="auto"/>
              <w:right w:val="single" w:sz="4" w:space="0" w:color="auto"/>
            </w:tcBorders>
          </w:tcPr>
          <w:p w14:paraId="6AD6ADA1" w14:textId="662F1332" w:rsidR="00383FD8" w:rsidRPr="00F14AC8" w:rsidRDefault="008547D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R3.2</w:t>
            </w:r>
          </w:p>
        </w:tc>
        <w:tc>
          <w:tcPr>
            <w:tcW w:w="2126" w:type="dxa"/>
            <w:tcBorders>
              <w:top w:val="single" w:sz="4" w:space="0" w:color="auto"/>
              <w:left w:val="single" w:sz="4" w:space="0" w:color="auto"/>
              <w:bottom w:val="single" w:sz="4" w:space="0" w:color="auto"/>
              <w:right w:val="single" w:sz="4" w:space="0" w:color="auto"/>
            </w:tcBorders>
          </w:tcPr>
          <w:p w14:paraId="48CFDCD8" w14:textId="26DC7AC3" w:rsidR="00383FD8" w:rsidRPr="00F14AC8" w:rsidRDefault="008547DA">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Gewerblicher Anteil</w:t>
            </w:r>
          </w:p>
        </w:tc>
        <w:tc>
          <w:tcPr>
            <w:tcW w:w="850" w:type="dxa"/>
            <w:tcBorders>
              <w:top w:val="single" w:sz="4" w:space="0" w:color="auto"/>
              <w:left w:val="single" w:sz="4" w:space="0" w:color="auto"/>
              <w:bottom w:val="single" w:sz="4" w:space="0" w:color="auto"/>
              <w:right w:val="single" w:sz="4" w:space="0" w:color="auto"/>
            </w:tcBorders>
          </w:tcPr>
          <w:p w14:paraId="69581EE9" w14:textId="057A6DB5" w:rsidR="00383FD8" w:rsidRPr="00F14AC8" w:rsidRDefault="008547D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72</w:t>
            </w:r>
          </w:p>
        </w:tc>
        <w:tc>
          <w:tcPr>
            <w:tcW w:w="851" w:type="dxa"/>
            <w:tcBorders>
              <w:top w:val="single" w:sz="4" w:space="0" w:color="auto"/>
              <w:left w:val="single" w:sz="4" w:space="0" w:color="auto"/>
              <w:bottom w:val="single" w:sz="4" w:space="0" w:color="auto"/>
              <w:right w:val="single" w:sz="4" w:space="0" w:color="auto"/>
            </w:tcBorders>
          </w:tcPr>
          <w:p w14:paraId="74A6C5AE" w14:textId="44CF772B" w:rsidR="00383FD8" w:rsidRPr="00F14AC8" w:rsidRDefault="008547D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Borders>
              <w:top w:val="single" w:sz="4" w:space="0" w:color="auto"/>
              <w:left w:val="single" w:sz="4" w:space="0" w:color="auto"/>
              <w:bottom w:val="single" w:sz="4" w:space="0" w:color="auto"/>
              <w:right w:val="single" w:sz="4" w:space="0" w:color="auto"/>
            </w:tcBorders>
          </w:tcPr>
          <w:p w14:paraId="3CFA99C6" w14:textId="661B9239" w:rsidR="00383FD8" w:rsidRPr="00F14AC8" w:rsidRDefault="008547D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Borders>
              <w:top w:val="single" w:sz="4" w:space="0" w:color="auto"/>
              <w:left w:val="single" w:sz="4" w:space="0" w:color="auto"/>
              <w:bottom w:val="single" w:sz="4" w:space="0" w:color="auto"/>
              <w:right w:val="single" w:sz="4" w:space="0" w:color="auto"/>
            </w:tcBorders>
          </w:tcPr>
          <w:p w14:paraId="74EA1A9E" w14:textId="4AC57A3C" w:rsidR="00383FD8" w:rsidRPr="00F14AC8" w:rsidRDefault="008547DA">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383FD8" w:rsidRPr="00F14AC8" w14:paraId="0DDC1C22"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trHeight w:val="255"/>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tcPr>
          <w:p w14:paraId="5DC9D1B1" w14:textId="77777777" w:rsidR="00383FD8" w:rsidRPr="00F14AC8" w:rsidRDefault="00383FD8">
            <w:pPr>
              <w:rPr>
                <w:rFonts w:cs="Segoe UI"/>
                <w:color w:val="102031" w:themeColor="text2"/>
                <w:sz w:val="16"/>
                <w:szCs w:val="16"/>
              </w:rPr>
            </w:pPr>
            <w:r w:rsidRPr="00F14AC8">
              <w:rPr>
                <w:rFonts w:cs="Segoe UI"/>
                <w:color w:val="102031" w:themeColor="text2"/>
                <w:sz w:val="16"/>
                <w:szCs w:val="16"/>
              </w:rPr>
              <w:t>11:1</w:t>
            </w:r>
          </w:p>
        </w:tc>
        <w:tc>
          <w:tcPr>
            <w:tcW w:w="1599" w:type="dxa"/>
            <w:tcBorders>
              <w:top w:val="single" w:sz="4" w:space="0" w:color="auto"/>
              <w:left w:val="single" w:sz="4" w:space="0" w:color="auto"/>
              <w:bottom w:val="single" w:sz="4" w:space="0" w:color="auto"/>
              <w:right w:val="single" w:sz="4" w:space="0" w:color="auto"/>
            </w:tcBorders>
          </w:tcPr>
          <w:p w14:paraId="227E542F" w14:textId="77777777" w:rsidR="00383FD8" w:rsidRPr="00F14AC8" w:rsidRDefault="00383FD8">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F14AC8">
              <w:rPr>
                <w:rFonts w:cs="Segoe UI"/>
                <w:b/>
                <w:bCs/>
                <w:color w:val="102031" w:themeColor="text2"/>
                <w:sz w:val="16"/>
                <w:szCs w:val="16"/>
              </w:rPr>
              <w:t>ystandort</w:t>
            </w:r>
          </w:p>
        </w:tc>
        <w:tc>
          <w:tcPr>
            <w:tcW w:w="1134" w:type="dxa"/>
            <w:tcBorders>
              <w:top w:val="single" w:sz="4" w:space="0" w:color="auto"/>
              <w:left w:val="single" w:sz="4" w:space="0" w:color="auto"/>
              <w:bottom w:val="single" w:sz="4" w:space="0" w:color="auto"/>
              <w:right w:val="single" w:sz="4" w:space="0" w:color="auto"/>
            </w:tcBorders>
          </w:tcPr>
          <w:p w14:paraId="63706397" w14:textId="77777777" w:rsidR="00383FD8" w:rsidRPr="00F14AC8" w:rsidRDefault="00383FD8">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PS39:2</w:t>
            </w:r>
          </w:p>
        </w:tc>
        <w:tc>
          <w:tcPr>
            <w:tcW w:w="2126" w:type="dxa"/>
            <w:tcBorders>
              <w:top w:val="single" w:sz="4" w:space="0" w:color="auto"/>
              <w:left w:val="single" w:sz="4" w:space="0" w:color="auto"/>
              <w:bottom w:val="single" w:sz="4" w:space="0" w:color="auto"/>
              <w:right w:val="single" w:sz="4" w:space="0" w:color="auto"/>
            </w:tcBorders>
          </w:tcPr>
          <w:p w14:paraId="69A993DC" w14:textId="77777777" w:rsidR="00383FD8" w:rsidRPr="00F14AC8" w:rsidRDefault="00383FD8">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Standort</w:t>
            </w:r>
          </w:p>
        </w:tc>
        <w:tc>
          <w:tcPr>
            <w:tcW w:w="850" w:type="dxa"/>
            <w:tcBorders>
              <w:top w:val="single" w:sz="4" w:space="0" w:color="auto"/>
              <w:left w:val="single" w:sz="4" w:space="0" w:color="auto"/>
              <w:bottom w:val="single" w:sz="4" w:space="0" w:color="auto"/>
              <w:right w:val="single" w:sz="4" w:space="0" w:color="auto"/>
            </w:tcBorders>
          </w:tcPr>
          <w:p w14:paraId="299A505D" w14:textId="77777777" w:rsidR="00383FD8" w:rsidRPr="00F14AC8" w:rsidRDefault="00383FD8">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11</w:t>
            </w:r>
          </w:p>
        </w:tc>
        <w:tc>
          <w:tcPr>
            <w:tcW w:w="851" w:type="dxa"/>
            <w:tcBorders>
              <w:top w:val="single" w:sz="4" w:space="0" w:color="auto"/>
              <w:left w:val="single" w:sz="4" w:space="0" w:color="auto"/>
              <w:bottom w:val="single" w:sz="4" w:space="0" w:color="auto"/>
              <w:right w:val="single" w:sz="4" w:space="0" w:color="auto"/>
            </w:tcBorders>
          </w:tcPr>
          <w:p w14:paraId="2009D9C7" w14:textId="77777777" w:rsidR="00383FD8" w:rsidRPr="00F14AC8" w:rsidRDefault="00383FD8">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Borders>
              <w:top w:val="single" w:sz="4" w:space="0" w:color="auto"/>
              <w:left w:val="single" w:sz="4" w:space="0" w:color="auto"/>
              <w:bottom w:val="single" w:sz="4" w:space="0" w:color="auto"/>
              <w:right w:val="single" w:sz="4" w:space="0" w:color="auto"/>
            </w:tcBorders>
          </w:tcPr>
          <w:p w14:paraId="34F4608A" w14:textId="77777777" w:rsidR="00383FD8" w:rsidRPr="00F14AC8" w:rsidRDefault="00383FD8">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Borders>
              <w:top w:val="single" w:sz="4" w:space="0" w:color="auto"/>
              <w:left w:val="single" w:sz="4" w:space="0" w:color="auto"/>
              <w:bottom w:val="single" w:sz="4" w:space="0" w:color="auto"/>
              <w:right w:val="single" w:sz="4" w:space="0" w:color="auto"/>
            </w:tcBorders>
          </w:tcPr>
          <w:p w14:paraId="1E285F48" w14:textId="77777777" w:rsidR="00383FD8" w:rsidRPr="00F14AC8" w:rsidRDefault="00383FD8">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383FD8" w:rsidRPr="00F14AC8" w14:paraId="0D7AF642"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tcPr>
          <w:p w14:paraId="5030090F" w14:textId="77777777" w:rsidR="00383FD8" w:rsidRPr="00F14AC8" w:rsidRDefault="00383FD8">
            <w:pPr>
              <w:rPr>
                <w:rFonts w:cs="Segoe UI"/>
                <w:color w:val="102031" w:themeColor="text2"/>
                <w:sz w:val="16"/>
                <w:szCs w:val="16"/>
              </w:rPr>
            </w:pPr>
            <w:r w:rsidRPr="00F14AC8">
              <w:rPr>
                <w:rFonts w:cs="Segoe UI"/>
                <w:color w:val="102031" w:themeColor="text2"/>
                <w:sz w:val="16"/>
                <w:szCs w:val="16"/>
              </w:rPr>
              <w:t>11:1</w:t>
            </w:r>
          </w:p>
        </w:tc>
        <w:tc>
          <w:tcPr>
            <w:tcW w:w="1599" w:type="dxa"/>
            <w:tcBorders>
              <w:top w:val="single" w:sz="4" w:space="0" w:color="auto"/>
              <w:left w:val="single" w:sz="4" w:space="0" w:color="auto"/>
              <w:bottom w:val="single" w:sz="4" w:space="0" w:color="auto"/>
              <w:right w:val="single" w:sz="4" w:space="0" w:color="auto"/>
            </w:tcBorders>
          </w:tcPr>
          <w:p w14:paraId="5DD873F1" w14:textId="77777777" w:rsidR="00383FD8" w:rsidRPr="00F14AC8" w:rsidRDefault="00383FD8">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F14AC8">
              <w:rPr>
                <w:b/>
                <w:bCs/>
                <w:sz w:val="16"/>
                <w:szCs w:val="16"/>
              </w:rPr>
              <w:t>ytlcharge</w:t>
            </w:r>
          </w:p>
        </w:tc>
        <w:tc>
          <w:tcPr>
            <w:tcW w:w="1134" w:type="dxa"/>
            <w:tcBorders>
              <w:top w:val="single" w:sz="4" w:space="0" w:color="auto"/>
              <w:left w:val="single" w:sz="4" w:space="0" w:color="auto"/>
              <w:bottom w:val="single" w:sz="4" w:space="0" w:color="auto"/>
              <w:right w:val="single" w:sz="4" w:space="0" w:color="auto"/>
            </w:tcBorders>
          </w:tcPr>
          <w:p w14:paraId="53E4C92E" w14:textId="77777777" w:rsidR="00383FD8" w:rsidRPr="00F14AC8" w:rsidRDefault="00383FD8">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Borders>
              <w:top w:val="single" w:sz="4" w:space="0" w:color="auto"/>
              <w:left w:val="single" w:sz="4" w:space="0" w:color="auto"/>
              <w:bottom w:val="single" w:sz="4" w:space="0" w:color="auto"/>
              <w:right w:val="single" w:sz="4" w:space="0" w:color="auto"/>
            </w:tcBorders>
          </w:tcPr>
          <w:p w14:paraId="0B06C161" w14:textId="77777777" w:rsidR="00383FD8" w:rsidRPr="00F14AC8" w:rsidRDefault="00383FD8">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sz w:val="16"/>
                <w:szCs w:val="16"/>
              </w:rPr>
              <w:t xml:space="preserve">Darf Chargen/Seriennummern </w:t>
            </w:r>
            <w:r w:rsidRPr="00F14AC8">
              <w:rPr>
                <w:sz w:val="16"/>
                <w:szCs w:val="16"/>
              </w:rPr>
              <w:lastRenderedPageBreak/>
              <w:t>bei Therapieliegen / Teilen setzen</w:t>
            </w:r>
          </w:p>
        </w:tc>
        <w:tc>
          <w:tcPr>
            <w:tcW w:w="850" w:type="dxa"/>
            <w:tcBorders>
              <w:top w:val="single" w:sz="4" w:space="0" w:color="auto"/>
              <w:left w:val="single" w:sz="4" w:space="0" w:color="auto"/>
              <w:bottom w:val="single" w:sz="4" w:space="0" w:color="auto"/>
              <w:right w:val="single" w:sz="4" w:space="0" w:color="auto"/>
            </w:tcBorders>
          </w:tcPr>
          <w:p w14:paraId="1D356DA6" w14:textId="77777777" w:rsidR="00383FD8" w:rsidRPr="00F14AC8" w:rsidRDefault="00383FD8">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lastRenderedPageBreak/>
              <w:t>11</w:t>
            </w:r>
          </w:p>
        </w:tc>
        <w:tc>
          <w:tcPr>
            <w:tcW w:w="851" w:type="dxa"/>
            <w:tcBorders>
              <w:top w:val="single" w:sz="4" w:space="0" w:color="auto"/>
              <w:left w:val="single" w:sz="4" w:space="0" w:color="auto"/>
              <w:bottom w:val="single" w:sz="4" w:space="0" w:color="auto"/>
              <w:right w:val="single" w:sz="4" w:space="0" w:color="auto"/>
            </w:tcBorders>
          </w:tcPr>
          <w:p w14:paraId="25BC30C1" w14:textId="77777777" w:rsidR="00383FD8" w:rsidRPr="00F14AC8" w:rsidRDefault="00383FD8">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Borders>
              <w:top w:val="single" w:sz="4" w:space="0" w:color="auto"/>
              <w:left w:val="single" w:sz="4" w:space="0" w:color="auto"/>
              <w:bottom w:val="single" w:sz="4" w:space="0" w:color="auto"/>
              <w:right w:val="single" w:sz="4" w:space="0" w:color="auto"/>
            </w:tcBorders>
          </w:tcPr>
          <w:p w14:paraId="3FA71F79" w14:textId="77777777" w:rsidR="00383FD8" w:rsidRPr="00F14AC8" w:rsidRDefault="00383FD8">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Borders>
              <w:top w:val="single" w:sz="4" w:space="0" w:color="auto"/>
              <w:left w:val="single" w:sz="4" w:space="0" w:color="auto"/>
              <w:bottom w:val="single" w:sz="4" w:space="0" w:color="auto"/>
              <w:right w:val="single" w:sz="4" w:space="0" w:color="auto"/>
            </w:tcBorders>
          </w:tcPr>
          <w:p w14:paraId="096F4A1D" w14:textId="77777777" w:rsidR="00383FD8" w:rsidRPr="00F14AC8" w:rsidRDefault="00383FD8">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1C14DD" w:rsidRPr="00F14AC8" w14:paraId="4FE710AA" w14:textId="77777777" w:rsidTr="004D4FA5">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Ex>
        <w:trPr>
          <w:trHeight w:val="255"/>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left w:val="single" w:sz="4" w:space="0" w:color="auto"/>
              <w:bottom w:val="single" w:sz="4" w:space="0" w:color="auto"/>
              <w:right w:val="single" w:sz="4" w:space="0" w:color="auto"/>
            </w:tcBorders>
          </w:tcPr>
          <w:p w14:paraId="44349717" w14:textId="77777777" w:rsidR="001C14DD" w:rsidRPr="00F14AC8" w:rsidRDefault="001C14DD" w:rsidP="00D16466">
            <w:pPr>
              <w:rPr>
                <w:rFonts w:cs="Segoe UI"/>
                <w:color w:val="102031" w:themeColor="text2"/>
                <w:sz w:val="16"/>
                <w:szCs w:val="16"/>
              </w:rPr>
            </w:pPr>
            <w:r w:rsidRPr="00F14AC8">
              <w:rPr>
                <w:rFonts w:cs="Segoe UI"/>
                <w:color w:val="102031" w:themeColor="text2"/>
                <w:sz w:val="16"/>
                <w:szCs w:val="16"/>
              </w:rPr>
              <w:t>38:01</w:t>
            </w:r>
          </w:p>
        </w:tc>
        <w:tc>
          <w:tcPr>
            <w:tcW w:w="1599" w:type="dxa"/>
            <w:tcBorders>
              <w:top w:val="single" w:sz="4" w:space="0" w:color="auto"/>
              <w:left w:val="single" w:sz="4" w:space="0" w:color="auto"/>
              <w:bottom w:val="single" w:sz="4" w:space="0" w:color="auto"/>
              <w:right w:val="single" w:sz="4" w:space="0" w:color="auto"/>
            </w:tcBorders>
          </w:tcPr>
          <w:p w14:paraId="309531C3" w14:textId="77777777" w:rsidR="001C14DD" w:rsidRPr="00F14AC8" w:rsidRDefault="001C14DD" w:rsidP="00D16466">
            <w:pPr>
              <w:cnfStyle w:val="000000000000" w:firstRow="0" w:lastRow="0" w:firstColumn="0" w:lastColumn="0" w:oddVBand="0" w:evenVBand="0" w:oddHBand="0" w:evenHBand="0" w:firstRowFirstColumn="0" w:firstRowLastColumn="0" w:lastRowFirstColumn="0" w:lastRowLastColumn="0"/>
              <w:rPr>
                <w:b/>
                <w:sz w:val="16"/>
                <w:szCs w:val="16"/>
              </w:rPr>
            </w:pPr>
            <w:r w:rsidRPr="00F14AC8">
              <w:rPr>
                <w:b/>
                <w:sz w:val="16"/>
              </w:rPr>
              <w:t>yinventurdatum</w:t>
            </w:r>
          </w:p>
        </w:tc>
        <w:tc>
          <w:tcPr>
            <w:tcW w:w="1134" w:type="dxa"/>
            <w:tcBorders>
              <w:top w:val="single" w:sz="4" w:space="0" w:color="auto"/>
              <w:left w:val="single" w:sz="4" w:space="0" w:color="auto"/>
              <w:bottom w:val="single" w:sz="4" w:space="0" w:color="auto"/>
              <w:right w:val="single" w:sz="4" w:space="0" w:color="auto"/>
            </w:tcBorders>
          </w:tcPr>
          <w:p w14:paraId="66A2C899" w14:textId="77777777" w:rsidR="001C14DD" w:rsidRPr="00F14AC8" w:rsidRDefault="001C14DD"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GD2</w:t>
            </w:r>
          </w:p>
        </w:tc>
        <w:tc>
          <w:tcPr>
            <w:tcW w:w="2126" w:type="dxa"/>
            <w:tcBorders>
              <w:top w:val="single" w:sz="4" w:space="0" w:color="auto"/>
              <w:left w:val="single" w:sz="4" w:space="0" w:color="auto"/>
              <w:bottom w:val="single" w:sz="4" w:space="0" w:color="auto"/>
              <w:right w:val="single" w:sz="4" w:space="0" w:color="auto"/>
            </w:tcBorders>
          </w:tcPr>
          <w:p w14:paraId="0DF68FB8" w14:textId="77777777" w:rsidR="001C14DD" w:rsidRPr="00F14AC8" w:rsidRDefault="001C14DD" w:rsidP="00D16466">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Letztes Inventurdatum</w:t>
            </w:r>
          </w:p>
        </w:tc>
        <w:tc>
          <w:tcPr>
            <w:tcW w:w="850" w:type="dxa"/>
            <w:tcBorders>
              <w:top w:val="single" w:sz="4" w:space="0" w:color="auto"/>
              <w:left w:val="single" w:sz="4" w:space="0" w:color="auto"/>
              <w:bottom w:val="single" w:sz="4" w:space="0" w:color="auto"/>
              <w:right w:val="single" w:sz="4" w:space="0" w:color="auto"/>
            </w:tcBorders>
          </w:tcPr>
          <w:p w14:paraId="46F43C2B" w14:textId="77777777" w:rsidR="001C14DD" w:rsidRPr="00F14AC8" w:rsidRDefault="001C14DD"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145</w:t>
            </w:r>
          </w:p>
        </w:tc>
        <w:tc>
          <w:tcPr>
            <w:tcW w:w="851" w:type="dxa"/>
            <w:tcBorders>
              <w:top w:val="single" w:sz="4" w:space="0" w:color="auto"/>
              <w:left w:val="single" w:sz="4" w:space="0" w:color="auto"/>
              <w:bottom w:val="single" w:sz="4" w:space="0" w:color="auto"/>
              <w:right w:val="single" w:sz="4" w:space="0" w:color="auto"/>
            </w:tcBorders>
          </w:tcPr>
          <w:p w14:paraId="22B50B8C" w14:textId="77777777" w:rsidR="001C14DD" w:rsidRPr="00F14AC8" w:rsidRDefault="001C14DD"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Borders>
              <w:top w:val="single" w:sz="4" w:space="0" w:color="auto"/>
              <w:left w:val="single" w:sz="4" w:space="0" w:color="auto"/>
              <w:bottom w:val="single" w:sz="4" w:space="0" w:color="auto"/>
              <w:right w:val="single" w:sz="4" w:space="0" w:color="auto"/>
            </w:tcBorders>
          </w:tcPr>
          <w:p w14:paraId="1688D01B" w14:textId="77777777" w:rsidR="001C14DD" w:rsidRPr="00F14AC8" w:rsidRDefault="001C14DD"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Borders>
              <w:top w:val="single" w:sz="4" w:space="0" w:color="auto"/>
              <w:left w:val="single" w:sz="4" w:space="0" w:color="auto"/>
              <w:bottom w:val="single" w:sz="4" w:space="0" w:color="auto"/>
              <w:right w:val="single" w:sz="4" w:space="0" w:color="auto"/>
            </w:tcBorders>
          </w:tcPr>
          <w:p w14:paraId="19A451E9" w14:textId="77777777" w:rsidR="001C14DD" w:rsidRPr="00F14AC8" w:rsidRDefault="001C14DD" w:rsidP="00D1646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955AF3" w:rsidRPr="00F14AC8" w14:paraId="57C4DEDB"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tcBorders>
          </w:tcPr>
          <w:p w14:paraId="4510AE38" w14:textId="296BC20F" w:rsidR="00955AF3" w:rsidRPr="00F14AC8" w:rsidRDefault="00955AF3" w:rsidP="00B17682">
            <w:pPr>
              <w:rPr>
                <w:rFonts w:cs="Segoe UI"/>
                <w:color w:val="102031" w:themeColor="text2"/>
                <w:sz w:val="16"/>
                <w:szCs w:val="16"/>
              </w:rPr>
            </w:pPr>
            <w:r w:rsidRPr="00F14AC8">
              <w:rPr>
                <w:rFonts w:cs="Segoe UI"/>
                <w:color w:val="102031" w:themeColor="text2"/>
                <w:sz w:val="16"/>
                <w:szCs w:val="16"/>
              </w:rPr>
              <w:t>3</w:t>
            </w:r>
            <w:r w:rsidR="00B35CF8">
              <w:rPr>
                <w:rFonts w:cs="Segoe UI"/>
                <w:color w:val="102031" w:themeColor="text2"/>
                <w:sz w:val="16"/>
                <w:szCs w:val="16"/>
              </w:rPr>
              <w:t>9</w:t>
            </w:r>
            <w:r w:rsidRPr="00F14AC8">
              <w:rPr>
                <w:rFonts w:cs="Segoe UI"/>
                <w:color w:val="102031" w:themeColor="text2"/>
                <w:sz w:val="16"/>
                <w:szCs w:val="16"/>
              </w:rPr>
              <w:t>:0</w:t>
            </w:r>
            <w:r w:rsidR="00B577B3">
              <w:rPr>
                <w:rFonts w:cs="Segoe UI"/>
                <w:color w:val="102031" w:themeColor="text2"/>
                <w:sz w:val="16"/>
                <w:szCs w:val="16"/>
              </w:rPr>
              <w:t>2</w:t>
            </w:r>
          </w:p>
        </w:tc>
        <w:tc>
          <w:tcPr>
            <w:tcW w:w="1599" w:type="dxa"/>
            <w:tcBorders>
              <w:top w:val="single" w:sz="4" w:space="0" w:color="auto"/>
            </w:tcBorders>
          </w:tcPr>
          <w:p w14:paraId="2BF8674C" w14:textId="67B9AE8E" w:rsidR="00955AF3" w:rsidRPr="00F14AC8" w:rsidRDefault="00955AF3" w:rsidP="00B17682">
            <w:pPr>
              <w:cnfStyle w:val="000000100000" w:firstRow="0" w:lastRow="0" w:firstColumn="0" w:lastColumn="0" w:oddVBand="0" w:evenVBand="0" w:oddHBand="1" w:evenHBand="0" w:firstRowFirstColumn="0" w:firstRowLastColumn="0" w:lastRowFirstColumn="0" w:lastRowLastColumn="0"/>
              <w:rPr>
                <w:b/>
                <w:sz w:val="16"/>
                <w:szCs w:val="16"/>
              </w:rPr>
            </w:pPr>
            <w:r w:rsidRPr="00F14AC8">
              <w:rPr>
                <w:b/>
                <w:sz w:val="16"/>
                <w:szCs w:val="16"/>
              </w:rPr>
              <w:t>ylabeldrucker</w:t>
            </w:r>
          </w:p>
        </w:tc>
        <w:tc>
          <w:tcPr>
            <w:tcW w:w="1134" w:type="dxa"/>
            <w:tcBorders>
              <w:top w:val="single" w:sz="4" w:space="0" w:color="auto"/>
            </w:tcBorders>
          </w:tcPr>
          <w:p w14:paraId="739F96FD" w14:textId="4CA4A45A" w:rsidR="00955AF3" w:rsidRPr="00F14AC8" w:rsidRDefault="00B96D45"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PS91:01</w:t>
            </w:r>
          </w:p>
        </w:tc>
        <w:tc>
          <w:tcPr>
            <w:tcW w:w="2126" w:type="dxa"/>
            <w:tcBorders>
              <w:top w:val="single" w:sz="4" w:space="0" w:color="auto"/>
            </w:tcBorders>
          </w:tcPr>
          <w:p w14:paraId="4C705395" w14:textId="3B605F61" w:rsidR="00955AF3" w:rsidRPr="00F14AC8" w:rsidRDefault="00FD42D7" w:rsidP="00B1768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Etiketten</w:t>
            </w:r>
            <w:r w:rsidR="00B96D45" w:rsidRPr="00F14AC8">
              <w:rPr>
                <w:sz w:val="16"/>
                <w:szCs w:val="16"/>
              </w:rPr>
              <w:t>drucker der Lagergruppe</w:t>
            </w:r>
          </w:p>
        </w:tc>
        <w:tc>
          <w:tcPr>
            <w:tcW w:w="850" w:type="dxa"/>
            <w:tcBorders>
              <w:top w:val="single" w:sz="4" w:space="0" w:color="auto"/>
            </w:tcBorders>
          </w:tcPr>
          <w:p w14:paraId="0C4355B8" w14:textId="2CD25647" w:rsidR="00955AF3" w:rsidRPr="00F14AC8" w:rsidRDefault="000F1B93"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463</w:t>
            </w:r>
          </w:p>
        </w:tc>
        <w:tc>
          <w:tcPr>
            <w:tcW w:w="851" w:type="dxa"/>
            <w:tcBorders>
              <w:top w:val="single" w:sz="4" w:space="0" w:color="auto"/>
            </w:tcBorders>
          </w:tcPr>
          <w:p w14:paraId="0E3C3E7A" w14:textId="1C44AC0D" w:rsidR="00955AF3" w:rsidRPr="00F14AC8" w:rsidRDefault="000F1B93"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Borders>
              <w:top w:val="single" w:sz="4" w:space="0" w:color="auto"/>
            </w:tcBorders>
          </w:tcPr>
          <w:p w14:paraId="38357E80" w14:textId="1189226D" w:rsidR="00955AF3" w:rsidRPr="00F14AC8" w:rsidRDefault="000F1B93"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Borders>
              <w:top w:val="single" w:sz="4" w:space="0" w:color="auto"/>
            </w:tcBorders>
          </w:tcPr>
          <w:p w14:paraId="7742C678" w14:textId="54FA6FCF" w:rsidR="00955AF3" w:rsidRPr="00F14AC8" w:rsidRDefault="000F1B93"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1C14DD" w:rsidRPr="00F14AC8" w14:paraId="2A29CF6D"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Borders>
              <w:top w:val="single" w:sz="4" w:space="0" w:color="auto"/>
            </w:tcBorders>
          </w:tcPr>
          <w:p w14:paraId="0E663F45" w14:textId="449AF10B" w:rsidR="001C14DD" w:rsidRPr="00F14AC8" w:rsidRDefault="001C14DD" w:rsidP="00B17682">
            <w:pPr>
              <w:rPr>
                <w:rFonts w:cs="Segoe UI"/>
                <w:color w:val="102031" w:themeColor="text2"/>
                <w:sz w:val="16"/>
                <w:szCs w:val="16"/>
              </w:rPr>
            </w:pPr>
            <w:r w:rsidRPr="00F14AC8">
              <w:rPr>
                <w:rFonts w:cs="Segoe UI"/>
                <w:color w:val="102031" w:themeColor="text2"/>
                <w:sz w:val="16"/>
                <w:szCs w:val="16"/>
              </w:rPr>
              <w:t>39:0</w:t>
            </w:r>
            <w:r w:rsidR="00B577B3">
              <w:rPr>
                <w:rFonts w:cs="Segoe UI"/>
                <w:color w:val="102031" w:themeColor="text2"/>
                <w:sz w:val="16"/>
                <w:szCs w:val="16"/>
              </w:rPr>
              <w:t>2</w:t>
            </w:r>
          </w:p>
        </w:tc>
        <w:tc>
          <w:tcPr>
            <w:tcW w:w="1599" w:type="dxa"/>
            <w:tcBorders>
              <w:top w:val="single" w:sz="4" w:space="0" w:color="auto"/>
            </w:tcBorders>
          </w:tcPr>
          <w:p w14:paraId="0395EA06" w14:textId="0C6E1F1C" w:rsidR="001C14DD" w:rsidRPr="00F14AC8" w:rsidRDefault="001C14DD" w:rsidP="00B17682">
            <w:pPr>
              <w:cnfStyle w:val="000000000000" w:firstRow="0" w:lastRow="0" w:firstColumn="0" w:lastColumn="0" w:oddVBand="0" w:evenVBand="0" w:oddHBand="0" w:evenHBand="0" w:firstRowFirstColumn="0" w:firstRowLastColumn="0" w:lastRowFirstColumn="0" w:lastRowLastColumn="0"/>
              <w:rPr>
                <w:b/>
                <w:sz w:val="16"/>
                <w:szCs w:val="16"/>
              </w:rPr>
            </w:pPr>
            <w:r w:rsidRPr="00F14AC8">
              <w:rPr>
                <w:b/>
                <w:sz w:val="16"/>
                <w:szCs w:val="16"/>
              </w:rPr>
              <w:t>ylogo</w:t>
            </w:r>
          </w:p>
        </w:tc>
        <w:tc>
          <w:tcPr>
            <w:tcW w:w="1134" w:type="dxa"/>
            <w:tcBorders>
              <w:top w:val="single" w:sz="4" w:space="0" w:color="auto"/>
            </w:tcBorders>
          </w:tcPr>
          <w:p w14:paraId="293FA53F" w14:textId="577AB8E9" w:rsidR="001C14DD" w:rsidRPr="00F14AC8" w:rsidRDefault="00550404"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DV1</w:t>
            </w:r>
          </w:p>
        </w:tc>
        <w:tc>
          <w:tcPr>
            <w:tcW w:w="2126" w:type="dxa"/>
            <w:tcBorders>
              <w:top w:val="single" w:sz="4" w:space="0" w:color="auto"/>
            </w:tcBorders>
          </w:tcPr>
          <w:p w14:paraId="09B33D27" w14:textId="648C1CC2" w:rsidR="001C14DD" w:rsidRPr="00F14AC8" w:rsidRDefault="00550404"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abweichendes Betriebsstätten-Logo</w:t>
            </w:r>
          </w:p>
        </w:tc>
        <w:tc>
          <w:tcPr>
            <w:tcW w:w="850" w:type="dxa"/>
            <w:tcBorders>
              <w:top w:val="single" w:sz="4" w:space="0" w:color="auto"/>
            </w:tcBorders>
          </w:tcPr>
          <w:p w14:paraId="3C3DBDC9" w14:textId="072F56C9" w:rsidR="001C14DD" w:rsidRPr="00F14AC8" w:rsidRDefault="00550404"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255</w:t>
            </w:r>
          </w:p>
        </w:tc>
        <w:tc>
          <w:tcPr>
            <w:tcW w:w="851" w:type="dxa"/>
            <w:tcBorders>
              <w:top w:val="single" w:sz="4" w:space="0" w:color="auto"/>
            </w:tcBorders>
          </w:tcPr>
          <w:p w14:paraId="27A69FD6" w14:textId="3E210E8C" w:rsidR="001C14DD" w:rsidRPr="00F14AC8" w:rsidRDefault="00550404"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Borders>
              <w:top w:val="single" w:sz="4" w:space="0" w:color="auto"/>
            </w:tcBorders>
          </w:tcPr>
          <w:p w14:paraId="3E4EAA16" w14:textId="1537ED2D" w:rsidR="001C14DD" w:rsidRPr="00F14AC8" w:rsidRDefault="00550404"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Borders>
              <w:top w:val="single" w:sz="4" w:space="0" w:color="auto"/>
            </w:tcBorders>
          </w:tcPr>
          <w:p w14:paraId="6ADFE38F" w14:textId="1D92826F" w:rsidR="001C14DD" w:rsidRPr="00F14AC8" w:rsidRDefault="00550404"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21EE9408"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3448D8B5" w14:textId="2E607D4D"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69AE5E90" w14:textId="1B22B2DB"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sz w:val="16"/>
                <w:szCs w:val="16"/>
              </w:rPr>
              <w:t>ycharge</w:t>
            </w:r>
          </w:p>
        </w:tc>
        <w:tc>
          <w:tcPr>
            <w:tcW w:w="1134" w:type="dxa"/>
          </w:tcPr>
          <w:p w14:paraId="616E9DBE" w14:textId="514A161E"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T40</w:t>
            </w:r>
          </w:p>
        </w:tc>
        <w:tc>
          <w:tcPr>
            <w:tcW w:w="2126" w:type="dxa"/>
          </w:tcPr>
          <w:p w14:paraId="61621EE1" w14:textId="322B306B"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Chargen/Seriennummernmehrzeilig (2 Zeilen) 40 Zeichen lang (T40) „</w:t>
            </w:r>
            <w:r w:rsidRPr="00F14AC8">
              <w:rPr>
                <w:b/>
                <w:sz w:val="16"/>
                <w:szCs w:val="16"/>
              </w:rPr>
              <w:t>ycharge</w:t>
            </w:r>
            <w:r w:rsidRPr="00F14AC8">
              <w:rPr>
                <w:sz w:val="16"/>
                <w:szCs w:val="16"/>
              </w:rPr>
              <w:t>“.</w:t>
            </w:r>
          </w:p>
          <w:p w14:paraId="6BA65D49" w14:textId="77777777"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p>
        </w:tc>
        <w:tc>
          <w:tcPr>
            <w:tcW w:w="850" w:type="dxa"/>
          </w:tcPr>
          <w:p w14:paraId="68559C7F" w14:textId="3333D3E9"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sz w:val="16"/>
                <w:szCs w:val="16"/>
              </w:rPr>
              <w:t>508 unter Vorgang</w:t>
            </w:r>
          </w:p>
        </w:tc>
        <w:tc>
          <w:tcPr>
            <w:tcW w:w="851" w:type="dxa"/>
          </w:tcPr>
          <w:p w14:paraId="3761B264" w14:textId="3B80A7DC"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A0582A4" w14:textId="51B47904"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00719F08" w14:textId="13935CFB"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42322409"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26BDD39F" w14:textId="685442C0"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5B6C4504" w14:textId="34063470"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yaktaapa</w:t>
            </w:r>
          </w:p>
        </w:tc>
        <w:tc>
          <w:tcPr>
            <w:tcW w:w="1134" w:type="dxa"/>
          </w:tcPr>
          <w:p w14:paraId="63A08484" w14:textId="5D6BD6DA"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2008A288" w14:textId="08E8CA3C"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Aktualisierung AAPA</w:t>
            </w:r>
          </w:p>
        </w:tc>
        <w:tc>
          <w:tcPr>
            <w:tcW w:w="850" w:type="dxa"/>
          </w:tcPr>
          <w:p w14:paraId="06500870" w14:textId="28AEEC9D" w:rsidR="00B17682" w:rsidRPr="00F14AC8" w:rsidRDefault="00D62301"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476059AC" w14:textId="384DB7A4"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565D0309" w14:textId="188AD803"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494A4B28" w14:textId="218D9EDE"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58B0A58A"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19E60248" w14:textId="4CE2778D"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27F239BB" w14:textId="2115A47A"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yaktaapamit</w:t>
            </w:r>
          </w:p>
        </w:tc>
        <w:tc>
          <w:tcPr>
            <w:tcW w:w="1134" w:type="dxa"/>
          </w:tcPr>
          <w:p w14:paraId="129D8FE8" w14:textId="22A867C5"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P11:1</w:t>
            </w:r>
          </w:p>
        </w:tc>
        <w:tc>
          <w:tcPr>
            <w:tcW w:w="2126" w:type="dxa"/>
          </w:tcPr>
          <w:p w14:paraId="41A66A02" w14:textId="5966B650"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Bearbeiter AAPA</w:t>
            </w:r>
          </w:p>
        </w:tc>
        <w:tc>
          <w:tcPr>
            <w:tcW w:w="850" w:type="dxa"/>
          </w:tcPr>
          <w:p w14:paraId="283DA772" w14:textId="59B7FE9A" w:rsidR="00B17682" w:rsidRPr="00F14AC8" w:rsidRDefault="00D62301"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604D7649" w14:textId="21FE24B5"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16BFBF5D" w14:textId="2DD2F983"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551D1B64" w14:textId="11BAF48E"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664F6721"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2120D141" w14:textId="51FD1FDF"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03086EE1" w14:textId="2FDDF6F6"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yaktaapadat</w:t>
            </w:r>
          </w:p>
        </w:tc>
        <w:tc>
          <w:tcPr>
            <w:tcW w:w="1134" w:type="dxa"/>
          </w:tcPr>
          <w:p w14:paraId="75924D0E" w14:textId="104CB78A"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GD2</w:t>
            </w:r>
          </w:p>
        </w:tc>
        <w:tc>
          <w:tcPr>
            <w:tcW w:w="2126" w:type="dxa"/>
          </w:tcPr>
          <w:p w14:paraId="08A30F72" w14:textId="76A09108"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Erledigungsdatum AAPA</w:t>
            </w:r>
          </w:p>
        </w:tc>
        <w:tc>
          <w:tcPr>
            <w:tcW w:w="850" w:type="dxa"/>
          </w:tcPr>
          <w:p w14:paraId="72944E78" w14:textId="02AF434C" w:rsidR="00B17682" w:rsidRPr="00F14AC8" w:rsidRDefault="00D62301"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3E934B6D" w14:textId="546CFCFE"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3C17BED" w14:textId="7432859F"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20BBF915" w14:textId="513D0D70"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727621C2"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46546A5" w14:textId="318303B1"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6C5414F6" w14:textId="6DEDFEDA"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yaktvorricht</w:t>
            </w:r>
          </w:p>
        </w:tc>
        <w:tc>
          <w:tcPr>
            <w:tcW w:w="1134" w:type="dxa"/>
          </w:tcPr>
          <w:p w14:paraId="70B5064B" w14:textId="0133BB7A"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6BBF5EDC" w14:textId="6E2E2E28"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Änderung Vorrichtung</w:t>
            </w:r>
          </w:p>
        </w:tc>
        <w:tc>
          <w:tcPr>
            <w:tcW w:w="850" w:type="dxa"/>
          </w:tcPr>
          <w:p w14:paraId="27A70241" w14:textId="18B57CEC" w:rsidR="00B17682" w:rsidRPr="00F14AC8" w:rsidRDefault="00D62301"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4D0E337B" w14:textId="7CADB34E"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4D9D48B" w14:textId="2EC4C46D"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23BBB0B0" w14:textId="1263B00A"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04A5A2C5"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89D18E5" w14:textId="7596E29C"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3DD10499" w14:textId="78994F0A"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yaktvorrichtmit</w:t>
            </w:r>
          </w:p>
        </w:tc>
        <w:tc>
          <w:tcPr>
            <w:tcW w:w="1134" w:type="dxa"/>
          </w:tcPr>
          <w:p w14:paraId="16AA41B8" w14:textId="3A9FB6A8"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P11:1</w:t>
            </w:r>
          </w:p>
        </w:tc>
        <w:tc>
          <w:tcPr>
            <w:tcW w:w="2126" w:type="dxa"/>
          </w:tcPr>
          <w:p w14:paraId="1CA7E50C" w14:textId="66DE8B96"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Bearbeiter Vorrichtung</w:t>
            </w:r>
          </w:p>
        </w:tc>
        <w:tc>
          <w:tcPr>
            <w:tcW w:w="850" w:type="dxa"/>
          </w:tcPr>
          <w:p w14:paraId="700AAF7C" w14:textId="05863A10" w:rsidR="00B17682" w:rsidRPr="00F14AC8" w:rsidRDefault="00D62301"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64FB15BD" w14:textId="5F9D66A9"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0F7DF0DE" w14:textId="347850D0"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6D8E3C21" w14:textId="06C1193A"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69F21D96"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38D63AD3" w14:textId="2BF9E7C6"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0D9B8D91" w14:textId="2B83658A"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yaktvorrichtdat</w:t>
            </w:r>
          </w:p>
        </w:tc>
        <w:tc>
          <w:tcPr>
            <w:tcW w:w="1134" w:type="dxa"/>
          </w:tcPr>
          <w:p w14:paraId="2392B025" w14:textId="25876EE7"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GD2</w:t>
            </w:r>
          </w:p>
        </w:tc>
        <w:tc>
          <w:tcPr>
            <w:tcW w:w="2126" w:type="dxa"/>
          </w:tcPr>
          <w:p w14:paraId="4D7C4552" w14:textId="36A20079"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Erledigungsdatum Vorrichtung</w:t>
            </w:r>
          </w:p>
        </w:tc>
        <w:tc>
          <w:tcPr>
            <w:tcW w:w="850" w:type="dxa"/>
          </w:tcPr>
          <w:p w14:paraId="337C3860" w14:textId="096E3781" w:rsidR="00B17682" w:rsidRPr="00F14AC8" w:rsidRDefault="00D62301"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3F8B8FB2" w14:textId="1C73D48C"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68146AD1" w14:textId="7FF8E8FC"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7252B4E1" w14:textId="0B0F133F"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15553366"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2EECB6A3" w14:textId="184BCA60" w:rsidR="00B17682" w:rsidRPr="00F14AC8" w:rsidRDefault="00B17682" w:rsidP="00B17682">
            <w:pPr>
              <w:rPr>
                <w:rFonts w:cs="Segoe UI"/>
                <w:color w:val="102031" w:themeColor="text2"/>
                <w:sz w:val="16"/>
                <w:szCs w:val="16"/>
              </w:rPr>
            </w:pPr>
            <w:bookmarkStart w:id="234" w:name="_Hlk225267375"/>
            <w:r w:rsidRPr="00F14AC8">
              <w:rPr>
                <w:rFonts w:cs="Segoe UI"/>
                <w:color w:val="102031" w:themeColor="text2"/>
                <w:sz w:val="16"/>
                <w:szCs w:val="16"/>
              </w:rPr>
              <w:t>71:8</w:t>
            </w:r>
          </w:p>
        </w:tc>
        <w:tc>
          <w:tcPr>
            <w:tcW w:w="1599" w:type="dxa"/>
          </w:tcPr>
          <w:p w14:paraId="4A275791" w14:textId="5B0852FC"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ybuaufaapa</w:t>
            </w:r>
          </w:p>
        </w:tc>
        <w:tc>
          <w:tcPr>
            <w:tcW w:w="1134" w:type="dxa"/>
          </w:tcPr>
          <w:p w14:paraId="62573309" w14:textId="1B63E501"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BU3</w:t>
            </w:r>
          </w:p>
        </w:tc>
        <w:tc>
          <w:tcPr>
            <w:tcW w:w="2126" w:type="dxa"/>
          </w:tcPr>
          <w:p w14:paraId="464DC68C" w14:textId="1CC5278B"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Aufgabe erstellen</w:t>
            </w:r>
          </w:p>
        </w:tc>
        <w:tc>
          <w:tcPr>
            <w:tcW w:w="850" w:type="dxa"/>
          </w:tcPr>
          <w:p w14:paraId="30C6C060" w14:textId="64541279" w:rsidR="00B17682" w:rsidRPr="00F14AC8" w:rsidRDefault="00D62301"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53CF02B5" w14:textId="7DA01815"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47A7BFCE" w14:textId="01C8CAF4"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09762AD0" w14:textId="0F1EA6B8"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022546B1"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D2C0485" w14:textId="2CD71EBF"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2CB64320" w14:textId="4023BFD8"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ybuaufvorricht</w:t>
            </w:r>
          </w:p>
        </w:tc>
        <w:tc>
          <w:tcPr>
            <w:tcW w:w="1134" w:type="dxa"/>
          </w:tcPr>
          <w:p w14:paraId="6739F02C" w14:textId="351D0294"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BU3</w:t>
            </w:r>
          </w:p>
        </w:tc>
        <w:tc>
          <w:tcPr>
            <w:tcW w:w="2126" w:type="dxa"/>
          </w:tcPr>
          <w:p w14:paraId="34BFC81D" w14:textId="4257374E"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 xml:space="preserve">Aufgabe erstellen </w:t>
            </w:r>
          </w:p>
        </w:tc>
        <w:tc>
          <w:tcPr>
            <w:tcW w:w="850" w:type="dxa"/>
          </w:tcPr>
          <w:p w14:paraId="3C6CCB3D" w14:textId="08559828" w:rsidR="00B17682" w:rsidRPr="00F14AC8" w:rsidRDefault="00D62301"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34BDC0AC" w14:textId="07B9ABE4"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6E955455" w14:textId="7903ECE4"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71D13683" w14:textId="26A3E755"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5E7829E8"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5A795DE" w14:textId="2E6716AC"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492D3286" w14:textId="175EC6A7"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ybuaufproz</w:t>
            </w:r>
          </w:p>
        </w:tc>
        <w:tc>
          <w:tcPr>
            <w:tcW w:w="1134" w:type="dxa"/>
          </w:tcPr>
          <w:p w14:paraId="65F82674" w14:textId="3B9AB02C"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BU3</w:t>
            </w:r>
          </w:p>
        </w:tc>
        <w:tc>
          <w:tcPr>
            <w:tcW w:w="2126" w:type="dxa"/>
          </w:tcPr>
          <w:p w14:paraId="7BE81FEE" w14:textId="75C487A1"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Aufgabe erstellen</w:t>
            </w:r>
          </w:p>
        </w:tc>
        <w:tc>
          <w:tcPr>
            <w:tcW w:w="850" w:type="dxa"/>
          </w:tcPr>
          <w:p w14:paraId="131DEDF7" w14:textId="56BAF518" w:rsidR="00B17682" w:rsidRPr="00F14AC8" w:rsidRDefault="00D62301"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7E3EE3FC" w14:textId="6BFE0315"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4DBD30C9" w14:textId="0AC92395"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6E055AC5" w14:textId="6166D4C8"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4D577895"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C82DB28" w14:textId="7ACE85FE"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231E631A" w14:textId="7FD433A6"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ybuaufstandort</w:t>
            </w:r>
          </w:p>
        </w:tc>
        <w:tc>
          <w:tcPr>
            <w:tcW w:w="1134" w:type="dxa"/>
          </w:tcPr>
          <w:p w14:paraId="5FCCA08E" w14:textId="30EA441E"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BU3</w:t>
            </w:r>
          </w:p>
        </w:tc>
        <w:tc>
          <w:tcPr>
            <w:tcW w:w="2126" w:type="dxa"/>
          </w:tcPr>
          <w:p w14:paraId="483845B2" w14:textId="0C436AC6"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Aufgabe erstellen</w:t>
            </w:r>
          </w:p>
        </w:tc>
        <w:tc>
          <w:tcPr>
            <w:tcW w:w="850" w:type="dxa"/>
          </w:tcPr>
          <w:p w14:paraId="31D69CE6" w14:textId="5D598D42" w:rsidR="00B17682" w:rsidRPr="00F14AC8" w:rsidRDefault="00D62301"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114DF83A" w14:textId="05508150"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77388649" w14:textId="7C7D957A"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4E8487B8" w14:textId="78DC6B18"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7B89FC66"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CEA7D48" w14:textId="306E3269"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2AD518C3" w14:textId="2DBA1761"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ypaufaapa</w:t>
            </w:r>
          </w:p>
        </w:tc>
        <w:tc>
          <w:tcPr>
            <w:tcW w:w="1134" w:type="dxa"/>
          </w:tcPr>
          <w:p w14:paraId="4C23B001" w14:textId="1C59B9E7"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P86:6</w:t>
            </w:r>
          </w:p>
        </w:tc>
        <w:tc>
          <w:tcPr>
            <w:tcW w:w="2126" w:type="dxa"/>
          </w:tcPr>
          <w:p w14:paraId="1023F4ED" w14:textId="42C7D90C"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Aufgabe</w:t>
            </w:r>
          </w:p>
        </w:tc>
        <w:tc>
          <w:tcPr>
            <w:tcW w:w="850" w:type="dxa"/>
          </w:tcPr>
          <w:p w14:paraId="4E77E46A" w14:textId="4F8CFA43" w:rsidR="00B17682" w:rsidRPr="00F14AC8" w:rsidRDefault="00D62301"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688298D0" w14:textId="07DE72C6"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752D4963" w14:textId="7BE5C3C8"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65655565" w14:textId="3894D627"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49F6D4F6"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7B52AEC" w14:textId="0DA32E83"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0C3C88A3" w14:textId="3AEEF2B9"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ypaufvorricht</w:t>
            </w:r>
          </w:p>
        </w:tc>
        <w:tc>
          <w:tcPr>
            <w:tcW w:w="1134" w:type="dxa"/>
          </w:tcPr>
          <w:p w14:paraId="09529415" w14:textId="091C70CF"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P86:6</w:t>
            </w:r>
          </w:p>
        </w:tc>
        <w:tc>
          <w:tcPr>
            <w:tcW w:w="2126" w:type="dxa"/>
          </w:tcPr>
          <w:p w14:paraId="4007AC51" w14:textId="49349CFE"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Aufgabe</w:t>
            </w:r>
          </w:p>
        </w:tc>
        <w:tc>
          <w:tcPr>
            <w:tcW w:w="850" w:type="dxa"/>
          </w:tcPr>
          <w:p w14:paraId="016A6C3B" w14:textId="6E69BBA5" w:rsidR="00B17682" w:rsidRPr="00F14AC8" w:rsidRDefault="00D62301"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6AC6CDE0" w14:textId="76AAA2E9"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67D4FE4A" w14:textId="0B38CB38"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712C4242" w14:textId="1CD8DF83"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02581684"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1175C29C" w14:textId="43AEFD67"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6DB79BB5" w14:textId="014F61FB"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ypaufproz</w:t>
            </w:r>
          </w:p>
        </w:tc>
        <w:tc>
          <w:tcPr>
            <w:tcW w:w="1134" w:type="dxa"/>
          </w:tcPr>
          <w:p w14:paraId="37DD6212" w14:textId="23207DCF"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P86:6</w:t>
            </w:r>
          </w:p>
        </w:tc>
        <w:tc>
          <w:tcPr>
            <w:tcW w:w="2126" w:type="dxa"/>
          </w:tcPr>
          <w:p w14:paraId="430814FF" w14:textId="02779CC9"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Aufgabe</w:t>
            </w:r>
          </w:p>
        </w:tc>
        <w:tc>
          <w:tcPr>
            <w:tcW w:w="850" w:type="dxa"/>
          </w:tcPr>
          <w:p w14:paraId="281A46EA" w14:textId="6950AAF1" w:rsidR="00B17682" w:rsidRPr="00F14AC8" w:rsidRDefault="00D62301"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131F5567" w14:textId="470378F6"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41C1474" w14:textId="6B443D12"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34497D49" w14:textId="33E7D539"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bookmarkEnd w:id="234"/>
      <w:tr w:rsidR="00B17682" w:rsidRPr="00F14AC8" w14:paraId="458A226A"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0F09102" w14:textId="473E1FD1"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57F7F788" w14:textId="53ADCA4C"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ypaufstandort</w:t>
            </w:r>
          </w:p>
        </w:tc>
        <w:tc>
          <w:tcPr>
            <w:tcW w:w="1134" w:type="dxa"/>
          </w:tcPr>
          <w:p w14:paraId="5EDFF558" w14:textId="3087220D"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P86:6</w:t>
            </w:r>
          </w:p>
        </w:tc>
        <w:tc>
          <w:tcPr>
            <w:tcW w:w="2126" w:type="dxa"/>
          </w:tcPr>
          <w:p w14:paraId="50D4221C" w14:textId="41C67CB2"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Aufgabe</w:t>
            </w:r>
          </w:p>
        </w:tc>
        <w:tc>
          <w:tcPr>
            <w:tcW w:w="850" w:type="dxa"/>
          </w:tcPr>
          <w:p w14:paraId="752D70A6" w14:textId="56BABF15" w:rsidR="00B17682" w:rsidRPr="00F14AC8" w:rsidRDefault="00D62301"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6B478065" w14:textId="301EF5CA"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11598B4" w14:textId="2EC80EEA"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24900E87" w14:textId="4BF0FA41"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42A7AE17"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FE8ECD1" w14:textId="409379A9"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25D21D1E" w14:textId="752E5349"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yreklawotl</w:t>
            </w:r>
          </w:p>
        </w:tc>
        <w:tc>
          <w:tcPr>
            <w:tcW w:w="1134" w:type="dxa"/>
          </w:tcPr>
          <w:p w14:paraId="08B3BFE0" w14:textId="3F1BF80A"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72D49BC9" w14:textId="4DD1022A"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sz w:val="16"/>
                <w:szCs w:val="16"/>
              </w:rPr>
            </w:pPr>
            <w:r w:rsidRPr="00F14AC8">
              <w:rPr>
                <w:sz w:val="16"/>
                <w:szCs w:val="16"/>
              </w:rPr>
              <w:t>Reklamation außer TL</w:t>
            </w:r>
          </w:p>
        </w:tc>
        <w:tc>
          <w:tcPr>
            <w:tcW w:w="850" w:type="dxa"/>
          </w:tcPr>
          <w:p w14:paraId="61695CB0" w14:textId="5541792C" w:rsidR="00B17682" w:rsidRPr="00F14AC8" w:rsidRDefault="00D62301"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2215B0B8" w14:textId="664CDAF9"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35294216" w14:textId="2D797ADE"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0AD90529" w14:textId="286B6C85" w:rsidR="00B17682" w:rsidRPr="00F14AC8" w:rsidRDefault="00B17682" w:rsidP="00B1768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17682" w:rsidRPr="00F14AC8" w14:paraId="109B130E" w14:textId="77777777" w:rsidTr="004D4FA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08188824" w14:textId="6C3F6A00" w:rsidR="00B17682" w:rsidRPr="00F14AC8" w:rsidRDefault="00B17682" w:rsidP="00B17682">
            <w:pPr>
              <w:rPr>
                <w:rFonts w:cs="Segoe UI"/>
                <w:color w:val="102031" w:themeColor="text2"/>
                <w:sz w:val="16"/>
                <w:szCs w:val="16"/>
              </w:rPr>
            </w:pPr>
            <w:r w:rsidRPr="00F14AC8">
              <w:rPr>
                <w:rFonts w:cs="Segoe UI"/>
                <w:color w:val="102031" w:themeColor="text2"/>
                <w:sz w:val="16"/>
                <w:szCs w:val="16"/>
              </w:rPr>
              <w:t>71:8</w:t>
            </w:r>
          </w:p>
        </w:tc>
        <w:tc>
          <w:tcPr>
            <w:tcW w:w="1599" w:type="dxa"/>
          </w:tcPr>
          <w:p w14:paraId="302B79BD" w14:textId="53A6810C"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b/>
                <w:bCs/>
                <w:sz w:val="16"/>
                <w:szCs w:val="16"/>
              </w:rPr>
            </w:pPr>
            <w:r w:rsidRPr="00F14AC8">
              <w:rPr>
                <w:b/>
                <w:bCs/>
                <w:sz w:val="16"/>
                <w:szCs w:val="16"/>
              </w:rPr>
              <w:t>yreklatl</w:t>
            </w:r>
          </w:p>
        </w:tc>
        <w:tc>
          <w:tcPr>
            <w:tcW w:w="1134" w:type="dxa"/>
          </w:tcPr>
          <w:p w14:paraId="0EEA0508" w14:textId="4B86FE70"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Bool</w:t>
            </w:r>
          </w:p>
        </w:tc>
        <w:tc>
          <w:tcPr>
            <w:tcW w:w="2126" w:type="dxa"/>
          </w:tcPr>
          <w:p w14:paraId="42CFAE51" w14:textId="166863A0"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sz w:val="16"/>
                <w:szCs w:val="16"/>
              </w:rPr>
            </w:pPr>
            <w:r w:rsidRPr="00F14AC8">
              <w:rPr>
                <w:sz w:val="16"/>
                <w:szCs w:val="16"/>
              </w:rPr>
              <w:t>Reklamation TL</w:t>
            </w:r>
          </w:p>
        </w:tc>
        <w:tc>
          <w:tcPr>
            <w:tcW w:w="850" w:type="dxa"/>
          </w:tcPr>
          <w:p w14:paraId="345F2BEC" w14:textId="4BD26014" w:rsidR="00B17682" w:rsidRPr="00F14AC8" w:rsidRDefault="00D62301"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4224D60D" w14:textId="3DC2A7AC"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1A3477FB" w14:textId="6FA75450"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69EBA80E" w14:textId="015A714F" w:rsidR="00B17682" w:rsidRPr="00F14AC8" w:rsidRDefault="00B17682" w:rsidP="00B1768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577C10" w:rsidRPr="00F14AC8" w14:paraId="41C5677A" w14:textId="77777777" w:rsidTr="004D4FA5">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DFAB84A" w14:textId="4FC20BE1" w:rsidR="00577C10" w:rsidRPr="00F14AC8" w:rsidRDefault="00577C10" w:rsidP="00577C10">
            <w:pPr>
              <w:rPr>
                <w:rFonts w:cs="Segoe UI"/>
                <w:color w:val="102031" w:themeColor="text2"/>
                <w:sz w:val="16"/>
                <w:szCs w:val="16"/>
              </w:rPr>
            </w:pPr>
            <w:r w:rsidRPr="00F14AC8">
              <w:rPr>
                <w:rFonts w:cs="Segoe UI"/>
                <w:color w:val="102031" w:themeColor="text2"/>
                <w:sz w:val="16"/>
                <w:szCs w:val="16"/>
              </w:rPr>
              <w:t>160:12</w:t>
            </w:r>
          </w:p>
        </w:tc>
        <w:tc>
          <w:tcPr>
            <w:tcW w:w="1599" w:type="dxa"/>
          </w:tcPr>
          <w:p w14:paraId="267CC61A" w14:textId="594579B8" w:rsidR="00577C10" w:rsidRPr="00F14AC8" w:rsidRDefault="00577C10" w:rsidP="00577C10">
            <w:pPr>
              <w:cnfStyle w:val="000000000000" w:firstRow="0" w:lastRow="0" w:firstColumn="0" w:lastColumn="0" w:oddVBand="0" w:evenVBand="0" w:oddHBand="0" w:evenHBand="0" w:firstRowFirstColumn="0" w:firstRowLastColumn="0" w:lastRowFirstColumn="0" w:lastRowLastColumn="0"/>
              <w:rPr>
                <w:b/>
                <w:bCs/>
                <w:sz w:val="16"/>
                <w:szCs w:val="16"/>
              </w:rPr>
            </w:pPr>
            <w:r w:rsidRPr="00F14AC8">
              <w:rPr>
                <w:b/>
                <w:bCs/>
                <w:sz w:val="16"/>
                <w:szCs w:val="16"/>
              </w:rPr>
              <w:t>ystandort</w:t>
            </w:r>
          </w:p>
        </w:tc>
        <w:tc>
          <w:tcPr>
            <w:tcW w:w="1134" w:type="dxa"/>
          </w:tcPr>
          <w:p w14:paraId="1BC89768" w14:textId="776469CD" w:rsidR="00577C10" w:rsidRPr="00F14AC8" w:rsidRDefault="00577C10" w:rsidP="00577C1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PS39:2</w:t>
            </w:r>
          </w:p>
        </w:tc>
        <w:tc>
          <w:tcPr>
            <w:tcW w:w="2126" w:type="dxa"/>
          </w:tcPr>
          <w:p w14:paraId="796540F4" w14:textId="623BE192" w:rsidR="00577C10" w:rsidRPr="00F14AC8" w:rsidRDefault="00577C10" w:rsidP="00577C10">
            <w:pPr>
              <w:cnfStyle w:val="000000000000" w:firstRow="0" w:lastRow="0" w:firstColumn="0" w:lastColumn="0" w:oddVBand="0" w:evenVBand="0" w:oddHBand="0" w:evenHBand="0" w:firstRowFirstColumn="0" w:firstRowLastColumn="0" w:lastRowFirstColumn="0" w:lastRowLastColumn="0"/>
              <w:rPr>
                <w:sz w:val="16"/>
                <w:szCs w:val="16"/>
              </w:rPr>
            </w:pPr>
            <w:r w:rsidRPr="00F14AC8">
              <w:rPr>
                <w:rFonts w:cs="Segoe UI"/>
                <w:sz w:val="16"/>
                <w:szCs w:val="16"/>
              </w:rPr>
              <w:t>Standort</w:t>
            </w:r>
          </w:p>
        </w:tc>
        <w:tc>
          <w:tcPr>
            <w:tcW w:w="850" w:type="dxa"/>
          </w:tcPr>
          <w:p w14:paraId="3C79B81E" w14:textId="0FE4492F" w:rsidR="00577C10" w:rsidRPr="00F14AC8" w:rsidRDefault="00577C10" w:rsidP="00577C1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1112</w:t>
            </w:r>
          </w:p>
        </w:tc>
        <w:tc>
          <w:tcPr>
            <w:tcW w:w="851" w:type="dxa"/>
          </w:tcPr>
          <w:p w14:paraId="24992AE5" w14:textId="54E1B4E4" w:rsidR="00577C10" w:rsidRPr="00F14AC8" w:rsidRDefault="00577C10" w:rsidP="00577C1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709" w:type="dxa"/>
          </w:tcPr>
          <w:p w14:paraId="230F5E6C" w14:textId="71E56C69" w:rsidR="00577C10" w:rsidRPr="00F14AC8" w:rsidRDefault="00577C10" w:rsidP="00577C1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c>
          <w:tcPr>
            <w:tcW w:w="567" w:type="dxa"/>
          </w:tcPr>
          <w:p w14:paraId="1FA616CD" w14:textId="097CF355" w:rsidR="00577C10" w:rsidRPr="00F14AC8" w:rsidRDefault="00577C10" w:rsidP="00577C10">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bl>
    <w:p w14:paraId="6E6D40C2" w14:textId="77777777" w:rsidR="00F35B4F" w:rsidRPr="00F14AC8" w:rsidRDefault="00F35B4F" w:rsidP="00F35B4F"/>
    <w:tbl>
      <w:tblPr>
        <w:tblStyle w:val="Tabellenraster"/>
        <w:tblW w:w="9085" w:type="dxa"/>
        <w:tblLook w:val="04A0" w:firstRow="1" w:lastRow="0" w:firstColumn="1" w:lastColumn="0" w:noHBand="0" w:noVBand="1"/>
      </w:tblPr>
      <w:tblGrid>
        <w:gridCol w:w="8018"/>
        <w:gridCol w:w="1067"/>
      </w:tblGrid>
      <w:tr w:rsidR="00544AE1" w:rsidRPr="00F14AC8" w14:paraId="502D5662" w14:textId="77777777" w:rsidTr="00D16466">
        <w:tc>
          <w:tcPr>
            <w:tcW w:w="8077" w:type="dxa"/>
            <w:shd w:val="clear" w:color="auto" w:fill="DCEEA3" w:themeFill="accent6" w:themeFillTint="99"/>
          </w:tcPr>
          <w:p w14:paraId="0F197A67" w14:textId="77777777" w:rsidR="00544AE1" w:rsidRPr="00F14AC8" w:rsidRDefault="00544AE1" w:rsidP="00D16466">
            <w:r w:rsidRPr="00F14AC8">
              <w:t>Auswirkungen der Customization/Extension</w:t>
            </w:r>
          </w:p>
        </w:tc>
        <w:tc>
          <w:tcPr>
            <w:tcW w:w="1008" w:type="dxa"/>
            <w:shd w:val="clear" w:color="auto" w:fill="DCEEA3" w:themeFill="accent6" w:themeFillTint="99"/>
          </w:tcPr>
          <w:p w14:paraId="5F796BE7" w14:textId="77777777" w:rsidR="00544AE1" w:rsidRPr="00F14AC8" w:rsidRDefault="00544AE1" w:rsidP="00D16466">
            <w:r w:rsidRPr="00F14AC8">
              <w:t>Antwort</w:t>
            </w:r>
          </w:p>
        </w:tc>
      </w:tr>
      <w:tr w:rsidR="00544AE1" w:rsidRPr="00F14AC8" w14:paraId="5C3FEC60" w14:textId="77777777" w:rsidTr="00D16466">
        <w:tc>
          <w:tcPr>
            <w:tcW w:w="8077" w:type="dxa"/>
          </w:tcPr>
          <w:p w14:paraId="7657C2CB" w14:textId="77777777" w:rsidR="00544AE1" w:rsidRPr="00F14AC8" w:rsidRDefault="00544AE1" w:rsidP="00D16466">
            <w:pPr>
              <w:rPr>
                <w:sz w:val="20"/>
                <w:szCs w:val="20"/>
              </w:rPr>
            </w:pPr>
            <w:r w:rsidRPr="00F14AC8">
              <w:rPr>
                <w:sz w:val="20"/>
                <w:szCs w:val="20"/>
              </w:rPr>
              <w:t xml:space="preserve">Keine besonderen Auswirkungen </w:t>
            </w:r>
          </w:p>
        </w:tc>
        <w:tc>
          <w:tcPr>
            <w:tcW w:w="1008" w:type="dxa"/>
          </w:tcPr>
          <w:p w14:paraId="1FD8D3BE" w14:textId="77777777" w:rsidR="00544AE1" w:rsidRPr="00F14AC8" w:rsidRDefault="00544AE1" w:rsidP="00D16466">
            <w:pPr>
              <w:rPr>
                <w:sz w:val="20"/>
                <w:szCs w:val="20"/>
              </w:rPr>
            </w:pPr>
            <w:r w:rsidRPr="00F14AC8">
              <w:rPr>
                <w:sz w:val="20"/>
                <w:szCs w:val="20"/>
              </w:rPr>
              <w:t>Ja/Nein</w:t>
            </w:r>
          </w:p>
        </w:tc>
      </w:tr>
      <w:tr w:rsidR="00544AE1" w:rsidRPr="00F14AC8" w14:paraId="1A20606C" w14:textId="77777777" w:rsidTr="00D16466">
        <w:tc>
          <w:tcPr>
            <w:tcW w:w="8077" w:type="dxa"/>
          </w:tcPr>
          <w:p w14:paraId="1B5BFC3D" w14:textId="77777777" w:rsidR="00544AE1" w:rsidRPr="00F14AC8" w:rsidRDefault="00544AE1"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32E87013" w14:textId="77777777" w:rsidR="00544AE1" w:rsidRPr="00F14AC8" w:rsidRDefault="00544AE1" w:rsidP="00D16466">
            <w:pPr>
              <w:rPr>
                <w:sz w:val="20"/>
                <w:szCs w:val="20"/>
              </w:rPr>
            </w:pPr>
            <w:r w:rsidRPr="00F14AC8">
              <w:rPr>
                <w:sz w:val="20"/>
                <w:szCs w:val="20"/>
              </w:rPr>
              <w:t>Ja/Nein</w:t>
            </w:r>
          </w:p>
        </w:tc>
      </w:tr>
      <w:tr w:rsidR="00544AE1" w:rsidRPr="00F14AC8" w14:paraId="0A4FE307" w14:textId="77777777" w:rsidTr="00D16466">
        <w:tc>
          <w:tcPr>
            <w:tcW w:w="8077" w:type="dxa"/>
          </w:tcPr>
          <w:p w14:paraId="671FC8B4" w14:textId="77777777" w:rsidR="00544AE1" w:rsidRPr="00F14AC8" w:rsidRDefault="00544AE1"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49638771" w14:textId="77777777" w:rsidR="00544AE1" w:rsidRPr="00F14AC8" w:rsidRDefault="00544AE1" w:rsidP="00D16466">
            <w:pPr>
              <w:rPr>
                <w:sz w:val="20"/>
                <w:szCs w:val="20"/>
              </w:rPr>
            </w:pPr>
            <w:r w:rsidRPr="00F14AC8">
              <w:rPr>
                <w:sz w:val="20"/>
                <w:szCs w:val="20"/>
              </w:rPr>
              <w:t>Ja/Nein</w:t>
            </w:r>
          </w:p>
        </w:tc>
      </w:tr>
      <w:tr w:rsidR="00544AE1" w:rsidRPr="00F14AC8" w14:paraId="5669C803" w14:textId="77777777" w:rsidTr="00D16466">
        <w:tc>
          <w:tcPr>
            <w:tcW w:w="8077" w:type="dxa"/>
          </w:tcPr>
          <w:p w14:paraId="35C54961" w14:textId="77777777" w:rsidR="00544AE1" w:rsidRPr="00F14AC8" w:rsidRDefault="00544AE1"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6C9CCCCD" w14:textId="77777777" w:rsidR="00544AE1" w:rsidRPr="00F14AC8" w:rsidRDefault="00544AE1" w:rsidP="00D16466">
            <w:pPr>
              <w:rPr>
                <w:sz w:val="20"/>
                <w:szCs w:val="20"/>
              </w:rPr>
            </w:pPr>
            <w:r w:rsidRPr="00F14AC8">
              <w:rPr>
                <w:sz w:val="20"/>
                <w:szCs w:val="20"/>
              </w:rPr>
              <w:t>Ja/Nein</w:t>
            </w:r>
          </w:p>
        </w:tc>
      </w:tr>
      <w:tr w:rsidR="00544AE1" w:rsidRPr="00F14AC8" w14:paraId="4A286C7E" w14:textId="77777777" w:rsidTr="00D16466">
        <w:tc>
          <w:tcPr>
            <w:tcW w:w="8077" w:type="dxa"/>
          </w:tcPr>
          <w:p w14:paraId="332AF887" w14:textId="77777777" w:rsidR="00544AE1" w:rsidRPr="00F14AC8" w:rsidRDefault="00544AE1" w:rsidP="00D16466">
            <w:pPr>
              <w:rPr>
                <w:sz w:val="20"/>
                <w:szCs w:val="20"/>
              </w:rPr>
            </w:pPr>
            <w:r w:rsidRPr="00F14AC8">
              <w:rPr>
                <w:sz w:val="20"/>
                <w:szCs w:val="20"/>
              </w:rPr>
              <w:lastRenderedPageBreak/>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28D19EE" w14:textId="77777777" w:rsidR="00544AE1" w:rsidRPr="00F14AC8" w:rsidRDefault="00544AE1"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544AE1" w:rsidRPr="00F14AC8" w14:paraId="1B7593C9" w14:textId="77777777" w:rsidTr="00D16466">
        <w:trPr>
          <w:trHeight w:hRule="exact" w:val="861"/>
        </w:trPr>
        <w:tc>
          <w:tcPr>
            <w:tcW w:w="1273" w:type="dxa"/>
            <w:shd w:val="clear" w:color="auto" w:fill="D5D5D5" w:themeFill="background2"/>
            <w:tcMar>
              <w:bottom w:w="57" w:type="dxa"/>
            </w:tcMar>
          </w:tcPr>
          <w:p w14:paraId="0BD6FDFC" w14:textId="77777777" w:rsidR="00544AE1" w:rsidRPr="00F14AC8" w:rsidRDefault="00544AE1" w:rsidP="00D16466">
            <w:pPr>
              <w:rPr>
                <w:b/>
              </w:rPr>
            </w:pPr>
            <w:r w:rsidRPr="00F14AC8">
              <w:rPr>
                <w:b/>
              </w:rPr>
              <w:t>Priorität</w:t>
            </w:r>
          </w:p>
        </w:tc>
        <w:tc>
          <w:tcPr>
            <w:tcW w:w="2190" w:type="dxa"/>
            <w:shd w:val="clear" w:color="auto" w:fill="D5D5D5" w:themeFill="background2"/>
            <w:tcMar>
              <w:bottom w:w="57" w:type="dxa"/>
            </w:tcMar>
          </w:tcPr>
          <w:p w14:paraId="51DA68B7" w14:textId="77777777" w:rsidR="00544AE1" w:rsidRPr="00F14AC8" w:rsidRDefault="00544AE1" w:rsidP="00D16466">
            <w:pPr>
              <w:rPr>
                <w:b/>
              </w:rPr>
            </w:pPr>
            <w:r w:rsidRPr="00F14AC8">
              <w:rPr>
                <w:b/>
              </w:rPr>
              <w:t>Realisierung</w:t>
            </w:r>
          </w:p>
        </w:tc>
        <w:tc>
          <w:tcPr>
            <w:tcW w:w="1070" w:type="dxa"/>
            <w:shd w:val="clear" w:color="auto" w:fill="D5D5D5" w:themeFill="background2"/>
            <w:tcMar>
              <w:bottom w:w="57" w:type="dxa"/>
            </w:tcMar>
          </w:tcPr>
          <w:p w14:paraId="42F008DA" w14:textId="77777777" w:rsidR="00544AE1" w:rsidRPr="00F14AC8" w:rsidRDefault="00544AE1" w:rsidP="00D16466">
            <w:pPr>
              <w:rPr>
                <w:b/>
              </w:rPr>
            </w:pPr>
            <w:r w:rsidRPr="00F14AC8">
              <w:rPr>
                <w:b/>
              </w:rPr>
              <w:t>Dauer (ca./h)</w:t>
            </w:r>
          </w:p>
        </w:tc>
        <w:tc>
          <w:tcPr>
            <w:tcW w:w="1134" w:type="dxa"/>
            <w:shd w:val="clear" w:color="auto" w:fill="D5D5D5" w:themeFill="background2"/>
            <w:tcMar>
              <w:bottom w:w="57" w:type="dxa"/>
            </w:tcMar>
          </w:tcPr>
          <w:p w14:paraId="0D905AE8" w14:textId="77777777" w:rsidR="00544AE1" w:rsidRPr="00F14AC8" w:rsidRDefault="00544AE1"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75FC233C" w14:textId="77777777" w:rsidR="00544AE1" w:rsidRPr="00F14AC8" w:rsidRDefault="00544AE1"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4E0B466" w14:textId="77777777" w:rsidR="00544AE1" w:rsidRPr="00F14AC8" w:rsidRDefault="00544AE1" w:rsidP="00D16466">
            <w:pPr>
              <w:rPr>
                <w:b/>
              </w:rPr>
            </w:pPr>
            <w:r w:rsidRPr="00F14AC8">
              <w:rPr>
                <w:b/>
              </w:rPr>
              <w:t>Bereich</w:t>
            </w:r>
          </w:p>
        </w:tc>
      </w:tr>
      <w:tr w:rsidR="00544AE1" w:rsidRPr="00F14AC8" w14:paraId="6D3D17F6" w14:textId="77777777" w:rsidTr="00D16466">
        <w:trPr>
          <w:trHeight w:val="454"/>
        </w:trPr>
        <w:tc>
          <w:tcPr>
            <w:tcW w:w="1273" w:type="dxa"/>
            <w:shd w:val="clear" w:color="auto" w:fill="FFFFFF"/>
            <w:tcMar>
              <w:bottom w:w="57" w:type="dxa"/>
            </w:tcMar>
          </w:tcPr>
          <w:p w14:paraId="08B33A9F" w14:textId="77777777" w:rsidR="00544AE1" w:rsidRPr="00F14AC8" w:rsidRDefault="00544AE1" w:rsidP="00394CD1">
            <w:pPr>
              <w:pStyle w:val="Tabelleninhalte"/>
            </w:pPr>
            <w:r w:rsidRPr="00F14AC8">
              <w:t>1</w:t>
            </w:r>
          </w:p>
        </w:tc>
        <w:tc>
          <w:tcPr>
            <w:tcW w:w="2190" w:type="dxa"/>
            <w:shd w:val="clear" w:color="auto" w:fill="FFFFFF"/>
            <w:tcMar>
              <w:bottom w:w="57" w:type="dxa"/>
            </w:tcMar>
          </w:tcPr>
          <w:p w14:paraId="5EDCACDE" w14:textId="77777777" w:rsidR="00544AE1" w:rsidRPr="00F14AC8" w:rsidRDefault="00544AE1" w:rsidP="00394CD1">
            <w:pPr>
              <w:pStyle w:val="Tabelleninhalte"/>
            </w:pPr>
            <w:r w:rsidRPr="00F14AC8">
              <w:t>Abas</w:t>
            </w:r>
          </w:p>
        </w:tc>
        <w:tc>
          <w:tcPr>
            <w:tcW w:w="1070" w:type="dxa"/>
            <w:shd w:val="clear" w:color="auto" w:fill="FFFFFF"/>
            <w:tcMar>
              <w:bottom w:w="57" w:type="dxa"/>
            </w:tcMar>
          </w:tcPr>
          <w:p w14:paraId="52E0A8F3" w14:textId="77777777" w:rsidR="00544AE1" w:rsidRPr="00F14AC8" w:rsidRDefault="00544AE1" w:rsidP="00394CD1">
            <w:pPr>
              <w:pStyle w:val="Tabelleninhalte"/>
            </w:pPr>
            <w:r w:rsidRPr="00F14AC8">
              <w:t>0,00</w:t>
            </w:r>
          </w:p>
        </w:tc>
        <w:tc>
          <w:tcPr>
            <w:tcW w:w="1134" w:type="dxa"/>
            <w:shd w:val="clear" w:color="auto" w:fill="FFFFFF"/>
            <w:tcMar>
              <w:bottom w:w="57" w:type="dxa"/>
            </w:tcMar>
          </w:tcPr>
          <w:p w14:paraId="0FBE4620" w14:textId="77777777" w:rsidR="00544AE1" w:rsidRPr="00F14AC8" w:rsidRDefault="00544AE1" w:rsidP="00394CD1">
            <w:pPr>
              <w:pStyle w:val="Tabelleninhalte"/>
            </w:pPr>
            <w:r w:rsidRPr="00F14AC8">
              <w:t>0,00</w:t>
            </w:r>
          </w:p>
        </w:tc>
        <w:tc>
          <w:tcPr>
            <w:tcW w:w="1134" w:type="dxa"/>
            <w:shd w:val="clear" w:color="auto" w:fill="FFFFFF"/>
            <w:tcMar>
              <w:bottom w:w="57" w:type="dxa"/>
            </w:tcMar>
          </w:tcPr>
          <w:p w14:paraId="1194F6EB" w14:textId="77777777" w:rsidR="00544AE1" w:rsidRPr="00F14AC8" w:rsidRDefault="00544AE1" w:rsidP="00394CD1">
            <w:pPr>
              <w:pStyle w:val="Tabelleninhalte"/>
            </w:pPr>
            <w:r w:rsidRPr="00F14AC8">
              <w:t>0,00</w:t>
            </w:r>
          </w:p>
        </w:tc>
        <w:tc>
          <w:tcPr>
            <w:tcW w:w="2271" w:type="dxa"/>
            <w:shd w:val="clear" w:color="auto" w:fill="FFFFFF"/>
            <w:tcMar>
              <w:bottom w:w="57" w:type="dxa"/>
            </w:tcMar>
          </w:tcPr>
          <w:p w14:paraId="1AD15F2E" w14:textId="77777777" w:rsidR="00544AE1" w:rsidRPr="00F14AC8" w:rsidRDefault="00544AE1" w:rsidP="00394CD1">
            <w:pPr>
              <w:pStyle w:val="Tabelleninhalte"/>
            </w:pPr>
            <w:r w:rsidRPr="00F14AC8">
              <w:t>Admin</w:t>
            </w:r>
          </w:p>
        </w:tc>
      </w:tr>
    </w:tbl>
    <w:p w14:paraId="428CD74E" w14:textId="1C6FD59C" w:rsidR="00822DAD" w:rsidRPr="00F14AC8" w:rsidRDefault="00365D2B" w:rsidP="00365D2B">
      <w:pPr>
        <w:pStyle w:val="berschrift1"/>
      </w:pPr>
      <w:bookmarkStart w:id="235" w:name="_Toc228444322"/>
      <w:r w:rsidRPr="00F14AC8">
        <w:t>Stammdaten</w:t>
      </w:r>
      <w:bookmarkEnd w:id="235"/>
    </w:p>
    <w:p w14:paraId="4E227F06" w14:textId="77777777" w:rsidR="00F35B4F" w:rsidRPr="00F14AC8" w:rsidRDefault="00F35B4F" w:rsidP="00F35B4F"/>
    <w:p w14:paraId="3552990E" w14:textId="77777777" w:rsidR="00F35B4F" w:rsidRPr="00F14AC8" w:rsidRDefault="00F35B4F" w:rsidP="00F35B4F">
      <w:pPr>
        <w:pStyle w:val="berschrift2"/>
      </w:pPr>
      <w:bookmarkStart w:id="236" w:name="_Toc228444323"/>
      <w:r w:rsidRPr="00F14AC8">
        <w:t>Artikelstammdaten</w:t>
      </w:r>
      <w:bookmarkEnd w:id="236"/>
    </w:p>
    <w:p w14:paraId="3CC68EAB" w14:textId="77777777" w:rsidR="00F35B4F" w:rsidRPr="00F14AC8" w:rsidRDefault="00F35B4F" w:rsidP="00F35B4F"/>
    <w:p w14:paraId="617607A9" w14:textId="24A43F44" w:rsidR="00502E46" w:rsidRPr="00F14AC8" w:rsidRDefault="00502E46" w:rsidP="00935A40">
      <w:pPr>
        <w:pStyle w:val="berschrift3"/>
      </w:pPr>
      <w:bookmarkStart w:id="237" w:name="_Toc228444324"/>
      <w:r w:rsidRPr="00F14AC8">
        <w:t>Rollen und Rechte</w:t>
      </w:r>
      <w:bookmarkEnd w:id="237"/>
    </w:p>
    <w:p w14:paraId="0810BFBB" w14:textId="77777777" w:rsidR="00502E46" w:rsidRPr="00F14AC8" w:rsidRDefault="00502E46" w:rsidP="00502E46"/>
    <w:p w14:paraId="05981A8A" w14:textId="77777777" w:rsidR="00502E46" w:rsidRPr="00F14AC8" w:rsidRDefault="00502E46" w:rsidP="00502E46">
      <w:r w:rsidRPr="00F14AC8">
        <w:t>Für die Artikelanlage und Lieferantenanlage werden von der HWK noch die Rollen und Rechte definiert.</w:t>
      </w:r>
    </w:p>
    <w:p w14:paraId="4006D715" w14:textId="77777777" w:rsidR="00502E46" w:rsidRPr="00F14AC8" w:rsidRDefault="00502E46" w:rsidP="00F35B4F"/>
    <w:p w14:paraId="17CD3723" w14:textId="77777777" w:rsidR="00A1291F" w:rsidRPr="00F14AC8" w:rsidRDefault="00A1291F" w:rsidP="00A1291F">
      <w:pPr>
        <w:rPr>
          <w:b/>
          <w:bCs/>
          <w:color w:val="002060"/>
        </w:rPr>
      </w:pPr>
      <w:r w:rsidRPr="00F14AC8">
        <w:rPr>
          <w:b/>
          <w:bCs/>
          <w:color w:val="002060"/>
        </w:rPr>
        <w:t>Umsetzung HWK</w:t>
      </w:r>
    </w:p>
    <w:p w14:paraId="0092B8EE" w14:textId="77777777" w:rsidR="00A1291F" w:rsidRPr="00F14AC8" w:rsidRDefault="00A1291F" w:rsidP="00F35B4F"/>
    <w:p w14:paraId="0AA108B9" w14:textId="0AEB8EEF" w:rsidR="00A1291F" w:rsidRPr="00F14AC8" w:rsidRDefault="00A1291F" w:rsidP="00F35B4F">
      <w:r w:rsidRPr="00F14AC8">
        <w:t xml:space="preserve">Rollen und Rechte </w:t>
      </w:r>
      <w:r w:rsidR="0008119B" w:rsidRPr="00F14AC8">
        <w:t xml:space="preserve">nach Anforderung </w:t>
      </w:r>
      <w:r w:rsidRPr="00F14AC8">
        <w:t xml:space="preserve">für Artikelanlage </w:t>
      </w:r>
      <w:r w:rsidR="00A426A5" w:rsidRPr="00F14AC8">
        <w:t xml:space="preserve">auf </w:t>
      </w:r>
      <w:r w:rsidR="00E37127" w:rsidRPr="00F14AC8">
        <w:t>allen Mandanten der Dev</w:t>
      </w:r>
      <w:r w:rsidR="0008119B" w:rsidRPr="00F14AC8">
        <w:t>-Umgebung</w:t>
      </w:r>
      <w:r w:rsidR="00E37127" w:rsidRPr="00F14AC8">
        <w:t xml:space="preserve"> </w:t>
      </w:r>
      <w:r w:rsidR="0008119B" w:rsidRPr="00F14AC8">
        <w:t>(mindestens schulhwk, schul</w:t>
      </w:r>
      <w:r w:rsidR="006D25A0" w:rsidRPr="00F14AC8">
        <w:t xml:space="preserve">worka, demohwk, demoworka) </w:t>
      </w:r>
      <w:r w:rsidR="00E37127" w:rsidRPr="00F14AC8">
        <w:t>und Produktionsumgebung</w:t>
      </w:r>
      <w:r w:rsidR="00A426A5" w:rsidRPr="00F14AC8">
        <w:t xml:space="preserve"> </w:t>
      </w:r>
      <w:r w:rsidR="006D25A0" w:rsidRPr="00F14AC8">
        <w:t xml:space="preserve">(hwk und worka) </w:t>
      </w:r>
      <w:r w:rsidRPr="00F14AC8">
        <w:t>einrichten.</w:t>
      </w:r>
    </w:p>
    <w:p w14:paraId="1722162F" w14:textId="77777777" w:rsidR="00A1291F" w:rsidRPr="00F14AC8" w:rsidRDefault="00A1291F" w:rsidP="00F35B4F"/>
    <w:p w14:paraId="2925F8C0" w14:textId="2A1553DF" w:rsidR="00502E46" w:rsidRPr="00F14AC8" w:rsidRDefault="00502E46" w:rsidP="00935A40">
      <w:pPr>
        <w:pStyle w:val="berschrift3"/>
      </w:pPr>
      <w:bookmarkStart w:id="238" w:name="_Toc228444325"/>
      <w:r w:rsidRPr="00F14AC8">
        <w:t>Nummernkreis und Suchwort</w:t>
      </w:r>
      <w:bookmarkEnd w:id="238"/>
    </w:p>
    <w:p w14:paraId="30C4956C" w14:textId="77777777" w:rsidR="00502E46" w:rsidRPr="00F14AC8" w:rsidRDefault="00502E46" w:rsidP="00502E46"/>
    <w:p w14:paraId="00A52881" w14:textId="5C4F3B84" w:rsidR="00502E46" w:rsidRPr="00F14AC8" w:rsidRDefault="00502E46" w:rsidP="00502E46">
      <w:r w:rsidRPr="00F14AC8">
        <w:t>Der ABAS-Nummernkreis wird verwendet. Das Suchwort wird manuell über eine Arbeitsanweisung von Herrn Betschka angelegt. Die Du</w:t>
      </w:r>
      <w:r w:rsidR="00E875AF" w:rsidRPr="00F14AC8">
        <w:t>b</w:t>
      </w:r>
      <w:r w:rsidRPr="00F14AC8">
        <w:t>lettenprüfung von Suchwörtern soll aktiv bleiben.</w:t>
      </w:r>
    </w:p>
    <w:p w14:paraId="39A92610" w14:textId="77777777" w:rsidR="00502E46" w:rsidRPr="00F14AC8" w:rsidRDefault="00502E46" w:rsidP="00F35B4F"/>
    <w:p w14:paraId="51843743" w14:textId="77777777" w:rsidR="00147F7C" w:rsidRPr="00F14AC8" w:rsidRDefault="00147F7C" w:rsidP="00147F7C">
      <w:pPr>
        <w:rPr>
          <w:b/>
          <w:bCs/>
          <w:color w:val="002060"/>
        </w:rPr>
      </w:pPr>
      <w:r w:rsidRPr="00F14AC8">
        <w:rPr>
          <w:b/>
          <w:bCs/>
          <w:color w:val="002060"/>
        </w:rPr>
        <w:t>Umsetzung HWK</w:t>
      </w:r>
    </w:p>
    <w:p w14:paraId="310CC23C" w14:textId="77777777" w:rsidR="00147F7C" w:rsidRPr="00F14AC8" w:rsidRDefault="00147F7C" w:rsidP="00F35B4F"/>
    <w:p w14:paraId="31F4E469" w14:textId="3AE2F690" w:rsidR="00147F7C" w:rsidRPr="00F14AC8" w:rsidRDefault="00147F7C" w:rsidP="00F35B4F">
      <w:r w:rsidRPr="00F14AC8">
        <w:t>Arbeitsanweisung definieren und ausrollen.</w:t>
      </w:r>
    </w:p>
    <w:p w14:paraId="53FD3DD7" w14:textId="77777777" w:rsidR="00147F7C" w:rsidRPr="00F14AC8" w:rsidRDefault="00147F7C" w:rsidP="00F35B4F"/>
    <w:p w14:paraId="467C751E" w14:textId="6AD08ED8" w:rsidR="001256A1" w:rsidRPr="00F14AC8" w:rsidRDefault="001256A1" w:rsidP="00935A40">
      <w:pPr>
        <w:pStyle w:val="berschrift3"/>
      </w:pPr>
      <w:bookmarkStart w:id="239" w:name="_Toc228444326"/>
      <w:r w:rsidRPr="00F14AC8">
        <w:t>Preis und Rabatten</w:t>
      </w:r>
      <w:bookmarkEnd w:id="239"/>
    </w:p>
    <w:p w14:paraId="2FA5DB16" w14:textId="77777777" w:rsidR="001256A1" w:rsidRPr="00F14AC8" w:rsidRDefault="001256A1" w:rsidP="001256A1"/>
    <w:p w14:paraId="08D2B702" w14:textId="77777777" w:rsidR="001256A1" w:rsidRPr="00F14AC8" w:rsidRDefault="001256A1" w:rsidP="001256A1">
      <w:r w:rsidRPr="00F14AC8">
        <w:t>Die Anlage von Preisstaffeln und Rabatten kommt eher selten vor.</w:t>
      </w:r>
    </w:p>
    <w:p w14:paraId="5B116C81" w14:textId="77777777" w:rsidR="001256A1" w:rsidRPr="00F14AC8" w:rsidRDefault="001256A1" w:rsidP="00F35B4F"/>
    <w:p w14:paraId="4483DDA7" w14:textId="229FDF93" w:rsidR="001256A1" w:rsidRPr="00F14AC8" w:rsidRDefault="001256A1" w:rsidP="00935A40">
      <w:pPr>
        <w:pStyle w:val="berschrift3"/>
      </w:pPr>
      <w:bookmarkStart w:id="240" w:name="_Toc228444327"/>
      <w:r w:rsidRPr="00F14AC8">
        <w:t>Artikelimport</w:t>
      </w:r>
      <w:bookmarkEnd w:id="240"/>
    </w:p>
    <w:p w14:paraId="11DB27A3" w14:textId="77777777" w:rsidR="001256A1" w:rsidRPr="00F14AC8" w:rsidRDefault="001256A1" w:rsidP="001256A1"/>
    <w:p w14:paraId="1F8C5522" w14:textId="237DF806" w:rsidR="001256A1" w:rsidRPr="00F14AC8" w:rsidRDefault="008125A7" w:rsidP="001256A1">
      <w:ins w:id="241" w:author="Peter Koch" w:date="2026-05-29T14:10:00Z" w16du:dateUtc="2026-05-29T12:10:00Z">
        <w:r>
          <w:t xml:space="preserve">Aktuell gibt es keinen regelmäßigen </w:t>
        </w:r>
      </w:ins>
      <w:commentRangeStart w:id="242"/>
      <w:commentRangeStart w:id="243"/>
      <w:commentRangeStart w:id="244"/>
      <w:del w:id="245" w:author="Peter Koch" w:date="2026-05-29T14:10:00Z" w16du:dateUtc="2026-05-29T12:10:00Z">
        <w:r w:rsidR="001256A1" w:rsidRPr="00F14AC8" w:rsidDel="008125A7">
          <w:delText xml:space="preserve">Es gib noch keinen </w:delText>
        </w:r>
      </w:del>
      <w:r w:rsidR="001256A1" w:rsidRPr="00F14AC8">
        <w:t>Artikelimport</w:t>
      </w:r>
      <w:ins w:id="246" w:author="Peter Koch" w:date="2026-05-29T14:10:00Z" w16du:dateUtc="2026-05-29T12:10:00Z">
        <w:r w:rsidR="00315A91">
          <w:t xml:space="preserve"> nach ABAS</w:t>
        </w:r>
      </w:ins>
      <w:r w:rsidR="001256A1" w:rsidRPr="00F14AC8">
        <w:t>.</w:t>
      </w:r>
      <w:commentRangeEnd w:id="242"/>
      <w:r w:rsidR="00322F0B" w:rsidRPr="00F14AC8">
        <w:rPr>
          <w:rStyle w:val="Kommentarzeichen"/>
          <w:sz w:val="24"/>
          <w:szCs w:val="24"/>
        </w:rPr>
        <w:commentReference w:id="242"/>
      </w:r>
      <w:commentRangeEnd w:id="243"/>
      <w:r w:rsidR="001256A1" w:rsidRPr="00F14AC8">
        <w:rPr>
          <w:rStyle w:val="Kommentarzeichen"/>
          <w:sz w:val="24"/>
          <w:szCs w:val="24"/>
        </w:rPr>
        <w:commentReference w:id="243"/>
      </w:r>
      <w:commentRangeEnd w:id="244"/>
      <w:r w:rsidR="001256A1" w:rsidRPr="00F14AC8">
        <w:rPr>
          <w:rStyle w:val="Kommentarzeichen"/>
          <w:sz w:val="24"/>
          <w:szCs w:val="24"/>
        </w:rPr>
        <w:commentReference w:id="244"/>
      </w:r>
    </w:p>
    <w:p w14:paraId="7408C3F7" w14:textId="0B30E9E0" w:rsidR="003A14DE" w:rsidRPr="00F14AC8" w:rsidDel="00B86E1B" w:rsidRDefault="003A14DE" w:rsidP="00F35B4F">
      <w:pPr>
        <w:rPr>
          <w:del w:id="247" w:author="Peter Koch" w:date="2026-05-15T10:29:00Z" w16du:dateUtc="2026-05-15T08:29:00Z"/>
        </w:rPr>
      </w:pPr>
    </w:p>
    <w:p w14:paraId="5CB1B7DF" w14:textId="5FB240E8" w:rsidR="001256A1" w:rsidRPr="00F14AC8" w:rsidRDefault="001256A1" w:rsidP="00935A40">
      <w:pPr>
        <w:pStyle w:val="berschrift3"/>
      </w:pPr>
      <w:bookmarkStart w:id="248" w:name="_Toc228444328"/>
      <w:r w:rsidRPr="00F14AC8">
        <w:lastRenderedPageBreak/>
        <w:t>Materialzuschläge</w:t>
      </w:r>
      <w:bookmarkEnd w:id="248"/>
    </w:p>
    <w:p w14:paraId="28E7BE0E" w14:textId="77777777" w:rsidR="001256A1" w:rsidRPr="00F14AC8" w:rsidRDefault="001256A1" w:rsidP="001256A1">
      <w:pPr>
        <w:rPr>
          <w:u w:val="single"/>
        </w:rPr>
      </w:pPr>
    </w:p>
    <w:p w14:paraId="5D72E2F8" w14:textId="42A2B08C" w:rsidR="001256A1" w:rsidRPr="00F14AC8" w:rsidRDefault="001256A1" w:rsidP="001256A1">
      <w:r w:rsidRPr="00F14AC8">
        <w:t xml:space="preserve">Die Materialzuschläge werden </w:t>
      </w:r>
      <w:r w:rsidR="00EB060C">
        <w:t xml:space="preserve">noch </w:t>
      </w:r>
      <w:r w:rsidRPr="00F14AC8">
        <w:t>nicht benutzt.</w:t>
      </w:r>
    </w:p>
    <w:p w14:paraId="6D407412" w14:textId="77777777" w:rsidR="001256A1" w:rsidRPr="00F14AC8" w:rsidRDefault="001256A1" w:rsidP="00F35B4F"/>
    <w:p w14:paraId="44A7173D" w14:textId="47186C7F" w:rsidR="001256A1" w:rsidRPr="00F14AC8" w:rsidRDefault="001256A1" w:rsidP="00935A40">
      <w:pPr>
        <w:pStyle w:val="berschrift3"/>
      </w:pPr>
      <w:bookmarkStart w:id="249" w:name="_Toc228444329"/>
      <w:r w:rsidRPr="00F14AC8">
        <w:t>Einkaufspreis</w:t>
      </w:r>
      <w:bookmarkEnd w:id="249"/>
    </w:p>
    <w:p w14:paraId="59336609" w14:textId="77777777" w:rsidR="001256A1" w:rsidRPr="00F14AC8" w:rsidRDefault="001256A1" w:rsidP="001256A1"/>
    <w:p w14:paraId="23DE502C" w14:textId="2D57D9E2" w:rsidR="001256A1" w:rsidRPr="00F14AC8" w:rsidRDefault="001256A1" w:rsidP="001256A1">
      <w:r w:rsidRPr="00F14AC8">
        <w:t xml:space="preserve">Artikelpreise für Bauteile und Rohmaterialien werden immer aktuell abgefragt und im Artikel </w:t>
      </w:r>
      <w:r w:rsidR="00432E9B" w:rsidRPr="00F14AC8">
        <w:t xml:space="preserve">manuell </w:t>
      </w:r>
      <w:r w:rsidRPr="00F14AC8">
        <w:t xml:space="preserve">eingetragen. </w:t>
      </w:r>
    </w:p>
    <w:p w14:paraId="5FA128CD" w14:textId="77777777" w:rsidR="001256A1" w:rsidRPr="00F14AC8" w:rsidRDefault="001256A1" w:rsidP="00F35B4F"/>
    <w:p w14:paraId="7E27275C" w14:textId="4EC32BC4" w:rsidR="001256A1" w:rsidRPr="00F14AC8" w:rsidRDefault="001256A1" w:rsidP="00935A40">
      <w:pPr>
        <w:pStyle w:val="berschrift3"/>
      </w:pPr>
      <w:bookmarkStart w:id="250" w:name="_Toc228444330"/>
      <w:r w:rsidRPr="00F14AC8">
        <w:t>Umlagen</w:t>
      </w:r>
      <w:bookmarkEnd w:id="250"/>
    </w:p>
    <w:p w14:paraId="3F1DE856" w14:textId="77777777" w:rsidR="001256A1" w:rsidRPr="00F14AC8" w:rsidRDefault="001256A1" w:rsidP="001256A1"/>
    <w:p w14:paraId="79670514" w14:textId="62EBFF46" w:rsidR="001256A1" w:rsidRPr="00F14AC8" w:rsidRDefault="001256A1" w:rsidP="001256A1">
      <w:r w:rsidRPr="00F14AC8">
        <w:t>Zuschläge werden in einer Zusatzposition erfasst und umgelegt auf die Artikelposition. Aktuell werden gesonderte Frachtrechnungen nicht umgelegt und per Mengenneubewertung nachgetragen. In der neuen ABAS-Version können diese Kosten im Standard umgelegt werden. Die Mitarbeiter wurden dahingehend bereits geschult.</w:t>
      </w:r>
    </w:p>
    <w:p w14:paraId="32C240EA" w14:textId="77777777" w:rsidR="00935A40" w:rsidRPr="00F14AC8" w:rsidRDefault="00935A40" w:rsidP="001256A1">
      <w:pPr>
        <w:rPr>
          <w:u w:val="single"/>
        </w:rPr>
      </w:pPr>
    </w:p>
    <w:p w14:paraId="1A909B0E" w14:textId="1CE936BC" w:rsidR="001256A1" w:rsidRPr="00F14AC8" w:rsidRDefault="001256A1" w:rsidP="00935A40">
      <w:pPr>
        <w:pStyle w:val="berschrift3"/>
      </w:pPr>
      <w:bookmarkStart w:id="251" w:name="_Toc228444331"/>
      <w:r w:rsidRPr="00F14AC8">
        <w:t>Stückliste übernehmen (Button)</w:t>
      </w:r>
      <w:bookmarkEnd w:id="251"/>
    </w:p>
    <w:p w14:paraId="38991831" w14:textId="77777777" w:rsidR="001256A1" w:rsidRPr="00F14AC8" w:rsidRDefault="001256A1" w:rsidP="001256A1"/>
    <w:p w14:paraId="6441DACD" w14:textId="166E141D" w:rsidR="001256A1" w:rsidRPr="00F14AC8" w:rsidRDefault="001256A1" w:rsidP="001256A1">
      <w:r w:rsidRPr="00F14AC8">
        <w:t xml:space="preserve">In Organisationsgespräch </w:t>
      </w:r>
      <w:r w:rsidR="00101280" w:rsidRPr="00F14AC8">
        <w:t xml:space="preserve">Einkauf </w:t>
      </w:r>
      <w:r w:rsidRPr="00F14AC8">
        <w:t>gab es keinen Bedarf für diesen Button</w:t>
      </w:r>
      <w:r w:rsidR="00B905CF">
        <w:t xml:space="preserve"> aus dem Altsystem</w:t>
      </w:r>
      <w:r w:rsidRPr="00F14AC8">
        <w:t>.</w:t>
      </w:r>
    </w:p>
    <w:p w14:paraId="13DC1BE7" w14:textId="77777777" w:rsidR="001256A1" w:rsidRPr="00F14AC8" w:rsidRDefault="001256A1" w:rsidP="00F35B4F"/>
    <w:p w14:paraId="10C0D9BA" w14:textId="2D3E11FC" w:rsidR="00935A40" w:rsidRPr="00F14AC8" w:rsidRDefault="00935A40" w:rsidP="00935A40">
      <w:pPr>
        <w:pStyle w:val="berschrift3"/>
      </w:pPr>
      <w:bookmarkStart w:id="252" w:name="_Toc228444332"/>
      <w:r w:rsidRPr="00F14AC8">
        <w:t>Änderungshistorie</w:t>
      </w:r>
      <w:bookmarkEnd w:id="252"/>
    </w:p>
    <w:p w14:paraId="516D6BB8" w14:textId="77777777" w:rsidR="00935A40" w:rsidRPr="00F14AC8" w:rsidRDefault="00935A40" w:rsidP="00935A40"/>
    <w:p w14:paraId="66B82ECB" w14:textId="77777777" w:rsidR="00935A40" w:rsidRPr="00F14AC8" w:rsidRDefault="00935A40" w:rsidP="00935A40">
      <w:commentRangeStart w:id="253"/>
      <w:commentRangeStart w:id="254"/>
      <w:r w:rsidRPr="00F14AC8">
        <w:t xml:space="preserve">Die Änderungshistorie wird weiter benötigt, wird aber in die neue Änderungshistorie überführt. </w:t>
      </w:r>
      <w:commentRangeEnd w:id="253"/>
      <w:r w:rsidR="00F341AE" w:rsidRPr="00F14AC8">
        <w:rPr>
          <w:rStyle w:val="Kommentarzeichen"/>
          <w:sz w:val="24"/>
          <w:szCs w:val="24"/>
        </w:rPr>
        <w:commentReference w:id="253"/>
      </w:r>
      <w:commentRangeEnd w:id="254"/>
      <w:r w:rsidRPr="00F14AC8">
        <w:rPr>
          <w:rStyle w:val="Kommentarzeichen"/>
          <w:sz w:val="24"/>
          <w:szCs w:val="24"/>
        </w:rPr>
        <w:commentReference w:id="254"/>
      </w:r>
    </w:p>
    <w:p w14:paraId="230F8B24" w14:textId="1E290EBD" w:rsidR="00935A40" w:rsidRDefault="00F155BA" w:rsidP="00935A40">
      <w:pPr>
        <w:rPr>
          <w:ins w:id="255" w:author="Peter Koch" w:date="2026-05-15T10:31:00Z" w16du:dateUtc="2026-05-15T08:31:00Z"/>
        </w:rPr>
      </w:pPr>
      <w:ins w:id="256" w:author="Peter Koch" w:date="2026-05-15T10:31:00Z" w16du:dateUtc="2026-05-15T08:31:00Z">
        <w:r>
          <w:t>Hinweis: Altdaten werden nicht übernommen.</w:t>
        </w:r>
      </w:ins>
    </w:p>
    <w:p w14:paraId="1AA14B69" w14:textId="77777777" w:rsidR="00F155BA" w:rsidRPr="00F14AC8" w:rsidRDefault="00F155BA" w:rsidP="00935A40"/>
    <w:p w14:paraId="40EECF10" w14:textId="61B976CD" w:rsidR="00935A40" w:rsidRPr="00F14AC8" w:rsidRDefault="00935A40" w:rsidP="00935A40">
      <w:pPr>
        <w:rPr>
          <w:b/>
          <w:bCs/>
          <w:color w:val="002060"/>
        </w:rPr>
      </w:pPr>
      <w:r w:rsidRPr="00F14AC8">
        <w:rPr>
          <w:b/>
          <w:bCs/>
          <w:color w:val="002060"/>
        </w:rPr>
        <w:t>Umsetzung HWK</w:t>
      </w:r>
    </w:p>
    <w:p w14:paraId="026B1962" w14:textId="77777777" w:rsidR="00935A40" w:rsidRPr="00F14AC8" w:rsidRDefault="00935A40" w:rsidP="00935A40"/>
    <w:p w14:paraId="6DCA3FB1" w14:textId="270D5EBF" w:rsidR="00935A40" w:rsidRPr="00F14AC8" w:rsidRDefault="00935A40" w:rsidP="00935A40">
      <w:r w:rsidRPr="00F14AC8">
        <w:t>Felder konfigurieren, die überwacht werden sollen. Standard Infosystem Änderungshistorie testen.</w:t>
      </w:r>
      <w:r w:rsidR="00FB4655" w:rsidRPr="00F14AC8">
        <w:t xml:space="preserve"> Konfiguration in alle Produktivmandanten HWK und worKA </w:t>
      </w:r>
      <w:r w:rsidR="000A04BE" w:rsidRPr="00F14AC8">
        <w:t xml:space="preserve">und zu Testzwecken in schulhwk </w:t>
      </w:r>
      <w:r w:rsidR="00FB4655" w:rsidRPr="00F14AC8">
        <w:t xml:space="preserve">übernehmen. </w:t>
      </w:r>
    </w:p>
    <w:p w14:paraId="68AEB0C8" w14:textId="77777777" w:rsidR="00935A40" w:rsidRPr="00F14AC8" w:rsidRDefault="00935A40" w:rsidP="00F35B4F"/>
    <w:p w14:paraId="69786BA8" w14:textId="27D67E22" w:rsidR="00502E46" w:rsidRPr="00F14AC8" w:rsidRDefault="00502E46" w:rsidP="00935A40">
      <w:pPr>
        <w:pStyle w:val="berschrift3"/>
      </w:pPr>
      <w:bookmarkStart w:id="257" w:name="_Toc228444333"/>
      <w:r w:rsidRPr="00F14AC8">
        <w:t>Investitionsgüter</w:t>
      </w:r>
      <w:bookmarkEnd w:id="257"/>
    </w:p>
    <w:p w14:paraId="1FE8A7DC" w14:textId="77777777" w:rsidR="00502E46" w:rsidRPr="00F14AC8" w:rsidRDefault="00502E46" w:rsidP="00F35B4F"/>
    <w:p w14:paraId="285C1522" w14:textId="4C90789C" w:rsidR="00F35B4F" w:rsidRPr="00F14AC8" w:rsidRDefault="00F35B4F" w:rsidP="00F35B4F">
      <w:r w:rsidRPr="00F14AC8">
        <w:t>Investitionen wie Werkstische, PKW werden über Artikel erfasst, die eine Wertspanne im Namen haben. Beispiel: „Investition Allgemein 250-800€“ oder „Investition Mietereinbau &gt; 800€“.</w:t>
      </w:r>
    </w:p>
    <w:p w14:paraId="6FA3791D" w14:textId="2C4E1A21" w:rsidR="00F35B4F" w:rsidRPr="00F14AC8" w:rsidRDefault="00F35B4F" w:rsidP="00F35B4F">
      <w:r w:rsidRPr="00F14AC8">
        <w:t xml:space="preserve">Im aktuellen ABAS werden </w:t>
      </w:r>
      <w:r w:rsidR="00502E46" w:rsidRPr="00F14AC8">
        <w:t xml:space="preserve">dafür </w:t>
      </w:r>
      <w:r w:rsidRPr="00F14AC8">
        <w:t xml:space="preserve">die Konten für SOWIS überarbeitet. </w:t>
      </w:r>
    </w:p>
    <w:p w14:paraId="6D6A3D7A" w14:textId="77777777" w:rsidR="00F35B4F" w:rsidRPr="00F14AC8" w:rsidRDefault="00F35B4F" w:rsidP="00F35B4F"/>
    <w:p w14:paraId="1FC5598C" w14:textId="417A36DB" w:rsidR="00F35B4F" w:rsidRPr="00F14AC8" w:rsidRDefault="00F35B4F" w:rsidP="00935A40">
      <w:pPr>
        <w:pStyle w:val="berschrift3"/>
      </w:pPr>
      <w:bookmarkStart w:id="258" w:name="_Toc228444334"/>
      <w:r w:rsidRPr="00F14AC8">
        <w:lastRenderedPageBreak/>
        <w:t>Bestandsführung von Investitionsgütern</w:t>
      </w:r>
      <w:bookmarkEnd w:id="258"/>
    </w:p>
    <w:p w14:paraId="71091CCF" w14:textId="77777777" w:rsidR="00F35B4F" w:rsidRPr="00F14AC8" w:rsidRDefault="00F35B4F" w:rsidP="00F35B4F"/>
    <w:p w14:paraId="05A31FF2" w14:textId="77777777" w:rsidR="00F35B4F" w:rsidRPr="00F14AC8" w:rsidRDefault="00F35B4F" w:rsidP="00F35B4F">
      <w:commentRangeStart w:id="259"/>
      <w:commentRangeStart w:id="260"/>
      <w:r w:rsidRPr="00F14AC8">
        <w:t>Über die Lieferscheinbuchung wird die Meldung an Einkauf gemeldet. Dadurch werden Bestände generiert. Hinweis: Kann vermieden werden, indem man den Artikel auf „nicht lieferscheinrelevant“ einstellt.</w:t>
      </w:r>
      <w:commentRangeEnd w:id="259"/>
      <w:r w:rsidR="00B55F45" w:rsidRPr="00F14AC8">
        <w:rPr>
          <w:rStyle w:val="Kommentarzeichen"/>
          <w:sz w:val="24"/>
          <w:szCs w:val="24"/>
        </w:rPr>
        <w:commentReference w:id="259"/>
      </w:r>
      <w:commentRangeEnd w:id="260"/>
      <w:r w:rsidRPr="00F14AC8">
        <w:rPr>
          <w:rStyle w:val="Kommentarzeichen"/>
          <w:sz w:val="24"/>
          <w:szCs w:val="24"/>
        </w:rPr>
        <w:commentReference w:id="260"/>
      </w:r>
    </w:p>
    <w:p w14:paraId="5E0D4C5F" w14:textId="77777777" w:rsidR="00F35B4F" w:rsidRPr="00F14AC8" w:rsidRDefault="00F35B4F" w:rsidP="00F35B4F"/>
    <w:p w14:paraId="0BBD872D" w14:textId="1C599DAE" w:rsidR="00D456BD" w:rsidRPr="00F14AC8" w:rsidRDefault="00D456BD" w:rsidP="00D456BD">
      <w:pPr>
        <w:pStyle w:val="berschrift2"/>
      </w:pPr>
      <w:bookmarkStart w:id="261" w:name="_Toc228444335"/>
      <w:r w:rsidRPr="00F14AC8">
        <w:t>Mitarbeiter</w:t>
      </w:r>
      <w:bookmarkEnd w:id="261"/>
    </w:p>
    <w:p w14:paraId="66C7DC41" w14:textId="77777777" w:rsidR="00D456BD" w:rsidRPr="00F14AC8" w:rsidRDefault="00D456BD" w:rsidP="00F35B4F"/>
    <w:p w14:paraId="6847AB9D" w14:textId="1ABCF1A0" w:rsidR="00114D23" w:rsidRPr="00F14AC8" w:rsidRDefault="00AE698E" w:rsidP="00F35B4F">
      <w:r w:rsidRPr="00F14AC8">
        <w:t xml:space="preserve">Die Mitarbeiter werden einer Betriebsstätte zugeordnet. Dies soll über </w:t>
      </w:r>
      <w:r w:rsidR="00E332F9" w:rsidRPr="00F14AC8">
        <w:t xml:space="preserve">das neue Feld </w:t>
      </w:r>
      <w:r w:rsidRPr="00F14AC8">
        <w:t>Standort</w:t>
      </w:r>
      <w:r w:rsidR="00E332F9" w:rsidRPr="00F14AC8">
        <w:t xml:space="preserve"> im Mitarbeiter geschehen. Im Standort wird die Lagergruppe der Betriebsstätte</w:t>
      </w:r>
      <w:r w:rsidR="00114D23" w:rsidRPr="00F14AC8">
        <w:t>,</w:t>
      </w:r>
      <w:r w:rsidR="00E332F9" w:rsidRPr="00F14AC8">
        <w:t xml:space="preserve"> </w:t>
      </w:r>
      <w:r w:rsidR="00114D23" w:rsidRPr="00F14AC8">
        <w:t>die der Mitarbeiter zugeordnet ist, eingetragen.</w:t>
      </w:r>
    </w:p>
    <w:p w14:paraId="067C5CBA" w14:textId="4551D72C" w:rsidR="00365D2B" w:rsidRPr="00F14AC8" w:rsidRDefault="00707650" w:rsidP="00707650">
      <w:pPr>
        <w:pStyle w:val="berschrift1"/>
      </w:pPr>
      <w:bookmarkStart w:id="262" w:name="_Toc228444336"/>
      <w:r w:rsidRPr="00F14AC8">
        <w:t>Einkauf</w:t>
      </w:r>
      <w:bookmarkEnd w:id="262"/>
    </w:p>
    <w:p w14:paraId="30CF4C6A" w14:textId="77777777" w:rsidR="00764F0A" w:rsidRPr="00F14AC8" w:rsidRDefault="00764F0A" w:rsidP="00764F0A"/>
    <w:p w14:paraId="1BB33AFA" w14:textId="77777777" w:rsidR="00764F0A" w:rsidRPr="00F14AC8" w:rsidRDefault="00764F0A" w:rsidP="00764F0A">
      <w:pPr>
        <w:pStyle w:val="berschrift2"/>
      </w:pPr>
      <w:bookmarkStart w:id="263" w:name="_Toc228444337"/>
      <w:r w:rsidRPr="00F14AC8">
        <w:t>Sonderprozess</w:t>
      </w:r>
      <w:bookmarkEnd w:id="263"/>
    </w:p>
    <w:p w14:paraId="45EA52B3" w14:textId="77777777" w:rsidR="00764F0A" w:rsidRPr="00F14AC8" w:rsidRDefault="00764F0A" w:rsidP="00764F0A"/>
    <w:p w14:paraId="49737A9D" w14:textId="79E2CC8E" w:rsidR="00764F0A" w:rsidRPr="00F14AC8" w:rsidRDefault="00764F0A" w:rsidP="00F02FB2">
      <w:pPr>
        <w:pStyle w:val="berschrift3"/>
      </w:pPr>
      <w:bookmarkStart w:id="264" w:name="_Toc228444338"/>
      <w:r w:rsidRPr="00F14AC8">
        <w:t>Vereinfachter Einkauf</w:t>
      </w:r>
      <w:bookmarkEnd w:id="264"/>
    </w:p>
    <w:p w14:paraId="6E33ADDA" w14:textId="77777777" w:rsidR="00764F0A" w:rsidRPr="00F14AC8" w:rsidRDefault="00764F0A" w:rsidP="00764F0A"/>
    <w:p w14:paraId="4FA175B6" w14:textId="2EA4CEA8" w:rsidR="00764F0A" w:rsidRPr="00F14AC8" w:rsidRDefault="00764F0A" w:rsidP="00764F0A">
      <w:commentRangeStart w:id="265"/>
      <w:commentRangeStart w:id="266"/>
      <w:r w:rsidRPr="00F14AC8">
        <w:t xml:space="preserve">Der vereinfachte Einkauf wird </w:t>
      </w:r>
      <w:r w:rsidR="000F7162" w:rsidRPr="00F14AC8">
        <w:t xml:space="preserve">im aktuellen ABAS </w:t>
      </w:r>
      <w:r w:rsidRPr="00F14AC8">
        <w:t xml:space="preserve">sehr aktiv benutzt. </w:t>
      </w:r>
    </w:p>
    <w:p w14:paraId="002DA827" w14:textId="2673C53C" w:rsidR="00764F0A" w:rsidRPr="00F14AC8" w:rsidRDefault="00BD50EA" w:rsidP="00764F0A">
      <w:r w:rsidRPr="00F14AC8">
        <w:t>Im Jahr 2026</w:t>
      </w:r>
      <w:r w:rsidR="00764F0A" w:rsidRPr="00F14AC8">
        <w:t xml:space="preserve"> wird entschieden, ob der in der aktuellen ABAS-Version individualisierte vereinfachte Einkauf in der neuen ABAS-Version aufgenommen werden soll. Es wurde empfohlen in Q1/2026 die Entscheidung zu treffen</w:t>
      </w:r>
      <w:commentRangeEnd w:id="265"/>
      <w:r w:rsidR="00EF7A7F" w:rsidRPr="00F14AC8">
        <w:rPr>
          <w:rStyle w:val="Kommentarzeichen"/>
          <w:sz w:val="24"/>
          <w:szCs w:val="24"/>
        </w:rPr>
        <w:commentReference w:id="265"/>
      </w:r>
      <w:commentRangeEnd w:id="266"/>
      <w:r w:rsidRPr="00F14AC8">
        <w:rPr>
          <w:rStyle w:val="Kommentarzeichen"/>
          <w:sz w:val="24"/>
          <w:szCs w:val="24"/>
        </w:rPr>
        <w:commentReference w:id="266"/>
      </w:r>
      <w:r w:rsidR="00764F0A" w:rsidRPr="00F14AC8">
        <w:t xml:space="preserve">, damit eine Umsetzung bis zum GoLive erfolgen kann. Danach muss seitens HWK eine komplette Prozessbeschreibung erstellt werden. Ein weiterer Organisationstermin und eine zusätzliche Konzepterstellung </w:t>
      </w:r>
      <w:r w:rsidRPr="00F14AC8">
        <w:t>sind</w:t>
      </w:r>
      <w:r w:rsidR="00764F0A" w:rsidRPr="00F14AC8">
        <w:t xml:space="preserve"> dazu nötig. In das Einführungskonzept kann diese Funktion nicht mehr mit aufgenommen werden. Es muss gesondert beauftragt</w:t>
      </w:r>
      <w:r w:rsidR="006F00FA">
        <w:t xml:space="preserve"> </w:t>
      </w:r>
      <w:r w:rsidR="00764F0A" w:rsidRPr="00F14AC8">
        <w:t>werden.</w:t>
      </w:r>
    </w:p>
    <w:p w14:paraId="72989C42" w14:textId="77777777" w:rsidR="00764F0A" w:rsidRPr="00F14AC8" w:rsidRDefault="00764F0A" w:rsidP="00764F0A"/>
    <w:p w14:paraId="63AF83BE" w14:textId="77777777" w:rsidR="00764F0A" w:rsidRPr="00F14AC8" w:rsidRDefault="00764F0A" w:rsidP="00764F0A">
      <w:pPr>
        <w:pStyle w:val="berschrift2"/>
      </w:pPr>
      <w:bookmarkStart w:id="267" w:name="_Toc228444339"/>
      <w:r w:rsidRPr="00F14AC8">
        <w:t>Zahlungsbedingungen</w:t>
      </w:r>
      <w:bookmarkEnd w:id="267"/>
    </w:p>
    <w:p w14:paraId="5F5DEA4F" w14:textId="77777777" w:rsidR="00764F0A" w:rsidRPr="00F14AC8" w:rsidRDefault="00764F0A" w:rsidP="00764F0A"/>
    <w:p w14:paraId="30F2D42F" w14:textId="77777777" w:rsidR="00764F0A" w:rsidRDefault="00764F0A" w:rsidP="00764F0A">
      <w:pPr>
        <w:rPr>
          <w:ins w:id="268" w:author="Peter Koch" w:date="2026-05-15T10:36:00Z" w16du:dateUtc="2026-05-15T08:36:00Z"/>
        </w:rPr>
      </w:pPr>
      <w:commentRangeStart w:id="269"/>
      <w:commentRangeStart w:id="270"/>
      <w:r w:rsidRPr="00F14AC8">
        <w:t>Aktuell werden die Einkaufszahlungsbedingungen von Dubletten bereinigt.</w:t>
      </w:r>
      <w:commentRangeEnd w:id="269"/>
      <w:r w:rsidR="008C1578">
        <w:rPr>
          <w:rStyle w:val="Kommentarzeichen"/>
          <w:sz w:val="24"/>
          <w:szCs w:val="24"/>
        </w:rPr>
        <w:commentReference w:id="269"/>
      </w:r>
      <w:commentRangeEnd w:id="270"/>
      <w:r>
        <w:rPr>
          <w:rStyle w:val="Kommentarzeichen"/>
          <w:sz w:val="24"/>
          <w:szCs w:val="24"/>
        </w:rPr>
        <w:commentReference w:id="270"/>
      </w:r>
    </w:p>
    <w:p w14:paraId="15DD2A1C" w14:textId="77777777" w:rsidR="00B533AF" w:rsidRDefault="00B533AF" w:rsidP="00B533AF">
      <w:pPr>
        <w:rPr>
          <w:ins w:id="271" w:author="Peter Koch" w:date="2026-05-15T10:36:00Z" w16du:dateUtc="2026-05-15T08:36:00Z"/>
          <w:b/>
          <w:bCs/>
          <w:color w:val="002060"/>
        </w:rPr>
      </w:pPr>
    </w:p>
    <w:p w14:paraId="5E9B6472" w14:textId="4D5BF619" w:rsidR="00B533AF" w:rsidRPr="00B533AF" w:rsidDel="00B533AF" w:rsidRDefault="00B533AF" w:rsidP="00764F0A">
      <w:pPr>
        <w:rPr>
          <w:del w:id="272" w:author="Peter Koch" w:date="2026-05-15T10:36:00Z" w16du:dateUtc="2026-05-15T08:36:00Z"/>
          <w:b/>
          <w:bCs/>
          <w:color w:val="002060"/>
          <w:rPrChange w:id="273" w:author="Peter Koch" w:date="2026-05-15T10:36:00Z" w16du:dateUtc="2026-05-15T08:36:00Z">
            <w:rPr>
              <w:del w:id="274" w:author="Peter Koch" w:date="2026-05-15T10:36:00Z" w16du:dateUtc="2026-05-15T08:36:00Z"/>
            </w:rPr>
          </w:rPrChange>
        </w:rPr>
      </w:pPr>
      <w:ins w:id="275" w:author="Peter Koch" w:date="2026-05-15T10:36:00Z" w16du:dateUtc="2026-05-15T08:36:00Z">
        <w:r w:rsidRPr="00EA1030">
          <w:rPr>
            <w:b/>
            <w:bCs/>
            <w:color w:val="002060"/>
          </w:rPr>
          <w:t>Umsetzung ABAS</w:t>
        </w:r>
        <w:r>
          <w:rPr>
            <w:b/>
            <w:bCs/>
            <w:color w:val="002060"/>
          </w:rPr>
          <w:t xml:space="preserve"> - Keine</w:t>
        </w:r>
      </w:ins>
    </w:p>
    <w:p w14:paraId="6EC2CFBC" w14:textId="074EF350" w:rsidR="00764F0A" w:rsidRPr="00F14AC8" w:rsidDel="00B533AF" w:rsidRDefault="00764F0A" w:rsidP="00764F0A">
      <w:pPr>
        <w:rPr>
          <w:del w:id="276" w:author="Peter Koch" w:date="2026-05-15T10:36:00Z" w16du:dateUtc="2026-05-15T08:36:00Z"/>
        </w:rPr>
      </w:pPr>
    </w:p>
    <w:p w14:paraId="21BF3A53" w14:textId="08806CBE" w:rsidR="004D34BD" w:rsidRPr="004D34BD" w:rsidRDefault="00764F0A" w:rsidP="004D34BD">
      <w:pPr>
        <w:pStyle w:val="berschrift2"/>
      </w:pPr>
      <w:bookmarkStart w:id="277" w:name="_Toc228444340"/>
      <w:r w:rsidRPr="00F14AC8">
        <w:t>Lieferanten</w:t>
      </w:r>
      <w:bookmarkEnd w:id="277"/>
    </w:p>
    <w:p w14:paraId="4EFD337D" w14:textId="77777777" w:rsidR="00764F0A" w:rsidRPr="00F14AC8" w:rsidRDefault="00764F0A" w:rsidP="00764F0A"/>
    <w:p w14:paraId="62AD13C8" w14:textId="125EA493" w:rsidR="00764F0A" w:rsidRPr="00F14AC8" w:rsidRDefault="00B01874" w:rsidP="00764F0A">
      <w:r w:rsidRPr="00F14AC8">
        <w:t xml:space="preserve">Die </w:t>
      </w:r>
      <w:r w:rsidR="00764F0A" w:rsidRPr="00F14AC8">
        <w:t xml:space="preserve">Lieferantenbewertung </w:t>
      </w:r>
      <w:r w:rsidR="004D34BD">
        <w:t xml:space="preserve">vom Altsystem </w:t>
      </w:r>
      <w:r w:rsidR="00764F0A" w:rsidRPr="00F14AC8">
        <w:t xml:space="preserve">wird </w:t>
      </w:r>
      <w:r w:rsidRPr="00F14AC8">
        <w:t xml:space="preserve">mit </w:t>
      </w:r>
      <w:r w:rsidR="00764F0A" w:rsidRPr="00F14AC8">
        <w:t xml:space="preserve">der QM-App gelöst und wird </w:t>
      </w:r>
      <w:r w:rsidRPr="00F14AC8">
        <w:t xml:space="preserve">hier </w:t>
      </w:r>
      <w:r w:rsidR="00764F0A" w:rsidRPr="00F14AC8">
        <w:t>nicht mehr benötigt.</w:t>
      </w:r>
    </w:p>
    <w:p w14:paraId="24DCC38A" w14:textId="77777777" w:rsidR="00764F0A" w:rsidRPr="00F14AC8" w:rsidRDefault="00764F0A" w:rsidP="00764F0A"/>
    <w:p w14:paraId="44463D7B" w14:textId="77777777" w:rsidR="00764F0A" w:rsidRPr="00F14AC8" w:rsidRDefault="00764F0A" w:rsidP="00764F0A">
      <w:pPr>
        <w:pStyle w:val="berschrift3"/>
      </w:pPr>
      <w:bookmarkStart w:id="278" w:name="_Toc228444341"/>
      <w:r w:rsidRPr="00F14AC8">
        <w:t>Änderungshistorie</w:t>
      </w:r>
      <w:bookmarkEnd w:id="278"/>
    </w:p>
    <w:p w14:paraId="55B161F0" w14:textId="77777777" w:rsidR="00764F0A" w:rsidRPr="00F14AC8" w:rsidRDefault="00764F0A" w:rsidP="00764F0A"/>
    <w:p w14:paraId="7A3BD2F7" w14:textId="5F3E756B" w:rsidR="00B01874" w:rsidRDefault="00764F0A" w:rsidP="00B01874">
      <w:pPr>
        <w:rPr>
          <w:ins w:id="279" w:author="Peter Koch" w:date="2026-05-15T10:36:00Z" w16du:dateUtc="2026-05-15T08:36:00Z"/>
        </w:rPr>
      </w:pPr>
      <w:commentRangeStart w:id="280"/>
      <w:r w:rsidRPr="00F14AC8">
        <w:lastRenderedPageBreak/>
        <w:t xml:space="preserve">Die Änderungshistorie wird weiter benötigt, wird aber in die neue Änderungshistorie überführt. </w:t>
      </w:r>
      <w:commentRangeEnd w:id="280"/>
      <w:r w:rsidR="00EF7A7F">
        <w:rPr>
          <w:rStyle w:val="Kommentarzeichen"/>
          <w:sz w:val="24"/>
          <w:szCs w:val="24"/>
        </w:rPr>
        <w:commentReference w:id="280"/>
      </w:r>
      <w:ins w:id="281" w:author="Peter Koch" w:date="2026-05-15T10:36:00Z" w16du:dateUtc="2026-05-15T08:36:00Z">
        <w:r w:rsidR="00B533AF">
          <w:t>´</w:t>
        </w:r>
      </w:ins>
    </w:p>
    <w:p w14:paraId="72AA9497" w14:textId="7BD1F483" w:rsidR="00B533AF" w:rsidRPr="00F14AC8" w:rsidDel="00B533AF" w:rsidRDefault="00B533AF" w:rsidP="00B01874">
      <w:pPr>
        <w:rPr>
          <w:del w:id="282" w:author="Peter Koch" w:date="2026-05-15T10:36:00Z" w16du:dateUtc="2026-05-15T08:36:00Z"/>
        </w:rPr>
      </w:pPr>
      <w:ins w:id="283" w:author="Peter Koch" w:date="2026-05-15T10:36:00Z" w16du:dateUtc="2026-05-15T08:36:00Z">
        <w:r>
          <w:t>Hinweis: Altdaten werden nicht übernommen.</w:t>
        </w:r>
      </w:ins>
    </w:p>
    <w:p w14:paraId="3634E529" w14:textId="77777777" w:rsidR="00B01874" w:rsidRPr="00F14AC8" w:rsidRDefault="00B01874" w:rsidP="00B01874"/>
    <w:p w14:paraId="2724C4EA" w14:textId="641935E1" w:rsidR="00B01874" w:rsidRPr="00F14AC8" w:rsidRDefault="00B01874" w:rsidP="00B01874">
      <w:pPr>
        <w:rPr>
          <w:b/>
          <w:bCs/>
          <w:color w:val="002060"/>
        </w:rPr>
      </w:pPr>
      <w:r w:rsidRPr="00F14AC8">
        <w:rPr>
          <w:b/>
          <w:bCs/>
          <w:color w:val="002060"/>
        </w:rPr>
        <w:t>Umsetzung HWK</w:t>
      </w:r>
    </w:p>
    <w:p w14:paraId="48A303CC" w14:textId="77777777" w:rsidR="00B01874" w:rsidRPr="00F14AC8" w:rsidRDefault="00B01874" w:rsidP="00B01874"/>
    <w:p w14:paraId="30D58B31" w14:textId="77777777" w:rsidR="00B01874" w:rsidRPr="00F14AC8" w:rsidRDefault="00B01874" w:rsidP="00B01874">
      <w:r w:rsidRPr="00F14AC8">
        <w:t xml:space="preserve">Felder konfigurieren, die überwacht werden sollen. Standard Infosystem Änderungshistorie testen. Konfiguration in alle Produktivmandanten HWK und worKA und zu Testzwecken in schulhwk übernehmen. </w:t>
      </w:r>
    </w:p>
    <w:p w14:paraId="11070E41" w14:textId="0B49A7BA" w:rsidR="00764F0A" w:rsidRPr="00F14AC8" w:rsidRDefault="00764F0A" w:rsidP="00764F0A"/>
    <w:p w14:paraId="4EC5F90B" w14:textId="77777777" w:rsidR="00764F0A" w:rsidRPr="00F14AC8" w:rsidRDefault="00764F0A" w:rsidP="00764F0A">
      <w:pPr>
        <w:pStyle w:val="berschrift3"/>
      </w:pPr>
      <w:bookmarkStart w:id="284" w:name="_Toc228444342"/>
      <w:r w:rsidRPr="00F14AC8">
        <w:t>Nummernkreis und Suchwort</w:t>
      </w:r>
      <w:bookmarkEnd w:id="284"/>
    </w:p>
    <w:p w14:paraId="1BEFEA59" w14:textId="77777777" w:rsidR="00764F0A" w:rsidRPr="00F14AC8" w:rsidRDefault="00764F0A" w:rsidP="00764F0A"/>
    <w:p w14:paraId="5DFE1985" w14:textId="048D8C22" w:rsidR="00764F0A" w:rsidRPr="00F14AC8" w:rsidRDefault="00764F0A" w:rsidP="00764F0A">
      <w:r w:rsidRPr="00F14AC8">
        <w:t xml:space="preserve">Zum GoLive wird der ABAS-Standard-Nummernkreis </w:t>
      </w:r>
      <w:r w:rsidR="00B01874" w:rsidRPr="00F14AC8">
        <w:t>weiterverwendet</w:t>
      </w:r>
      <w:r w:rsidRPr="00F14AC8">
        <w:t xml:space="preserve">, unabhängig davon wie zukünftig über SOWIS die Nummern erstellt werden. Ggf. wird der Nummernkreis nochmals angepasst. Das Suchwort wird manuell vergeben. </w:t>
      </w:r>
    </w:p>
    <w:p w14:paraId="7825DE34" w14:textId="10B21036" w:rsidR="00764F0A" w:rsidRPr="00F14AC8" w:rsidRDefault="00764F0A" w:rsidP="00764F0A">
      <w:r w:rsidRPr="00F14AC8">
        <w:t>Die Kreditiorennummern werden von der FIBU (SOWIS) generiert werden</w:t>
      </w:r>
      <w:r w:rsidR="00C54E92" w:rsidRPr="00F14AC8">
        <w:t xml:space="preserve"> und manuell in ABAS erfasst.</w:t>
      </w:r>
    </w:p>
    <w:p w14:paraId="5FCA5764" w14:textId="77777777" w:rsidR="00764F0A" w:rsidRPr="00F14AC8" w:rsidRDefault="00764F0A" w:rsidP="00764F0A"/>
    <w:p w14:paraId="708783BF" w14:textId="77777777" w:rsidR="00764F0A" w:rsidRPr="00F14AC8" w:rsidRDefault="00764F0A" w:rsidP="00764F0A">
      <w:pPr>
        <w:pStyle w:val="berschrift3"/>
      </w:pPr>
      <w:bookmarkStart w:id="285" w:name="_Toc228444343"/>
      <w:commentRangeStart w:id="286"/>
      <w:commentRangeStart w:id="287"/>
      <w:r w:rsidRPr="00F14AC8">
        <w:t>Langzeitlieferantenerklärung</w:t>
      </w:r>
      <w:bookmarkEnd w:id="285"/>
    </w:p>
    <w:p w14:paraId="19D63039" w14:textId="77777777" w:rsidR="00764F0A" w:rsidRPr="00F14AC8" w:rsidRDefault="00764F0A" w:rsidP="00764F0A"/>
    <w:p w14:paraId="6C0D8806" w14:textId="15AD74E1" w:rsidR="00764F0A" w:rsidRPr="00F14AC8" w:rsidRDefault="001F21B6" w:rsidP="00764F0A">
      <w:r>
        <w:t>Für den Prozessablauf</w:t>
      </w:r>
      <w:r w:rsidR="00AA0900">
        <w:t xml:space="preserve"> wurden neue Felder im Artikel angelegt. Es wurden keine weiteren Automatisierungen besprochen.</w:t>
      </w:r>
      <w:commentRangeEnd w:id="286"/>
      <w:r w:rsidR="005E7E7A" w:rsidRPr="00F14AC8">
        <w:rPr>
          <w:rStyle w:val="Kommentarzeichen"/>
          <w:sz w:val="24"/>
          <w:szCs w:val="24"/>
        </w:rPr>
        <w:commentReference w:id="286"/>
      </w:r>
      <w:commentRangeEnd w:id="287"/>
      <w:r w:rsidRPr="00F14AC8">
        <w:rPr>
          <w:rStyle w:val="Kommentarzeichen"/>
          <w:sz w:val="24"/>
          <w:szCs w:val="24"/>
        </w:rPr>
        <w:commentReference w:id="287"/>
      </w:r>
    </w:p>
    <w:p w14:paraId="75225326" w14:textId="77777777" w:rsidR="00EF1F42" w:rsidRPr="00F14AC8" w:rsidRDefault="00EF1F42" w:rsidP="00764F0A"/>
    <w:p w14:paraId="5E283D72" w14:textId="076FCEFD" w:rsidR="00764F0A" w:rsidRPr="00F14AC8" w:rsidRDefault="00764F0A" w:rsidP="00EF1F42">
      <w:pPr>
        <w:pStyle w:val="berschrift3"/>
      </w:pPr>
      <w:bookmarkStart w:id="288" w:name="_Toc228444344"/>
      <w:r w:rsidRPr="00F14AC8">
        <w:t>Lieferantenfreigabe</w:t>
      </w:r>
      <w:bookmarkEnd w:id="288"/>
    </w:p>
    <w:p w14:paraId="48CA3493" w14:textId="77777777" w:rsidR="00764F0A" w:rsidRPr="00F14AC8" w:rsidRDefault="00764F0A" w:rsidP="00764F0A"/>
    <w:p w14:paraId="104FD667" w14:textId="1CF301DF" w:rsidR="00764F0A" w:rsidRPr="00F14AC8" w:rsidRDefault="00764F0A" w:rsidP="00764F0A">
      <w:commentRangeStart w:id="289"/>
      <w:commentRangeStart w:id="290"/>
      <w:r w:rsidRPr="00F14AC8">
        <w:t xml:space="preserve">Es gibt </w:t>
      </w:r>
      <w:r w:rsidR="00EF1F42" w:rsidRPr="00F14AC8">
        <w:t xml:space="preserve">im aktuellen ABAS </w:t>
      </w:r>
      <w:r w:rsidRPr="00F14AC8">
        <w:t>einen Kenner, dessen Funktion aber nicht bekannt ist. Der Lieferantenanlageprozess wird von mehreren Personen überwacht. Es wird hier erstmal keine weitere technische Unterstützung benötigt.</w:t>
      </w:r>
      <w:commentRangeEnd w:id="289"/>
      <w:r w:rsidR="00FD6832" w:rsidRPr="00F14AC8">
        <w:rPr>
          <w:rStyle w:val="Kommentarzeichen"/>
          <w:sz w:val="24"/>
          <w:szCs w:val="24"/>
        </w:rPr>
        <w:commentReference w:id="289"/>
      </w:r>
      <w:commentRangeEnd w:id="290"/>
      <w:r w:rsidRPr="00F14AC8">
        <w:rPr>
          <w:rStyle w:val="Kommentarzeichen"/>
          <w:sz w:val="24"/>
          <w:szCs w:val="24"/>
        </w:rPr>
        <w:commentReference w:id="290"/>
      </w:r>
    </w:p>
    <w:p w14:paraId="61E0EF94" w14:textId="77777777" w:rsidR="00764F0A" w:rsidRPr="00F14AC8" w:rsidRDefault="00764F0A" w:rsidP="00764F0A"/>
    <w:p w14:paraId="0D53E985" w14:textId="23BF5613" w:rsidR="00764F0A" w:rsidRPr="00F14AC8" w:rsidDel="00B24198" w:rsidRDefault="00764F0A" w:rsidP="00EF1F42">
      <w:pPr>
        <w:pStyle w:val="berschrift3"/>
        <w:rPr>
          <w:moveFrom w:id="291" w:author="Peter Koch" w:date="2026-05-21T08:37:00Z" w16du:dateUtc="2026-05-21T06:37:00Z"/>
        </w:rPr>
      </w:pPr>
      <w:bookmarkStart w:id="292" w:name="_Toc228444345"/>
      <w:moveFromRangeStart w:id="293" w:author="Peter Koch" w:date="2026-05-21T08:37:00Z" w:name="move230245077"/>
      <w:moveFrom w:id="294" w:author="Peter Koch" w:date="2026-05-21T08:37:00Z" w16du:dateUtc="2026-05-21T06:37:00Z">
        <w:r w:rsidRPr="00F14AC8" w:rsidDel="00B24198">
          <w:t>Mindestbestellwert</w:t>
        </w:r>
        <w:bookmarkEnd w:id="292"/>
      </w:moveFrom>
    </w:p>
    <w:p w14:paraId="6732443E" w14:textId="48D269F8" w:rsidR="00764F0A" w:rsidRPr="00F14AC8" w:rsidDel="00B24198" w:rsidRDefault="00764F0A" w:rsidP="00764F0A">
      <w:pPr>
        <w:rPr>
          <w:moveFrom w:id="295" w:author="Peter Koch" w:date="2026-05-21T08:37:00Z" w16du:dateUtc="2026-05-21T06:37:00Z"/>
        </w:rPr>
      </w:pPr>
    </w:p>
    <w:p w14:paraId="6E35F5D4" w14:textId="1D867022" w:rsidR="002D559F" w:rsidRPr="00F14AC8" w:rsidDel="00B24198" w:rsidRDefault="002D559F" w:rsidP="00764F0A">
      <w:pPr>
        <w:rPr>
          <w:moveFrom w:id="296" w:author="Peter Koch" w:date="2026-05-21T08:37:00Z" w16du:dateUtc="2026-05-21T06:37:00Z"/>
        </w:rPr>
      </w:pPr>
      <w:moveFrom w:id="297" w:author="Peter Koch" w:date="2026-05-21T08:37:00Z" w16du:dateUtc="2026-05-21T06:37:00Z">
        <w:r w:rsidRPr="00F14AC8" w:rsidDel="00B24198">
          <w:t>Im neuen Feld „Mindestbestellwert“ w</w:t>
        </w:r>
        <w:r w:rsidR="002229EE" w:rsidRPr="00F14AC8" w:rsidDel="00B24198">
          <w:t>ird der Mindestbestellwert des Lieferanten durch den Mitarbeiter erfasst</w:t>
        </w:r>
        <w:r w:rsidR="003E590A" w:rsidRPr="00F14AC8" w:rsidDel="00B24198">
          <w:t xml:space="preserve"> oder auch leer gelassen</w:t>
        </w:r>
        <w:r w:rsidR="002229EE" w:rsidRPr="00F14AC8" w:rsidDel="00B24198">
          <w:t>. Es können nur positive Werte erfasst werden.</w:t>
        </w:r>
        <w:r w:rsidR="00405CD9" w:rsidRPr="00F14AC8" w:rsidDel="00B24198">
          <w:t xml:space="preserve"> </w:t>
        </w:r>
      </w:moveFrom>
    </w:p>
    <w:p w14:paraId="35793C79" w14:textId="498883FF" w:rsidR="00737CD2" w:rsidRPr="00F14AC8" w:rsidDel="00B24198" w:rsidRDefault="00737CD2" w:rsidP="00764F0A">
      <w:pPr>
        <w:rPr>
          <w:moveFrom w:id="298" w:author="Peter Koch" w:date="2026-05-21T08:37:00Z" w16du:dateUtc="2026-05-21T06:37:00Z"/>
        </w:rPr>
      </w:pPr>
    </w:p>
    <w:p w14:paraId="2C7E0EC2" w14:textId="298F6600" w:rsidR="00737CD2" w:rsidRPr="00F14AC8" w:rsidDel="00B24198" w:rsidRDefault="00737CD2" w:rsidP="00764F0A">
      <w:pPr>
        <w:rPr>
          <w:moveFrom w:id="299" w:author="Peter Koch" w:date="2026-05-21T08:37:00Z" w16du:dateUtc="2026-05-21T06:37:00Z"/>
        </w:rPr>
      </w:pPr>
      <w:moveFrom w:id="300" w:author="Peter Koch" w:date="2026-05-21T08:37:00Z" w16du:dateUtc="2026-05-21T06:37:00Z">
        <w:r w:rsidRPr="00F14AC8" w:rsidDel="00B24198">
          <w:t xml:space="preserve">Kopiert ein Mitarbeiter einen Lieferanten, wird im neuen Lieferanten der Mindestbestellwert </w:t>
        </w:r>
        <w:r w:rsidR="00AD5811" w:rsidRPr="00F14AC8" w:rsidDel="00B24198">
          <w:t xml:space="preserve">immer </w:t>
        </w:r>
        <w:r w:rsidRPr="00F14AC8" w:rsidDel="00B24198">
          <w:t>auf 0 € gesetzt.</w:t>
        </w:r>
      </w:moveFrom>
    </w:p>
    <w:p w14:paraId="53C24C46" w14:textId="7D48C512" w:rsidR="00243049" w:rsidRPr="00F14AC8" w:rsidDel="00B24198" w:rsidRDefault="00243049" w:rsidP="00764F0A">
      <w:pPr>
        <w:rPr>
          <w:moveFrom w:id="301" w:author="Peter Koch" w:date="2026-05-21T08:37:00Z" w16du:dateUtc="2026-05-21T06:37:00Z"/>
        </w:rPr>
      </w:pPr>
    </w:p>
    <w:p w14:paraId="52E91274" w14:textId="54056290" w:rsidR="00243049" w:rsidRPr="00F14AC8" w:rsidDel="00B24198" w:rsidRDefault="00243049" w:rsidP="00764F0A">
      <w:pPr>
        <w:rPr>
          <w:moveFrom w:id="302" w:author="Peter Koch" w:date="2026-05-21T08:37:00Z" w16du:dateUtc="2026-05-21T06:37:00Z"/>
          <w:b/>
          <w:bCs/>
          <w:color w:val="002060"/>
        </w:rPr>
      </w:pPr>
      <w:moveFrom w:id="303" w:author="Peter Koch" w:date="2026-05-21T08:37:00Z" w16du:dateUtc="2026-05-21T06:37:00Z">
        <w:r w:rsidRPr="00F14AC8" w:rsidDel="00B24198">
          <w:rPr>
            <w:b/>
            <w:bCs/>
            <w:color w:val="002060"/>
          </w:rPr>
          <w:t>Umsetzung ABAS</w:t>
        </w:r>
      </w:moveFrom>
    </w:p>
    <w:p w14:paraId="6EE084D8" w14:textId="6DA31C88" w:rsidR="00243049" w:rsidRPr="00F14AC8" w:rsidDel="00B24198" w:rsidRDefault="00243049" w:rsidP="00764F0A">
      <w:pPr>
        <w:rPr>
          <w:moveFrom w:id="304" w:author="Peter Koch" w:date="2026-05-21T08:37:00Z" w16du:dateUtc="2026-05-21T06:37:00Z"/>
        </w:rPr>
      </w:pPr>
    </w:p>
    <w:p w14:paraId="4328F9D1" w14:textId="65FAD341" w:rsidR="00A773B3" w:rsidRPr="00F14AC8" w:rsidDel="00B24198" w:rsidRDefault="00A773B3" w:rsidP="00764F0A">
      <w:pPr>
        <w:rPr>
          <w:moveFrom w:id="305" w:author="Peter Koch" w:date="2026-05-21T08:37:00Z" w16du:dateUtc="2026-05-21T06:37:00Z"/>
        </w:rPr>
      </w:pPr>
      <w:moveFrom w:id="306" w:author="Peter Koch" w:date="2026-05-21T08:37:00Z" w16du:dateUtc="2026-05-21T06:37:00Z">
        <w:r w:rsidRPr="00F14AC8" w:rsidDel="00B24198">
          <w:rPr>
            <w:u w:val="single"/>
          </w:rPr>
          <w:t>Geltungsbereich</w:t>
        </w:r>
        <w:r w:rsidRPr="00F14AC8" w:rsidDel="00B24198">
          <w:t>: HWK und worKA</w:t>
        </w:r>
      </w:moveFrom>
    </w:p>
    <w:p w14:paraId="4BA96497" w14:textId="62874FAF" w:rsidR="00A773B3" w:rsidRPr="00F14AC8" w:rsidDel="00B24198" w:rsidRDefault="00A773B3" w:rsidP="00764F0A">
      <w:pPr>
        <w:rPr>
          <w:moveFrom w:id="307" w:author="Peter Koch" w:date="2026-05-21T08:37:00Z" w16du:dateUtc="2026-05-21T06:37:00Z"/>
        </w:rPr>
      </w:pPr>
    </w:p>
    <w:p w14:paraId="5D9AB785" w14:textId="4BC82294" w:rsidR="00655085" w:rsidRPr="00F14AC8" w:rsidDel="00B24198" w:rsidRDefault="00655085" w:rsidP="00764F0A">
      <w:pPr>
        <w:rPr>
          <w:moveFrom w:id="308" w:author="Peter Koch" w:date="2026-05-21T08:37:00Z" w16du:dateUtc="2026-05-21T06:37:00Z"/>
        </w:rPr>
      </w:pPr>
      <w:moveFrom w:id="309" w:author="Peter Koch" w:date="2026-05-21T08:37:00Z" w16du:dateUtc="2026-05-21T06:37:00Z">
        <w:r w:rsidRPr="00F14AC8" w:rsidDel="00B24198">
          <w:rPr>
            <w:u w:val="single"/>
          </w:rPr>
          <w:t>Maskenanpassung</w:t>
        </w:r>
        <w:r w:rsidRPr="00F14AC8" w:rsidDel="00B24198">
          <w:t>:</w:t>
        </w:r>
      </w:moveFrom>
    </w:p>
    <w:p w14:paraId="16CB4FAD" w14:textId="57E35637" w:rsidR="00655085" w:rsidRPr="00F14AC8" w:rsidDel="00B24198" w:rsidRDefault="00655085" w:rsidP="00764F0A">
      <w:pPr>
        <w:rPr>
          <w:moveFrom w:id="310" w:author="Peter Koch" w:date="2026-05-21T08:37:00Z" w16du:dateUtc="2026-05-21T06:37:00Z"/>
        </w:rPr>
      </w:pPr>
    </w:p>
    <w:p w14:paraId="663AEE7E" w14:textId="258D48DA" w:rsidR="000B5A33" w:rsidRPr="00F14AC8" w:rsidDel="00B24198" w:rsidRDefault="000B5A33" w:rsidP="00764F0A">
      <w:pPr>
        <w:rPr>
          <w:moveFrom w:id="311" w:author="Peter Koch" w:date="2026-05-21T08:37:00Z" w16du:dateUtc="2026-05-21T06:37:00Z"/>
        </w:rPr>
      </w:pPr>
      <w:moveFrom w:id="312" w:author="Peter Koch" w:date="2026-05-21T08:37:00Z" w16du:dateUtc="2026-05-21T06:37:00Z">
        <w:r w:rsidRPr="00F14AC8" w:rsidDel="00B24198">
          <w:t xml:space="preserve">Neben dem Feld „Mindestbestellwert“ </w:t>
        </w:r>
        <w:r w:rsidR="003E590A" w:rsidRPr="00F14AC8" w:rsidDel="00B24198">
          <w:t>im Register „Lebenshilfe“</w:t>
        </w:r>
        <w:r w:rsidR="00E041E0" w:rsidRPr="00F14AC8" w:rsidDel="00B24198">
          <w:t xml:space="preserve"> das Standardfeld Währung, „</w:t>
        </w:r>
        <w:r w:rsidR="00DB040F" w:rsidRPr="00F14AC8" w:rsidDel="00B24198">
          <w:rPr>
            <w:b/>
            <w:bCs/>
          </w:rPr>
          <w:t>waehr</w:t>
        </w:r>
        <w:r w:rsidR="00DB040F" w:rsidRPr="00F14AC8" w:rsidDel="00B24198">
          <w:rPr>
            <w:bCs/>
          </w:rPr>
          <w:t>“ setzen.</w:t>
        </w:r>
      </w:moveFrom>
    </w:p>
    <w:p w14:paraId="416B6F37" w14:textId="3830A1A5" w:rsidR="00266AE9" w:rsidRPr="00F14AC8" w:rsidDel="00B24198" w:rsidRDefault="00266AE9" w:rsidP="00764F0A">
      <w:pPr>
        <w:rPr>
          <w:moveFrom w:id="313" w:author="Peter Koch" w:date="2026-05-21T08:37:00Z" w16du:dateUtc="2026-05-21T06:37:00Z"/>
        </w:rPr>
      </w:pPr>
    </w:p>
    <w:p w14:paraId="22578B55" w14:textId="0B6B05F5" w:rsidR="0007031A" w:rsidRPr="00F14AC8" w:rsidDel="00B24198" w:rsidRDefault="00A00F91" w:rsidP="00764F0A">
      <w:pPr>
        <w:rPr>
          <w:moveFrom w:id="314" w:author="Peter Koch" w:date="2026-05-21T08:37:00Z" w16du:dateUtc="2026-05-21T06:37:00Z"/>
          <w:u w:val="single"/>
        </w:rPr>
      </w:pPr>
      <w:moveFrom w:id="315" w:author="Peter Koch" w:date="2026-05-21T08:37:00Z" w16du:dateUtc="2026-05-21T06:37:00Z">
        <w:r w:rsidRPr="00F14AC8" w:rsidDel="00B24198">
          <w:rPr>
            <w:u w:val="single"/>
          </w:rPr>
          <w:t>E</w:t>
        </w:r>
        <w:r w:rsidR="0007031A" w:rsidRPr="00F14AC8" w:rsidDel="00B24198">
          <w:rPr>
            <w:u w:val="single"/>
          </w:rPr>
          <w:t>FOP:</w:t>
        </w:r>
      </w:moveFrom>
    </w:p>
    <w:p w14:paraId="75DD3A44" w14:textId="23D051F6" w:rsidR="0007031A" w:rsidRPr="00F14AC8" w:rsidDel="00B24198" w:rsidRDefault="0007031A" w:rsidP="00764F0A">
      <w:pPr>
        <w:rPr>
          <w:moveFrom w:id="316" w:author="Peter Koch" w:date="2026-05-21T08:37:00Z" w16du:dateUtc="2026-05-21T06:37:00Z"/>
        </w:rPr>
      </w:pPr>
    </w:p>
    <w:tbl>
      <w:tblPr>
        <w:tblStyle w:val="Tabellenraster"/>
        <w:tblW w:w="0" w:type="auto"/>
        <w:tblLook w:val="04A0" w:firstRow="1" w:lastRow="0" w:firstColumn="1" w:lastColumn="0" w:noHBand="0" w:noVBand="1"/>
      </w:tblPr>
      <w:tblGrid>
        <w:gridCol w:w="4097"/>
        <w:gridCol w:w="4953"/>
      </w:tblGrid>
      <w:tr w:rsidR="00655085" w:rsidRPr="00F14AC8" w:rsidDel="00B24198" w14:paraId="7C28DBEA" w14:textId="7141C1CE" w:rsidTr="00D16466">
        <w:tc>
          <w:tcPr>
            <w:tcW w:w="4097" w:type="dxa"/>
          </w:tcPr>
          <w:p w14:paraId="1464238A" w14:textId="328626A6" w:rsidR="00655085" w:rsidRPr="00F14AC8" w:rsidDel="00B24198" w:rsidRDefault="00655085" w:rsidP="00D16466">
            <w:pPr>
              <w:rPr>
                <w:moveFrom w:id="317" w:author="Peter Koch" w:date="2026-05-21T08:37:00Z" w16du:dateUtc="2026-05-21T06:37:00Z"/>
              </w:rPr>
            </w:pPr>
            <w:moveFrom w:id="318" w:author="Peter Koch" w:date="2026-05-21T08:37:00Z" w16du:dateUtc="2026-05-21T06:37:00Z">
              <w:r w:rsidRPr="00F14AC8" w:rsidDel="00B24198">
                <w:t>Maske</w:t>
              </w:r>
            </w:moveFrom>
          </w:p>
        </w:tc>
        <w:tc>
          <w:tcPr>
            <w:tcW w:w="4953" w:type="dxa"/>
          </w:tcPr>
          <w:p w14:paraId="60B43382" w14:textId="1E9FBDD1" w:rsidR="00655085" w:rsidRPr="00F14AC8" w:rsidDel="00B24198" w:rsidRDefault="0007031A" w:rsidP="00D16466">
            <w:pPr>
              <w:rPr>
                <w:moveFrom w:id="319" w:author="Peter Koch" w:date="2026-05-21T08:37:00Z" w16du:dateUtc="2026-05-21T06:37:00Z"/>
              </w:rPr>
            </w:pPr>
            <w:moveFrom w:id="320" w:author="Peter Koch" w:date="2026-05-21T08:37:00Z" w16du:dateUtc="2026-05-21T06:37:00Z">
              <w:r w:rsidRPr="00F14AC8" w:rsidDel="00B24198">
                <w:t>Lieferant</w:t>
              </w:r>
            </w:moveFrom>
          </w:p>
        </w:tc>
      </w:tr>
      <w:tr w:rsidR="00655085" w:rsidRPr="00F14AC8" w:rsidDel="00B24198" w14:paraId="56512F87" w14:textId="6A77677F" w:rsidTr="00D16466">
        <w:tc>
          <w:tcPr>
            <w:tcW w:w="4097" w:type="dxa"/>
          </w:tcPr>
          <w:p w14:paraId="46898A1B" w14:textId="733EA880" w:rsidR="00655085" w:rsidRPr="00F14AC8" w:rsidDel="00B24198" w:rsidRDefault="00655085" w:rsidP="00D16466">
            <w:pPr>
              <w:rPr>
                <w:moveFrom w:id="321" w:author="Peter Koch" w:date="2026-05-21T08:37:00Z" w16du:dateUtc="2026-05-21T06:37:00Z"/>
              </w:rPr>
            </w:pPr>
            <w:moveFrom w:id="322" w:author="Peter Koch" w:date="2026-05-21T08:37:00Z" w16du:dateUtc="2026-05-21T06:37:00Z">
              <w:r w:rsidRPr="00F14AC8" w:rsidDel="00B24198">
                <w:t>Modus</w:t>
              </w:r>
            </w:moveFrom>
          </w:p>
        </w:tc>
        <w:tc>
          <w:tcPr>
            <w:tcW w:w="4953" w:type="dxa"/>
          </w:tcPr>
          <w:p w14:paraId="25840F71" w14:textId="4F7F8753" w:rsidR="00655085" w:rsidRPr="00F14AC8" w:rsidDel="00B24198" w:rsidRDefault="0007031A" w:rsidP="00D16466">
            <w:pPr>
              <w:rPr>
                <w:moveFrom w:id="323" w:author="Peter Koch" w:date="2026-05-21T08:37:00Z" w16du:dateUtc="2026-05-21T06:37:00Z"/>
              </w:rPr>
            </w:pPr>
            <w:moveFrom w:id="324" w:author="Peter Koch" w:date="2026-05-21T08:37:00Z" w16du:dateUtc="2026-05-21T06:37:00Z">
              <w:r w:rsidRPr="00F14AC8" w:rsidDel="00B24198">
                <w:t>Neu</w:t>
              </w:r>
            </w:moveFrom>
          </w:p>
        </w:tc>
      </w:tr>
      <w:tr w:rsidR="00655085" w:rsidRPr="00F14AC8" w:rsidDel="00B24198" w14:paraId="6949D598" w14:textId="31013258" w:rsidTr="00D16466">
        <w:tc>
          <w:tcPr>
            <w:tcW w:w="4097" w:type="dxa"/>
          </w:tcPr>
          <w:p w14:paraId="039920D8" w14:textId="4CB7F94C" w:rsidR="00655085" w:rsidRPr="00F14AC8" w:rsidDel="00B24198" w:rsidRDefault="00655085" w:rsidP="00D16466">
            <w:pPr>
              <w:rPr>
                <w:moveFrom w:id="325" w:author="Peter Koch" w:date="2026-05-21T08:37:00Z" w16du:dateUtc="2026-05-21T06:37:00Z"/>
              </w:rPr>
            </w:pPr>
            <w:moveFrom w:id="326" w:author="Peter Koch" w:date="2026-05-21T08:37:00Z" w16du:dateUtc="2026-05-21T06:37:00Z">
              <w:r w:rsidRPr="00F14AC8" w:rsidDel="00B24198">
                <w:t>Event</w:t>
              </w:r>
            </w:moveFrom>
          </w:p>
        </w:tc>
        <w:tc>
          <w:tcPr>
            <w:tcW w:w="4953" w:type="dxa"/>
          </w:tcPr>
          <w:p w14:paraId="248DA6EF" w14:textId="62E2C735" w:rsidR="00655085" w:rsidRPr="00F14AC8" w:rsidDel="00B24198" w:rsidRDefault="00655085" w:rsidP="00D16466">
            <w:pPr>
              <w:rPr>
                <w:moveFrom w:id="327" w:author="Peter Koch" w:date="2026-05-21T08:37:00Z" w16du:dateUtc="2026-05-21T06:37:00Z"/>
              </w:rPr>
            </w:pPr>
            <w:moveFrom w:id="328" w:author="Peter Koch" w:date="2026-05-21T08:37:00Z" w16du:dateUtc="2026-05-21T06:37:00Z">
              <w:r w:rsidRPr="00F14AC8" w:rsidDel="00B24198">
                <w:t>Maskeneintritt</w:t>
              </w:r>
            </w:moveFrom>
          </w:p>
        </w:tc>
      </w:tr>
    </w:tbl>
    <w:p w14:paraId="3B35A768" w14:textId="15F517A3" w:rsidR="00655085" w:rsidRPr="00F14AC8" w:rsidDel="00B24198" w:rsidRDefault="00655085" w:rsidP="00764F0A">
      <w:pPr>
        <w:rPr>
          <w:moveFrom w:id="329" w:author="Peter Koch" w:date="2026-05-21T08:37:00Z" w16du:dateUtc="2026-05-21T06:37:00Z"/>
        </w:rPr>
      </w:pPr>
    </w:p>
    <w:p w14:paraId="54633A6A" w14:textId="428270D3" w:rsidR="0007031A" w:rsidRPr="00F14AC8" w:rsidDel="00B24198" w:rsidRDefault="0007031A" w:rsidP="00764F0A">
      <w:pPr>
        <w:rPr>
          <w:moveFrom w:id="330" w:author="Peter Koch" w:date="2026-05-21T08:37:00Z" w16du:dateUtc="2026-05-21T06:37:00Z"/>
        </w:rPr>
      </w:pPr>
      <w:moveFrom w:id="331" w:author="Peter Koch" w:date="2026-05-21T08:37:00Z" w16du:dateUtc="2026-05-21T06:37:00Z">
        <w:r w:rsidRPr="00F14AC8" w:rsidDel="00B24198">
          <w:t>Feld Mindestbestellwert „</w:t>
        </w:r>
        <w:r w:rsidRPr="00F14AC8" w:rsidDel="00B24198">
          <w:rPr>
            <w:b/>
          </w:rPr>
          <w:t>ymindbestwert</w:t>
        </w:r>
        <w:r w:rsidRPr="00F14AC8" w:rsidDel="00B24198">
          <w:t>“ auf 0 setzen.</w:t>
        </w:r>
      </w:moveFrom>
    </w:p>
    <w:p w14:paraId="02553C33" w14:textId="212F14B6" w:rsidR="0007031A" w:rsidRPr="00F14AC8" w:rsidDel="00B24198" w:rsidRDefault="0007031A" w:rsidP="00764F0A">
      <w:pPr>
        <w:rPr>
          <w:moveFrom w:id="332" w:author="Peter Koch" w:date="2026-05-21T08:37:00Z" w16du:dateUtc="2026-05-21T06:37:00Z"/>
        </w:rPr>
      </w:pPr>
    </w:p>
    <w:tbl>
      <w:tblPr>
        <w:tblStyle w:val="Tabellenraster"/>
        <w:tblW w:w="9085" w:type="dxa"/>
        <w:tblLook w:val="04A0" w:firstRow="1" w:lastRow="0" w:firstColumn="1" w:lastColumn="0" w:noHBand="0" w:noVBand="1"/>
      </w:tblPr>
      <w:tblGrid>
        <w:gridCol w:w="8018"/>
        <w:gridCol w:w="1067"/>
      </w:tblGrid>
      <w:tr w:rsidR="00544AE1" w:rsidRPr="00F14AC8" w:rsidDel="00602279" w14:paraId="26B40FF7" w14:textId="64BA406E" w:rsidTr="0007031A">
        <w:trPr>
          <w:del w:id="333" w:author="Peter Koch" w:date="2026-05-21T08:40:00Z"/>
        </w:trPr>
        <w:tc>
          <w:tcPr>
            <w:tcW w:w="8018" w:type="dxa"/>
            <w:shd w:val="clear" w:color="auto" w:fill="DCEEA3" w:themeFill="accent6" w:themeFillTint="99"/>
          </w:tcPr>
          <w:p w14:paraId="63AA3368" w14:textId="4FD99115" w:rsidR="00544AE1" w:rsidRPr="00F14AC8" w:rsidDel="00602279" w:rsidRDefault="00544AE1" w:rsidP="00D16466">
            <w:pPr>
              <w:rPr>
                <w:del w:id="334" w:author="Peter Koch" w:date="2026-05-21T08:40:00Z" w16du:dateUtc="2026-05-21T06:40:00Z"/>
                <w:moveFrom w:id="335" w:author="Peter Koch" w:date="2026-05-21T08:37:00Z" w16du:dateUtc="2026-05-21T06:37:00Z"/>
              </w:rPr>
            </w:pPr>
            <w:moveFrom w:id="336" w:author="Peter Koch" w:date="2026-05-21T08:37:00Z" w16du:dateUtc="2026-05-21T06:37:00Z">
              <w:del w:id="337" w:author="Peter Koch" w:date="2026-05-21T08:40:00Z" w16du:dateUtc="2026-05-21T06:40:00Z">
                <w:r w:rsidRPr="00F14AC8" w:rsidDel="00602279">
                  <w:delText>Auswirkungen der Customization/Extension</w:delText>
                </w:r>
              </w:del>
            </w:moveFrom>
          </w:p>
        </w:tc>
        <w:tc>
          <w:tcPr>
            <w:tcW w:w="1067" w:type="dxa"/>
            <w:shd w:val="clear" w:color="auto" w:fill="DCEEA3" w:themeFill="accent6" w:themeFillTint="99"/>
          </w:tcPr>
          <w:p w14:paraId="13831472" w14:textId="4F860D54" w:rsidR="00544AE1" w:rsidRPr="00F14AC8" w:rsidDel="00602279" w:rsidRDefault="00544AE1" w:rsidP="00D16466">
            <w:pPr>
              <w:rPr>
                <w:del w:id="338" w:author="Peter Koch" w:date="2026-05-21T08:40:00Z" w16du:dateUtc="2026-05-21T06:40:00Z"/>
                <w:moveFrom w:id="339" w:author="Peter Koch" w:date="2026-05-21T08:37:00Z" w16du:dateUtc="2026-05-21T06:37:00Z"/>
              </w:rPr>
            </w:pPr>
            <w:moveFrom w:id="340" w:author="Peter Koch" w:date="2026-05-21T08:37:00Z" w16du:dateUtc="2026-05-21T06:37:00Z">
              <w:del w:id="341" w:author="Peter Koch" w:date="2026-05-21T08:40:00Z" w16du:dateUtc="2026-05-21T06:40:00Z">
                <w:r w:rsidRPr="00F14AC8" w:rsidDel="00602279">
                  <w:delText>Antwort</w:delText>
                </w:r>
              </w:del>
            </w:moveFrom>
          </w:p>
        </w:tc>
      </w:tr>
      <w:tr w:rsidR="00544AE1" w:rsidRPr="00F14AC8" w:rsidDel="00602279" w14:paraId="18E8745F" w14:textId="25F59170" w:rsidTr="0007031A">
        <w:trPr>
          <w:del w:id="342" w:author="Peter Koch" w:date="2026-05-21T08:40:00Z"/>
        </w:trPr>
        <w:tc>
          <w:tcPr>
            <w:tcW w:w="8018" w:type="dxa"/>
          </w:tcPr>
          <w:p w14:paraId="64D53332" w14:textId="2B239AA6" w:rsidR="00544AE1" w:rsidRPr="00F14AC8" w:rsidDel="00602279" w:rsidRDefault="00544AE1" w:rsidP="00D16466">
            <w:pPr>
              <w:rPr>
                <w:del w:id="343" w:author="Peter Koch" w:date="2026-05-21T08:40:00Z" w16du:dateUtc="2026-05-21T06:40:00Z"/>
                <w:moveFrom w:id="344" w:author="Peter Koch" w:date="2026-05-21T08:37:00Z" w16du:dateUtc="2026-05-21T06:37:00Z"/>
                <w:sz w:val="20"/>
                <w:szCs w:val="20"/>
              </w:rPr>
            </w:pPr>
            <w:moveFrom w:id="345" w:author="Peter Koch" w:date="2026-05-21T08:37:00Z" w16du:dateUtc="2026-05-21T06:37:00Z">
              <w:del w:id="346" w:author="Peter Koch" w:date="2026-05-21T08:40:00Z" w16du:dateUtc="2026-05-21T06:40:00Z">
                <w:r w:rsidRPr="00F14AC8" w:rsidDel="00602279">
                  <w:rPr>
                    <w:sz w:val="20"/>
                    <w:szCs w:val="20"/>
                  </w:rPr>
                  <w:delText xml:space="preserve">Keine besonderen Auswirkungen </w:delText>
                </w:r>
              </w:del>
            </w:moveFrom>
          </w:p>
        </w:tc>
        <w:tc>
          <w:tcPr>
            <w:tcW w:w="1067" w:type="dxa"/>
          </w:tcPr>
          <w:p w14:paraId="6219F568" w14:textId="1D56CCA5" w:rsidR="00544AE1" w:rsidRPr="00F14AC8" w:rsidDel="00602279" w:rsidRDefault="00544AE1" w:rsidP="00D16466">
            <w:pPr>
              <w:rPr>
                <w:del w:id="347" w:author="Peter Koch" w:date="2026-05-21T08:40:00Z" w16du:dateUtc="2026-05-21T06:40:00Z"/>
                <w:moveFrom w:id="348" w:author="Peter Koch" w:date="2026-05-21T08:37:00Z" w16du:dateUtc="2026-05-21T06:37:00Z"/>
                <w:sz w:val="20"/>
                <w:szCs w:val="20"/>
              </w:rPr>
            </w:pPr>
            <w:moveFrom w:id="349" w:author="Peter Koch" w:date="2026-05-21T08:37:00Z" w16du:dateUtc="2026-05-21T06:37:00Z">
              <w:del w:id="350" w:author="Peter Koch" w:date="2026-05-21T08:40:00Z" w16du:dateUtc="2026-05-21T06:40:00Z">
                <w:r w:rsidRPr="00F14AC8" w:rsidDel="00602279">
                  <w:rPr>
                    <w:sz w:val="20"/>
                    <w:szCs w:val="20"/>
                  </w:rPr>
                  <w:delText>Ja/Nein</w:delText>
                </w:r>
              </w:del>
            </w:moveFrom>
          </w:p>
        </w:tc>
      </w:tr>
      <w:tr w:rsidR="00544AE1" w:rsidRPr="00F14AC8" w:rsidDel="00602279" w14:paraId="56A850D8" w14:textId="7489BEF4" w:rsidTr="0007031A">
        <w:trPr>
          <w:del w:id="351" w:author="Peter Koch" w:date="2026-05-21T08:40:00Z"/>
        </w:trPr>
        <w:tc>
          <w:tcPr>
            <w:tcW w:w="8018" w:type="dxa"/>
          </w:tcPr>
          <w:p w14:paraId="28C50EF8" w14:textId="182D908A" w:rsidR="00544AE1" w:rsidRPr="00F14AC8" w:rsidDel="00602279" w:rsidRDefault="00544AE1" w:rsidP="00D16466">
            <w:pPr>
              <w:rPr>
                <w:del w:id="352" w:author="Peter Koch" w:date="2026-05-21T08:40:00Z" w16du:dateUtc="2026-05-21T06:40:00Z"/>
                <w:moveFrom w:id="353" w:author="Peter Koch" w:date="2026-05-21T08:37:00Z" w16du:dateUtc="2026-05-21T06:37:00Z"/>
                <w:sz w:val="20"/>
                <w:szCs w:val="20"/>
              </w:rPr>
            </w:pPr>
            <w:moveFrom w:id="354" w:author="Peter Koch" w:date="2026-05-21T08:37:00Z" w16du:dateUtc="2026-05-21T06:37:00Z">
              <w:del w:id="355" w:author="Peter Koch" w:date="2026-05-21T08:40:00Z" w16du:dateUtc="2026-05-21T06:40:00Z">
                <w:r w:rsidRPr="00F14AC8" w:rsidDel="00602279">
                  <w:rPr>
                    <w:sz w:val="20"/>
                    <w:szCs w:val="20"/>
                  </w:rPr>
                  <w:delText xml:space="preserve">Wird ganz oder teilweise durch </w:delText>
                </w:r>
                <w:r w:rsidRPr="00F14AC8" w:rsidDel="00602279">
                  <w:rPr>
                    <w:b/>
                    <w:bCs/>
                    <w:sz w:val="20"/>
                    <w:szCs w:val="20"/>
                  </w:rPr>
                  <w:delText>künftige Produktfunktionalitäten</w:delText>
                </w:r>
                <w:r w:rsidRPr="00F14AC8" w:rsidDel="00602279">
                  <w:rPr>
                    <w:sz w:val="20"/>
                    <w:szCs w:val="20"/>
                  </w:rPr>
                  <w:delText xml:space="preserve"> obsolet.</w:delText>
                </w:r>
              </w:del>
            </w:moveFrom>
          </w:p>
        </w:tc>
        <w:tc>
          <w:tcPr>
            <w:tcW w:w="1067" w:type="dxa"/>
          </w:tcPr>
          <w:p w14:paraId="2ADC0B40" w14:textId="7AB7B438" w:rsidR="00544AE1" w:rsidRPr="00F14AC8" w:rsidDel="00602279" w:rsidRDefault="00544AE1" w:rsidP="00D16466">
            <w:pPr>
              <w:rPr>
                <w:del w:id="356" w:author="Peter Koch" w:date="2026-05-21T08:40:00Z" w16du:dateUtc="2026-05-21T06:40:00Z"/>
                <w:moveFrom w:id="357" w:author="Peter Koch" w:date="2026-05-21T08:37:00Z" w16du:dateUtc="2026-05-21T06:37:00Z"/>
                <w:sz w:val="20"/>
                <w:szCs w:val="20"/>
              </w:rPr>
            </w:pPr>
            <w:moveFrom w:id="358" w:author="Peter Koch" w:date="2026-05-21T08:37:00Z" w16du:dateUtc="2026-05-21T06:37:00Z">
              <w:del w:id="359" w:author="Peter Koch" w:date="2026-05-21T08:40:00Z" w16du:dateUtc="2026-05-21T06:40:00Z">
                <w:r w:rsidRPr="00F14AC8" w:rsidDel="00602279">
                  <w:rPr>
                    <w:sz w:val="20"/>
                    <w:szCs w:val="20"/>
                  </w:rPr>
                  <w:delText>Ja/Nein</w:delText>
                </w:r>
              </w:del>
            </w:moveFrom>
          </w:p>
        </w:tc>
      </w:tr>
      <w:tr w:rsidR="00544AE1" w:rsidRPr="00F14AC8" w:rsidDel="00602279" w14:paraId="36AFBF7F" w14:textId="5BC561CB" w:rsidTr="0007031A">
        <w:trPr>
          <w:del w:id="360" w:author="Peter Koch" w:date="2026-05-21T08:40:00Z"/>
        </w:trPr>
        <w:tc>
          <w:tcPr>
            <w:tcW w:w="8018" w:type="dxa"/>
          </w:tcPr>
          <w:p w14:paraId="123249F6" w14:textId="4D2867DB" w:rsidR="00544AE1" w:rsidRPr="00F14AC8" w:rsidDel="00602279" w:rsidRDefault="00544AE1" w:rsidP="00D16466">
            <w:pPr>
              <w:rPr>
                <w:del w:id="361" w:author="Peter Koch" w:date="2026-05-21T08:40:00Z" w16du:dateUtc="2026-05-21T06:40:00Z"/>
                <w:moveFrom w:id="362" w:author="Peter Koch" w:date="2026-05-21T08:37:00Z" w16du:dateUtc="2026-05-21T06:37:00Z"/>
                <w:sz w:val="20"/>
                <w:szCs w:val="20"/>
              </w:rPr>
            </w:pPr>
            <w:moveFrom w:id="363" w:author="Peter Koch" w:date="2026-05-21T08:37:00Z" w16du:dateUtc="2026-05-21T06:37:00Z">
              <w:del w:id="364" w:author="Peter Koch" w:date="2026-05-21T08:40:00Z" w16du:dateUtc="2026-05-21T06:40:00Z">
                <w:r w:rsidRPr="00F14AC8" w:rsidDel="00602279">
                  <w:rPr>
                    <w:sz w:val="20"/>
                    <w:szCs w:val="20"/>
                  </w:rPr>
                  <w:delText xml:space="preserve">Hat Auswirkungen auf die </w:delText>
                </w:r>
                <w:r w:rsidRPr="00F14AC8" w:rsidDel="00602279">
                  <w:rPr>
                    <w:b/>
                    <w:bCs/>
                    <w:sz w:val="20"/>
                    <w:szCs w:val="20"/>
                  </w:rPr>
                  <w:delText>Disposition</w:delText>
                </w:r>
                <w:r w:rsidRPr="00F14AC8" w:rsidDel="00602279">
                  <w:rPr>
                    <w:sz w:val="20"/>
                    <w:szCs w:val="20"/>
                  </w:rPr>
                  <w:delText>.</w:delText>
                </w:r>
              </w:del>
            </w:moveFrom>
          </w:p>
        </w:tc>
        <w:tc>
          <w:tcPr>
            <w:tcW w:w="1067" w:type="dxa"/>
          </w:tcPr>
          <w:p w14:paraId="2E4C0D87" w14:textId="059C646D" w:rsidR="00544AE1" w:rsidRPr="00F14AC8" w:rsidDel="00602279" w:rsidRDefault="00544AE1" w:rsidP="00D16466">
            <w:pPr>
              <w:rPr>
                <w:del w:id="365" w:author="Peter Koch" w:date="2026-05-21T08:40:00Z" w16du:dateUtc="2026-05-21T06:40:00Z"/>
                <w:moveFrom w:id="366" w:author="Peter Koch" w:date="2026-05-21T08:37:00Z" w16du:dateUtc="2026-05-21T06:37:00Z"/>
                <w:sz w:val="20"/>
                <w:szCs w:val="20"/>
              </w:rPr>
            </w:pPr>
            <w:moveFrom w:id="367" w:author="Peter Koch" w:date="2026-05-21T08:37:00Z" w16du:dateUtc="2026-05-21T06:37:00Z">
              <w:del w:id="368" w:author="Peter Koch" w:date="2026-05-21T08:40:00Z" w16du:dateUtc="2026-05-21T06:40:00Z">
                <w:r w:rsidRPr="00F14AC8" w:rsidDel="00602279">
                  <w:rPr>
                    <w:sz w:val="20"/>
                    <w:szCs w:val="20"/>
                  </w:rPr>
                  <w:delText>Ja/Nein</w:delText>
                </w:r>
              </w:del>
            </w:moveFrom>
          </w:p>
        </w:tc>
      </w:tr>
      <w:tr w:rsidR="00544AE1" w:rsidRPr="00F14AC8" w:rsidDel="00602279" w14:paraId="107EAA16" w14:textId="56353B1E" w:rsidTr="0007031A">
        <w:trPr>
          <w:del w:id="369" w:author="Peter Koch" w:date="2026-05-21T08:40:00Z"/>
        </w:trPr>
        <w:tc>
          <w:tcPr>
            <w:tcW w:w="8018" w:type="dxa"/>
          </w:tcPr>
          <w:p w14:paraId="0F52419B" w14:textId="0A5CF076" w:rsidR="00544AE1" w:rsidRPr="00F14AC8" w:rsidDel="00602279" w:rsidRDefault="00544AE1" w:rsidP="00D16466">
            <w:pPr>
              <w:rPr>
                <w:del w:id="370" w:author="Peter Koch" w:date="2026-05-21T08:40:00Z" w16du:dateUtc="2026-05-21T06:40:00Z"/>
                <w:moveFrom w:id="371" w:author="Peter Koch" w:date="2026-05-21T08:37:00Z" w16du:dateUtc="2026-05-21T06:37:00Z"/>
                <w:sz w:val="20"/>
                <w:szCs w:val="20"/>
              </w:rPr>
            </w:pPr>
            <w:moveFrom w:id="372" w:author="Peter Koch" w:date="2026-05-21T08:37:00Z" w16du:dateUtc="2026-05-21T06:37:00Z">
              <w:del w:id="373" w:author="Peter Koch" w:date="2026-05-21T08:40:00Z" w16du:dateUtc="2026-05-21T06:40:00Z">
                <w:r w:rsidRPr="00F14AC8" w:rsidDel="00602279">
                  <w:rPr>
                    <w:sz w:val="20"/>
                    <w:szCs w:val="20"/>
                  </w:rPr>
                  <w:delText xml:space="preserve">Hat Auswirkungen auf die </w:delText>
                </w:r>
                <w:r w:rsidRPr="00F14AC8" w:rsidDel="00602279">
                  <w:rPr>
                    <w:b/>
                    <w:bCs/>
                    <w:sz w:val="20"/>
                    <w:szCs w:val="20"/>
                  </w:rPr>
                  <w:delText>Bewertung</w:delText>
                </w:r>
                <w:r w:rsidRPr="00F14AC8" w:rsidDel="00602279">
                  <w:rPr>
                    <w:sz w:val="20"/>
                    <w:szCs w:val="20"/>
                  </w:rPr>
                  <w:delText>.</w:delText>
                </w:r>
              </w:del>
            </w:moveFrom>
          </w:p>
        </w:tc>
        <w:tc>
          <w:tcPr>
            <w:tcW w:w="1067" w:type="dxa"/>
          </w:tcPr>
          <w:p w14:paraId="61ABA24F" w14:textId="46B2D8D5" w:rsidR="00544AE1" w:rsidRPr="00F14AC8" w:rsidDel="00602279" w:rsidRDefault="00544AE1" w:rsidP="00D16466">
            <w:pPr>
              <w:rPr>
                <w:del w:id="374" w:author="Peter Koch" w:date="2026-05-21T08:40:00Z" w16du:dateUtc="2026-05-21T06:40:00Z"/>
                <w:moveFrom w:id="375" w:author="Peter Koch" w:date="2026-05-21T08:37:00Z" w16du:dateUtc="2026-05-21T06:37:00Z"/>
                <w:sz w:val="20"/>
                <w:szCs w:val="20"/>
              </w:rPr>
            </w:pPr>
            <w:moveFrom w:id="376" w:author="Peter Koch" w:date="2026-05-21T08:37:00Z" w16du:dateUtc="2026-05-21T06:37:00Z">
              <w:del w:id="377" w:author="Peter Koch" w:date="2026-05-21T08:40:00Z" w16du:dateUtc="2026-05-21T06:40:00Z">
                <w:r w:rsidRPr="00F14AC8" w:rsidDel="00602279">
                  <w:rPr>
                    <w:sz w:val="20"/>
                    <w:szCs w:val="20"/>
                  </w:rPr>
                  <w:delText>Ja/Nein</w:delText>
                </w:r>
              </w:del>
            </w:moveFrom>
          </w:p>
        </w:tc>
      </w:tr>
      <w:tr w:rsidR="00544AE1" w:rsidRPr="00F14AC8" w:rsidDel="00602279" w14:paraId="191FA5AA" w14:textId="79D41BB4" w:rsidTr="0007031A">
        <w:trPr>
          <w:del w:id="378" w:author="Peter Koch" w:date="2026-05-21T08:40:00Z"/>
        </w:trPr>
        <w:tc>
          <w:tcPr>
            <w:tcW w:w="8018" w:type="dxa"/>
          </w:tcPr>
          <w:p w14:paraId="664FCB5B" w14:textId="50967E64" w:rsidR="00544AE1" w:rsidRPr="00F14AC8" w:rsidDel="00602279" w:rsidRDefault="00544AE1" w:rsidP="00D16466">
            <w:pPr>
              <w:rPr>
                <w:del w:id="379" w:author="Peter Koch" w:date="2026-05-21T08:40:00Z" w16du:dateUtc="2026-05-21T06:40:00Z"/>
                <w:moveFrom w:id="380" w:author="Peter Koch" w:date="2026-05-21T08:37:00Z" w16du:dateUtc="2026-05-21T06:37:00Z"/>
                <w:sz w:val="20"/>
                <w:szCs w:val="20"/>
              </w:rPr>
            </w:pPr>
            <w:moveFrom w:id="381" w:author="Peter Koch" w:date="2026-05-21T08:37:00Z" w16du:dateUtc="2026-05-21T06:37:00Z">
              <w:del w:id="382" w:author="Peter Koch" w:date="2026-05-21T08:40:00Z" w16du:dateUtc="2026-05-21T06:40:00Z">
                <w:r w:rsidRPr="00F14AC8" w:rsidDel="00602279">
                  <w:rPr>
                    <w:sz w:val="20"/>
                    <w:szCs w:val="20"/>
                  </w:rPr>
                  <w:delText xml:space="preserve">Ist funktional </w:delText>
                </w:r>
                <w:r w:rsidRPr="00F14AC8" w:rsidDel="00602279">
                  <w:rPr>
                    <w:b/>
                    <w:bCs/>
                    <w:sz w:val="20"/>
                    <w:szCs w:val="20"/>
                  </w:rPr>
                  <w:delText>komplex</w:delText>
                </w:r>
                <w:r w:rsidRPr="00F14AC8" w:rsidDel="00602279">
                  <w:rPr>
                    <w:sz w:val="20"/>
                    <w:szCs w:val="20"/>
                  </w:rPr>
                  <w:delText xml:space="preserve"> oder bezieht sich auf eine </w:delText>
                </w:r>
                <w:r w:rsidRPr="00F14AC8" w:rsidDel="00602279">
                  <w:rPr>
                    <w:b/>
                    <w:bCs/>
                    <w:sz w:val="20"/>
                    <w:szCs w:val="20"/>
                  </w:rPr>
                  <w:delText>große Datenmenge</w:delText>
                </w:r>
                <w:r w:rsidRPr="00F14AC8" w:rsidDel="00602279">
                  <w:rPr>
                    <w:sz w:val="20"/>
                    <w:szCs w:val="20"/>
                  </w:rPr>
                  <w:delText xml:space="preserve"> und ist daher möglicherweise performancekritisch.</w:delText>
                </w:r>
              </w:del>
            </w:moveFrom>
          </w:p>
        </w:tc>
        <w:tc>
          <w:tcPr>
            <w:tcW w:w="1067" w:type="dxa"/>
          </w:tcPr>
          <w:p w14:paraId="1E395932" w14:textId="777C624D" w:rsidR="00544AE1" w:rsidRPr="00F14AC8" w:rsidDel="00602279" w:rsidRDefault="00544AE1" w:rsidP="00D16466">
            <w:pPr>
              <w:rPr>
                <w:del w:id="383" w:author="Peter Koch" w:date="2026-05-21T08:40:00Z" w16du:dateUtc="2026-05-21T06:40:00Z"/>
                <w:moveFrom w:id="384" w:author="Peter Koch" w:date="2026-05-21T08:37:00Z" w16du:dateUtc="2026-05-21T06:37:00Z"/>
                <w:sz w:val="20"/>
                <w:szCs w:val="20"/>
              </w:rPr>
            </w:pPr>
            <w:moveFrom w:id="385" w:author="Peter Koch" w:date="2026-05-21T08:37:00Z" w16du:dateUtc="2026-05-21T06:37:00Z">
              <w:del w:id="386" w:author="Peter Koch" w:date="2026-05-21T08:40:00Z" w16du:dateUtc="2026-05-21T06:40:00Z">
                <w:r w:rsidRPr="00F14AC8" w:rsidDel="00602279">
                  <w:rPr>
                    <w:sz w:val="20"/>
                    <w:szCs w:val="20"/>
                  </w:rPr>
                  <w:delText>Ja/Nein</w:delText>
                </w:r>
              </w:del>
            </w:moveFrom>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544AE1" w:rsidRPr="00F14AC8" w:rsidDel="00602279" w14:paraId="009A2654" w14:textId="545CC46B" w:rsidTr="00D16466">
        <w:trPr>
          <w:trHeight w:hRule="exact" w:val="861"/>
          <w:del w:id="387" w:author="Peter Koch" w:date="2026-05-21T08:40:00Z"/>
        </w:trPr>
        <w:tc>
          <w:tcPr>
            <w:tcW w:w="1273" w:type="dxa"/>
            <w:shd w:val="clear" w:color="auto" w:fill="D5D5D5" w:themeFill="background2"/>
            <w:tcMar>
              <w:bottom w:w="57" w:type="dxa"/>
            </w:tcMar>
          </w:tcPr>
          <w:p w14:paraId="6E231DB5" w14:textId="4D9E2F60" w:rsidR="00544AE1" w:rsidRPr="00F14AC8" w:rsidDel="00602279" w:rsidRDefault="00544AE1" w:rsidP="00D16466">
            <w:pPr>
              <w:rPr>
                <w:del w:id="388" w:author="Peter Koch" w:date="2026-05-21T08:40:00Z" w16du:dateUtc="2026-05-21T06:40:00Z"/>
                <w:moveFrom w:id="389" w:author="Peter Koch" w:date="2026-05-21T08:37:00Z" w16du:dateUtc="2026-05-21T06:37:00Z"/>
                <w:b/>
              </w:rPr>
            </w:pPr>
            <w:moveFrom w:id="390" w:author="Peter Koch" w:date="2026-05-21T08:37:00Z" w16du:dateUtc="2026-05-21T06:37:00Z">
              <w:del w:id="391" w:author="Peter Koch" w:date="2026-05-21T08:40:00Z" w16du:dateUtc="2026-05-21T06:40:00Z">
                <w:r w:rsidRPr="00F14AC8" w:rsidDel="00602279">
                  <w:rPr>
                    <w:b/>
                  </w:rPr>
                  <w:delText>Priorität</w:delText>
                </w:r>
              </w:del>
            </w:moveFrom>
          </w:p>
        </w:tc>
        <w:tc>
          <w:tcPr>
            <w:tcW w:w="2190" w:type="dxa"/>
            <w:shd w:val="clear" w:color="auto" w:fill="D5D5D5" w:themeFill="background2"/>
            <w:tcMar>
              <w:bottom w:w="57" w:type="dxa"/>
            </w:tcMar>
          </w:tcPr>
          <w:p w14:paraId="54379660" w14:textId="4D13EC09" w:rsidR="00544AE1" w:rsidRPr="00F14AC8" w:rsidDel="00602279" w:rsidRDefault="00544AE1" w:rsidP="00D16466">
            <w:pPr>
              <w:rPr>
                <w:del w:id="392" w:author="Peter Koch" w:date="2026-05-21T08:40:00Z" w16du:dateUtc="2026-05-21T06:40:00Z"/>
                <w:moveFrom w:id="393" w:author="Peter Koch" w:date="2026-05-21T08:37:00Z" w16du:dateUtc="2026-05-21T06:37:00Z"/>
                <w:b/>
              </w:rPr>
            </w:pPr>
            <w:moveFrom w:id="394" w:author="Peter Koch" w:date="2026-05-21T08:37:00Z" w16du:dateUtc="2026-05-21T06:37:00Z">
              <w:del w:id="395" w:author="Peter Koch" w:date="2026-05-21T08:40:00Z" w16du:dateUtc="2026-05-21T06:40:00Z">
                <w:r w:rsidRPr="00F14AC8" w:rsidDel="00602279">
                  <w:rPr>
                    <w:b/>
                  </w:rPr>
                  <w:delText>Realisierung</w:delText>
                </w:r>
              </w:del>
            </w:moveFrom>
          </w:p>
        </w:tc>
        <w:tc>
          <w:tcPr>
            <w:tcW w:w="1070" w:type="dxa"/>
            <w:shd w:val="clear" w:color="auto" w:fill="D5D5D5" w:themeFill="background2"/>
            <w:tcMar>
              <w:bottom w:w="57" w:type="dxa"/>
            </w:tcMar>
          </w:tcPr>
          <w:p w14:paraId="7390B0D2" w14:textId="5994AC5E" w:rsidR="00544AE1" w:rsidRPr="00F14AC8" w:rsidDel="00602279" w:rsidRDefault="00544AE1" w:rsidP="00D16466">
            <w:pPr>
              <w:rPr>
                <w:del w:id="396" w:author="Peter Koch" w:date="2026-05-21T08:40:00Z" w16du:dateUtc="2026-05-21T06:40:00Z"/>
                <w:moveFrom w:id="397" w:author="Peter Koch" w:date="2026-05-21T08:37:00Z" w16du:dateUtc="2026-05-21T06:37:00Z"/>
                <w:b/>
              </w:rPr>
            </w:pPr>
            <w:moveFrom w:id="398" w:author="Peter Koch" w:date="2026-05-21T08:37:00Z" w16du:dateUtc="2026-05-21T06:37:00Z">
              <w:del w:id="399" w:author="Peter Koch" w:date="2026-05-21T08:40:00Z" w16du:dateUtc="2026-05-21T06:40:00Z">
                <w:r w:rsidRPr="00F14AC8" w:rsidDel="00602279">
                  <w:rPr>
                    <w:b/>
                  </w:rPr>
                  <w:delText>Dauer (ca./h)</w:delText>
                </w:r>
              </w:del>
            </w:moveFrom>
          </w:p>
        </w:tc>
        <w:tc>
          <w:tcPr>
            <w:tcW w:w="1134" w:type="dxa"/>
            <w:shd w:val="clear" w:color="auto" w:fill="D5D5D5" w:themeFill="background2"/>
            <w:tcMar>
              <w:bottom w:w="57" w:type="dxa"/>
            </w:tcMar>
          </w:tcPr>
          <w:p w14:paraId="10DC613A" w14:textId="61D32792" w:rsidR="00544AE1" w:rsidRPr="00F14AC8" w:rsidDel="00602279" w:rsidRDefault="00544AE1" w:rsidP="00D16466">
            <w:pPr>
              <w:rPr>
                <w:del w:id="400" w:author="Peter Koch" w:date="2026-05-21T08:40:00Z" w16du:dateUtc="2026-05-21T06:40:00Z"/>
                <w:moveFrom w:id="401" w:author="Peter Koch" w:date="2026-05-21T08:37:00Z" w16du:dateUtc="2026-05-21T06:37:00Z"/>
                <w:b/>
              </w:rPr>
            </w:pPr>
            <w:moveFrom w:id="402" w:author="Peter Koch" w:date="2026-05-21T08:37:00Z" w16du:dateUtc="2026-05-21T06:37:00Z">
              <w:del w:id="403" w:author="Peter Koch" w:date="2026-05-21T08:40:00Z" w16du:dateUtc="2026-05-21T06:40:00Z">
                <w:r w:rsidRPr="00F14AC8" w:rsidDel="00602279">
                  <w:rPr>
                    <w:b/>
                  </w:rPr>
                  <w:delText>QS</w:delText>
                </w:r>
                <w:r w:rsidRPr="00F14AC8" w:rsidDel="00602279">
                  <w:rPr>
                    <w:b/>
                  </w:rPr>
                  <w:br/>
                  <w:delText>(ca./h)</w:delText>
                </w:r>
              </w:del>
            </w:moveFrom>
          </w:p>
        </w:tc>
        <w:tc>
          <w:tcPr>
            <w:tcW w:w="1134" w:type="dxa"/>
            <w:shd w:val="clear" w:color="auto" w:fill="D5D5D5" w:themeFill="background2"/>
            <w:tcMar>
              <w:bottom w:w="57" w:type="dxa"/>
            </w:tcMar>
          </w:tcPr>
          <w:p w14:paraId="718AA823" w14:textId="6B1F0D59" w:rsidR="00544AE1" w:rsidRPr="00F14AC8" w:rsidDel="00602279" w:rsidRDefault="00544AE1" w:rsidP="00D16466">
            <w:pPr>
              <w:rPr>
                <w:del w:id="404" w:author="Peter Koch" w:date="2026-05-21T08:40:00Z" w16du:dateUtc="2026-05-21T06:40:00Z"/>
                <w:moveFrom w:id="405" w:author="Peter Koch" w:date="2026-05-21T08:37:00Z" w16du:dateUtc="2026-05-21T06:37:00Z"/>
                <w:b/>
              </w:rPr>
            </w:pPr>
            <w:moveFrom w:id="406" w:author="Peter Koch" w:date="2026-05-21T08:37:00Z" w16du:dateUtc="2026-05-21T06:37:00Z">
              <w:del w:id="407" w:author="Peter Koch" w:date="2026-05-21T08:40:00Z" w16du:dateUtc="2026-05-21T06:40:00Z">
                <w:r w:rsidRPr="00F14AC8" w:rsidDel="00602279">
                  <w:rPr>
                    <w:b/>
                  </w:rPr>
                  <w:delText>Kunde</w:delText>
                </w:r>
                <w:r w:rsidRPr="00F14AC8" w:rsidDel="00602279">
                  <w:rPr>
                    <w:b/>
                  </w:rPr>
                  <w:br/>
                  <w:delText>(ca./h)</w:delText>
                </w:r>
                <w:r w:rsidRPr="00F14AC8" w:rsidDel="00602279">
                  <w:rPr>
                    <w:b/>
                  </w:rPr>
                  <w:br/>
                </w:r>
              </w:del>
            </w:moveFrom>
          </w:p>
        </w:tc>
        <w:tc>
          <w:tcPr>
            <w:tcW w:w="2271" w:type="dxa"/>
            <w:shd w:val="clear" w:color="auto" w:fill="D5D5D5" w:themeFill="background2"/>
            <w:tcMar>
              <w:bottom w:w="57" w:type="dxa"/>
            </w:tcMar>
          </w:tcPr>
          <w:p w14:paraId="6F613E26" w14:textId="1280056C" w:rsidR="00544AE1" w:rsidRPr="00F14AC8" w:rsidDel="00602279" w:rsidRDefault="00544AE1" w:rsidP="00D16466">
            <w:pPr>
              <w:rPr>
                <w:del w:id="408" w:author="Peter Koch" w:date="2026-05-21T08:40:00Z" w16du:dateUtc="2026-05-21T06:40:00Z"/>
                <w:moveFrom w:id="409" w:author="Peter Koch" w:date="2026-05-21T08:37:00Z" w16du:dateUtc="2026-05-21T06:37:00Z"/>
                <w:b/>
              </w:rPr>
            </w:pPr>
            <w:moveFrom w:id="410" w:author="Peter Koch" w:date="2026-05-21T08:37:00Z" w16du:dateUtc="2026-05-21T06:37:00Z">
              <w:del w:id="411" w:author="Peter Koch" w:date="2026-05-21T08:40:00Z" w16du:dateUtc="2026-05-21T06:40:00Z">
                <w:r w:rsidRPr="00F14AC8" w:rsidDel="00602279">
                  <w:rPr>
                    <w:b/>
                  </w:rPr>
                  <w:delText>Bereich</w:delText>
                </w:r>
              </w:del>
            </w:moveFrom>
          </w:p>
        </w:tc>
      </w:tr>
      <w:tr w:rsidR="00544AE1" w:rsidRPr="00F14AC8" w:rsidDel="00602279" w14:paraId="5498051D" w14:textId="562F75C1" w:rsidTr="00D16466">
        <w:trPr>
          <w:trHeight w:val="454"/>
          <w:del w:id="412" w:author="Peter Koch" w:date="2026-05-21T08:40:00Z"/>
        </w:trPr>
        <w:tc>
          <w:tcPr>
            <w:tcW w:w="1273" w:type="dxa"/>
            <w:shd w:val="clear" w:color="auto" w:fill="FFFFFF"/>
            <w:tcMar>
              <w:bottom w:w="57" w:type="dxa"/>
            </w:tcMar>
          </w:tcPr>
          <w:p w14:paraId="34BD14FF" w14:textId="356B4264" w:rsidR="00544AE1" w:rsidRPr="00F14AC8" w:rsidDel="00602279" w:rsidRDefault="00544AE1" w:rsidP="00394CD1">
            <w:pPr>
              <w:pStyle w:val="Tabelleninhalte"/>
              <w:rPr>
                <w:del w:id="413" w:author="Peter Koch" w:date="2026-05-21T08:40:00Z" w16du:dateUtc="2026-05-21T06:40:00Z"/>
                <w:moveFrom w:id="414" w:author="Peter Koch" w:date="2026-05-21T08:37:00Z" w16du:dateUtc="2026-05-21T06:37:00Z"/>
              </w:rPr>
            </w:pPr>
            <w:moveFrom w:id="415" w:author="Peter Koch" w:date="2026-05-21T08:37:00Z" w16du:dateUtc="2026-05-21T06:37:00Z">
              <w:del w:id="416" w:author="Peter Koch" w:date="2026-05-21T08:40:00Z" w16du:dateUtc="2026-05-21T06:40:00Z">
                <w:r w:rsidRPr="00F14AC8" w:rsidDel="00602279">
                  <w:delText>1</w:delText>
                </w:r>
              </w:del>
            </w:moveFrom>
          </w:p>
        </w:tc>
        <w:tc>
          <w:tcPr>
            <w:tcW w:w="2190" w:type="dxa"/>
            <w:shd w:val="clear" w:color="auto" w:fill="FFFFFF"/>
            <w:tcMar>
              <w:bottom w:w="57" w:type="dxa"/>
            </w:tcMar>
          </w:tcPr>
          <w:p w14:paraId="54DB421E" w14:textId="742CDB91" w:rsidR="00544AE1" w:rsidRPr="00F14AC8" w:rsidDel="00602279" w:rsidRDefault="00544AE1" w:rsidP="00394CD1">
            <w:pPr>
              <w:pStyle w:val="Tabelleninhalte"/>
              <w:rPr>
                <w:del w:id="417" w:author="Peter Koch" w:date="2026-05-21T08:40:00Z" w16du:dateUtc="2026-05-21T06:40:00Z"/>
                <w:moveFrom w:id="418" w:author="Peter Koch" w:date="2026-05-21T08:37:00Z" w16du:dateUtc="2026-05-21T06:37:00Z"/>
              </w:rPr>
            </w:pPr>
            <w:moveFrom w:id="419" w:author="Peter Koch" w:date="2026-05-21T08:37:00Z" w16du:dateUtc="2026-05-21T06:37:00Z">
              <w:del w:id="420" w:author="Peter Koch" w:date="2026-05-21T08:40:00Z" w16du:dateUtc="2026-05-21T06:40:00Z">
                <w:r w:rsidRPr="00F14AC8" w:rsidDel="00602279">
                  <w:delText>Abas</w:delText>
                </w:r>
              </w:del>
            </w:moveFrom>
          </w:p>
        </w:tc>
        <w:tc>
          <w:tcPr>
            <w:tcW w:w="1070" w:type="dxa"/>
            <w:shd w:val="clear" w:color="auto" w:fill="FFFFFF"/>
            <w:tcMar>
              <w:bottom w:w="57" w:type="dxa"/>
            </w:tcMar>
          </w:tcPr>
          <w:p w14:paraId="7A84692D" w14:textId="578B9747" w:rsidR="00544AE1" w:rsidRPr="00F14AC8" w:rsidDel="00602279" w:rsidRDefault="00544AE1" w:rsidP="00394CD1">
            <w:pPr>
              <w:pStyle w:val="Tabelleninhalte"/>
              <w:rPr>
                <w:del w:id="421" w:author="Peter Koch" w:date="2026-05-21T08:40:00Z" w16du:dateUtc="2026-05-21T06:40:00Z"/>
                <w:moveFrom w:id="422" w:author="Peter Koch" w:date="2026-05-21T08:37:00Z" w16du:dateUtc="2026-05-21T06:37:00Z"/>
              </w:rPr>
            </w:pPr>
            <w:moveFrom w:id="423" w:author="Peter Koch" w:date="2026-05-21T08:37:00Z" w16du:dateUtc="2026-05-21T06:37:00Z">
              <w:del w:id="424" w:author="Peter Koch" w:date="2026-05-21T08:40:00Z" w16du:dateUtc="2026-05-21T06:40:00Z">
                <w:r w:rsidRPr="00F14AC8" w:rsidDel="00602279">
                  <w:delText>0,00</w:delText>
                </w:r>
              </w:del>
            </w:moveFrom>
          </w:p>
        </w:tc>
        <w:tc>
          <w:tcPr>
            <w:tcW w:w="1134" w:type="dxa"/>
            <w:shd w:val="clear" w:color="auto" w:fill="FFFFFF"/>
            <w:tcMar>
              <w:bottom w:w="57" w:type="dxa"/>
            </w:tcMar>
          </w:tcPr>
          <w:p w14:paraId="44C3D7A3" w14:textId="660D70F7" w:rsidR="00544AE1" w:rsidRPr="00F14AC8" w:rsidDel="00602279" w:rsidRDefault="00544AE1" w:rsidP="00394CD1">
            <w:pPr>
              <w:pStyle w:val="Tabelleninhalte"/>
              <w:rPr>
                <w:del w:id="425" w:author="Peter Koch" w:date="2026-05-21T08:40:00Z" w16du:dateUtc="2026-05-21T06:40:00Z"/>
                <w:moveFrom w:id="426" w:author="Peter Koch" w:date="2026-05-21T08:37:00Z" w16du:dateUtc="2026-05-21T06:37:00Z"/>
              </w:rPr>
            </w:pPr>
            <w:moveFrom w:id="427" w:author="Peter Koch" w:date="2026-05-21T08:37:00Z" w16du:dateUtc="2026-05-21T06:37:00Z">
              <w:del w:id="428" w:author="Peter Koch" w:date="2026-05-21T08:40:00Z" w16du:dateUtc="2026-05-21T06:40:00Z">
                <w:r w:rsidRPr="00F14AC8" w:rsidDel="00602279">
                  <w:delText>0,00</w:delText>
                </w:r>
              </w:del>
            </w:moveFrom>
          </w:p>
        </w:tc>
        <w:tc>
          <w:tcPr>
            <w:tcW w:w="1134" w:type="dxa"/>
            <w:shd w:val="clear" w:color="auto" w:fill="FFFFFF"/>
            <w:tcMar>
              <w:bottom w:w="57" w:type="dxa"/>
            </w:tcMar>
          </w:tcPr>
          <w:p w14:paraId="28345E76" w14:textId="03C2F83E" w:rsidR="00544AE1" w:rsidRPr="00F14AC8" w:rsidDel="00602279" w:rsidRDefault="00544AE1" w:rsidP="00394CD1">
            <w:pPr>
              <w:pStyle w:val="Tabelleninhalte"/>
              <w:rPr>
                <w:del w:id="429" w:author="Peter Koch" w:date="2026-05-21T08:40:00Z" w16du:dateUtc="2026-05-21T06:40:00Z"/>
                <w:moveFrom w:id="430" w:author="Peter Koch" w:date="2026-05-21T08:37:00Z" w16du:dateUtc="2026-05-21T06:37:00Z"/>
              </w:rPr>
            </w:pPr>
            <w:moveFrom w:id="431" w:author="Peter Koch" w:date="2026-05-21T08:37:00Z" w16du:dateUtc="2026-05-21T06:37:00Z">
              <w:del w:id="432" w:author="Peter Koch" w:date="2026-05-21T08:40:00Z" w16du:dateUtc="2026-05-21T06:40:00Z">
                <w:r w:rsidRPr="00F14AC8" w:rsidDel="00602279">
                  <w:delText>0,00</w:delText>
                </w:r>
              </w:del>
            </w:moveFrom>
          </w:p>
        </w:tc>
        <w:tc>
          <w:tcPr>
            <w:tcW w:w="2271" w:type="dxa"/>
            <w:shd w:val="clear" w:color="auto" w:fill="FFFFFF"/>
            <w:tcMar>
              <w:bottom w:w="57" w:type="dxa"/>
            </w:tcMar>
          </w:tcPr>
          <w:p w14:paraId="7C188AF6" w14:textId="2443C028" w:rsidR="00544AE1" w:rsidRPr="00F14AC8" w:rsidDel="00602279" w:rsidRDefault="00544AE1" w:rsidP="00394CD1">
            <w:pPr>
              <w:pStyle w:val="Tabelleninhalte"/>
              <w:rPr>
                <w:del w:id="433" w:author="Peter Koch" w:date="2026-05-21T08:40:00Z" w16du:dateUtc="2026-05-21T06:40:00Z"/>
                <w:moveFrom w:id="434" w:author="Peter Koch" w:date="2026-05-21T08:37:00Z" w16du:dateUtc="2026-05-21T06:37:00Z"/>
              </w:rPr>
            </w:pPr>
            <w:moveFrom w:id="435" w:author="Peter Koch" w:date="2026-05-21T08:37:00Z" w16du:dateUtc="2026-05-21T06:37:00Z">
              <w:del w:id="436" w:author="Peter Koch" w:date="2026-05-21T08:40:00Z" w16du:dateUtc="2026-05-21T06:40:00Z">
                <w:r w:rsidRPr="00F14AC8" w:rsidDel="00602279">
                  <w:delText>Admin</w:delText>
                </w:r>
              </w:del>
            </w:moveFrom>
          </w:p>
        </w:tc>
      </w:tr>
    </w:tbl>
    <w:p w14:paraId="346A0E0F" w14:textId="0775E66A" w:rsidR="00544AE1" w:rsidRPr="00F14AC8" w:rsidDel="00B24198" w:rsidRDefault="00544AE1" w:rsidP="00764F0A">
      <w:pPr>
        <w:rPr>
          <w:moveFrom w:id="437" w:author="Peter Koch" w:date="2026-05-21T08:37:00Z" w16du:dateUtc="2026-05-21T06:37:00Z"/>
        </w:rPr>
      </w:pPr>
    </w:p>
    <w:p w14:paraId="0EA58EAD" w14:textId="0052A10F" w:rsidR="00764F0A" w:rsidRPr="00F14AC8" w:rsidRDefault="00764F0A" w:rsidP="00DA71A5">
      <w:pPr>
        <w:pStyle w:val="berschrift3"/>
      </w:pPr>
      <w:bookmarkStart w:id="438" w:name="_Toc228444346"/>
      <w:moveFromRangeEnd w:id="293"/>
      <w:r w:rsidRPr="00F14AC8">
        <w:t>Bescheinigung §48</w:t>
      </w:r>
      <w:bookmarkEnd w:id="438"/>
    </w:p>
    <w:p w14:paraId="6AEB6531" w14:textId="77777777" w:rsidR="00DA71A5" w:rsidRPr="00F14AC8" w:rsidRDefault="00DA71A5" w:rsidP="00764F0A">
      <w:pPr>
        <w:rPr>
          <w:u w:val="single"/>
        </w:rPr>
      </w:pPr>
    </w:p>
    <w:p w14:paraId="4553B80F" w14:textId="7F3A8079" w:rsidR="00764F0A" w:rsidRPr="00F14AC8" w:rsidRDefault="005D1C3D" w:rsidP="00764F0A">
      <w:r w:rsidRPr="00F14AC8">
        <w:t>Die Funktionalität zur Bescheinigung §48 wird im neuen ABAS nicht mehr benötigt, da diese über SOWIS abgebildet wird.</w:t>
      </w:r>
    </w:p>
    <w:p w14:paraId="37C8F423" w14:textId="77777777" w:rsidR="00764F0A" w:rsidRPr="00F14AC8" w:rsidRDefault="00764F0A" w:rsidP="00764F0A"/>
    <w:p w14:paraId="334AB0A4" w14:textId="04D3EEE7" w:rsidR="00764F0A" w:rsidRPr="00F14AC8" w:rsidRDefault="00764F0A" w:rsidP="005D1C3D">
      <w:pPr>
        <w:pStyle w:val="berschrift3"/>
      </w:pPr>
      <w:bookmarkStart w:id="439" w:name="_Toc228444347"/>
      <w:r w:rsidRPr="00F14AC8">
        <w:t>Betriebsurlaub</w:t>
      </w:r>
      <w:bookmarkEnd w:id="439"/>
    </w:p>
    <w:p w14:paraId="536759D2" w14:textId="77777777" w:rsidR="00764F0A" w:rsidRPr="00F14AC8" w:rsidRDefault="00764F0A" w:rsidP="00764F0A"/>
    <w:p w14:paraId="3EEDA9C0" w14:textId="77777777" w:rsidR="00764F0A" w:rsidRPr="00F14AC8" w:rsidRDefault="00764F0A" w:rsidP="00764F0A">
      <w:r w:rsidRPr="00F14AC8">
        <w:t>Die Felder Betriebsurlaub von.. bis wird aktuell nur von wenigen Personen und sehr selten benutzt. Es gibt eine Prüfung in der Maskenprüfung Bestellvorschlag.</w:t>
      </w:r>
    </w:p>
    <w:p w14:paraId="3E960A22" w14:textId="77777777" w:rsidR="00764F0A" w:rsidRPr="00F14AC8" w:rsidRDefault="00764F0A" w:rsidP="00764F0A">
      <w:r w:rsidRPr="00F14AC8">
        <w:t>Alternativ kann hier der ABAS-Dispokalender verwendet werden.</w:t>
      </w:r>
    </w:p>
    <w:p w14:paraId="1D0F9CF6" w14:textId="77777777" w:rsidR="00764F0A" w:rsidRPr="00F14AC8" w:rsidRDefault="00764F0A" w:rsidP="00764F0A">
      <w:r w:rsidRPr="00F14AC8">
        <w:t>Die Felder sollen nicht wieder angelegt werden.</w:t>
      </w:r>
    </w:p>
    <w:p w14:paraId="7B053E57" w14:textId="77777777" w:rsidR="00764F0A" w:rsidRPr="00F14AC8" w:rsidRDefault="00764F0A" w:rsidP="00764F0A"/>
    <w:p w14:paraId="1335798F" w14:textId="57C4F052" w:rsidR="00764F0A" w:rsidRPr="00F14AC8" w:rsidRDefault="00764F0A" w:rsidP="00EE7B1B">
      <w:pPr>
        <w:pStyle w:val="berschrift3"/>
      </w:pPr>
      <w:bookmarkStart w:id="440" w:name="_Toc228444348"/>
      <w:r w:rsidRPr="00F14AC8">
        <w:t>Vereinbarungen</w:t>
      </w:r>
      <w:bookmarkEnd w:id="440"/>
    </w:p>
    <w:p w14:paraId="0585106F" w14:textId="77777777" w:rsidR="00764F0A" w:rsidRPr="00F14AC8" w:rsidRDefault="00764F0A" w:rsidP="00764F0A"/>
    <w:p w14:paraId="5CD42F9D" w14:textId="1CC191D9" w:rsidR="00764F0A" w:rsidRPr="00F14AC8" w:rsidRDefault="00764F0A" w:rsidP="00764F0A">
      <w:r w:rsidRPr="00F14AC8">
        <w:t xml:space="preserve">Das Feld Vereinbarung </w:t>
      </w:r>
      <w:r w:rsidR="00EE7B1B" w:rsidRPr="00F14AC8">
        <w:t>„</w:t>
      </w:r>
      <w:r w:rsidRPr="00F14AC8">
        <w:rPr>
          <w:b/>
        </w:rPr>
        <w:t>yva</w:t>
      </w:r>
      <w:r w:rsidR="00EE7B1B" w:rsidRPr="00F14AC8">
        <w:t>“</w:t>
      </w:r>
      <w:r w:rsidRPr="00F14AC8">
        <w:t>, Register Info, wird nicht in das neue ABAS übernommen. Die HWK wird die Lieferanten pflegen und den Text in die Freitextfelder übernehmen.</w:t>
      </w:r>
    </w:p>
    <w:p w14:paraId="08F60F43" w14:textId="77777777" w:rsidR="006843A7" w:rsidRPr="00F14AC8" w:rsidRDefault="006843A7" w:rsidP="00764F0A"/>
    <w:p w14:paraId="4D011C16" w14:textId="77777777" w:rsidR="006843A7" w:rsidRPr="00F14AC8" w:rsidRDefault="006843A7" w:rsidP="006843A7">
      <w:pPr>
        <w:rPr>
          <w:b/>
          <w:bCs/>
          <w:color w:val="002060"/>
        </w:rPr>
      </w:pPr>
      <w:r w:rsidRPr="00F14AC8">
        <w:rPr>
          <w:b/>
          <w:bCs/>
          <w:color w:val="002060"/>
        </w:rPr>
        <w:t>Umsetzung HWK</w:t>
      </w:r>
    </w:p>
    <w:p w14:paraId="413D3B73" w14:textId="77777777" w:rsidR="006843A7" w:rsidRPr="00F14AC8" w:rsidRDefault="006843A7" w:rsidP="00764F0A"/>
    <w:p w14:paraId="53338A34" w14:textId="0332719D" w:rsidR="00764F0A" w:rsidRPr="00F14AC8" w:rsidRDefault="00764F0A" w:rsidP="00764F0A">
      <w:r w:rsidRPr="00F14AC8">
        <w:t>Lieferantenpflege organisieren</w:t>
      </w:r>
    </w:p>
    <w:p w14:paraId="7B49C381" w14:textId="77777777" w:rsidR="00764F0A" w:rsidRPr="00F14AC8" w:rsidRDefault="00764F0A" w:rsidP="00764F0A"/>
    <w:p w14:paraId="57DE2B2A" w14:textId="3678DCB0" w:rsidR="00764F0A" w:rsidRPr="00F14AC8" w:rsidRDefault="00764F0A" w:rsidP="006843A7">
      <w:pPr>
        <w:pStyle w:val="berschrift3"/>
      </w:pPr>
      <w:bookmarkStart w:id="441" w:name="_Toc228444349"/>
      <w:r w:rsidRPr="00F14AC8">
        <w:t>Aktuelle Vorgänge (Button)</w:t>
      </w:r>
      <w:bookmarkEnd w:id="441"/>
    </w:p>
    <w:p w14:paraId="012ADB7B" w14:textId="77777777" w:rsidR="00764F0A" w:rsidRPr="00F14AC8" w:rsidRDefault="00764F0A" w:rsidP="00764F0A"/>
    <w:p w14:paraId="64329C67" w14:textId="77777777" w:rsidR="00764F0A" w:rsidRPr="00F14AC8" w:rsidRDefault="00764F0A" w:rsidP="00764F0A">
      <w:r w:rsidRPr="00F14AC8">
        <w:t>Wird zukünftig über das Infosystem Einkaufsvorgänge, welches über die Aufrufparameter erreichbar ist, abgebildet.</w:t>
      </w:r>
    </w:p>
    <w:p w14:paraId="04A70765" w14:textId="77777777" w:rsidR="00764F0A" w:rsidRPr="00F14AC8" w:rsidRDefault="00764F0A" w:rsidP="00764F0A"/>
    <w:p w14:paraId="03A7B33C" w14:textId="44F3174C" w:rsidR="003169C6" w:rsidRPr="00F14AC8" w:rsidRDefault="003169C6" w:rsidP="003169C6">
      <w:pPr>
        <w:pStyle w:val="berschrift2"/>
      </w:pPr>
      <w:bookmarkStart w:id="442" w:name="_Toc228444350"/>
      <w:bookmarkStart w:id="443" w:name="AP014"/>
      <w:r w:rsidRPr="00F14AC8">
        <w:t>Konfigurationen</w:t>
      </w:r>
      <w:bookmarkEnd w:id="442"/>
    </w:p>
    <w:bookmarkEnd w:id="443"/>
    <w:p w14:paraId="5BE395B5" w14:textId="77777777" w:rsidR="003169C6" w:rsidRPr="00F14AC8" w:rsidRDefault="003169C6" w:rsidP="00764F0A"/>
    <w:p w14:paraId="6DD45AD5" w14:textId="77777777" w:rsidR="00B24198" w:rsidRPr="00F14AC8" w:rsidRDefault="00B24198" w:rsidP="00B24198">
      <w:pPr>
        <w:pStyle w:val="berschrift3"/>
        <w:rPr>
          <w:moveTo w:id="444" w:author="Peter Koch" w:date="2026-05-21T08:37:00Z" w16du:dateUtc="2026-05-21T06:37:00Z"/>
        </w:rPr>
      </w:pPr>
      <w:bookmarkStart w:id="445" w:name="_Toc228444351"/>
      <w:moveToRangeStart w:id="446" w:author="Peter Koch" w:date="2026-05-21T08:37:00Z" w:name="move230245077"/>
      <w:moveTo w:id="447" w:author="Peter Koch" w:date="2026-05-21T08:37:00Z" w16du:dateUtc="2026-05-21T06:37:00Z">
        <w:r w:rsidRPr="00F14AC8">
          <w:t>Mindestbestellwert</w:t>
        </w:r>
      </w:moveTo>
    </w:p>
    <w:p w14:paraId="06AD7D71" w14:textId="77777777" w:rsidR="00B24198" w:rsidRPr="00F14AC8" w:rsidRDefault="00B24198" w:rsidP="00B24198">
      <w:pPr>
        <w:rPr>
          <w:moveTo w:id="448" w:author="Peter Koch" w:date="2026-05-21T08:37:00Z" w16du:dateUtc="2026-05-21T06:37:00Z"/>
        </w:rPr>
      </w:pPr>
    </w:p>
    <w:p w14:paraId="48B2066E" w14:textId="77777777" w:rsidR="00B24198" w:rsidRPr="00F14AC8" w:rsidRDefault="00B24198" w:rsidP="00B24198">
      <w:pPr>
        <w:rPr>
          <w:moveTo w:id="449" w:author="Peter Koch" w:date="2026-05-21T08:37:00Z" w16du:dateUtc="2026-05-21T06:37:00Z"/>
        </w:rPr>
      </w:pPr>
      <w:moveTo w:id="450" w:author="Peter Koch" w:date="2026-05-21T08:37:00Z" w16du:dateUtc="2026-05-21T06:37:00Z">
        <w:r w:rsidRPr="00F14AC8">
          <w:t xml:space="preserve">Im neuen Feld „Mindestbestellwert“ wird der Mindestbestellwert des Lieferanten durch den Mitarbeiter erfasst oder auch leer gelassen. Es können nur positive Werte erfasst werden. </w:t>
        </w:r>
      </w:moveTo>
    </w:p>
    <w:p w14:paraId="70AD9482" w14:textId="77777777" w:rsidR="00B24198" w:rsidRPr="00F14AC8" w:rsidRDefault="00B24198" w:rsidP="00B24198">
      <w:pPr>
        <w:rPr>
          <w:moveTo w:id="451" w:author="Peter Koch" w:date="2026-05-21T08:37:00Z" w16du:dateUtc="2026-05-21T06:37:00Z"/>
        </w:rPr>
      </w:pPr>
    </w:p>
    <w:p w14:paraId="4E27244E" w14:textId="77777777" w:rsidR="00B24198" w:rsidRPr="00F14AC8" w:rsidRDefault="00B24198" w:rsidP="00B24198">
      <w:pPr>
        <w:rPr>
          <w:moveTo w:id="452" w:author="Peter Koch" w:date="2026-05-21T08:37:00Z" w16du:dateUtc="2026-05-21T06:37:00Z"/>
        </w:rPr>
      </w:pPr>
      <w:moveTo w:id="453" w:author="Peter Koch" w:date="2026-05-21T08:37:00Z" w16du:dateUtc="2026-05-21T06:37:00Z">
        <w:r w:rsidRPr="00F14AC8">
          <w:t>Kopiert ein Mitarbeiter einen Lieferanten, wird im neuen Lieferanten der Mindestbestellwert immer auf 0 € gesetzt.</w:t>
        </w:r>
      </w:moveTo>
    </w:p>
    <w:p w14:paraId="4EA89F86" w14:textId="77777777" w:rsidR="00B24198" w:rsidRPr="00F14AC8" w:rsidRDefault="00B24198" w:rsidP="00B24198">
      <w:pPr>
        <w:rPr>
          <w:moveTo w:id="454" w:author="Peter Koch" w:date="2026-05-21T08:37:00Z" w16du:dateUtc="2026-05-21T06:37:00Z"/>
        </w:rPr>
      </w:pPr>
    </w:p>
    <w:p w14:paraId="35FCB3B1" w14:textId="77777777" w:rsidR="00B24198" w:rsidRPr="00F14AC8" w:rsidRDefault="00B24198" w:rsidP="00B24198">
      <w:pPr>
        <w:rPr>
          <w:moveTo w:id="455" w:author="Peter Koch" w:date="2026-05-21T08:37:00Z" w16du:dateUtc="2026-05-21T06:37:00Z"/>
          <w:b/>
          <w:bCs/>
          <w:color w:val="002060"/>
        </w:rPr>
      </w:pPr>
      <w:moveTo w:id="456" w:author="Peter Koch" w:date="2026-05-21T08:37:00Z" w16du:dateUtc="2026-05-21T06:37:00Z">
        <w:r w:rsidRPr="00F14AC8">
          <w:rPr>
            <w:b/>
            <w:bCs/>
            <w:color w:val="002060"/>
          </w:rPr>
          <w:t>Umsetzung ABAS</w:t>
        </w:r>
      </w:moveTo>
    </w:p>
    <w:p w14:paraId="3A86693D" w14:textId="77777777" w:rsidR="00B24198" w:rsidRPr="00F14AC8" w:rsidRDefault="00B24198" w:rsidP="00B24198">
      <w:pPr>
        <w:rPr>
          <w:moveTo w:id="457" w:author="Peter Koch" w:date="2026-05-21T08:37:00Z" w16du:dateUtc="2026-05-21T06:37:00Z"/>
        </w:rPr>
      </w:pPr>
    </w:p>
    <w:p w14:paraId="51801E21" w14:textId="77777777" w:rsidR="00B24198" w:rsidRPr="00F14AC8" w:rsidRDefault="00B24198" w:rsidP="00B24198">
      <w:pPr>
        <w:rPr>
          <w:moveTo w:id="458" w:author="Peter Koch" w:date="2026-05-21T08:37:00Z" w16du:dateUtc="2026-05-21T06:37:00Z"/>
        </w:rPr>
      </w:pPr>
      <w:moveTo w:id="459" w:author="Peter Koch" w:date="2026-05-21T08:37:00Z" w16du:dateUtc="2026-05-21T06:37:00Z">
        <w:r w:rsidRPr="00F14AC8">
          <w:rPr>
            <w:u w:val="single"/>
          </w:rPr>
          <w:t>Geltungsbereich</w:t>
        </w:r>
        <w:r w:rsidRPr="00F14AC8">
          <w:t>: HWK und worKA</w:t>
        </w:r>
      </w:moveTo>
    </w:p>
    <w:p w14:paraId="3B10B114" w14:textId="77777777" w:rsidR="00B24198" w:rsidRPr="00F14AC8" w:rsidRDefault="00B24198" w:rsidP="00B24198">
      <w:pPr>
        <w:rPr>
          <w:moveTo w:id="460" w:author="Peter Koch" w:date="2026-05-21T08:37:00Z" w16du:dateUtc="2026-05-21T06:37:00Z"/>
        </w:rPr>
      </w:pPr>
    </w:p>
    <w:p w14:paraId="0A6624FC" w14:textId="77777777" w:rsidR="00B24198" w:rsidRPr="00F14AC8" w:rsidRDefault="00B24198" w:rsidP="00B24198">
      <w:pPr>
        <w:rPr>
          <w:moveTo w:id="461" w:author="Peter Koch" w:date="2026-05-21T08:37:00Z" w16du:dateUtc="2026-05-21T06:37:00Z"/>
        </w:rPr>
      </w:pPr>
      <w:moveTo w:id="462" w:author="Peter Koch" w:date="2026-05-21T08:37:00Z" w16du:dateUtc="2026-05-21T06:37:00Z">
        <w:r w:rsidRPr="00F14AC8">
          <w:rPr>
            <w:u w:val="single"/>
          </w:rPr>
          <w:t>Maskenanpassung</w:t>
        </w:r>
        <w:r w:rsidRPr="00F14AC8">
          <w:t>:</w:t>
        </w:r>
      </w:moveTo>
    </w:p>
    <w:p w14:paraId="0BA58D6D" w14:textId="77777777" w:rsidR="00B24198" w:rsidRPr="00F14AC8" w:rsidRDefault="00B24198" w:rsidP="00B24198">
      <w:pPr>
        <w:rPr>
          <w:moveTo w:id="463" w:author="Peter Koch" w:date="2026-05-21T08:37:00Z" w16du:dateUtc="2026-05-21T06:37:00Z"/>
        </w:rPr>
      </w:pPr>
    </w:p>
    <w:p w14:paraId="692F32B6" w14:textId="77777777" w:rsidR="00B24198" w:rsidRPr="00F14AC8" w:rsidRDefault="00B24198" w:rsidP="00B24198">
      <w:pPr>
        <w:rPr>
          <w:moveTo w:id="464" w:author="Peter Koch" w:date="2026-05-21T08:37:00Z" w16du:dateUtc="2026-05-21T06:37:00Z"/>
        </w:rPr>
      </w:pPr>
      <w:moveTo w:id="465" w:author="Peter Koch" w:date="2026-05-21T08:37:00Z" w16du:dateUtc="2026-05-21T06:37:00Z">
        <w:r w:rsidRPr="00F14AC8">
          <w:t>Neben dem Feld „Mindestbestellwert“ im Register „Lebenshilfe“ das Standardfeld Währung, „</w:t>
        </w:r>
        <w:r w:rsidRPr="00F14AC8">
          <w:rPr>
            <w:b/>
            <w:bCs/>
          </w:rPr>
          <w:t>waehr</w:t>
        </w:r>
        <w:r w:rsidRPr="00F14AC8">
          <w:rPr>
            <w:bCs/>
          </w:rPr>
          <w:t>“ setzen.</w:t>
        </w:r>
      </w:moveTo>
    </w:p>
    <w:p w14:paraId="52B95F16" w14:textId="77777777" w:rsidR="00B24198" w:rsidRPr="00F14AC8" w:rsidRDefault="00B24198" w:rsidP="00B24198">
      <w:pPr>
        <w:rPr>
          <w:moveTo w:id="466" w:author="Peter Koch" w:date="2026-05-21T08:37:00Z" w16du:dateUtc="2026-05-21T06:37:00Z"/>
        </w:rPr>
      </w:pPr>
    </w:p>
    <w:p w14:paraId="2C81A935" w14:textId="77777777" w:rsidR="00B24198" w:rsidRPr="00F14AC8" w:rsidRDefault="00B24198" w:rsidP="00B24198">
      <w:pPr>
        <w:rPr>
          <w:moveTo w:id="467" w:author="Peter Koch" w:date="2026-05-21T08:37:00Z" w16du:dateUtc="2026-05-21T06:37:00Z"/>
          <w:u w:val="single"/>
        </w:rPr>
      </w:pPr>
      <w:moveTo w:id="468" w:author="Peter Koch" w:date="2026-05-21T08:37:00Z" w16du:dateUtc="2026-05-21T06:37:00Z">
        <w:r w:rsidRPr="00F14AC8">
          <w:rPr>
            <w:u w:val="single"/>
          </w:rPr>
          <w:t>EFOP:</w:t>
        </w:r>
      </w:moveTo>
    </w:p>
    <w:p w14:paraId="05452468" w14:textId="77777777" w:rsidR="00B24198" w:rsidRPr="00F14AC8" w:rsidRDefault="00B24198" w:rsidP="00B24198">
      <w:pPr>
        <w:rPr>
          <w:moveTo w:id="469" w:author="Peter Koch" w:date="2026-05-21T08:37:00Z" w16du:dateUtc="2026-05-21T06:37:00Z"/>
        </w:rPr>
      </w:pPr>
    </w:p>
    <w:tbl>
      <w:tblPr>
        <w:tblStyle w:val="Tabellenraster"/>
        <w:tblW w:w="0" w:type="auto"/>
        <w:tblLook w:val="04A0" w:firstRow="1" w:lastRow="0" w:firstColumn="1" w:lastColumn="0" w:noHBand="0" w:noVBand="1"/>
      </w:tblPr>
      <w:tblGrid>
        <w:gridCol w:w="4097"/>
        <w:gridCol w:w="4953"/>
      </w:tblGrid>
      <w:tr w:rsidR="00B24198" w:rsidRPr="00F14AC8" w14:paraId="3F610C70" w14:textId="77777777" w:rsidTr="00BA5C5B">
        <w:tc>
          <w:tcPr>
            <w:tcW w:w="4097" w:type="dxa"/>
          </w:tcPr>
          <w:p w14:paraId="48926E91" w14:textId="77777777" w:rsidR="00B24198" w:rsidRPr="00F14AC8" w:rsidRDefault="00B24198" w:rsidP="00BA5C5B">
            <w:pPr>
              <w:rPr>
                <w:moveTo w:id="470" w:author="Peter Koch" w:date="2026-05-21T08:37:00Z" w16du:dateUtc="2026-05-21T06:37:00Z"/>
              </w:rPr>
            </w:pPr>
            <w:moveTo w:id="471" w:author="Peter Koch" w:date="2026-05-21T08:37:00Z" w16du:dateUtc="2026-05-21T06:37:00Z">
              <w:r w:rsidRPr="00F14AC8">
                <w:t>Maske</w:t>
              </w:r>
            </w:moveTo>
          </w:p>
        </w:tc>
        <w:tc>
          <w:tcPr>
            <w:tcW w:w="4953" w:type="dxa"/>
          </w:tcPr>
          <w:p w14:paraId="34A880C6" w14:textId="77777777" w:rsidR="00B24198" w:rsidRPr="00F14AC8" w:rsidRDefault="00B24198" w:rsidP="00BA5C5B">
            <w:pPr>
              <w:rPr>
                <w:moveTo w:id="472" w:author="Peter Koch" w:date="2026-05-21T08:37:00Z" w16du:dateUtc="2026-05-21T06:37:00Z"/>
              </w:rPr>
            </w:pPr>
            <w:moveTo w:id="473" w:author="Peter Koch" w:date="2026-05-21T08:37:00Z" w16du:dateUtc="2026-05-21T06:37:00Z">
              <w:r w:rsidRPr="00F14AC8">
                <w:t>Lieferant</w:t>
              </w:r>
            </w:moveTo>
          </w:p>
        </w:tc>
      </w:tr>
      <w:tr w:rsidR="00B24198" w:rsidRPr="00F14AC8" w14:paraId="027B2280" w14:textId="77777777" w:rsidTr="00BA5C5B">
        <w:tc>
          <w:tcPr>
            <w:tcW w:w="4097" w:type="dxa"/>
          </w:tcPr>
          <w:p w14:paraId="0926FCBB" w14:textId="77777777" w:rsidR="00B24198" w:rsidRPr="00F14AC8" w:rsidRDefault="00B24198" w:rsidP="00BA5C5B">
            <w:pPr>
              <w:rPr>
                <w:moveTo w:id="474" w:author="Peter Koch" w:date="2026-05-21T08:37:00Z" w16du:dateUtc="2026-05-21T06:37:00Z"/>
              </w:rPr>
            </w:pPr>
            <w:moveTo w:id="475" w:author="Peter Koch" w:date="2026-05-21T08:37:00Z" w16du:dateUtc="2026-05-21T06:37:00Z">
              <w:r w:rsidRPr="00F14AC8">
                <w:t>Modus</w:t>
              </w:r>
            </w:moveTo>
          </w:p>
        </w:tc>
        <w:tc>
          <w:tcPr>
            <w:tcW w:w="4953" w:type="dxa"/>
          </w:tcPr>
          <w:p w14:paraId="37BA55D2" w14:textId="77777777" w:rsidR="00B24198" w:rsidRPr="00F14AC8" w:rsidRDefault="00B24198" w:rsidP="00BA5C5B">
            <w:pPr>
              <w:rPr>
                <w:moveTo w:id="476" w:author="Peter Koch" w:date="2026-05-21T08:37:00Z" w16du:dateUtc="2026-05-21T06:37:00Z"/>
              </w:rPr>
            </w:pPr>
            <w:moveTo w:id="477" w:author="Peter Koch" w:date="2026-05-21T08:37:00Z" w16du:dateUtc="2026-05-21T06:37:00Z">
              <w:r w:rsidRPr="00F14AC8">
                <w:t>Neu</w:t>
              </w:r>
            </w:moveTo>
          </w:p>
        </w:tc>
      </w:tr>
      <w:tr w:rsidR="00B24198" w:rsidRPr="00F14AC8" w14:paraId="768C8D3B" w14:textId="77777777" w:rsidTr="00BA5C5B">
        <w:tc>
          <w:tcPr>
            <w:tcW w:w="4097" w:type="dxa"/>
          </w:tcPr>
          <w:p w14:paraId="48E7275F" w14:textId="77777777" w:rsidR="00B24198" w:rsidRPr="00F14AC8" w:rsidRDefault="00B24198" w:rsidP="00BA5C5B">
            <w:pPr>
              <w:rPr>
                <w:moveTo w:id="478" w:author="Peter Koch" w:date="2026-05-21T08:37:00Z" w16du:dateUtc="2026-05-21T06:37:00Z"/>
              </w:rPr>
            </w:pPr>
            <w:moveTo w:id="479" w:author="Peter Koch" w:date="2026-05-21T08:37:00Z" w16du:dateUtc="2026-05-21T06:37:00Z">
              <w:r w:rsidRPr="00F14AC8">
                <w:t>Event</w:t>
              </w:r>
            </w:moveTo>
          </w:p>
        </w:tc>
        <w:tc>
          <w:tcPr>
            <w:tcW w:w="4953" w:type="dxa"/>
          </w:tcPr>
          <w:p w14:paraId="66DE3B0F" w14:textId="77777777" w:rsidR="00B24198" w:rsidRPr="00F14AC8" w:rsidRDefault="00B24198" w:rsidP="00BA5C5B">
            <w:pPr>
              <w:rPr>
                <w:moveTo w:id="480" w:author="Peter Koch" w:date="2026-05-21T08:37:00Z" w16du:dateUtc="2026-05-21T06:37:00Z"/>
              </w:rPr>
            </w:pPr>
            <w:moveTo w:id="481" w:author="Peter Koch" w:date="2026-05-21T08:37:00Z" w16du:dateUtc="2026-05-21T06:37:00Z">
              <w:r w:rsidRPr="00F14AC8">
                <w:t>Maskeneintritt</w:t>
              </w:r>
            </w:moveTo>
          </w:p>
        </w:tc>
      </w:tr>
    </w:tbl>
    <w:p w14:paraId="09130806" w14:textId="77777777" w:rsidR="00B24198" w:rsidRPr="00F14AC8" w:rsidRDefault="00B24198" w:rsidP="00B24198">
      <w:pPr>
        <w:rPr>
          <w:moveTo w:id="482" w:author="Peter Koch" w:date="2026-05-21T08:37:00Z" w16du:dateUtc="2026-05-21T06:37:00Z"/>
        </w:rPr>
      </w:pPr>
    </w:p>
    <w:p w14:paraId="3A277DC3" w14:textId="77777777" w:rsidR="00B24198" w:rsidRPr="00F14AC8" w:rsidRDefault="00B24198" w:rsidP="00B24198">
      <w:pPr>
        <w:rPr>
          <w:moveTo w:id="483" w:author="Peter Koch" w:date="2026-05-21T08:37:00Z" w16du:dateUtc="2026-05-21T06:37:00Z"/>
        </w:rPr>
      </w:pPr>
      <w:moveTo w:id="484" w:author="Peter Koch" w:date="2026-05-21T08:37:00Z" w16du:dateUtc="2026-05-21T06:37:00Z">
        <w:r w:rsidRPr="00F14AC8">
          <w:t>Feld Mindestbestellwert „</w:t>
        </w:r>
        <w:r w:rsidRPr="00F14AC8">
          <w:rPr>
            <w:b/>
          </w:rPr>
          <w:t>ymindbestwert</w:t>
        </w:r>
        <w:r w:rsidRPr="00F14AC8">
          <w:t>“ auf 0 setzen.</w:t>
        </w:r>
      </w:moveTo>
    </w:p>
    <w:p w14:paraId="1810626E" w14:textId="77777777" w:rsidR="00B24198" w:rsidRPr="00F14AC8" w:rsidRDefault="00B24198" w:rsidP="00B24198">
      <w:pPr>
        <w:rPr>
          <w:moveTo w:id="485" w:author="Peter Koch" w:date="2026-05-21T08:37:00Z" w16du:dateUtc="2026-05-21T06:37:00Z"/>
        </w:rPr>
      </w:pPr>
    </w:p>
    <w:tbl>
      <w:tblPr>
        <w:tblStyle w:val="Tabellenraster"/>
        <w:tblW w:w="9085" w:type="dxa"/>
        <w:tblLook w:val="04A0" w:firstRow="1" w:lastRow="0" w:firstColumn="1" w:lastColumn="0" w:noHBand="0" w:noVBand="1"/>
      </w:tblPr>
      <w:tblGrid>
        <w:gridCol w:w="8018"/>
        <w:gridCol w:w="1067"/>
      </w:tblGrid>
      <w:tr w:rsidR="00B24198" w:rsidRPr="00F14AC8" w:rsidDel="00E3261B" w14:paraId="701401AA" w14:textId="2344154F" w:rsidTr="00BA5C5B">
        <w:trPr>
          <w:del w:id="486" w:author="Peter Koch" w:date="2026-05-21T08:38:00Z"/>
        </w:trPr>
        <w:tc>
          <w:tcPr>
            <w:tcW w:w="8018" w:type="dxa"/>
            <w:shd w:val="clear" w:color="auto" w:fill="DCEEA3" w:themeFill="accent6" w:themeFillTint="99"/>
          </w:tcPr>
          <w:p w14:paraId="479CDF77" w14:textId="54B958A6" w:rsidR="00B24198" w:rsidRPr="00F14AC8" w:rsidDel="00E3261B" w:rsidRDefault="00B24198" w:rsidP="00BA5C5B">
            <w:pPr>
              <w:rPr>
                <w:del w:id="487" w:author="Peter Koch" w:date="2026-05-21T08:38:00Z" w16du:dateUtc="2026-05-21T06:38:00Z"/>
                <w:moveTo w:id="488" w:author="Peter Koch" w:date="2026-05-21T08:37:00Z" w16du:dateUtc="2026-05-21T06:37:00Z"/>
              </w:rPr>
            </w:pPr>
            <w:moveTo w:id="489" w:author="Peter Koch" w:date="2026-05-21T08:37:00Z" w16du:dateUtc="2026-05-21T06:37:00Z">
              <w:del w:id="490" w:author="Peter Koch" w:date="2026-05-21T08:38:00Z" w16du:dateUtc="2026-05-21T06:38:00Z">
                <w:r w:rsidRPr="00F14AC8" w:rsidDel="00E3261B">
                  <w:delText>Auswirkungen der Customization/Extension</w:delText>
                </w:r>
              </w:del>
            </w:moveTo>
          </w:p>
        </w:tc>
        <w:tc>
          <w:tcPr>
            <w:tcW w:w="1067" w:type="dxa"/>
            <w:shd w:val="clear" w:color="auto" w:fill="DCEEA3" w:themeFill="accent6" w:themeFillTint="99"/>
          </w:tcPr>
          <w:p w14:paraId="6835B956" w14:textId="174DEB2F" w:rsidR="00B24198" w:rsidRPr="00F14AC8" w:rsidDel="00E3261B" w:rsidRDefault="00B24198" w:rsidP="00BA5C5B">
            <w:pPr>
              <w:rPr>
                <w:del w:id="491" w:author="Peter Koch" w:date="2026-05-21T08:38:00Z" w16du:dateUtc="2026-05-21T06:38:00Z"/>
                <w:moveTo w:id="492" w:author="Peter Koch" w:date="2026-05-21T08:37:00Z" w16du:dateUtc="2026-05-21T06:37:00Z"/>
              </w:rPr>
            </w:pPr>
            <w:moveTo w:id="493" w:author="Peter Koch" w:date="2026-05-21T08:37:00Z" w16du:dateUtc="2026-05-21T06:37:00Z">
              <w:del w:id="494" w:author="Peter Koch" w:date="2026-05-21T08:38:00Z" w16du:dateUtc="2026-05-21T06:38:00Z">
                <w:r w:rsidRPr="00F14AC8" w:rsidDel="00E3261B">
                  <w:delText>Antwort</w:delText>
                </w:r>
              </w:del>
            </w:moveTo>
          </w:p>
        </w:tc>
      </w:tr>
      <w:tr w:rsidR="00B24198" w:rsidRPr="00F14AC8" w:rsidDel="00E3261B" w14:paraId="4D0747ED" w14:textId="50041CD5" w:rsidTr="00BA5C5B">
        <w:trPr>
          <w:del w:id="495" w:author="Peter Koch" w:date="2026-05-21T08:38:00Z"/>
        </w:trPr>
        <w:tc>
          <w:tcPr>
            <w:tcW w:w="8018" w:type="dxa"/>
          </w:tcPr>
          <w:p w14:paraId="4A90C667" w14:textId="3B12599C" w:rsidR="00B24198" w:rsidRPr="00F14AC8" w:rsidDel="00E3261B" w:rsidRDefault="00B24198" w:rsidP="00BA5C5B">
            <w:pPr>
              <w:rPr>
                <w:del w:id="496" w:author="Peter Koch" w:date="2026-05-21T08:38:00Z" w16du:dateUtc="2026-05-21T06:38:00Z"/>
                <w:moveTo w:id="497" w:author="Peter Koch" w:date="2026-05-21T08:37:00Z" w16du:dateUtc="2026-05-21T06:37:00Z"/>
                <w:sz w:val="20"/>
                <w:szCs w:val="20"/>
              </w:rPr>
            </w:pPr>
            <w:moveTo w:id="498" w:author="Peter Koch" w:date="2026-05-21T08:37:00Z" w16du:dateUtc="2026-05-21T06:37:00Z">
              <w:del w:id="499" w:author="Peter Koch" w:date="2026-05-21T08:38:00Z" w16du:dateUtc="2026-05-21T06:38:00Z">
                <w:r w:rsidRPr="00F14AC8" w:rsidDel="00E3261B">
                  <w:rPr>
                    <w:sz w:val="20"/>
                    <w:szCs w:val="20"/>
                  </w:rPr>
                  <w:delText xml:space="preserve">Keine besonderen Auswirkungen </w:delText>
                </w:r>
              </w:del>
            </w:moveTo>
          </w:p>
        </w:tc>
        <w:tc>
          <w:tcPr>
            <w:tcW w:w="1067" w:type="dxa"/>
          </w:tcPr>
          <w:p w14:paraId="2F1829C5" w14:textId="29D79F39" w:rsidR="00B24198" w:rsidRPr="00F14AC8" w:rsidDel="00E3261B" w:rsidRDefault="00B24198" w:rsidP="00BA5C5B">
            <w:pPr>
              <w:rPr>
                <w:del w:id="500" w:author="Peter Koch" w:date="2026-05-21T08:38:00Z" w16du:dateUtc="2026-05-21T06:38:00Z"/>
                <w:moveTo w:id="501" w:author="Peter Koch" w:date="2026-05-21T08:37:00Z" w16du:dateUtc="2026-05-21T06:37:00Z"/>
                <w:sz w:val="20"/>
                <w:szCs w:val="20"/>
              </w:rPr>
            </w:pPr>
            <w:moveTo w:id="502" w:author="Peter Koch" w:date="2026-05-21T08:37:00Z" w16du:dateUtc="2026-05-21T06:37:00Z">
              <w:del w:id="503" w:author="Peter Koch" w:date="2026-05-21T08:38:00Z" w16du:dateUtc="2026-05-21T06:38:00Z">
                <w:r w:rsidRPr="00F14AC8" w:rsidDel="00E3261B">
                  <w:rPr>
                    <w:sz w:val="20"/>
                    <w:szCs w:val="20"/>
                  </w:rPr>
                  <w:delText>Ja/Nein</w:delText>
                </w:r>
              </w:del>
            </w:moveTo>
          </w:p>
        </w:tc>
      </w:tr>
      <w:tr w:rsidR="00B24198" w:rsidRPr="00F14AC8" w:rsidDel="00E3261B" w14:paraId="617D8B29" w14:textId="76BA0809" w:rsidTr="00BA5C5B">
        <w:trPr>
          <w:del w:id="504" w:author="Peter Koch" w:date="2026-05-21T08:38:00Z"/>
        </w:trPr>
        <w:tc>
          <w:tcPr>
            <w:tcW w:w="8018" w:type="dxa"/>
          </w:tcPr>
          <w:p w14:paraId="2B5F3560" w14:textId="43499E3A" w:rsidR="00B24198" w:rsidRPr="00F14AC8" w:rsidDel="00E3261B" w:rsidRDefault="00B24198" w:rsidP="00BA5C5B">
            <w:pPr>
              <w:rPr>
                <w:del w:id="505" w:author="Peter Koch" w:date="2026-05-21T08:38:00Z" w16du:dateUtc="2026-05-21T06:38:00Z"/>
                <w:moveTo w:id="506" w:author="Peter Koch" w:date="2026-05-21T08:37:00Z" w16du:dateUtc="2026-05-21T06:37:00Z"/>
                <w:sz w:val="20"/>
                <w:szCs w:val="20"/>
              </w:rPr>
            </w:pPr>
            <w:moveTo w:id="507" w:author="Peter Koch" w:date="2026-05-21T08:37:00Z" w16du:dateUtc="2026-05-21T06:37:00Z">
              <w:del w:id="508" w:author="Peter Koch" w:date="2026-05-21T08:38:00Z" w16du:dateUtc="2026-05-21T06:38:00Z">
                <w:r w:rsidRPr="00F14AC8" w:rsidDel="00E3261B">
                  <w:rPr>
                    <w:sz w:val="20"/>
                    <w:szCs w:val="20"/>
                  </w:rPr>
                  <w:delText xml:space="preserve">Wird ganz oder teilweise durch </w:delText>
                </w:r>
                <w:r w:rsidRPr="00F14AC8" w:rsidDel="00E3261B">
                  <w:rPr>
                    <w:b/>
                    <w:bCs/>
                    <w:sz w:val="20"/>
                    <w:szCs w:val="20"/>
                  </w:rPr>
                  <w:delText>künftige Produktfunktionalitäten</w:delText>
                </w:r>
                <w:r w:rsidRPr="00F14AC8" w:rsidDel="00E3261B">
                  <w:rPr>
                    <w:sz w:val="20"/>
                    <w:szCs w:val="20"/>
                  </w:rPr>
                  <w:delText xml:space="preserve"> obsolet.</w:delText>
                </w:r>
              </w:del>
            </w:moveTo>
          </w:p>
        </w:tc>
        <w:tc>
          <w:tcPr>
            <w:tcW w:w="1067" w:type="dxa"/>
          </w:tcPr>
          <w:p w14:paraId="7E8F7B63" w14:textId="37814ED5" w:rsidR="00B24198" w:rsidRPr="00F14AC8" w:rsidDel="00E3261B" w:rsidRDefault="00B24198" w:rsidP="00BA5C5B">
            <w:pPr>
              <w:rPr>
                <w:del w:id="509" w:author="Peter Koch" w:date="2026-05-21T08:38:00Z" w16du:dateUtc="2026-05-21T06:38:00Z"/>
                <w:moveTo w:id="510" w:author="Peter Koch" w:date="2026-05-21T08:37:00Z" w16du:dateUtc="2026-05-21T06:37:00Z"/>
                <w:sz w:val="20"/>
                <w:szCs w:val="20"/>
              </w:rPr>
            </w:pPr>
            <w:moveTo w:id="511" w:author="Peter Koch" w:date="2026-05-21T08:37:00Z" w16du:dateUtc="2026-05-21T06:37:00Z">
              <w:del w:id="512" w:author="Peter Koch" w:date="2026-05-21T08:38:00Z" w16du:dateUtc="2026-05-21T06:38:00Z">
                <w:r w:rsidRPr="00F14AC8" w:rsidDel="00E3261B">
                  <w:rPr>
                    <w:sz w:val="20"/>
                    <w:szCs w:val="20"/>
                  </w:rPr>
                  <w:delText>Ja/Nein</w:delText>
                </w:r>
              </w:del>
            </w:moveTo>
          </w:p>
        </w:tc>
      </w:tr>
      <w:tr w:rsidR="00B24198" w:rsidRPr="00F14AC8" w:rsidDel="00E3261B" w14:paraId="0A3AE78E" w14:textId="1ABA4A80" w:rsidTr="00BA5C5B">
        <w:trPr>
          <w:del w:id="513" w:author="Peter Koch" w:date="2026-05-21T08:38:00Z"/>
        </w:trPr>
        <w:tc>
          <w:tcPr>
            <w:tcW w:w="8018" w:type="dxa"/>
          </w:tcPr>
          <w:p w14:paraId="28508A06" w14:textId="6DED84BC" w:rsidR="00B24198" w:rsidRPr="00F14AC8" w:rsidDel="00E3261B" w:rsidRDefault="00B24198" w:rsidP="00BA5C5B">
            <w:pPr>
              <w:rPr>
                <w:del w:id="514" w:author="Peter Koch" w:date="2026-05-21T08:38:00Z" w16du:dateUtc="2026-05-21T06:38:00Z"/>
                <w:moveTo w:id="515" w:author="Peter Koch" w:date="2026-05-21T08:37:00Z" w16du:dateUtc="2026-05-21T06:37:00Z"/>
                <w:sz w:val="20"/>
                <w:szCs w:val="20"/>
              </w:rPr>
            </w:pPr>
            <w:moveTo w:id="516" w:author="Peter Koch" w:date="2026-05-21T08:37:00Z" w16du:dateUtc="2026-05-21T06:37:00Z">
              <w:del w:id="517" w:author="Peter Koch" w:date="2026-05-21T08:38:00Z" w16du:dateUtc="2026-05-21T06:38:00Z">
                <w:r w:rsidRPr="00F14AC8" w:rsidDel="00E3261B">
                  <w:rPr>
                    <w:sz w:val="20"/>
                    <w:szCs w:val="20"/>
                  </w:rPr>
                  <w:delText xml:space="preserve">Hat Auswirkungen auf die </w:delText>
                </w:r>
                <w:r w:rsidRPr="00F14AC8" w:rsidDel="00E3261B">
                  <w:rPr>
                    <w:b/>
                    <w:bCs/>
                    <w:sz w:val="20"/>
                    <w:szCs w:val="20"/>
                  </w:rPr>
                  <w:delText>Disposition</w:delText>
                </w:r>
                <w:r w:rsidRPr="00F14AC8" w:rsidDel="00E3261B">
                  <w:rPr>
                    <w:sz w:val="20"/>
                    <w:szCs w:val="20"/>
                  </w:rPr>
                  <w:delText>.</w:delText>
                </w:r>
              </w:del>
            </w:moveTo>
          </w:p>
        </w:tc>
        <w:tc>
          <w:tcPr>
            <w:tcW w:w="1067" w:type="dxa"/>
          </w:tcPr>
          <w:p w14:paraId="34CBD1C3" w14:textId="36B6B7EA" w:rsidR="00B24198" w:rsidRPr="00F14AC8" w:rsidDel="00E3261B" w:rsidRDefault="00B24198" w:rsidP="00BA5C5B">
            <w:pPr>
              <w:rPr>
                <w:del w:id="518" w:author="Peter Koch" w:date="2026-05-21T08:38:00Z" w16du:dateUtc="2026-05-21T06:38:00Z"/>
                <w:moveTo w:id="519" w:author="Peter Koch" w:date="2026-05-21T08:37:00Z" w16du:dateUtc="2026-05-21T06:37:00Z"/>
                <w:sz w:val="20"/>
                <w:szCs w:val="20"/>
              </w:rPr>
            </w:pPr>
            <w:moveTo w:id="520" w:author="Peter Koch" w:date="2026-05-21T08:37:00Z" w16du:dateUtc="2026-05-21T06:37:00Z">
              <w:del w:id="521" w:author="Peter Koch" w:date="2026-05-21T08:38:00Z" w16du:dateUtc="2026-05-21T06:38:00Z">
                <w:r w:rsidRPr="00F14AC8" w:rsidDel="00E3261B">
                  <w:rPr>
                    <w:sz w:val="20"/>
                    <w:szCs w:val="20"/>
                  </w:rPr>
                  <w:delText>Ja/Nein</w:delText>
                </w:r>
              </w:del>
            </w:moveTo>
          </w:p>
        </w:tc>
      </w:tr>
      <w:tr w:rsidR="00B24198" w:rsidRPr="00F14AC8" w:rsidDel="00E3261B" w14:paraId="5F8148B5" w14:textId="3C210238" w:rsidTr="00BA5C5B">
        <w:trPr>
          <w:del w:id="522" w:author="Peter Koch" w:date="2026-05-21T08:38:00Z"/>
        </w:trPr>
        <w:tc>
          <w:tcPr>
            <w:tcW w:w="8018" w:type="dxa"/>
          </w:tcPr>
          <w:p w14:paraId="10D1F187" w14:textId="7DC8B23F" w:rsidR="00B24198" w:rsidRPr="00F14AC8" w:rsidDel="00E3261B" w:rsidRDefault="00B24198" w:rsidP="00BA5C5B">
            <w:pPr>
              <w:rPr>
                <w:del w:id="523" w:author="Peter Koch" w:date="2026-05-21T08:38:00Z" w16du:dateUtc="2026-05-21T06:38:00Z"/>
                <w:moveTo w:id="524" w:author="Peter Koch" w:date="2026-05-21T08:37:00Z" w16du:dateUtc="2026-05-21T06:37:00Z"/>
                <w:sz w:val="20"/>
                <w:szCs w:val="20"/>
              </w:rPr>
            </w:pPr>
            <w:moveTo w:id="525" w:author="Peter Koch" w:date="2026-05-21T08:37:00Z" w16du:dateUtc="2026-05-21T06:37:00Z">
              <w:del w:id="526" w:author="Peter Koch" w:date="2026-05-21T08:38:00Z" w16du:dateUtc="2026-05-21T06:38:00Z">
                <w:r w:rsidRPr="00F14AC8" w:rsidDel="00E3261B">
                  <w:rPr>
                    <w:sz w:val="20"/>
                    <w:szCs w:val="20"/>
                  </w:rPr>
                  <w:delText xml:space="preserve">Hat Auswirkungen auf die </w:delText>
                </w:r>
                <w:r w:rsidRPr="00F14AC8" w:rsidDel="00E3261B">
                  <w:rPr>
                    <w:b/>
                    <w:bCs/>
                    <w:sz w:val="20"/>
                    <w:szCs w:val="20"/>
                  </w:rPr>
                  <w:delText>Bewertung</w:delText>
                </w:r>
                <w:r w:rsidRPr="00F14AC8" w:rsidDel="00E3261B">
                  <w:rPr>
                    <w:sz w:val="20"/>
                    <w:szCs w:val="20"/>
                  </w:rPr>
                  <w:delText>.</w:delText>
                </w:r>
              </w:del>
            </w:moveTo>
          </w:p>
        </w:tc>
        <w:tc>
          <w:tcPr>
            <w:tcW w:w="1067" w:type="dxa"/>
          </w:tcPr>
          <w:p w14:paraId="612B91B2" w14:textId="0234BC1B" w:rsidR="00B24198" w:rsidRPr="00F14AC8" w:rsidDel="00E3261B" w:rsidRDefault="00B24198" w:rsidP="00BA5C5B">
            <w:pPr>
              <w:rPr>
                <w:del w:id="527" w:author="Peter Koch" w:date="2026-05-21T08:38:00Z" w16du:dateUtc="2026-05-21T06:38:00Z"/>
                <w:moveTo w:id="528" w:author="Peter Koch" w:date="2026-05-21T08:37:00Z" w16du:dateUtc="2026-05-21T06:37:00Z"/>
                <w:sz w:val="20"/>
                <w:szCs w:val="20"/>
              </w:rPr>
            </w:pPr>
            <w:moveTo w:id="529" w:author="Peter Koch" w:date="2026-05-21T08:37:00Z" w16du:dateUtc="2026-05-21T06:37:00Z">
              <w:del w:id="530" w:author="Peter Koch" w:date="2026-05-21T08:38:00Z" w16du:dateUtc="2026-05-21T06:38:00Z">
                <w:r w:rsidRPr="00F14AC8" w:rsidDel="00E3261B">
                  <w:rPr>
                    <w:sz w:val="20"/>
                    <w:szCs w:val="20"/>
                  </w:rPr>
                  <w:delText>Ja/Nein</w:delText>
                </w:r>
              </w:del>
            </w:moveTo>
          </w:p>
        </w:tc>
      </w:tr>
      <w:tr w:rsidR="00B24198" w:rsidRPr="00F14AC8" w:rsidDel="00E3261B" w14:paraId="489FAE81" w14:textId="62433C64" w:rsidTr="00BA5C5B">
        <w:trPr>
          <w:del w:id="531" w:author="Peter Koch" w:date="2026-05-21T08:38:00Z"/>
        </w:trPr>
        <w:tc>
          <w:tcPr>
            <w:tcW w:w="8018" w:type="dxa"/>
          </w:tcPr>
          <w:p w14:paraId="7DCF28EF" w14:textId="3338F177" w:rsidR="00B24198" w:rsidRPr="00F14AC8" w:rsidDel="00E3261B" w:rsidRDefault="00B24198" w:rsidP="00BA5C5B">
            <w:pPr>
              <w:rPr>
                <w:del w:id="532" w:author="Peter Koch" w:date="2026-05-21T08:38:00Z" w16du:dateUtc="2026-05-21T06:38:00Z"/>
                <w:moveTo w:id="533" w:author="Peter Koch" w:date="2026-05-21T08:37:00Z" w16du:dateUtc="2026-05-21T06:37:00Z"/>
                <w:sz w:val="20"/>
                <w:szCs w:val="20"/>
              </w:rPr>
            </w:pPr>
            <w:moveTo w:id="534" w:author="Peter Koch" w:date="2026-05-21T08:37:00Z" w16du:dateUtc="2026-05-21T06:37:00Z">
              <w:del w:id="535" w:author="Peter Koch" w:date="2026-05-21T08:38:00Z" w16du:dateUtc="2026-05-21T06:38:00Z">
                <w:r w:rsidRPr="00F14AC8" w:rsidDel="00E3261B">
                  <w:rPr>
                    <w:sz w:val="20"/>
                    <w:szCs w:val="20"/>
                  </w:rPr>
                  <w:delText xml:space="preserve">Ist funktional </w:delText>
                </w:r>
                <w:r w:rsidRPr="00F14AC8" w:rsidDel="00E3261B">
                  <w:rPr>
                    <w:b/>
                    <w:bCs/>
                    <w:sz w:val="20"/>
                    <w:szCs w:val="20"/>
                  </w:rPr>
                  <w:delText>komplex</w:delText>
                </w:r>
                <w:r w:rsidRPr="00F14AC8" w:rsidDel="00E3261B">
                  <w:rPr>
                    <w:sz w:val="20"/>
                    <w:szCs w:val="20"/>
                  </w:rPr>
                  <w:delText xml:space="preserve"> oder bezieht sich auf eine </w:delText>
                </w:r>
                <w:r w:rsidRPr="00F14AC8" w:rsidDel="00E3261B">
                  <w:rPr>
                    <w:b/>
                    <w:bCs/>
                    <w:sz w:val="20"/>
                    <w:szCs w:val="20"/>
                  </w:rPr>
                  <w:delText>große Datenmenge</w:delText>
                </w:r>
                <w:r w:rsidRPr="00F14AC8" w:rsidDel="00E3261B">
                  <w:rPr>
                    <w:sz w:val="20"/>
                    <w:szCs w:val="20"/>
                  </w:rPr>
                  <w:delText xml:space="preserve"> und ist daher möglicherweise performancekritisch.</w:delText>
                </w:r>
              </w:del>
            </w:moveTo>
          </w:p>
        </w:tc>
        <w:tc>
          <w:tcPr>
            <w:tcW w:w="1067" w:type="dxa"/>
          </w:tcPr>
          <w:p w14:paraId="0F624938" w14:textId="120844C7" w:rsidR="00B24198" w:rsidRPr="00F14AC8" w:rsidDel="00E3261B" w:rsidRDefault="00B24198" w:rsidP="00BA5C5B">
            <w:pPr>
              <w:rPr>
                <w:del w:id="536" w:author="Peter Koch" w:date="2026-05-21T08:38:00Z" w16du:dateUtc="2026-05-21T06:38:00Z"/>
                <w:moveTo w:id="537" w:author="Peter Koch" w:date="2026-05-21T08:37:00Z" w16du:dateUtc="2026-05-21T06:37:00Z"/>
                <w:sz w:val="20"/>
                <w:szCs w:val="20"/>
              </w:rPr>
            </w:pPr>
            <w:moveTo w:id="538" w:author="Peter Koch" w:date="2026-05-21T08:37:00Z" w16du:dateUtc="2026-05-21T06:37:00Z">
              <w:del w:id="539" w:author="Peter Koch" w:date="2026-05-21T08:38:00Z" w16du:dateUtc="2026-05-21T06:38:00Z">
                <w:r w:rsidRPr="00F14AC8" w:rsidDel="00E3261B">
                  <w:rPr>
                    <w:sz w:val="20"/>
                    <w:szCs w:val="20"/>
                  </w:rPr>
                  <w:delText>Ja/Nein</w:delText>
                </w:r>
              </w:del>
            </w:moveTo>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B24198" w:rsidRPr="00F14AC8" w:rsidDel="00E3261B" w14:paraId="4DE6024D" w14:textId="1DAF51C1" w:rsidTr="00BA5C5B">
        <w:trPr>
          <w:trHeight w:hRule="exact" w:val="861"/>
          <w:del w:id="540" w:author="Peter Koch" w:date="2026-05-21T08:38:00Z"/>
        </w:trPr>
        <w:tc>
          <w:tcPr>
            <w:tcW w:w="1273" w:type="dxa"/>
            <w:shd w:val="clear" w:color="auto" w:fill="D5D5D5" w:themeFill="background2"/>
            <w:tcMar>
              <w:bottom w:w="57" w:type="dxa"/>
            </w:tcMar>
          </w:tcPr>
          <w:p w14:paraId="30F65771" w14:textId="24DED3BA" w:rsidR="00B24198" w:rsidRPr="00F14AC8" w:rsidDel="00E3261B" w:rsidRDefault="00B24198" w:rsidP="00BA5C5B">
            <w:pPr>
              <w:rPr>
                <w:del w:id="541" w:author="Peter Koch" w:date="2026-05-21T08:38:00Z" w16du:dateUtc="2026-05-21T06:38:00Z"/>
                <w:moveTo w:id="542" w:author="Peter Koch" w:date="2026-05-21T08:37:00Z" w16du:dateUtc="2026-05-21T06:37:00Z"/>
                <w:b/>
              </w:rPr>
            </w:pPr>
            <w:moveTo w:id="543" w:author="Peter Koch" w:date="2026-05-21T08:37:00Z" w16du:dateUtc="2026-05-21T06:37:00Z">
              <w:del w:id="544" w:author="Peter Koch" w:date="2026-05-21T08:38:00Z" w16du:dateUtc="2026-05-21T06:38:00Z">
                <w:r w:rsidRPr="00F14AC8" w:rsidDel="00E3261B">
                  <w:rPr>
                    <w:b/>
                  </w:rPr>
                  <w:lastRenderedPageBreak/>
                  <w:delText>Priorität</w:delText>
                </w:r>
              </w:del>
            </w:moveTo>
          </w:p>
        </w:tc>
        <w:tc>
          <w:tcPr>
            <w:tcW w:w="2190" w:type="dxa"/>
            <w:shd w:val="clear" w:color="auto" w:fill="D5D5D5" w:themeFill="background2"/>
            <w:tcMar>
              <w:bottom w:w="57" w:type="dxa"/>
            </w:tcMar>
          </w:tcPr>
          <w:p w14:paraId="758555F3" w14:textId="60922D71" w:rsidR="00B24198" w:rsidRPr="00F14AC8" w:rsidDel="00E3261B" w:rsidRDefault="00B24198" w:rsidP="00BA5C5B">
            <w:pPr>
              <w:rPr>
                <w:del w:id="545" w:author="Peter Koch" w:date="2026-05-21T08:38:00Z" w16du:dateUtc="2026-05-21T06:38:00Z"/>
                <w:moveTo w:id="546" w:author="Peter Koch" w:date="2026-05-21T08:37:00Z" w16du:dateUtc="2026-05-21T06:37:00Z"/>
                <w:b/>
              </w:rPr>
            </w:pPr>
            <w:moveTo w:id="547" w:author="Peter Koch" w:date="2026-05-21T08:37:00Z" w16du:dateUtc="2026-05-21T06:37:00Z">
              <w:del w:id="548" w:author="Peter Koch" w:date="2026-05-21T08:38:00Z" w16du:dateUtc="2026-05-21T06:38:00Z">
                <w:r w:rsidRPr="00F14AC8" w:rsidDel="00E3261B">
                  <w:rPr>
                    <w:b/>
                  </w:rPr>
                  <w:delText>Realisierung</w:delText>
                </w:r>
              </w:del>
            </w:moveTo>
          </w:p>
        </w:tc>
        <w:tc>
          <w:tcPr>
            <w:tcW w:w="1070" w:type="dxa"/>
            <w:shd w:val="clear" w:color="auto" w:fill="D5D5D5" w:themeFill="background2"/>
            <w:tcMar>
              <w:bottom w:w="57" w:type="dxa"/>
            </w:tcMar>
          </w:tcPr>
          <w:p w14:paraId="173F4B8F" w14:textId="368301E4" w:rsidR="00B24198" w:rsidRPr="00F14AC8" w:rsidDel="00E3261B" w:rsidRDefault="00B24198" w:rsidP="00BA5C5B">
            <w:pPr>
              <w:rPr>
                <w:del w:id="549" w:author="Peter Koch" w:date="2026-05-21T08:38:00Z" w16du:dateUtc="2026-05-21T06:38:00Z"/>
                <w:moveTo w:id="550" w:author="Peter Koch" w:date="2026-05-21T08:37:00Z" w16du:dateUtc="2026-05-21T06:37:00Z"/>
                <w:b/>
              </w:rPr>
            </w:pPr>
            <w:moveTo w:id="551" w:author="Peter Koch" w:date="2026-05-21T08:37:00Z" w16du:dateUtc="2026-05-21T06:37:00Z">
              <w:del w:id="552" w:author="Peter Koch" w:date="2026-05-21T08:38:00Z" w16du:dateUtc="2026-05-21T06:38:00Z">
                <w:r w:rsidRPr="00F14AC8" w:rsidDel="00E3261B">
                  <w:rPr>
                    <w:b/>
                  </w:rPr>
                  <w:delText>Dauer (ca./h)</w:delText>
                </w:r>
              </w:del>
            </w:moveTo>
          </w:p>
        </w:tc>
        <w:tc>
          <w:tcPr>
            <w:tcW w:w="1134" w:type="dxa"/>
            <w:shd w:val="clear" w:color="auto" w:fill="D5D5D5" w:themeFill="background2"/>
            <w:tcMar>
              <w:bottom w:w="57" w:type="dxa"/>
            </w:tcMar>
          </w:tcPr>
          <w:p w14:paraId="72425F39" w14:textId="3840BC3E" w:rsidR="00B24198" w:rsidRPr="00F14AC8" w:rsidDel="00E3261B" w:rsidRDefault="00B24198" w:rsidP="00BA5C5B">
            <w:pPr>
              <w:rPr>
                <w:del w:id="553" w:author="Peter Koch" w:date="2026-05-21T08:38:00Z" w16du:dateUtc="2026-05-21T06:38:00Z"/>
                <w:moveTo w:id="554" w:author="Peter Koch" w:date="2026-05-21T08:37:00Z" w16du:dateUtc="2026-05-21T06:37:00Z"/>
                <w:b/>
              </w:rPr>
            </w:pPr>
            <w:moveTo w:id="555" w:author="Peter Koch" w:date="2026-05-21T08:37:00Z" w16du:dateUtc="2026-05-21T06:37:00Z">
              <w:del w:id="556" w:author="Peter Koch" w:date="2026-05-21T08:38:00Z" w16du:dateUtc="2026-05-21T06:38:00Z">
                <w:r w:rsidRPr="00F14AC8" w:rsidDel="00E3261B">
                  <w:rPr>
                    <w:b/>
                  </w:rPr>
                  <w:delText>QS</w:delText>
                </w:r>
                <w:r w:rsidRPr="00F14AC8" w:rsidDel="00E3261B">
                  <w:rPr>
                    <w:b/>
                  </w:rPr>
                  <w:br/>
                  <w:delText>(ca./h)</w:delText>
                </w:r>
              </w:del>
            </w:moveTo>
          </w:p>
        </w:tc>
        <w:tc>
          <w:tcPr>
            <w:tcW w:w="1134" w:type="dxa"/>
            <w:shd w:val="clear" w:color="auto" w:fill="D5D5D5" w:themeFill="background2"/>
            <w:tcMar>
              <w:bottom w:w="57" w:type="dxa"/>
            </w:tcMar>
          </w:tcPr>
          <w:p w14:paraId="774C0956" w14:textId="760926D9" w:rsidR="00B24198" w:rsidRPr="00F14AC8" w:rsidDel="00E3261B" w:rsidRDefault="00B24198" w:rsidP="00BA5C5B">
            <w:pPr>
              <w:rPr>
                <w:del w:id="557" w:author="Peter Koch" w:date="2026-05-21T08:38:00Z" w16du:dateUtc="2026-05-21T06:38:00Z"/>
                <w:moveTo w:id="558" w:author="Peter Koch" w:date="2026-05-21T08:37:00Z" w16du:dateUtc="2026-05-21T06:37:00Z"/>
                <w:b/>
              </w:rPr>
            </w:pPr>
            <w:moveTo w:id="559" w:author="Peter Koch" w:date="2026-05-21T08:37:00Z" w16du:dateUtc="2026-05-21T06:37:00Z">
              <w:del w:id="560" w:author="Peter Koch" w:date="2026-05-21T08:38:00Z" w16du:dateUtc="2026-05-21T06:38:00Z">
                <w:r w:rsidRPr="00F14AC8" w:rsidDel="00E3261B">
                  <w:rPr>
                    <w:b/>
                  </w:rPr>
                  <w:delText>Kunde</w:delText>
                </w:r>
                <w:r w:rsidRPr="00F14AC8" w:rsidDel="00E3261B">
                  <w:rPr>
                    <w:b/>
                  </w:rPr>
                  <w:br/>
                  <w:delText>(ca./h)</w:delText>
                </w:r>
                <w:r w:rsidRPr="00F14AC8" w:rsidDel="00E3261B">
                  <w:rPr>
                    <w:b/>
                  </w:rPr>
                  <w:br/>
                </w:r>
              </w:del>
            </w:moveTo>
          </w:p>
        </w:tc>
        <w:tc>
          <w:tcPr>
            <w:tcW w:w="2271" w:type="dxa"/>
            <w:shd w:val="clear" w:color="auto" w:fill="D5D5D5" w:themeFill="background2"/>
            <w:tcMar>
              <w:bottom w:w="57" w:type="dxa"/>
            </w:tcMar>
          </w:tcPr>
          <w:p w14:paraId="3B0F1D5B" w14:textId="059AC61F" w:rsidR="00B24198" w:rsidRPr="00F14AC8" w:rsidDel="00E3261B" w:rsidRDefault="00B24198" w:rsidP="00BA5C5B">
            <w:pPr>
              <w:rPr>
                <w:del w:id="561" w:author="Peter Koch" w:date="2026-05-21T08:38:00Z" w16du:dateUtc="2026-05-21T06:38:00Z"/>
                <w:moveTo w:id="562" w:author="Peter Koch" w:date="2026-05-21T08:37:00Z" w16du:dateUtc="2026-05-21T06:37:00Z"/>
                <w:b/>
              </w:rPr>
            </w:pPr>
            <w:moveTo w:id="563" w:author="Peter Koch" w:date="2026-05-21T08:37:00Z" w16du:dateUtc="2026-05-21T06:37:00Z">
              <w:del w:id="564" w:author="Peter Koch" w:date="2026-05-21T08:38:00Z" w16du:dateUtc="2026-05-21T06:38:00Z">
                <w:r w:rsidRPr="00F14AC8" w:rsidDel="00E3261B">
                  <w:rPr>
                    <w:b/>
                  </w:rPr>
                  <w:delText>Bereich</w:delText>
                </w:r>
              </w:del>
            </w:moveTo>
          </w:p>
        </w:tc>
      </w:tr>
      <w:tr w:rsidR="00B24198" w:rsidRPr="00F14AC8" w:rsidDel="00E3261B" w14:paraId="6FB036F6" w14:textId="792E4D30" w:rsidTr="00BA5C5B">
        <w:trPr>
          <w:trHeight w:val="454"/>
          <w:del w:id="565" w:author="Peter Koch" w:date="2026-05-21T08:38:00Z"/>
        </w:trPr>
        <w:tc>
          <w:tcPr>
            <w:tcW w:w="1273" w:type="dxa"/>
            <w:shd w:val="clear" w:color="auto" w:fill="FFFFFF"/>
            <w:tcMar>
              <w:bottom w:w="57" w:type="dxa"/>
            </w:tcMar>
          </w:tcPr>
          <w:p w14:paraId="0BF32070" w14:textId="561E6E32" w:rsidR="00B24198" w:rsidRPr="00F14AC8" w:rsidDel="00E3261B" w:rsidRDefault="00B24198" w:rsidP="00BA5C5B">
            <w:pPr>
              <w:pStyle w:val="Tabelleninhalte"/>
              <w:rPr>
                <w:del w:id="566" w:author="Peter Koch" w:date="2026-05-21T08:38:00Z" w16du:dateUtc="2026-05-21T06:38:00Z"/>
                <w:moveTo w:id="567" w:author="Peter Koch" w:date="2026-05-21T08:37:00Z" w16du:dateUtc="2026-05-21T06:37:00Z"/>
              </w:rPr>
            </w:pPr>
            <w:moveTo w:id="568" w:author="Peter Koch" w:date="2026-05-21T08:37:00Z" w16du:dateUtc="2026-05-21T06:37:00Z">
              <w:del w:id="569" w:author="Peter Koch" w:date="2026-05-21T08:38:00Z" w16du:dateUtc="2026-05-21T06:38:00Z">
                <w:r w:rsidRPr="00F14AC8" w:rsidDel="00E3261B">
                  <w:delText>1</w:delText>
                </w:r>
              </w:del>
            </w:moveTo>
          </w:p>
        </w:tc>
        <w:tc>
          <w:tcPr>
            <w:tcW w:w="2190" w:type="dxa"/>
            <w:shd w:val="clear" w:color="auto" w:fill="FFFFFF"/>
            <w:tcMar>
              <w:bottom w:w="57" w:type="dxa"/>
            </w:tcMar>
          </w:tcPr>
          <w:p w14:paraId="093021B6" w14:textId="1E5EC53E" w:rsidR="00B24198" w:rsidRPr="00F14AC8" w:rsidDel="00E3261B" w:rsidRDefault="00B24198" w:rsidP="00BA5C5B">
            <w:pPr>
              <w:pStyle w:val="Tabelleninhalte"/>
              <w:rPr>
                <w:del w:id="570" w:author="Peter Koch" w:date="2026-05-21T08:38:00Z" w16du:dateUtc="2026-05-21T06:38:00Z"/>
                <w:moveTo w:id="571" w:author="Peter Koch" w:date="2026-05-21T08:37:00Z" w16du:dateUtc="2026-05-21T06:37:00Z"/>
              </w:rPr>
            </w:pPr>
            <w:moveTo w:id="572" w:author="Peter Koch" w:date="2026-05-21T08:37:00Z" w16du:dateUtc="2026-05-21T06:37:00Z">
              <w:del w:id="573" w:author="Peter Koch" w:date="2026-05-21T08:38:00Z" w16du:dateUtc="2026-05-21T06:38:00Z">
                <w:r w:rsidRPr="00F14AC8" w:rsidDel="00E3261B">
                  <w:delText>Abas</w:delText>
                </w:r>
              </w:del>
            </w:moveTo>
          </w:p>
        </w:tc>
        <w:tc>
          <w:tcPr>
            <w:tcW w:w="1070" w:type="dxa"/>
            <w:shd w:val="clear" w:color="auto" w:fill="FFFFFF"/>
            <w:tcMar>
              <w:bottom w:w="57" w:type="dxa"/>
            </w:tcMar>
          </w:tcPr>
          <w:p w14:paraId="1689FF5D" w14:textId="0485D769" w:rsidR="00B24198" w:rsidRPr="00F14AC8" w:rsidDel="00E3261B" w:rsidRDefault="00B24198" w:rsidP="00BA5C5B">
            <w:pPr>
              <w:pStyle w:val="Tabelleninhalte"/>
              <w:rPr>
                <w:del w:id="574" w:author="Peter Koch" w:date="2026-05-21T08:38:00Z" w16du:dateUtc="2026-05-21T06:38:00Z"/>
                <w:moveTo w:id="575" w:author="Peter Koch" w:date="2026-05-21T08:37:00Z" w16du:dateUtc="2026-05-21T06:37:00Z"/>
              </w:rPr>
            </w:pPr>
            <w:moveTo w:id="576" w:author="Peter Koch" w:date="2026-05-21T08:37:00Z" w16du:dateUtc="2026-05-21T06:37:00Z">
              <w:del w:id="577" w:author="Peter Koch" w:date="2026-05-21T08:38:00Z" w16du:dateUtc="2026-05-21T06:38:00Z">
                <w:r w:rsidRPr="00F14AC8" w:rsidDel="00E3261B">
                  <w:delText>0,00</w:delText>
                </w:r>
              </w:del>
            </w:moveTo>
          </w:p>
        </w:tc>
        <w:tc>
          <w:tcPr>
            <w:tcW w:w="1134" w:type="dxa"/>
            <w:shd w:val="clear" w:color="auto" w:fill="FFFFFF"/>
            <w:tcMar>
              <w:bottom w:w="57" w:type="dxa"/>
            </w:tcMar>
          </w:tcPr>
          <w:p w14:paraId="471647C2" w14:textId="7502AD91" w:rsidR="00B24198" w:rsidRPr="00F14AC8" w:rsidDel="00E3261B" w:rsidRDefault="00B24198" w:rsidP="00BA5C5B">
            <w:pPr>
              <w:pStyle w:val="Tabelleninhalte"/>
              <w:rPr>
                <w:del w:id="578" w:author="Peter Koch" w:date="2026-05-21T08:38:00Z" w16du:dateUtc="2026-05-21T06:38:00Z"/>
                <w:moveTo w:id="579" w:author="Peter Koch" w:date="2026-05-21T08:37:00Z" w16du:dateUtc="2026-05-21T06:37:00Z"/>
              </w:rPr>
            </w:pPr>
            <w:moveTo w:id="580" w:author="Peter Koch" w:date="2026-05-21T08:37:00Z" w16du:dateUtc="2026-05-21T06:37:00Z">
              <w:del w:id="581" w:author="Peter Koch" w:date="2026-05-21T08:38:00Z" w16du:dateUtc="2026-05-21T06:38:00Z">
                <w:r w:rsidRPr="00F14AC8" w:rsidDel="00E3261B">
                  <w:delText>0,00</w:delText>
                </w:r>
              </w:del>
            </w:moveTo>
          </w:p>
        </w:tc>
        <w:tc>
          <w:tcPr>
            <w:tcW w:w="1134" w:type="dxa"/>
            <w:shd w:val="clear" w:color="auto" w:fill="FFFFFF"/>
            <w:tcMar>
              <w:bottom w:w="57" w:type="dxa"/>
            </w:tcMar>
          </w:tcPr>
          <w:p w14:paraId="3CCBC76D" w14:textId="0760D156" w:rsidR="00B24198" w:rsidRPr="00F14AC8" w:rsidDel="00E3261B" w:rsidRDefault="00B24198" w:rsidP="00BA5C5B">
            <w:pPr>
              <w:pStyle w:val="Tabelleninhalte"/>
              <w:rPr>
                <w:del w:id="582" w:author="Peter Koch" w:date="2026-05-21T08:38:00Z" w16du:dateUtc="2026-05-21T06:38:00Z"/>
                <w:moveTo w:id="583" w:author="Peter Koch" w:date="2026-05-21T08:37:00Z" w16du:dateUtc="2026-05-21T06:37:00Z"/>
              </w:rPr>
            </w:pPr>
            <w:moveTo w:id="584" w:author="Peter Koch" w:date="2026-05-21T08:37:00Z" w16du:dateUtc="2026-05-21T06:37:00Z">
              <w:del w:id="585" w:author="Peter Koch" w:date="2026-05-21T08:38:00Z" w16du:dateUtc="2026-05-21T06:38:00Z">
                <w:r w:rsidRPr="00F14AC8" w:rsidDel="00E3261B">
                  <w:delText>0,00</w:delText>
                </w:r>
              </w:del>
            </w:moveTo>
          </w:p>
        </w:tc>
        <w:tc>
          <w:tcPr>
            <w:tcW w:w="2271" w:type="dxa"/>
            <w:shd w:val="clear" w:color="auto" w:fill="FFFFFF"/>
            <w:tcMar>
              <w:bottom w:w="57" w:type="dxa"/>
            </w:tcMar>
          </w:tcPr>
          <w:p w14:paraId="70AE744A" w14:textId="76A6D460" w:rsidR="00B24198" w:rsidRPr="00F14AC8" w:rsidDel="00E3261B" w:rsidRDefault="00B24198" w:rsidP="00BA5C5B">
            <w:pPr>
              <w:pStyle w:val="Tabelleninhalte"/>
              <w:rPr>
                <w:del w:id="586" w:author="Peter Koch" w:date="2026-05-21T08:38:00Z" w16du:dateUtc="2026-05-21T06:38:00Z"/>
                <w:moveTo w:id="587" w:author="Peter Koch" w:date="2026-05-21T08:37:00Z" w16du:dateUtc="2026-05-21T06:37:00Z"/>
              </w:rPr>
            </w:pPr>
            <w:moveTo w:id="588" w:author="Peter Koch" w:date="2026-05-21T08:37:00Z" w16du:dateUtc="2026-05-21T06:37:00Z">
              <w:del w:id="589" w:author="Peter Koch" w:date="2026-05-21T08:38:00Z" w16du:dateUtc="2026-05-21T06:38:00Z">
                <w:r w:rsidRPr="00F14AC8" w:rsidDel="00E3261B">
                  <w:delText>Admin</w:delText>
                </w:r>
              </w:del>
            </w:moveTo>
          </w:p>
        </w:tc>
      </w:tr>
    </w:tbl>
    <w:p w14:paraId="563973C7" w14:textId="77777777" w:rsidR="00B24198" w:rsidRPr="00F14AC8" w:rsidRDefault="00B24198" w:rsidP="00B24198">
      <w:pPr>
        <w:rPr>
          <w:moveTo w:id="590" w:author="Peter Koch" w:date="2026-05-21T08:37:00Z" w16du:dateUtc="2026-05-21T06:37:00Z"/>
        </w:rPr>
      </w:pPr>
    </w:p>
    <w:moveToRangeEnd w:id="446"/>
    <w:p w14:paraId="16D362D2" w14:textId="77777777" w:rsidR="00764F0A" w:rsidRPr="00F14AC8" w:rsidRDefault="00764F0A" w:rsidP="003169C6">
      <w:pPr>
        <w:pStyle w:val="berschrift3"/>
      </w:pPr>
      <w:r w:rsidRPr="00F14AC8">
        <w:t>Lieferantenkontakt</w:t>
      </w:r>
      <w:bookmarkEnd w:id="445"/>
    </w:p>
    <w:p w14:paraId="4682BD73" w14:textId="77777777" w:rsidR="00764F0A" w:rsidRPr="00F14AC8" w:rsidRDefault="00764F0A" w:rsidP="00764F0A"/>
    <w:p w14:paraId="20AAB03B" w14:textId="2784313E" w:rsidR="00764F0A" w:rsidRPr="00F14AC8" w:rsidRDefault="00764F0A" w:rsidP="003169C6">
      <w:pPr>
        <w:pStyle w:val="berschrift4"/>
      </w:pPr>
      <w:r w:rsidRPr="00F14AC8">
        <w:t>Nummernkreis und Suchwort</w:t>
      </w:r>
    </w:p>
    <w:p w14:paraId="4F379DE6" w14:textId="77777777" w:rsidR="00764F0A" w:rsidRPr="00F14AC8" w:rsidRDefault="00764F0A" w:rsidP="00764F0A">
      <w:pPr>
        <w:rPr>
          <w:u w:val="single"/>
        </w:rPr>
      </w:pPr>
    </w:p>
    <w:p w14:paraId="23B171EC" w14:textId="681AF2B8" w:rsidR="00764F0A" w:rsidRDefault="00764F0A" w:rsidP="00764F0A">
      <w:pPr>
        <w:rPr>
          <w:ins w:id="591" w:author="Peter Koch" w:date="2026-05-15T10:43:00Z" w16du:dateUtc="2026-05-15T08:43:00Z"/>
        </w:rPr>
      </w:pPr>
      <w:r w:rsidRPr="00F14AC8">
        <w:t xml:space="preserve">Für die </w:t>
      </w:r>
      <w:r w:rsidR="00F563FF" w:rsidRPr="00F14AC8">
        <w:t xml:space="preserve">Nummerierung der </w:t>
      </w:r>
      <w:r w:rsidRPr="00F14AC8">
        <w:t xml:space="preserve">Lieferantenkontakte wird die neue Funktionalität </w:t>
      </w:r>
      <w:r w:rsidR="00F563FF" w:rsidRPr="00F14AC8">
        <w:t xml:space="preserve">Lieferantennummer + </w:t>
      </w:r>
      <w:r w:rsidRPr="00F14AC8">
        <w:t xml:space="preserve">„-01“ verwendet. </w:t>
      </w:r>
    </w:p>
    <w:p w14:paraId="7793506D" w14:textId="71FBC12B" w:rsidR="006F3700" w:rsidRPr="00F14AC8" w:rsidRDefault="006F3700" w:rsidP="00764F0A">
      <w:ins w:id="592" w:author="Peter Koch" w:date="2026-05-15T10:43:00Z" w16du:dateUtc="2026-05-15T08:43:00Z">
        <w:r>
          <w:t>Hinweis: sollte di</w:t>
        </w:r>
        <w:r w:rsidR="00FC1FE7">
          <w:t xml:space="preserve">e höchste Nummer </w:t>
        </w:r>
      </w:ins>
      <w:ins w:id="593" w:author="Peter Koch" w:date="2026-05-15T10:44:00Z" w16du:dateUtc="2026-05-15T08:44:00Z">
        <w:r w:rsidR="00FC1FE7">
          <w:t>(99) bereits vergeben sein, so wird eine neue führende Nummer vergeben. Diese kann u.U. von einem anderen Kunden belegt werden</w:t>
        </w:r>
        <w:r w:rsidR="00F47579">
          <w:t>.</w:t>
        </w:r>
      </w:ins>
    </w:p>
    <w:p w14:paraId="2D8B4DE0" w14:textId="77777777" w:rsidR="008C6748" w:rsidRPr="00F14AC8" w:rsidRDefault="008C6748" w:rsidP="008C6748">
      <w:pPr>
        <w:rPr>
          <w:b/>
          <w:bCs/>
          <w:color w:val="002060"/>
        </w:rPr>
      </w:pPr>
    </w:p>
    <w:p w14:paraId="3CED703A" w14:textId="4CB09685" w:rsidR="008C6748" w:rsidRPr="00F14AC8" w:rsidRDefault="008C6748" w:rsidP="008C6748">
      <w:pPr>
        <w:rPr>
          <w:b/>
          <w:bCs/>
          <w:color w:val="002060"/>
        </w:rPr>
      </w:pPr>
      <w:r w:rsidRPr="00F14AC8">
        <w:rPr>
          <w:b/>
          <w:bCs/>
          <w:color w:val="002060"/>
        </w:rPr>
        <w:t>Umsetzung HWK</w:t>
      </w:r>
    </w:p>
    <w:p w14:paraId="393F4E6E" w14:textId="77777777" w:rsidR="008C6748" w:rsidRPr="00F14AC8" w:rsidRDefault="008C6748" w:rsidP="00764F0A"/>
    <w:p w14:paraId="7889F8D7" w14:textId="1AE93736" w:rsidR="00764F0A" w:rsidRPr="00F14AC8" w:rsidRDefault="00764F0A" w:rsidP="00764F0A">
      <w:r w:rsidRPr="00F14AC8">
        <w:t xml:space="preserve">Bei der Migration muss die dritte Stelle von rechts </w:t>
      </w:r>
      <w:r w:rsidR="008C6748" w:rsidRPr="00F14AC8">
        <w:t>durch einen Bindestrich</w:t>
      </w:r>
      <w:r w:rsidRPr="00F14AC8">
        <w:t xml:space="preserve"> ersetzt werden. Achtung es gibt auch Lieferantenkontakte die weniger als 6 Stellen haben. Dort darf die Stelle nicht ersetzt werden.</w:t>
      </w:r>
      <w:r w:rsidR="00B06E9F" w:rsidRPr="00F14AC8">
        <w:t xml:space="preserve"> Die Anpassung sollte in der Migration</w:t>
      </w:r>
      <w:r w:rsidR="000D6444" w:rsidRPr="00F14AC8">
        <w:t xml:space="preserve">sdatei </w:t>
      </w:r>
      <w:r w:rsidR="00B06E9F" w:rsidRPr="00F14AC8">
        <w:t>erfolgen und nicht im alten ABAS</w:t>
      </w:r>
      <w:r w:rsidR="00196BE4" w:rsidRPr="00F14AC8">
        <w:t xml:space="preserve">, da es sonst zu Kollisionen </w:t>
      </w:r>
      <w:r w:rsidR="000D6444" w:rsidRPr="00F14AC8">
        <w:t>mit</w:t>
      </w:r>
      <w:r w:rsidR="00196BE4" w:rsidRPr="00F14AC8">
        <w:t xml:space="preserve"> der alten FO-Programmierung kommen kann.</w:t>
      </w:r>
    </w:p>
    <w:p w14:paraId="601C473D" w14:textId="77777777" w:rsidR="00764F0A" w:rsidRPr="00F14AC8" w:rsidRDefault="00764F0A" w:rsidP="00764F0A"/>
    <w:p w14:paraId="4BA59D38" w14:textId="77777777" w:rsidR="008C6748" w:rsidRPr="00F14AC8" w:rsidRDefault="008C6748" w:rsidP="008C6748">
      <w:pPr>
        <w:rPr>
          <w:b/>
          <w:bCs/>
          <w:color w:val="002060"/>
        </w:rPr>
      </w:pPr>
      <w:r w:rsidRPr="00F14AC8">
        <w:rPr>
          <w:b/>
          <w:bCs/>
          <w:color w:val="002060"/>
        </w:rPr>
        <w:t>Umsetzung ABAS</w:t>
      </w:r>
    </w:p>
    <w:p w14:paraId="61892C27" w14:textId="77777777" w:rsidR="009062EE" w:rsidRPr="00F14AC8" w:rsidRDefault="009062EE" w:rsidP="009062EE">
      <w:pPr>
        <w:rPr>
          <w:b/>
          <w:bCs/>
          <w:color w:val="002060"/>
        </w:rPr>
      </w:pPr>
    </w:p>
    <w:p w14:paraId="666FC5FB" w14:textId="67BBF881" w:rsidR="009062EE" w:rsidRPr="00F14AC8" w:rsidRDefault="009062EE" w:rsidP="009062EE">
      <w:r w:rsidRPr="00F14AC8">
        <w:t xml:space="preserve">Feld Identnummer im </w:t>
      </w:r>
      <w:r>
        <w:t>Lieferanten</w:t>
      </w:r>
      <w:r w:rsidRPr="00F14AC8">
        <w:t>kontakt gegen manuelle Eingabe sperren.</w:t>
      </w:r>
    </w:p>
    <w:p w14:paraId="690B2B03" w14:textId="77777777" w:rsidR="009062EE" w:rsidRPr="00F14AC8" w:rsidRDefault="009062EE" w:rsidP="009062EE"/>
    <w:tbl>
      <w:tblPr>
        <w:tblStyle w:val="Tabellenraster"/>
        <w:tblW w:w="0" w:type="auto"/>
        <w:tblLook w:val="04A0" w:firstRow="1" w:lastRow="0" w:firstColumn="1" w:lastColumn="0" w:noHBand="0" w:noVBand="1"/>
      </w:tblPr>
      <w:tblGrid>
        <w:gridCol w:w="1555"/>
        <w:gridCol w:w="7495"/>
      </w:tblGrid>
      <w:tr w:rsidR="009062EE" w:rsidRPr="00F14AC8" w14:paraId="6AD16268" w14:textId="77777777" w:rsidTr="00D40DFE">
        <w:tc>
          <w:tcPr>
            <w:tcW w:w="1555" w:type="dxa"/>
          </w:tcPr>
          <w:p w14:paraId="6C7E0374" w14:textId="77777777" w:rsidR="009062EE" w:rsidRPr="00F14AC8" w:rsidRDefault="009062EE" w:rsidP="00D40DFE">
            <w:r w:rsidRPr="00F14AC8">
              <w:t>Maske</w:t>
            </w:r>
          </w:p>
        </w:tc>
        <w:tc>
          <w:tcPr>
            <w:tcW w:w="7495" w:type="dxa"/>
          </w:tcPr>
          <w:p w14:paraId="39577286" w14:textId="7966DEE3" w:rsidR="009062EE" w:rsidRPr="00F14AC8" w:rsidRDefault="009062EE" w:rsidP="00D40DFE">
            <w:del w:id="594" w:author="Peter Koch" w:date="2026-05-19T13:43:00Z" w16du:dateUtc="2026-05-19T11:43:00Z">
              <w:r w:rsidRPr="00F14AC8" w:rsidDel="00852836">
                <w:delText>Kundenkontakt</w:delText>
              </w:r>
            </w:del>
            <w:ins w:id="595" w:author="Peter Koch" w:date="2026-05-19T13:43:00Z" w16du:dateUtc="2026-05-19T11:43:00Z">
              <w:r w:rsidR="00852836">
                <w:t>Lieferanten</w:t>
              </w:r>
              <w:r w:rsidR="00852836" w:rsidRPr="00F14AC8">
                <w:t>kontakt</w:t>
              </w:r>
            </w:ins>
            <w:r w:rsidRPr="00F14AC8">
              <w:t xml:space="preserve">, </w:t>
            </w:r>
            <w:r w:rsidR="00744809">
              <w:t>26</w:t>
            </w:r>
          </w:p>
        </w:tc>
      </w:tr>
      <w:tr w:rsidR="009062EE" w:rsidRPr="00F14AC8" w14:paraId="5E69F8C7" w14:textId="77777777" w:rsidTr="00D40DFE">
        <w:tc>
          <w:tcPr>
            <w:tcW w:w="1555" w:type="dxa"/>
          </w:tcPr>
          <w:p w14:paraId="7DB926EA" w14:textId="77777777" w:rsidR="009062EE" w:rsidRPr="00F14AC8" w:rsidRDefault="009062EE" w:rsidP="00D40DFE">
            <w:r w:rsidRPr="00F14AC8">
              <w:t>Modus</w:t>
            </w:r>
          </w:p>
        </w:tc>
        <w:tc>
          <w:tcPr>
            <w:tcW w:w="7495" w:type="dxa"/>
          </w:tcPr>
          <w:p w14:paraId="4316D804" w14:textId="77777777" w:rsidR="009062EE" w:rsidRPr="00F14AC8" w:rsidRDefault="009062EE" w:rsidP="00D40DFE">
            <w:r w:rsidRPr="00F14AC8">
              <w:t>Neu</w:t>
            </w:r>
          </w:p>
        </w:tc>
      </w:tr>
      <w:tr w:rsidR="009062EE" w:rsidRPr="00F14AC8" w14:paraId="328AD090" w14:textId="77777777" w:rsidTr="00D40DFE">
        <w:tc>
          <w:tcPr>
            <w:tcW w:w="1555" w:type="dxa"/>
          </w:tcPr>
          <w:p w14:paraId="2279D6A4" w14:textId="77777777" w:rsidR="009062EE" w:rsidRPr="00F14AC8" w:rsidRDefault="009062EE" w:rsidP="00D40DFE">
            <w:commentRangeStart w:id="596"/>
            <w:commentRangeStart w:id="597"/>
            <w:commentRangeStart w:id="598"/>
            <w:r w:rsidRPr="00F14AC8">
              <w:t>Event</w:t>
            </w:r>
          </w:p>
        </w:tc>
        <w:tc>
          <w:tcPr>
            <w:tcW w:w="7495" w:type="dxa"/>
          </w:tcPr>
          <w:p w14:paraId="372C1E15" w14:textId="1B66C0F0" w:rsidR="009062EE" w:rsidRPr="00F14AC8" w:rsidRDefault="009062EE" w:rsidP="00D40DFE">
            <w:r w:rsidRPr="00F14AC8">
              <w:t>Screen_</w:t>
            </w:r>
            <w:del w:id="599" w:author="Peter Koch" w:date="2026-05-15T10:39:00Z" w16du:dateUtc="2026-05-15T08:39:00Z">
              <w:r w:rsidRPr="00F14AC8" w:rsidDel="0071068B">
                <w:delText>Exit</w:delText>
              </w:r>
              <w:commentRangeEnd w:id="596"/>
              <w:r w:rsidR="00205340" w:rsidDel="0071068B">
                <w:rPr>
                  <w:rStyle w:val="Kommentarzeichen"/>
                  <w:sz w:val="24"/>
                  <w:szCs w:val="24"/>
                </w:rPr>
                <w:commentReference w:id="596"/>
              </w:r>
              <w:commentRangeEnd w:id="597"/>
              <w:r>
                <w:rPr>
                  <w:rStyle w:val="Kommentarzeichen"/>
                  <w:sz w:val="24"/>
                  <w:szCs w:val="24"/>
                </w:rPr>
                <w:commentReference w:id="597"/>
              </w:r>
              <w:commentRangeEnd w:id="598"/>
              <w:r>
                <w:rPr>
                  <w:rStyle w:val="Kommentarzeichen"/>
                  <w:sz w:val="24"/>
                  <w:szCs w:val="24"/>
                </w:rPr>
                <w:commentReference w:id="598"/>
              </w:r>
            </w:del>
            <w:ins w:id="600" w:author="Peter Koch" w:date="2026-05-15T10:39:00Z" w16du:dateUtc="2026-05-15T08:39:00Z">
              <w:r w:rsidR="0071068B">
                <w:t>Validation</w:t>
              </w:r>
            </w:ins>
          </w:p>
        </w:tc>
      </w:tr>
      <w:tr w:rsidR="009062EE" w:rsidRPr="00F14AC8" w14:paraId="7FE60E5E" w14:textId="77777777" w:rsidTr="00D40DFE">
        <w:tc>
          <w:tcPr>
            <w:tcW w:w="1555" w:type="dxa"/>
          </w:tcPr>
          <w:p w14:paraId="1270025A" w14:textId="77777777" w:rsidR="009062EE" w:rsidRPr="00F14AC8" w:rsidRDefault="009062EE" w:rsidP="00D40DFE">
            <w:r w:rsidRPr="00F14AC8">
              <w:t>Bedingung</w:t>
            </w:r>
          </w:p>
        </w:tc>
        <w:tc>
          <w:tcPr>
            <w:tcW w:w="7495" w:type="dxa"/>
          </w:tcPr>
          <w:p w14:paraId="6E16E898" w14:textId="77777777" w:rsidR="009062EE" w:rsidRPr="00F14AC8" w:rsidRDefault="009062EE" w:rsidP="00D40DFE">
            <w:r w:rsidRPr="00F14AC8">
              <w:rPr>
                <w:b/>
              </w:rPr>
              <w:t>„</w:t>
            </w:r>
            <w:r w:rsidRPr="00F14AC8">
              <w:rPr>
                <w:b/>
                <w:bCs/>
              </w:rPr>
              <w:t xml:space="preserve">firma“ </w:t>
            </w:r>
            <w:r w:rsidRPr="00F14AC8">
              <w:rPr>
                <w:bCs/>
              </w:rPr>
              <w:t>= gefüllt</w:t>
            </w:r>
          </w:p>
        </w:tc>
      </w:tr>
      <w:tr w:rsidR="009062EE" w:rsidRPr="00F14AC8" w14:paraId="73A24CCB" w14:textId="77777777" w:rsidTr="00D40DFE">
        <w:tc>
          <w:tcPr>
            <w:tcW w:w="1555" w:type="dxa"/>
          </w:tcPr>
          <w:p w14:paraId="37C235CB" w14:textId="77777777" w:rsidR="009062EE" w:rsidRPr="00F14AC8" w:rsidRDefault="009062EE" w:rsidP="00D40DFE">
            <w:r w:rsidRPr="00F14AC8">
              <w:t>Dann</w:t>
            </w:r>
          </w:p>
        </w:tc>
        <w:tc>
          <w:tcPr>
            <w:tcW w:w="7495" w:type="dxa"/>
          </w:tcPr>
          <w:p w14:paraId="30967A26" w14:textId="77777777" w:rsidR="009062EE" w:rsidRPr="00F14AC8" w:rsidRDefault="009062EE" w:rsidP="00D40DFE">
            <w:r w:rsidRPr="00F14AC8">
              <w:rPr>
                <w:b/>
              </w:rPr>
              <w:t xml:space="preserve">„nummer“ </w:t>
            </w:r>
            <w:r w:rsidRPr="00F14AC8">
              <w:t>vorbelegen mit „</w:t>
            </w:r>
            <w:r w:rsidRPr="00F14AC8">
              <w:rPr>
                <w:b/>
                <w:bCs/>
              </w:rPr>
              <w:t>firma</w:t>
            </w:r>
            <w:r w:rsidRPr="00F14AC8">
              <w:t xml:space="preserve">“ + „-“ + fortlaufende zweistellige Nummer. </w:t>
            </w:r>
          </w:p>
          <w:p w14:paraId="46A7D1FE" w14:textId="311ED16E" w:rsidR="006F3700" w:rsidRDefault="009062EE" w:rsidP="00D40DFE">
            <w:pPr>
              <w:rPr>
                <w:ins w:id="601" w:author="Peter Koch" w:date="2026-05-15T10:45:00Z" w16du:dateUtc="2026-05-15T08:45:00Z"/>
              </w:rPr>
            </w:pPr>
            <w:commentRangeStart w:id="602"/>
            <w:commentRangeStart w:id="603"/>
            <w:r w:rsidRPr="00F14AC8">
              <w:t xml:space="preserve">Ermittlung fortlaufende Nummer letzter Kontakt </w:t>
            </w:r>
            <w:ins w:id="604" w:author="Peter Koch" w:date="2026-05-15T10:43:00Z" w16du:dateUtc="2026-05-15T08:43:00Z">
              <w:r w:rsidR="00C66235">
                <w:t xml:space="preserve">mit der höchsten Identnummer </w:t>
              </w:r>
            </w:ins>
            <w:r w:rsidRPr="00F14AC8">
              <w:t xml:space="preserve">aus allen </w:t>
            </w:r>
            <w:ins w:id="605" w:author="Peter Koch" w:date="2026-05-15T10:43:00Z" w16du:dateUtc="2026-05-15T08:43:00Z">
              <w:r w:rsidR="006F3700">
                <w:t xml:space="preserve">aktiven </w:t>
              </w:r>
            </w:ins>
            <w:commentRangeStart w:id="606"/>
            <w:commentRangeStart w:id="607"/>
            <w:del w:id="608" w:author="Peter Koch" w:date="2026-05-21T07:17:00Z" w16du:dateUtc="2026-05-21T05:17:00Z">
              <w:r w:rsidRPr="00F14AC8" w:rsidDel="009B1AD6">
                <w:delText>Kundenkontakten</w:delText>
              </w:r>
            </w:del>
            <w:ins w:id="609" w:author="Peter Koch" w:date="2026-05-21T07:17:00Z" w16du:dateUtc="2026-05-21T05:17:00Z">
              <w:r w:rsidR="009B1AD6">
                <w:t>Lieferanten</w:t>
              </w:r>
              <w:r w:rsidR="009B1AD6" w:rsidRPr="00F14AC8">
                <w:t>kontakten</w:t>
              </w:r>
            </w:ins>
            <w:r w:rsidRPr="00F14AC8">
              <w:t xml:space="preserve"> </w:t>
            </w:r>
            <w:commentRangeEnd w:id="606"/>
            <w:r w:rsidR="000C47C7" w:rsidRPr="00F14AC8">
              <w:rPr>
                <w:rStyle w:val="Kommentarzeichen"/>
                <w:sz w:val="24"/>
                <w:szCs w:val="24"/>
              </w:rPr>
              <w:commentReference w:id="606"/>
            </w:r>
            <w:commentRangeEnd w:id="607"/>
            <w:r w:rsidR="009B1AD6" w:rsidRPr="00F14AC8">
              <w:rPr>
                <w:rStyle w:val="Kommentarzeichen"/>
                <w:sz w:val="24"/>
                <w:szCs w:val="24"/>
              </w:rPr>
              <w:commentReference w:id="607"/>
            </w:r>
            <w:r w:rsidRPr="00F14AC8">
              <w:t>mit „</w:t>
            </w:r>
            <w:r w:rsidRPr="00F14AC8">
              <w:rPr>
                <w:b/>
                <w:bCs/>
              </w:rPr>
              <w:t>firma</w:t>
            </w:r>
            <w:r w:rsidRPr="00F14AC8">
              <w:t>“ = „</w:t>
            </w:r>
            <w:r w:rsidRPr="00F14AC8">
              <w:rPr>
                <w:b/>
                <w:bCs/>
              </w:rPr>
              <w:t>firma</w:t>
            </w:r>
            <w:r w:rsidRPr="00F14AC8">
              <w:t>“</w:t>
            </w:r>
            <w:commentRangeEnd w:id="602"/>
            <w:r w:rsidR="001C60E3">
              <w:rPr>
                <w:rStyle w:val="Kommentarzeichen"/>
                <w:sz w:val="24"/>
                <w:szCs w:val="24"/>
              </w:rPr>
              <w:commentReference w:id="602"/>
            </w:r>
            <w:commentRangeEnd w:id="603"/>
            <w:r>
              <w:rPr>
                <w:rStyle w:val="Kommentarzeichen"/>
                <w:sz w:val="24"/>
                <w:szCs w:val="24"/>
              </w:rPr>
              <w:commentReference w:id="603"/>
            </w:r>
            <w:ins w:id="610" w:author="Peter Koch" w:date="2026-05-15T10:45:00Z" w16du:dateUtc="2026-05-15T08:45:00Z">
              <w:r w:rsidR="00F47579">
                <w:t>.</w:t>
              </w:r>
            </w:ins>
          </w:p>
          <w:p w14:paraId="30F214D6" w14:textId="3A2A1547" w:rsidR="00F47579" w:rsidRDefault="00F47579" w:rsidP="00D40DFE">
            <w:pPr>
              <w:rPr>
                <w:ins w:id="611" w:author="Peter Koch" w:date="2026-05-20T09:49:00Z" w16du:dateUtc="2026-05-20T07:49:00Z"/>
              </w:rPr>
            </w:pPr>
            <w:ins w:id="612" w:author="Peter Koch" w:date="2026-05-15T10:45:00Z" w16du:dateUtc="2026-05-15T08:45:00Z">
              <w:r>
                <w:t xml:space="preserve">Sollte die höchste fortlaufende Nummer (99) schon vergeben sein, so muss eine neue führende Nummer vergeben werden. </w:t>
              </w:r>
            </w:ins>
            <w:ins w:id="613" w:author="Peter Koch" w:date="2026-05-20T09:48:00Z" w16du:dateUtc="2026-05-20T07:48:00Z">
              <w:r w:rsidR="00BF3E46">
                <w:t xml:space="preserve">Damit es zu keiner Kollision mit einem neuen Kunden kommt, wird die </w:t>
              </w:r>
            </w:ins>
            <w:ins w:id="614" w:author="Peter Koch" w:date="2026-05-20T09:49:00Z" w16du:dateUtc="2026-05-20T07:49:00Z">
              <w:r w:rsidR="00BF3E46">
                <w:t>Lieferantennummer (ohne fortlaufende Nummer) über den Nummernzähler übersprungen.</w:t>
              </w:r>
            </w:ins>
          </w:p>
          <w:p w14:paraId="35A41BBD" w14:textId="77777777" w:rsidR="00BF3E46" w:rsidRDefault="00BF3E46" w:rsidP="00D40DFE">
            <w:pPr>
              <w:rPr>
                <w:ins w:id="615" w:author="Peter Koch" w:date="2026-05-20T09:49:00Z" w16du:dateUtc="2026-05-20T07:49:00Z"/>
              </w:rPr>
            </w:pPr>
            <w:ins w:id="616" w:author="Peter Koch" w:date="2026-05-20T09:49:00Z" w16du:dateUtc="2026-05-20T07:49:00Z">
              <w:r>
                <w:t>Beispiel:</w:t>
              </w:r>
            </w:ins>
          </w:p>
          <w:p w14:paraId="4A23938A" w14:textId="6304BCFB" w:rsidR="00BF3E46" w:rsidRDefault="0060357F" w:rsidP="00D40DFE">
            <w:pPr>
              <w:rPr>
                <w:ins w:id="617" w:author="Peter Koch" w:date="2026-05-20T09:50:00Z" w16du:dateUtc="2026-05-20T07:50:00Z"/>
              </w:rPr>
            </w:pPr>
            <w:ins w:id="618" w:author="Peter Koch" w:date="2026-05-20T09:50:00Z" w16du:dateUtc="2026-05-20T07:50:00Z">
              <w:r>
                <w:lastRenderedPageBreak/>
                <w:t>Lieferant 470000</w:t>
              </w:r>
            </w:ins>
          </w:p>
          <w:p w14:paraId="1FD1019F" w14:textId="77777777" w:rsidR="0060357F" w:rsidRDefault="0060357F" w:rsidP="00D40DFE">
            <w:pPr>
              <w:rPr>
                <w:ins w:id="619" w:author="Peter Koch" w:date="2026-05-20T09:50:00Z" w16du:dateUtc="2026-05-20T07:50:00Z"/>
              </w:rPr>
            </w:pPr>
            <w:ins w:id="620" w:author="Peter Koch" w:date="2026-05-20T09:50:00Z" w16du:dateUtc="2026-05-20T07:50:00Z">
              <w:r>
                <w:t>letzter Lieferantenkontakt 47000099</w:t>
              </w:r>
            </w:ins>
          </w:p>
          <w:p w14:paraId="7DAA91AF" w14:textId="7F25D9CB" w:rsidR="0060357F" w:rsidRDefault="0060357F" w:rsidP="00D40DFE">
            <w:pPr>
              <w:rPr>
                <w:ins w:id="621" w:author="Peter Koch" w:date="2026-05-20T09:50:00Z" w16du:dateUtc="2026-05-20T07:50:00Z"/>
              </w:rPr>
            </w:pPr>
            <w:ins w:id="622" w:author="Peter Koch" w:date="2026-05-20T09:50:00Z" w16du:dateUtc="2026-05-20T07:50:00Z">
              <w:r>
                <w:t>neuer Lieferantenkontakt 47625501</w:t>
              </w:r>
            </w:ins>
            <w:ins w:id="623" w:author="Peter Koch" w:date="2026-05-20T09:51:00Z" w16du:dateUtc="2026-05-20T07:51:00Z">
              <w:r w:rsidR="00A2179D">
                <w:t>, da 476255 als Lieferant noch nicht vergeben wurde.</w:t>
              </w:r>
            </w:ins>
          </w:p>
          <w:p w14:paraId="17D8CFA3" w14:textId="0EB15D8D" w:rsidR="00F47579" w:rsidRPr="00F14AC8" w:rsidRDefault="0060357F" w:rsidP="00D40DFE">
            <w:ins w:id="624" w:author="Peter Koch" w:date="2026-05-20T09:50:00Z" w16du:dateUtc="2026-05-20T07:50:00Z">
              <w:r>
                <w:t xml:space="preserve">Lieferantennummer 476255 wird im </w:t>
              </w:r>
            </w:ins>
            <w:ins w:id="625" w:author="Peter Koch" w:date="2026-05-20T09:51:00Z" w16du:dateUtc="2026-05-20T07:51:00Z">
              <w:r>
                <w:t>Nummernkreis der Lieferanten übersprungen.</w:t>
              </w:r>
            </w:ins>
            <w:ins w:id="626" w:author="Peter Koch" w:date="2026-05-20T09:52:00Z" w16du:dateUtc="2026-05-20T07:52:00Z">
              <w:r w:rsidR="005D34C7">
                <w:t xml:space="preserve"> </w:t>
              </w:r>
              <w:r w:rsidR="00D72F53">
                <w:t>Die n</w:t>
              </w:r>
              <w:r w:rsidR="005D34C7">
                <w:t xml:space="preserve">ächste freie Lieferantennummer </w:t>
              </w:r>
              <w:r w:rsidR="00D72F53">
                <w:t xml:space="preserve">ist dann </w:t>
              </w:r>
              <w:r w:rsidR="005D34C7">
                <w:t>476256</w:t>
              </w:r>
              <w:r w:rsidR="00D72F53">
                <w:t>.</w:t>
              </w:r>
            </w:ins>
          </w:p>
        </w:tc>
      </w:tr>
    </w:tbl>
    <w:p w14:paraId="01C571BD" w14:textId="77777777" w:rsidR="008C6748" w:rsidRPr="00F14AC8" w:rsidRDefault="008C6748" w:rsidP="00764F0A"/>
    <w:p w14:paraId="37E5E82C" w14:textId="0914FBC2" w:rsidR="00764F0A" w:rsidRPr="00F14AC8" w:rsidRDefault="00764F0A" w:rsidP="003169C6">
      <w:pPr>
        <w:pStyle w:val="berschrift3"/>
      </w:pPr>
      <w:bookmarkStart w:id="627" w:name="_Toc228444352"/>
      <w:r w:rsidRPr="00F14AC8">
        <w:t>Intrastat</w:t>
      </w:r>
      <w:bookmarkEnd w:id="627"/>
    </w:p>
    <w:p w14:paraId="0A08A0E0" w14:textId="77777777" w:rsidR="00764F0A" w:rsidRPr="00F14AC8" w:rsidRDefault="00764F0A" w:rsidP="00764F0A"/>
    <w:p w14:paraId="08107065" w14:textId="7AE2654B" w:rsidR="00764F0A" w:rsidRPr="00F14AC8" w:rsidRDefault="00764F0A" w:rsidP="00764F0A">
      <w:r w:rsidRPr="00F14AC8">
        <w:t>Die Intrastat</w:t>
      </w:r>
      <w:r w:rsidR="006731BB" w:rsidRPr="00F14AC8">
        <w:t>-Meldung</w:t>
      </w:r>
      <w:r w:rsidRPr="00F14AC8">
        <w:t xml:space="preserve"> muss in der Konfiguration aktiviert werden.</w:t>
      </w:r>
    </w:p>
    <w:p w14:paraId="27652BD5" w14:textId="77777777" w:rsidR="006731BB" w:rsidRPr="00F14AC8" w:rsidRDefault="006731BB" w:rsidP="006731BB">
      <w:pPr>
        <w:rPr>
          <w:b/>
          <w:bCs/>
          <w:color w:val="002060"/>
        </w:rPr>
      </w:pPr>
    </w:p>
    <w:p w14:paraId="60D193CC" w14:textId="3AA3579E" w:rsidR="006731BB" w:rsidRPr="00F14AC8" w:rsidRDefault="006731BB" w:rsidP="006731BB">
      <w:pPr>
        <w:rPr>
          <w:b/>
          <w:bCs/>
          <w:color w:val="002060"/>
        </w:rPr>
      </w:pPr>
      <w:r w:rsidRPr="00F14AC8">
        <w:rPr>
          <w:b/>
          <w:bCs/>
          <w:color w:val="002060"/>
        </w:rPr>
        <w:t>Umsetzung ABAS</w:t>
      </w:r>
    </w:p>
    <w:p w14:paraId="7E0255D2" w14:textId="77777777" w:rsidR="006731BB" w:rsidRPr="00F14AC8" w:rsidRDefault="006731BB" w:rsidP="00764F0A"/>
    <w:p w14:paraId="79B47CF3" w14:textId="2775686C" w:rsidR="00764F0A" w:rsidRPr="00F14AC8" w:rsidRDefault="006731BB" w:rsidP="00764F0A">
      <w:commentRangeStart w:id="628"/>
      <w:commentRangeStart w:id="629"/>
      <w:r w:rsidRPr="00F14AC8">
        <w:t xml:space="preserve">Konfiguration </w:t>
      </w:r>
      <w:r w:rsidR="00764F0A" w:rsidRPr="00F14AC8">
        <w:t>durchführen</w:t>
      </w:r>
      <w:commentRangeEnd w:id="628"/>
      <w:r w:rsidR="00205340" w:rsidRPr="00F14AC8">
        <w:rPr>
          <w:rStyle w:val="Kommentarzeichen"/>
          <w:sz w:val="24"/>
          <w:szCs w:val="24"/>
        </w:rPr>
        <w:commentReference w:id="628"/>
      </w:r>
      <w:commentRangeEnd w:id="629"/>
      <w:r w:rsidRPr="00F14AC8">
        <w:rPr>
          <w:rStyle w:val="Kommentarzeichen"/>
          <w:sz w:val="24"/>
          <w:szCs w:val="24"/>
        </w:rPr>
        <w:commentReference w:id="629"/>
      </w:r>
    </w:p>
    <w:p w14:paraId="16E19CF5" w14:textId="77777777" w:rsidR="00257E5A" w:rsidRPr="00F14AC8" w:rsidRDefault="00257E5A" w:rsidP="00764F0A"/>
    <w:p w14:paraId="7BC31895" w14:textId="646E7669" w:rsidR="00257E5A" w:rsidRPr="00F14AC8" w:rsidRDefault="00257E5A" w:rsidP="00257E5A">
      <w:pPr>
        <w:pStyle w:val="berschrift3"/>
      </w:pPr>
      <w:bookmarkStart w:id="630" w:name="_Toc228444353"/>
      <w:r w:rsidRPr="00F14AC8">
        <w:t>Nummernvergabe in Einkaufsbelegen</w:t>
      </w:r>
      <w:bookmarkEnd w:id="630"/>
    </w:p>
    <w:p w14:paraId="10E60C31" w14:textId="77777777" w:rsidR="00257E5A" w:rsidRPr="00F14AC8" w:rsidRDefault="00257E5A" w:rsidP="00257E5A"/>
    <w:p w14:paraId="7DE1D24B" w14:textId="462C38F3" w:rsidR="00257E5A" w:rsidRPr="00F14AC8" w:rsidRDefault="00257E5A" w:rsidP="00257E5A">
      <w:r w:rsidRPr="00F14AC8">
        <w:t>Die Identnummern der Einkaufsbelege dürfen von Mitarbeitern nicht überschrieben werden.</w:t>
      </w:r>
    </w:p>
    <w:p w14:paraId="465B0F15" w14:textId="77777777" w:rsidR="00257E5A" w:rsidRPr="00F14AC8" w:rsidRDefault="00257E5A" w:rsidP="00257E5A"/>
    <w:p w14:paraId="0692FD80" w14:textId="77777777" w:rsidR="00257E5A" w:rsidRPr="00F14AC8" w:rsidRDefault="00257E5A" w:rsidP="00257E5A">
      <w:pPr>
        <w:rPr>
          <w:b/>
          <w:bCs/>
          <w:color w:val="002060"/>
        </w:rPr>
      </w:pPr>
      <w:r w:rsidRPr="00F14AC8">
        <w:rPr>
          <w:b/>
          <w:bCs/>
          <w:color w:val="002060"/>
        </w:rPr>
        <w:t>Umsetzung ABAS</w:t>
      </w:r>
    </w:p>
    <w:p w14:paraId="5013C43B" w14:textId="77777777" w:rsidR="00257E5A" w:rsidRPr="00F14AC8" w:rsidRDefault="00257E5A" w:rsidP="00257E5A"/>
    <w:p w14:paraId="215BF622" w14:textId="77777777" w:rsidR="00257E5A" w:rsidRPr="00F14AC8" w:rsidRDefault="00257E5A" w:rsidP="00257E5A">
      <w:r w:rsidRPr="00F14AC8">
        <w:t xml:space="preserve">Datenbankkonfiguration für D-004 anpassen. </w:t>
      </w:r>
    </w:p>
    <w:p w14:paraId="5FFE4300" w14:textId="77777777" w:rsidR="00257E5A" w:rsidRPr="00F14AC8" w:rsidRDefault="00257E5A" w:rsidP="00257E5A"/>
    <w:p w14:paraId="385D503C" w14:textId="77777777" w:rsidR="00257E5A" w:rsidRPr="00F14AC8" w:rsidRDefault="00257E5A" w:rsidP="00257E5A">
      <w:r w:rsidRPr="00F14AC8">
        <w:t>Manuelle Eingabe einer Identnummer zulassen: „Nicht erlaubt“</w:t>
      </w:r>
    </w:p>
    <w:p w14:paraId="22D9440A" w14:textId="77777777" w:rsidR="003169C6" w:rsidRPr="00F14AC8" w:rsidRDefault="003169C6" w:rsidP="00764F0A"/>
    <w:tbl>
      <w:tblPr>
        <w:tblStyle w:val="Tabellenraster"/>
        <w:tblW w:w="9085" w:type="dxa"/>
        <w:tblLook w:val="04A0" w:firstRow="1" w:lastRow="0" w:firstColumn="1" w:lastColumn="0" w:noHBand="0" w:noVBand="1"/>
      </w:tblPr>
      <w:tblGrid>
        <w:gridCol w:w="8018"/>
        <w:gridCol w:w="1067"/>
      </w:tblGrid>
      <w:tr w:rsidR="003169C6" w:rsidRPr="00F14AC8" w14:paraId="19528F54" w14:textId="77777777" w:rsidTr="00D16466">
        <w:tc>
          <w:tcPr>
            <w:tcW w:w="8018" w:type="dxa"/>
            <w:shd w:val="clear" w:color="auto" w:fill="DCEEA3" w:themeFill="accent6" w:themeFillTint="99"/>
          </w:tcPr>
          <w:p w14:paraId="25D386C5" w14:textId="77777777" w:rsidR="003169C6" w:rsidRPr="00F14AC8" w:rsidRDefault="003169C6" w:rsidP="00D16466">
            <w:r w:rsidRPr="00F14AC8">
              <w:t>Auswirkungen der Customization/Extension</w:t>
            </w:r>
          </w:p>
        </w:tc>
        <w:tc>
          <w:tcPr>
            <w:tcW w:w="1067" w:type="dxa"/>
            <w:shd w:val="clear" w:color="auto" w:fill="DCEEA3" w:themeFill="accent6" w:themeFillTint="99"/>
          </w:tcPr>
          <w:p w14:paraId="3EE604CA" w14:textId="77777777" w:rsidR="003169C6" w:rsidRPr="00F14AC8" w:rsidRDefault="003169C6" w:rsidP="00D16466">
            <w:r w:rsidRPr="00F14AC8">
              <w:t>Antwort</w:t>
            </w:r>
          </w:p>
        </w:tc>
      </w:tr>
      <w:tr w:rsidR="003169C6" w:rsidRPr="00F14AC8" w14:paraId="3049592C" w14:textId="77777777" w:rsidTr="00D16466">
        <w:tc>
          <w:tcPr>
            <w:tcW w:w="8018" w:type="dxa"/>
          </w:tcPr>
          <w:p w14:paraId="0F514A1B" w14:textId="77777777" w:rsidR="003169C6" w:rsidRPr="00F14AC8" w:rsidRDefault="003169C6" w:rsidP="00D16466">
            <w:pPr>
              <w:rPr>
                <w:sz w:val="20"/>
                <w:szCs w:val="20"/>
              </w:rPr>
            </w:pPr>
            <w:r w:rsidRPr="00F14AC8">
              <w:rPr>
                <w:sz w:val="20"/>
                <w:szCs w:val="20"/>
              </w:rPr>
              <w:t xml:space="preserve">Keine besonderen Auswirkungen </w:t>
            </w:r>
          </w:p>
        </w:tc>
        <w:tc>
          <w:tcPr>
            <w:tcW w:w="1067" w:type="dxa"/>
          </w:tcPr>
          <w:p w14:paraId="3C94B750" w14:textId="77777777" w:rsidR="003169C6" w:rsidRPr="00F14AC8" w:rsidRDefault="003169C6" w:rsidP="00D16466">
            <w:pPr>
              <w:rPr>
                <w:sz w:val="20"/>
                <w:szCs w:val="20"/>
              </w:rPr>
            </w:pPr>
            <w:r w:rsidRPr="00F14AC8">
              <w:rPr>
                <w:sz w:val="20"/>
                <w:szCs w:val="20"/>
              </w:rPr>
              <w:t>Ja/Nein</w:t>
            </w:r>
          </w:p>
        </w:tc>
      </w:tr>
      <w:tr w:rsidR="003169C6" w:rsidRPr="00F14AC8" w14:paraId="24E7B0C8" w14:textId="77777777" w:rsidTr="00D16466">
        <w:tc>
          <w:tcPr>
            <w:tcW w:w="8018" w:type="dxa"/>
          </w:tcPr>
          <w:p w14:paraId="08EEB00D" w14:textId="77777777" w:rsidR="003169C6" w:rsidRPr="00F14AC8" w:rsidRDefault="003169C6"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47E485A4" w14:textId="77777777" w:rsidR="003169C6" w:rsidRPr="00F14AC8" w:rsidRDefault="003169C6" w:rsidP="00D16466">
            <w:pPr>
              <w:rPr>
                <w:sz w:val="20"/>
                <w:szCs w:val="20"/>
              </w:rPr>
            </w:pPr>
            <w:r w:rsidRPr="00F14AC8">
              <w:rPr>
                <w:sz w:val="20"/>
                <w:szCs w:val="20"/>
              </w:rPr>
              <w:t>Ja/Nein</w:t>
            </w:r>
          </w:p>
        </w:tc>
      </w:tr>
      <w:tr w:rsidR="003169C6" w:rsidRPr="00F14AC8" w14:paraId="396786CA" w14:textId="77777777" w:rsidTr="00D16466">
        <w:tc>
          <w:tcPr>
            <w:tcW w:w="8018" w:type="dxa"/>
          </w:tcPr>
          <w:p w14:paraId="6775B814" w14:textId="77777777" w:rsidR="003169C6" w:rsidRPr="00F14AC8" w:rsidRDefault="003169C6"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2A23C5C9" w14:textId="77777777" w:rsidR="003169C6" w:rsidRPr="00F14AC8" w:rsidRDefault="003169C6" w:rsidP="00D16466">
            <w:pPr>
              <w:rPr>
                <w:sz w:val="20"/>
                <w:szCs w:val="20"/>
              </w:rPr>
            </w:pPr>
            <w:r w:rsidRPr="00F14AC8">
              <w:rPr>
                <w:sz w:val="20"/>
                <w:szCs w:val="20"/>
              </w:rPr>
              <w:t>Ja/Nein</w:t>
            </w:r>
          </w:p>
        </w:tc>
      </w:tr>
      <w:tr w:rsidR="003169C6" w:rsidRPr="00F14AC8" w14:paraId="4201F495" w14:textId="77777777" w:rsidTr="00D16466">
        <w:tc>
          <w:tcPr>
            <w:tcW w:w="8018" w:type="dxa"/>
          </w:tcPr>
          <w:p w14:paraId="53AAB3E5" w14:textId="77777777" w:rsidR="003169C6" w:rsidRPr="00F14AC8" w:rsidRDefault="003169C6"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56C44117" w14:textId="77777777" w:rsidR="003169C6" w:rsidRPr="00F14AC8" w:rsidRDefault="003169C6" w:rsidP="00D16466">
            <w:pPr>
              <w:rPr>
                <w:sz w:val="20"/>
                <w:szCs w:val="20"/>
              </w:rPr>
            </w:pPr>
            <w:r w:rsidRPr="00F14AC8">
              <w:rPr>
                <w:sz w:val="20"/>
                <w:szCs w:val="20"/>
              </w:rPr>
              <w:t>Ja/Nein</w:t>
            </w:r>
          </w:p>
        </w:tc>
      </w:tr>
      <w:tr w:rsidR="003169C6" w:rsidRPr="00F14AC8" w14:paraId="1FEB7866" w14:textId="77777777" w:rsidTr="00D16466">
        <w:tc>
          <w:tcPr>
            <w:tcW w:w="8018" w:type="dxa"/>
          </w:tcPr>
          <w:p w14:paraId="6010E12D" w14:textId="77777777" w:rsidR="003169C6" w:rsidRPr="00F14AC8" w:rsidRDefault="003169C6"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029B6E84" w14:textId="77777777" w:rsidR="003169C6" w:rsidRPr="00F14AC8" w:rsidRDefault="003169C6"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3169C6" w:rsidRPr="00F14AC8" w14:paraId="0C957B8F" w14:textId="77777777" w:rsidTr="00D16466">
        <w:trPr>
          <w:trHeight w:hRule="exact" w:val="861"/>
        </w:trPr>
        <w:tc>
          <w:tcPr>
            <w:tcW w:w="1273" w:type="dxa"/>
            <w:shd w:val="clear" w:color="auto" w:fill="D5D5D5" w:themeFill="background2"/>
            <w:tcMar>
              <w:bottom w:w="57" w:type="dxa"/>
            </w:tcMar>
          </w:tcPr>
          <w:p w14:paraId="2776AE9C" w14:textId="77777777" w:rsidR="003169C6" w:rsidRPr="00F14AC8" w:rsidRDefault="003169C6" w:rsidP="00D16466">
            <w:pPr>
              <w:rPr>
                <w:b/>
              </w:rPr>
            </w:pPr>
            <w:r w:rsidRPr="00F14AC8">
              <w:rPr>
                <w:b/>
              </w:rPr>
              <w:t>Priorität</w:t>
            </w:r>
          </w:p>
        </w:tc>
        <w:tc>
          <w:tcPr>
            <w:tcW w:w="2190" w:type="dxa"/>
            <w:shd w:val="clear" w:color="auto" w:fill="D5D5D5" w:themeFill="background2"/>
            <w:tcMar>
              <w:bottom w:w="57" w:type="dxa"/>
            </w:tcMar>
          </w:tcPr>
          <w:p w14:paraId="0F156114" w14:textId="77777777" w:rsidR="003169C6" w:rsidRPr="00F14AC8" w:rsidRDefault="003169C6" w:rsidP="00D16466">
            <w:pPr>
              <w:rPr>
                <w:b/>
              </w:rPr>
            </w:pPr>
            <w:r w:rsidRPr="00F14AC8">
              <w:rPr>
                <w:b/>
              </w:rPr>
              <w:t>Realisierung</w:t>
            </w:r>
          </w:p>
        </w:tc>
        <w:tc>
          <w:tcPr>
            <w:tcW w:w="1070" w:type="dxa"/>
            <w:shd w:val="clear" w:color="auto" w:fill="D5D5D5" w:themeFill="background2"/>
            <w:tcMar>
              <w:bottom w:w="57" w:type="dxa"/>
            </w:tcMar>
          </w:tcPr>
          <w:p w14:paraId="4239FDE7" w14:textId="77777777" w:rsidR="003169C6" w:rsidRPr="00F14AC8" w:rsidRDefault="003169C6" w:rsidP="00D16466">
            <w:pPr>
              <w:rPr>
                <w:b/>
              </w:rPr>
            </w:pPr>
            <w:r w:rsidRPr="00F14AC8">
              <w:rPr>
                <w:b/>
              </w:rPr>
              <w:t>Dauer (ca./h)</w:t>
            </w:r>
          </w:p>
        </w:tc>
        <w:tc>
          <w:tcPr>
            <w:tcW w:w="1134" w:type="dxa"/>
            <w:shd w:val="clear" w:color="auto" w:fill="D5D5D5" w:themeFill="background2"/>
            <w:tcMar>
              <w:bottom w:w="57" w:type="dxa"/>
            </w:tcMar>
          </w:tcPr>
          <w:p w14:paraId="45CE6541" w14:textId="77777777" w:rsidR="003169C6" w:rsidRPr="00F14AC8" w:rsidRDefault="003169C6"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1A0F3C64" w14:textId="77777777" w:rsidR="003169C6" w:rsidRPr="00F14AC8" w:rsidRDefault="003169C6"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58C90A2" w14:textId="77777777" w:rsidR="003169C6" w:rsidRPr="00F14AC8" w:rsidRDefault="003169C6" w:rsidP="00D16466">
            <w:pPr>
              <w:rPr>
                <w:b/>
              </w:rPr>
            </w:pPr>
            <w:r w:rsidRPr="00F14AC8">
              <w:rPr>
                <w:b/>
              </w:rPr>
              <w:t>Bereich</w:t>
            </w:r>
          </w:p>
        </w:tc>
      </w:tr>
      <w:tr w:rsidR="003169C6" w:rsidRPr="00F14AC8" w14:paraId="3559FCC7" w14:textId="77777777" w:rsidTr="00D16466">
        <w:trPr>
          <w:trHeight w:val="454"/>
        </w:trPr>
        <w:tc>
          <w:tcPr>
            <w:tcW w:w="1273" w:type="dxa"/>
            <w:shd w:val="clear" w:color="auto" w:fill="FFFFFF"/>
            <w:tcMar>
              <w:bottom w:w="57" w:type="dxa"/>
            </w:tcMar>
          </w:tcPr>
          <w:p w14:paraId="5DB1D538" w14:textId="77777777" w:rsidR="003169C6" w:rsidRPr="00F14AC8" w:rsidRDefault="003169C6" w:rsidP="00394CD1">
            <w:pPr>
              <w:pStyle w:val="Tabelleninhalte"/>
            </w:pPr>
            <w:r w:rsidRPr="00F14AC8">
              <w:t>1</w:t>
            </w:r>
          </w:p>
        </w:tc>
        <w:tc>
          <w:tcPr>
            <w:tcW w:w="2190" w:type="dxa"/>
            <w:shd w:val="clear" w:color="auto" w:fill="FFFFFF"/>
            <w:tcMar>
              <w:bottom w:w="57" w:type="dxa"/>
            </w:tcMar>
          </w:tcPr>
          <w:p w14:paraId="0A4DAEFF" w14:textId="77777777" w:rsidR="003169C6" w:rsidRPr="00F14AC8" w:rsidRDefault="003169C6" w:rsidP="00394CD1">
            <w:pPr>
              <w:pStyle w:val="Tabelleninhalte"/>
            </w:pPr>
            <w:r w:rsidRPr="00F14AC8">
              <w:t>Abas</w:t>
            </w:r>
          </w:p>
        </w:tc>
        <w:tc>
          <w:tcPr>
            <w:tcW w:w="1070" w:type="dxa"/>
            <w:shd w:val="clear" w:color="auto" w:fill="FFFFFF"/>
            <w:tcMar>
              <w:bottom w:w="57" w:type="dxa"/>
            </w:tcMar>
          </w:tcPr>
          <w:p w14:paraId="613F2475" w14:textId="77777777" w:rsidR="003169C6" w:rsidRPr="00F14AC8" w:rsidRDefault="003169C6" w:rsidP="00394CD1">
            <w:pPr>
              <w:pStyle w:val="Tabelleninhalte"/>
            </w:pPr>
            <w:r w:rsidRPr="00F14AC8">
              <w:t>0,00</w:t>
            </w:r>
          </w:p>
        </w:tc>
        <w:tc>
          <w:tcPr>
            <w:tcW w:w="1134" w:type="dxa"/>
            <w:shd w:val="clear" w:color="auto" w:fill="FFFFFF"/>
            <w:tcMar>
              <w:bottom w:w="57" w:type="dxa"/>
            </w:tcMar>
          </w:tcPr>
          <w:p w14:paraId="4E6682B5" w14:textId="77777777" w:rsidR="003169C6" w:rsidRPr="00F14AC8" w:rsidRDefault="003169C6" w:rsidP="00394CD1">
            <w:pPr>
              <w:pStyle w:val="Tabelleninhalte"/>
            </w:pPr>
            <w:r w:rsidRPr="00F14AC8">
              <w:t>0,00</w:t>
            </w:r>
          </w:p>
        </w:tc>
        <w:tc>
          <w:tcPr>
            <w:tcW w:w="1134" w:type="dxa"/>
            <w:shd w:val="clear" w:color="auto" w:fill="FFFFFF"/>
            <w:tcMar>
              <w:bottom w:w="57" w:type="dxa"/>
            </w:tcMar>
          </w:tcPr>
          <w:p w14:paraId="4DB12A4D" w14:textId="77777777" w:rsidR="003169C6" w:rsidRPr="00F14AC8" w:rsidRDefault="003169C6" w:rsidP="00394CD1">
            <w:pPr>
              <w:pStyle w:val="Tabelleninhalte"/>
            </w:pPr>
            <w:r w:rsidRPr="00F14AC8">
              <w:t>0,00</w:t>
            </w:r>
          </w:p>
        </w:tc>
        <w:tc>
          <w:tcPr>
            <w:tcW w:w="2271" w:type="dxa"/>
            <w:shd w:val="clear" w:color="auto" w:fill="FFFFFF"/>
            <w:tcMar>
              <w:bottom w:w="57" w:type="dxa"/>
            </w:tcMar>
          </w:tcPr>
          <w:p w14:paraId="20B0AFEE" w14:textId="77777777" w:rsidR="003169C6" w:rsidRPr="00F14AC8" w:rsidRDefault="003169C6" w:rsidP="00394CD1">
            <w:pPr>
              <w:pStyle w:val="Tabelleninhalte"/>
            </w:pPr>
            <w:r w:rsidRPr="00F14AC8">
              <w:t>Admin</w:t>
            </w:r>
          </w:p>
        </w:tc>
      </w:tr>
    </w:tbl>
    <w:p w14:paraId="26827968" w14:textId="77777777" w:rsidR="00145E4B" w:rsidRPr="00F14AC8" w:rsidRDefault="00145E4B" w:rsidP="00764F0A"/>
    <w:p w14:paraId="1C2A6134" w14:textId="767841ED" w:rsidR="00764F0A" w:rsidRPr="00F14AC8" w:rsidRDefault="00764F0A" w:rsidP="00764F0A">
      <w:pPr>
        <w:pStyle w:val="berschrift2"/>
      </w:pPr>
      <w:bookmarkStart w:id="631" w:name="_Toc228444354"/>
      <w:r w:rsidRPr="00F14AC8">
        <w:t>Einkaufsprozess</w:t>
      </w:r>
      <w:r w:rsidR="00145E4B" w:rsidRPr="00F14AC8">
        <w:t>e</w:t>
      </w:r>
      <w:bookmarkEnd w:id="631"/>
    </w:p>
    <w:p w14:paraId="20DFC329" w14:textId="77777777" w:rsidR="00764F0A" w:rsidRPr="00F14AC8" w:rsidRDefault="00764F0A" w:rsidP="00764F0A"/>
    <w:p w14:paraId="434EC95F" w14:textId="77777777" w:rsidR="00764F0A" w:rsidRPr="00F14AC8" w:rsidRDefault="00764F0A" w:rsidP="00764F0A">
      <w:pPr>
        <w:pStyle w:val="berschrift3"/>
      </w:pPr>
      <w:bookmarkStart w:id="632" w:name="_Toc228444355"/>
      <w:bookmarkStart w:id="633" w:name="AP011"/>
      <w:r w:rsidRPr="00F14AC8">
        <w:lastRenderedPageBreak/>
        <w:t>Lieferadressen der HWK</w:t>
      </w:r>
      <w:bookmarkEnd w:id="632"/>
    </w:p>
    <w:bookmarkEnd w:id="633"/>
    <w:p w14:paraId="4090144F" w14:textId="77777777" w:rsidR="00764F0A" w:rsidRPr="00F14AC8" w:rsidRDefault="00764F0A" w:rsidP="00764F0A"/>
    <w:p w14:paraId="7267E985" w14:textId="10D0BFEA" w:rsidR="00764F0A" w:rsidRPr="00F14AC8" w:rsidRDefault="00764F0A" w:rsidP="00764F0A">
      <w:r w:rsidRPr="00F14AC8">
        <w:t>Die HWK</w:t>
      </w:r>
      <w:r w:rsidR="0028379D" w:rsidRPr="00F14AC8">
        <w:t>/worKA</w:t>
      </w:r>
      <w:r w:rsidRPr="00F14AC8">
        <w:t xml:space="preserve"> benötigt für die </w:t>
      </w:r>
      <w:r w:rsidR="00586F19" w:rsidRPr="00F14AC8">
        <w:t>Lieferantena</w:t>
      </w:r>
      <w:r w:rsidRPr="00F14AC8">
        <w:t xml:space="preserve">nlieferung an die Betriebsstätten eine abweichende Anliefer- und Abholadresse. Diese kann man </w:t>
      </w:r>
      <w:r w:rsidR="00586F19" w:rsidRPr="00F14AC8">
        <w:t>in de</w:t>
      </w:r>
      <w:r w:rsidR="00A30BFE" w:rsidRPr="00F14AC8">
        <w:t>n Einkaufsbelegen</w:t>
      </w:r>
      <w:r w:rsidR="00586F19" w:rsidRPr="00F14AC8">
        <w:t xml:space="preserve"> </w:t>
      </w:r>
      <w:r w:rsidRPr="00F14AC8">
        <w:t>im Register Kontakt auf der rechten Seite manuell ein</w:t>
      </w:r>
      <w:r w:rsidR="001B5772" w:rsidRPr="00F14AC8">
        <w:t>ge</w:t>
      </w:r>
      <w:r w:rsidRPr="00F14AC8">
        <w:t>tragen</w:t>
      </w:r>
      <w:r w:rsidR="001B5772" w:rsidRPr="00F14AC8">
        <w:t xml:space="preserve"> werden</w:t>
      </w:r>
      <w:r w:rsidRPr="00F14AC8">
        <w:t>.</w:t>
      </w:r>
    </w:p>
    <w:p w14:paraId="1516DAA6" w14:textId="77777777" w:rsidR="00A30BFE" w:rsidRPr="00F14AC8" w:rsidRDefault="00A30BFE" w:rsidP="00764F0A"/>
    <w:p w14:paraId="65B103C0" w14:textId="1A111EDC" w:rsidR="001B5772" w:rsidRPr="00F14AC8" w:rsidRDefault="001B5772" w:rsidP="00764F0A">
      <w:r w:rsidRPr="00F14AC8">
        <w:t>Es wird aber eine Automatisierung des Prozesses benötigt.</w:t>
      </w:r>
      <w:ins w:id="634" w:author="Peter Koch" w:date="2026-05-29T14:23:00Z" w16du:dateUtc="2026-05-29T12:23:00Z">
        <w:r w:rsidR="00AA0B02">
          <w:t xml:space="preserve"> </w:t>
        </w:r>
      </w:ins>
      <w:ins w:id="635" w:author="Peter Koch" w:date="2026-05-29T14:24:00Z" w16du:dateUtc="2026-05-29T12:24:00Z">
        <w:r w:rsidR="00743A0E">
          <w:t>Dabei wird der Standort des Mitarbeiters berücksichtigt, der den Beleg erfasst.</w:t>
        </w:r>
      </w:ins>
    </w:p>
    <w:p w14:paraId="3FD0CE36" w14:textId="77777777" w:rsidR="001B5772" w:rsidRPr="00F14AC8" w:rsidRDefault="001B5772" w:rsidP="00764F0A"/>
    <w:p w14:paraId="048FE040" w14:textId="18CDB99F" w:rsidR="00A029CB" w:rsidRPr="00F14AC8" w:rsidDel="00743A0E" w:rsidRDefault="00A029CB" w:rsidP="00764F0A">
      <w:pPr>
        <w:rPr>
          <w:del w:id="636" w:author="Peter Koch" w:date="2026-05-29T14:24:00Z" w16du:dateUtc="2026-05-29T12:24:00Z"/>
        </w:rPr>
      </w:pPr>
      <w:del w:id="637" w:author="Peter Koch" w:date="2026-05-29T14:24:00Z" w16du:dateUtc="2026-05-29T12:24:00Z">
        <w:r w:rsidRPr="00F14AC8" w:rsidDel="00743A0E">
          <w:delText>Die Adresse der Lagergruppe wird in de</w:delText>
        </w:r>
        <w:r w:rsidR="00937FF9" w:rsidRPr="00F14AC8" w:rsidDel="00743A0E">
          <w:delText>n</w:delText>
        </w:r>
        <w:r w:rsidRPr="00F14AC8" w:rsidDel="00743A0E">
          <w:delText xml:space="preserve"> </w:delText>
        </w:r>
        <w:r w:rsidR="005A21E4" w:rsidRPr="00F14AC8" w:rsidDel="00743A0E">
          <w:delText xml:space="preserve">jeweiligen </w:delText>
        </w:r>
        <w:r w:rsidRPr="00F14AC8" w:rsidDel="00743A0E">
          <w:delText>Lagergruppe</w:delText>
        </w:r>
        <w:r w:rsidR="00416302" w:rsidRPr="00F14AC8" w:rsidDel="00743A0E">
          <w:delText>nobjekt</w:delText>
        </w:r>
        <w:r w:rsidR="00937FF9" w:rsidRPr="00F14AC8" w:rsidDel="00743A0E">
          <w:delText>en</w:delText>
        </w:r>
        <w:r w:rsidRPr="00F14AC8" w:rsidDel="00743A0E">
          <w:delText xml:space="preserve"> gepflegt.</w:delText>
        </w:r>
      </w:del>
    </w:p>
    <w:p w14:paraId="3B84A160" w14:textId="24955BE2" w:rsidR="00764F0A" w:rsidRPr="00F14AC8" w:rsidDel="00743A0E" w:rsidRDefault="00764F0A" w:rsidP="00764F0A">
      <w:pPr>
        <w:rPr>
          <w:del w:id="638" w:author="Peter Koch" w:date="2026-05-29T14:24:00Z" w16du:dateUtc="2026-05-29T12:24:00Z"/>
        </w:rPr>
      </w:pPr>
      <w:del w:id="639" w:author="Peter Koch" w:date="2026-05-29T14:24:00Z" w16du:dateUtc="2026-05-29T12:24:00Z">
        <w:r w:rsidRPr="00F14AC8" w:rsidDel="00743A0E">
          <w:delText xml:space="preserve">Für die automatische Befüllung der Adresse </w:delText>
        </w:r>
        <w:r w:rsidR="00416302" w:rsidRPr="00F14AC8" w:rsidDel="00743A0E">
          <w:delText xml:space="preserve">wird nur </w:delText>
        </w:r>
        <w:r w:rsidRPr="00F14AC8" w:rsidDel="00743A0E">
          <w:delText xml:space="preserve">die erste </w:delText>
        </w:r>
        <w:r w:rsidR="00A029CB" w:rsidRPr="00F14AC8" w:rsidDel="00743A0E">
          <w:delText>Artikelp</w:delText>
        </w:r>
        <w:r w:rsidRPr="00F14AC8" w:rsidDel="00743A0E">
          <w:delText xml:space="preserve">osition der Anfrage/Bestell/Rücklieferpositionen ausgewertet werden. Das Erfassen von unterschiedlichen </w:delText>
        </w:r>
        <w:r w:rsidR="00187297" w:rsidRPr="00F14AC8" w:rsidDel="00743A0E">
          <w:delText xml:space="preserve">Lagergruppen </w:delText>
        </w:r>
        <w:r w:rsidRPr="00F14AC8" w:rsidDel="00743A0E">
          <w:delText>pro Bestellung wird erstmal nicht unterbunden.</w:delText>
        </w:r>
      </w:del>
    </w:p>
    <w:p w14:paraId="6A2FA45B" w14:textId="0632305D" w:rsidR="00764F0A" w:rsidRPr="00F14AC8" w:rsidDel="00743A0E" w:rsidRDefault="00764F0A" w:rsidP="00764F0A">
      <w:pPr>
        <w:rPr>
          <w:del w:id="640" w:author="Peter Koch" w:date="2026-05-29T14:24:00Z" w16du:dateUtc="2026-05-29T12:24:00Z"/>
        </w:rPr>
      </w:pPr>
    </w:p>
    <w:p w14:paraId="5A957A43" w14:textId="77777777" w:rsidR="0050011E" w:rsidRPr="00F14AC8" w:rsidRDefault="0050011E" w:rsidP="0050011E">
      <w:pPr>
        <w:rPr>
          <w:b/>
          <w:bCs/>
          <w:color w:val="002060"/>
        </w:rPr>
      </w:pPr>
      <w:r w:rsidRPr="00F14AC8">
        <w:rPr>
          <w:b/>
          <w:bCs/>
          <w:color w:val="002060"/>
        </w:rPr>
        <w:t>Umsetzung ABAS</w:t>
      </w:r>
    </w:p>
    <w:p w14:paraId="34F949EB" w14:textId="77777777" w:rsidR="0050011E" w:rsidRPr="00F14AC8" w:rsidRDefault="0050011E" w:rsidP="00764F0A"/>
    <w:p w14:paraId="00C47F07" w14:textId="24274F98" w:rsidR="0050011E" w:rsidRPr="00F14AC8" w:rsidRDefault="0050011E" w:rsidP="00764F0A">
      <w:r w:rsidRPr="00F14AC8">
        <w:rPr>
          <w:u w:val="single"/>
        </w:rPr>
        <w:t>Geltungsbereich</w:t>
      </w:r>
      <w:r w:rsidRPr="00F14AC8">
        <w:t>: HWK und worKA</w:t>
      </w:r>
    </w:p>
    <w:p w14:paraId="5262189C" w14:textId="77777777" w:rsidR="0050011E" w:rsidRPr="00F14AC8" w:rsidRDefault="0050011E" w:rsidP="00764F0A"/>
    <w:p w14:paraId="7F92FCC4" w14:textId="70F671CA" w:rsidR="00741D67" w:rsidRPr="00F14AC8" w:rsidRDefault="00EC24F5" w:rsidP="00764F0A">
      <w:commentRangeStart w:id="641"/>
      <w:commentRangeStart w:id="642"/>
      <w:commentRangeStart w:id="643"/>
      <w:commentRangeStart w:id="644"/>
      <w:del w:id="645" w:author="Peter Koch" w:date="2026-05-15T10:51:00Z" w16du:dateUtc="2026-05-15T08:51:00Z">
        <w:r w:rsidRPr="00F14AC8" w:rsidDel="00464335">
          <w:delText>Mit dem Erfassen einer Artikelposition in</w:delText>
        </w:r>
      </w:del>
      <w:ins w:id="646" w:author="Peter Koch" w:date="2026-05-15T10:51:00Z" w16du:dateUtc="2026-05-15T08:51:00Z">
        <w:r w:rsidR="00464335">
          <w:t xml:space="preserve">Beim Öffnen </w:t>
        </w:r>
      </w:ins>
      <w:del w:id="647" w:author="Peter Koch" w:date="2026-05-15T10:52:00Z" w16du:dateUtc="2026-05-15T08:52:00Z">
        <w:r w:rsidRPr="00F14AC8" w:rsidDel="00C24E21">
          <w:delText xml:space="preserve"> </w:delText>
        </w:r>
      </w:del>
      <w:r w:rsidRPr="00F14AC8">
        <w:t>eine</w:t>
      </w:r>
      <w:del w:id="648" w:author="Peter Koch" w:date="2026-05-15T10:51:00Z" w16du:dateUtc="2026-05-15T08:51:00Z">
        <w:r w:rsidRPr="00F14AC8" w:rsidDel="00464335">
          <w:delText>m</w:delText>
        </w:r>
      </w:del>
      <w:ins w:id="649" w:author="Peter Koch" w:date="2026-05-15T10:51:00Z" w16du:dateUtc="2026-05-15T08:51:00Z">
        <w:r w:rsidR="00464335">
          <w:t>s</w:t>
        </w:r>
      </w:ins>
      <w:r w:rsidRPr="00F14AC8">
        <w:t xml:space="preserve"> Einkaufsbeleg</w:t>
      </w:r>
      <w:ins w:id="650" w:author="Peter Koch" w:date="2026-05-15T10:51:00Z" w16du:dateUtc="2026-05-15T08:51:00Z">
        <w:r w:rsidR="00464335">
          <w:t>es</w:t>
        </w:r>
      </w:ins>
      <w:r w:rsidRPr="00F14AC8">
        <w:t xml:space="preserve"> soll die Adresse aus der </w:t>
      </w:r>
      <w:r w:rsidR="008022FF" w:rsidRPr="00F14AC8">
        <w:t>Lagergruppe</w:t>
      </w:r>
      <w:r w:rsidR="00A36BC3" w:rsidRPr="00F14AC8">
        <w:t xml:space="preserve"> des Mitarbeiters </w:t>
      </w:r>
      <w:r w:rsidR="009F5650" w:rsidRPr="00F14AC8">
        <w:t xml:space="preserve">- </w:t>
      </w:r>
      <w:r w:rsidR="005A6DA2" w:rsidRPr="00F14AC8">
        <w:t>Feld Standort</w:t>
      </w:r>
      <w:r w:rsidR="009F5650" w:rsidRPr="00F14AC8">
        <w:t xml:space="preserve"> </w:t>
      </w:r>
      <w:r w:rsidR="005A6DA2" w:rsidRPr="00F14AC8">
        <w:t>„</w:t>
      </w:r>
      <w:r w:rsidR="005A6DA2" w:rsidRPr="00F14AC8">
        <w:rPr>
          <w:b/>
        </w:rPr>
        <w:t>ystandort</w:t>
      </w:r>
      <w:r w:rsidR="005A6DA2" w:rsidRPr="00F14AC8">
        <w:t>“</w:t>
      </w:r>
      <w:r w:rsidR="009F5650" w:rsidRPr="00F14AC8">
        <w:t xml:space="preserve"> im Mitarbeiter -</w:t>
      </w:r>
      <w:r w:rsidR="005A6DA2" w:rsidRPr="00F14AC8">
        <w:t xml:space="preserve"> </w:t>
      </w:r>
      <w:r w:rsidR="00A36BC3" w:rsidRPr="00F14AC8">
        <w:t>in die Belegposition eingefügt werden</w:t>
      </w:r>
      <w:r w:rsidR="005A6DA2" w:rsidRPr="00F14AC8">
        <w:t xml:space="preserve">. </w:t>
      </w:r>
      <w:r w:rsidR="003B4B55" w:rsidRPr="00F14AC8">
        <w:t>Die Adresse aus der Lagergruppe muss dann in die Versandadresse des Belegs übernommen werden.</w:t>
      </w:r>
    </w:p>
    <w:p w14:paraId="7737EB9F" w14:textId="72D16A6C" w:rsidR="00833975" w:rsidRPr="00F14AC8" w:rsidRDefault="00833975" w:rsidP="00764F0A">
      <w:r w:rsidRPr="00F14AC8">
        <w:t>Die interne Lagergruppe wird in der HWK und bei der worKA nicht verwendet.</w:t>
      </w:r>
      <w:commentRangeEnd w:id="641"/>
      <w:r w:rsidR="002D0B81" w:rsidRPr="00F14AC8">
        <w:rPr>
          <w:rStyle w:val="Kommentarzeichen"/>
          <w:sz w:val="24"/>
          <w:szCs w:val="24"/>
        </w:rPr>
        <w:commentReference w:id="641"/>
      </w:r>
      <w:commentRangeEnd w:id="642"/>
      <w:r w:rsidRPr="00F14AC8">
        <w:rPr>
          <w:rStyle w:val="Kommentarzeichen"/>
          <w:sz w:val="24"/>
          <w:szCs w:val="24"/>
        </w:rPr>
        <w:commentReference w:id="642"/>
      </w:r>
      <w:commentRangeEnd w:id="643"/>
      <w:r w:rsidRPr="00F14AC8">
        <w:rPr>
          <w:rStyle w:val="Kommentarzeichen"/>
          <w:sz w:val="24"/>
          <w:szCs w:val="24"/>
        </w:rPr>
        <w:commentReference w:id="643"/>
      </w:r>
      <w:commentRangeEnd w:id="644"/>
      <w:r w:rsidR="00487682" w:rsidRPr="00F14AC8">
        <w:rPr>
          <w:rStyle w:val="Kommentarzeichen"/>
          <w:sz w:val="24"/>
          <w:szCs w:val="24"/>
        </w:rPr>
        <w:commentReference w:id="644"/>
      </w:r>
    </w:p>
    <w:p w14:paraId="28415077" w14:textId="77777777" w:rsidR="003B4B55" w:rsidRPr="00F14AC8" w:rsidRDefault="003B4B55" w:rsidP="00764F0A"/>
    <w:p w14:paraId="104C9A5D" w14:textId="5690623F" w:rsidR="009E083E" w:rsidRPr="00F14AC8" w:rsidDel="00B03DAF" w:rsidRDefault="0009036D" w:rsidP="00764F0A">
      <w:pPr>
        <w:rPr>
          <w:del w:id="651" w:author="Peter Koch" w:date="2026-05-15T10:53:00Z" w16du:dateUtc="2026-05-15T08:53:00Z"/>
          <w:u w:val="single"/>
        </w:rPr>
      </w:pPr>
      <w:del w:id="652" w:author="Peter Koch" w:date="2026-05-15T10:53:00Z" w16du:dateUtc="2026-05-15T08:53:00Z">
        <w:r w:rsidRPr="00F14AC8" w:rsidDel="00B03DAF">
          <w:rPr>
            <w:u w:val="single"/>
          </w:rPr>
          <w:delText>Werteherkunft</w:delText>
        </w:r>
        <w:r w:rsidR="009E083E" w:rsidRPr="00F14AC8" w:rsidDel="00B03DAF">
          <w:rPr>
            <w:u w:val="single"/>
          </w:rPr>
          <w:delText>:</w:delText>
        </w:r>
      </w:del>
    </w:p>
    <w:p w14:paraId="77CEB778" w14:textId="7C15DF8D" w:rsidR="00AB720B" w:rsidRPr="00F14AC8" w:rsidDel="00B03DAF" w:rsidRDefault="00AB720B" w:rsidP="00764F0A">
      <w:pPr>
        <w:rPr>
          <w:del w:id="653" w:author="Peter Koch" w:date="2026-05-15T10:53:00Z" w16du:dateUtc="2026-05-15T08:53:00Z"/>
          <w:u w:val="single"/>
        </w:rPr>
      </w:pPr>
    </w:p>
    <w:tbl>
      <w:tblPr>
        <w:tblStyle w:val="Gitternetztabelle4"/>
        <w:tblW w:w="8226"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869"/>
        <w:gridCol w:w="3275"/>
        <w:gridCol w:w="3082"/>
      </w:tblGrid>
      <w:tr w:rsidR="0009036D" w:rsidRPr="00F14AC8" w:rsidDel="00B03DAF" w14:paraId="3DB4FEED" w14:textId="076B2587" w:rsidTr="00070734">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1869" w:type="dxa"/>
          </w:tcPr>
          <w:p w14:paraId="46BFC23E" w14:textId="7CADEA87" w:rsidR="0009036D" w:rsidRPr="00F14AC8" w:rsidDel="00B03DAF" w:rsidRDefault="0009036D" w:rsidP="00D16466">
            <w:pPr>
              <w:keepNext/>
              <w:keepLines/>
              <w:rPr>
                <w:del w:id="654" w:author="Peter Koch" w:date="2026-05-15T10:53:00Z" w16du:dateUtc="2026-05-15T08:53:00Z"/>
                <w:rFonts w:cs="Segoe UI"/>
                <w:color w:val="FCCD0C" w:themeColor="accent3"/>
                <w:sz w:val="16"/>
                <w:szCs w:val="16"/>
              </w:rPr>
            </w:pPr>
            <w:del w:id="655" w:author="Peter Koch" w:date="2026-05-15T10:53:00Z" w16du:dateUtc="2026-05-15T08:53:00Z">
              <w:r w:rsidRPr="00F14AC8" w:rsidDel="00B03DAF">
                <w:rPr>
                  <w:rFonts w:cs="Segoe UI"/>
                  <w:color w:val="92D050"/>
                  <w:sz w:val="16"/>
                  <w:szCs w:val="16"/>
                </w:rPr>
                <w:delText>Variablen-</w:delText>
              </w:r>
              <w:r w:rsidRPr="00F14AC8" w:rsidDel="00B03DAF">
                <w:rPr>
                  <w:rFonts w:cs="Segoe UI"/>
                  <w:color w:val="92D050"/>
                  <w:sz w:val="16"/>
                  <w:szCs w:val="16"/>
                </w:rPr>
                <w:br/>
                <w:delText>name</w:delText>
              </w:r>
            </w:del>
          </w:p>
        </w:tc>
        <w:tc>
          <w:tcPr>
            <w:tcW w:w="3275" w:type="dxa"/>
          </w:tcPr>
          <w:p w14:paraId="458B9FB6" w14:textId="466A1DED" w:rsidR="0009036D" w:rsidRPr="00F14AC8" w:rsidDel="00B03DAF" w:rsidRDefault="0009036D" w:rsidP="00D16466">
            <w:pPr>
              <w:keepNext/>
              <w:keepLines/>
              <w:cnfStyle w:val="100000000000" w:firstRow="1" w:lastRow="0" w:firstColumn="0" w:lastColumn="0" w:oddVBand="0" w:evenVBand="0" w:oddHBand="0" w:evenHBand="0" w:firstRowFirstColumn="0" w:firstRowLastColumn="0" w:lastRowFirstColumn="0" w:lastRowLastColumn="0"/>
              <w:rPr>
                <w:del w:id="656" w:author="Peter Koch" w:date="2026-05-15T10:53:00Z" w16du:dateUtc="2026-05-15T08:53:00Z"/>
                <w:rFonts w:cs="Segoe UI"/>
                <w:color w:val="92D050"/>
                <w:sz w:val="16"/>
                <w:szCs w:val="16"/>
              </w:rPr>
            </w:pPr>
            <w:del w:id="657" w:author="Peter Koch" w:date="2026-05-15T10:53:00Z" w16du:dateUtc="2026-05-15T08:53:00Z">
              <w:r w:rsidRPr="00F14AC8" w:rsidDel="00B03DAF">
                <w:rPr>
                  <w:rFonts w:cs="Segoe UI"/>
                  <w:color w:val="92D050"/>
                  <w:sz w:val="16"/>
                  <w:szCs w:val="16"/>
                </w:rPr>
                <w:delText>Werte aus</w:delText>
              </w:r>
            </w:del>
          </w:p>
        </w:tc>
        <w:tc>
          <w:tcPr>
            <w:tcW w:w="3082" w:type="dxa"/>
          </w:tcPr>
          <w:p w14:paraId="187AE522" w14:textId="6C0B4536" w:rsidR="0009036D" w:rsidRPr="00F14AC8" w:rsidDel="00B03DAF" w:rsidRDefault="0009036D" w:rsidP="00D16466">
            <w:pPr>
              <w:keepNext/>
              <w:keepLines/>
              <w:cnfStyle w:val="100000000000" w:firstRow="1" w:lastRow="0" w:firstColumn="0" w:lastColumn="0" w:oddVBand="0" w:evenVBand="0" w:oddHBand="0" w:evenHBand="0" w:firstRowFirstColumn="0" w:firstRowLastColumn="0" w:lastRowFirstColumn="0" w:lastRowLastColumn="0"/>
              <w:rPr>
                <w:del w:id="658" w:author="Peter Koch" w:date="2026-05-15T10:53:00Z" w16du:dateUtc="2026-05-15T08:53:00Z"/>
                <w:rFonts w:cs="Segoe UI"/>
                <w:color w:val="FCCD0C" w:themeColor="accent3"/>
                <w:sz w:val="16"/>
                <w:szCs w:val="16"/>
              </w:rPr>
            </w:pPr>
            <w:del w:id="659" w:author="Peter Koch" w:date="2026-05-15T10:53:00Z" w16du:dateUtc="2026-05-15T08:53:00Z">
              <w:r w:rsidRPr="00F14AC8" w:rsidDel="00B03DAF">
                <w:rPr>
                  <w:rFonts w:cs="Segoe UI"/>
                  <w:color w:val="FCCD0C" w:themeColor="accent3"/>
                  <w:sz w:val="16"/>
                  <w:szCs w:val="16"/>
                </w:rPr>
                <w:delText>Feld</w:delText>
              </w:r>
            </w:del>
          </w:p>
        </w:tc>
      </w:tr>
      <w:tr w:rsidR="00070734" w:rsidRPr="00F14AC8" w:rsidDel="00B03DAF" w14:paraId="70E7921B" w14:textId="7CC9B417" w:rsidTr="00D16466">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D7DFF0" w:themeFill="accent1" w:themeFillTint="33"/>
          </w:tcPr>
          <w:p w14:paraId="63A49F11" w14:textId="60B15070" w:rsidR="00070734" w:rsidRPr="00F14AC8" w:rsidDel="00B03DAF" w:rsidRDefault="00070734" w:rsidP="00070734">
            <w:pPr>
              <w:keepNext/>
              <w:keepLines/>
              <w:rPr>
                <w:del w:id="660" w:author="Peter Koch" w:date="2026-05-15T10:53:00Z" w16du:dateUtc="2026-05-15T08:53:00Z"/>
                <w:rFonts w:cs="Segoe UI"/>
                <w:color w:val="102031" w:themeColor="text2"/>
                <w:sz w:val="16"/>
                <w:szCs w:val="16"/>
              </w:rPr>
            </w:pPr>
            <w:del w:id="661" w:author="Peter Koch" w:date="2026-05-15T10:53:00Z" w16du:dateUtc="2026-05-15T08:53:00Z">
              <w:r w:rsidRPr="00F14AC8" w:rsidDel="00B03DAF">
                <w:rPr>
                  <w:rFonts w:cs="Segoe UI"/>
                  <w:color w:val="102031" w:themeColor="text2"/>
                  <w:sz w:val="16"/>
                  <w:szCs w:val="16"/>
                </w:rPr>
                <w:delText>„ans2“</w:delText>
              </w:r>
            </w:del>
          </w:p>
        </w:tc>
        <w:tc>
          <w:tcPr>
            <w:tcW w:w="3275" w:type="dxa"/>
            <w:shd w:val="clear" w:color="auto" w:fill="D7DFF0" w:themeFill="accent1" w:themeFillTint="33"/>
          </w:tcPr>
          <w:p w14:paraId="3D772844" w14:textId="5F246C1C" w:rsidR="00070734" w:rsidRPr="00F14AC8" w:rsidDel="00B03DAF" w:rsidRDefault="00070734" w:rsidP="00070734">
            <w:pPr>
              <w:keepNext/>
              <w:keepLines/>
              <w:cnfStyle w:val="000000100000" w:firstRow="0" w:lastRow="0" w:firstColumn="0" w:lastColumn="0" w:oddVBand="0" w:evenVBand="0" w:oddHBand="1" w:evenHBand="0" w:firstRowFirstColumn="0" w:firstRowLastColumn="0" w:lastRowFirstColumn="0" w:lastRowLastColumn="0"/>
              <w:rPr>
                <w:del w:id="662" w:author="Peter Koch" w:date="2026-05-15T10:53:00Z" w16du:dateUtc="2026-05-15T08:53:00Z"/>
                <w:rFonts w:cs="Segoe UI"/>
                <w:color w:val="102031" w:themeColor="text2"/>
                <w:sz w:val="16"/>
                <w:szCs w:val="16"/>
              </w:rPr>
            </w:pPr>
            <w:del w:id="663" w:author="Peter Koch" w:date="2026-05-15T10:53:00Z" w16du:dateUtc="2026-05-15T08:53:00Z">
              <w:r w:rsidRPr="00F14AC8" w:rsidDel="00B03DAF">
                <w:rPr>
                  <w:rFonts w:cs="Segoe UI"/>
                  <w:color w:val="102031" w:themeColor="text2"/>
                  <w:sz w:val="16"/>
                  <w:szCs w:val="16"/>
                </w:rPr>
                <w:delText>Lager:Lagergruppe</w:delText>
              </w:r>
            </w:del>
          </w:p>
        </w:tc>
        <w:tc>
          <w:tcPr>
            <w:tcW w:w="3082" w:type="dxa"/>
            <w:shd w:val="clear" w:color="auto" w:fill="D7DFF0" w:themeFill="accent1" w:themeFillTint="33"/>
          </w:tcPr>
          <w:p w14:paraId="1F50916C" w14:textId="3CFACE50" w:rsidR="00070734" w:rsidRPr="00F14AC8" w:rsidDel="00B03DAF" w:rsidRDefault="00070734" w:rsidP="00070734">
            <w:pPr>
              <w:keepNext/>
              <w:keepLines/>
              <w:cnfStyle w:val="000000100000" w:firstRow="0" w:lastRow="0" w:firstColumn="0" w:lastColumn="0" w:oddVBand="0" w:evenVBand="0" w:oddHBand="1" w:evenHBand="0" w:firstRowFirstColumn="0" w:firstRowLastColumn="0" w:lastRowFirstColumn="0" w:lastRowLastColumn="0"/>
              <w:rPr>
                <w:del w:id="664" w:author="Peter Koch" w:date="2026-05-15T10:53:00Z" w16du:dateUtc="2026-05-15T08:53:00Z"/>
                <w:rFonts w:cs="Segoe UI"/>
                <w:sz w:val="16"/>
                <w:szCs w:val="16"/>
              </w:rPr>
            </w:pPr>
            <w:del w:id="665" w:author="Peter Koch" w:date="2026-05-15T10:53:00Z" w16du:dateUtc="2026-05-15T08:53:00Z">
              <w:r w:rsidRPr="00F14AC8" w:rsidDel="00B03DAF">
                <w:rPr>
                  <w:rFonts w:cs="Segoe UI"/>
                  <w:color w:val="102031" w:themeColor="text2"/>
                  <w:sz w:val="16"/>
                  <w:szCs w:val="16"/>
                </w:rPr>
                <w:delText>„</w:delText>
              </w:r>
              <w:r w:rsidRPr="00F14AC8" w:rsidDel="00B03DAF">
                <w:rPr>
                  <w:rFonts w:cs="Segoe UI"/>
                  <w:b/>
                  <w:bCs/>
                  <w:color w:val="102031" w:themeColor="text2"/>
                  <w:sz w:val="16"/>
                  <w:szCs w:val="16"/>
                </w:rPr>
                <w:delText>ans</w:delText>
              </w:r>
              <w:r w:rsidRPr="00F14AC8" w:rsidDel="00B03DAF">
                <w:rPr>
                  <w:rFonts w:cs="Segoe UI"/>
                  <w:color w:val="102031" w:themeColor="text2"/>
                  <w:sz w:val="16"/>
                  <w:szCs w:val="16"/>
                </w:rPr>
                <w:delText>“</w:delText>
              </w:r>
            </w:del>
          </w:p>
        </w:tc>
      </w:tr>
      <w:tr w:rsidR="00070734" w:rsidRPr="00F14AC8" w:rsidDel="00B03DAF" w14:paraId="0A9D7BC0" w14:textId="6DF9F107" w:rsidTr="00D16466">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7EDD06A6" w14:textId="12948EE7" w:rsidR="00070734" w:rsidRPr="00F14AC8" w:rsidDel="00B03DAF" w:rsidRDefault="00070734" w:rsidP="00070734">
            <w:pPr>
              <w:keepNext/>
              <w:keepLines/>
              <w:rPr>
                <w:del w:id="666" w:author="Peter Koch" w:date="2026-05-15T10:53:00Z" w16du:dateUtc="2026-05-15T08:53:00Z"/>
                <w:rFonts w:cs="Segoe UI"/>
                <w:color w:val="102031" w:themeColor="text2"/>
                <w:sz w:val="16"/>
                <w:szCs w:val="16"/>
              </w:rPr>
            </w:pPr>
            <w:del w:id="667" w:author="Peter Koch" w:date="2026-05-15T10:53:00Z" w16du:dateUtc="2026-05-15T08:53:00Z">
              <w:r w:rsidRPr="00F14AC8" w:rsidDel="00B03DAF">
                <w:rPr>
                  <w:rFonts w:cs="Segoe UI"/>
                  <w:color w:val="102031" w:themeColor="text2"/>
                  <w:sz w:val="16"/>
                  <w:szCs w:val="16"/>
                </w:rPr>
                <w:delText>„str2“</w:delText>
              </w:r>
            </w:del>
          </w:p>
        </w:tc>
        <w:tc>
          <w:tcPr>
            <w:tcW w:w="3275" w:type="dxa"/>
          </w:tcPr>
          <w:p w14:paraId="0054FD6D" w14:textId="36C8FF7E" w:rsidR="00070734" w:rsidRPr="00F14AC8" w:rsidDel="00B03DAF" w:rsidRDefault="00070734" w:rsidP="00070734">
            <w:pPr>
              <w:keepNext/>
              <w:keepLines/>
              <w:cnfStyle w:val="000000000000" w:firstRow="0" w:lastRow="0" w:firstColumn="0" w:lastColumn="0" w:oddVBand="0" w:evenVBand="0" w:oddHBand="0" w:evenHBand="0" w:firstRowFirstColumn="0" w:firstRowLastColumn="0" w:lastRowFirstColumn="0" w:lastRowLastColumn="0"/>
              <w:rPr>
                <w:del w:id="668" w:author="Peter Koch" w:date="2026-05-15T10:53:00Z" w16du:dateUtc="2026-05-15T08:53:00Z"/>
                <w:rFonts w:cs="Segoe UI"/>
                <w:color w:val="102031" w:themeColor="text2"/>
                <w:sz w:val="16"/>
                <w:szCs w:val="16"/>
              </w:rPr>
            </w:pPr>
            <w:del w:id="669" w:author="Peter Koch" w:date="2026-05-15T10:53:00Z" w16du:dateUtc="2026-05-15T08:53:00Z">
              <w:r w:rsidRPr="00F14AC8" w:rsidDel="00B03DAF">
                <w:rPr>
                  <w:rFonts w:cs="Segoe UI"/>
                  <w:color w:val="102031" w:themeColor="text2"/>
                  <w:sz w:val="16"/>
                  <w:szCs w:val="16"/>
                </w:rPr>
                <w:delText>Lager:Lagergruppe</w:delText>
              </w:r>
            </w:del>
          </w:p>
        </w:tc>
        <w:tc>
          <w:tcPr>
            <w:tcW w:w="3082" w:type="dxa"/>
          </w:tcPr>
          <w:p w14:paraId="578B0075" w14:textId="4112169A" w:rsidR="00070734" w:rsidRPr="00F14AC8" w:rsidDel="00B03DAF" w:rsidRDefault="00070734" w:rsidP="00070734">
            <w:pPr>
              <w:keepNext/>
              <w:keepLines/>
              <w:cnfStyle w:val="000000000000" w:firstRow="0" w:lastRow="0" w:firstColumn="0" w:lastColumn="0" w:oddVBand="0" w:evenVBand="0" w:oddHBand="0" w:evenHBand="0" w:firstRowFirstColumn="0" w:firstRowLastColumn="0" w:lastRowFirstColumn="0" w:lastRowLastColumn="0"/>
              <w:rPr>
                <w:del w:id="670" w:author="Peter Koch" w:date="2026-05-15T10:53:00Z" w16du:dateUtc="2026-05-15T08:53:00Z"/>
                <w:rFonts w:cs="Segoe UI"/>
                <w:sz w:val="16"/>
                <w:szCs w:val="16"/>
              </w:rPr>
            </w:pPr>
            <w:del w:id="671" w:author="Peter Koch" w:date="2026-05-15T10:53:00Z" w16du:dateUtc="2026-05-15T08:53:00Z">
              <w:r w:rsidRPr="00F14AC8" w:rsidDel="00B03DAF">
                <w:rPr>
                  <w:rFonts w:cs="Segoe UI"/>
                  <w:color w:val="102031" w:themeColor="text2"/>
                  <w:sz w:val="16"/>
                  <w:szCs w:val="16"/>
                </w:rPr>
                <w:delText>„</w:delText>
              </w:r>
              <w:r w:rsidRPr="00F14AC8" w:rsidDel="00B03DAF">
                <w:rPr>
                  <w:rFonts w:cs="Segoe UI"/>
                  <w:b/>
                  <w:bCs/>
                  <w:color w:val="102031" w:themeColor="text2"/>
                  <w:sz w:val="16"/>
                  <w:szCs w:val="16"/>
                </w:rPr>
                <w:delText>str</w:delText>
              </w:r>
              <w:r w:rsidRPr="00F14AC8" w:rsidDel="00B03DAF">
                <w:rPr>
                  <w:rFonts w:cs="Segoe UI"/>
                  <w:color w:val="102031" w:themeColor="text2"/>
                  <w:sz w:val="16"/>
                  <w:szCs w:val="16"/>
                </w:rPr>
                <w:delText>“</w:delText>
              </w:r>
            </w:del>
          </w:p>
        </w:tc>
      </w:tr>
      <w:tr w:rsidR="00070734" w:rsidRPr="00F14AC8" w:rsidDel="00B03DAF" w14:paraId="149C59A4" w14:textId="4CA2B719" w:rsidTr="00D16466">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Borders>
              <w:bottom w:val="single" w:sz="4" w:space="0" w:color="auto"/>
            </w:tcBorders>
            <w:shd w:val="clear" w:color="auto" w:fill="D7DFF0" w:themeFill="accent1" w:themeFillTint="33"/>
          </w:tcPr>
          <w:p w14:paraId="56A11E2F" w14:textId="315A070A" w:rsidR="00070734" w:rsidRPr="00F14AC8" w:rsidDel="00B03DAF" w:rsidRDefault="00070734" w:rsidP="00070734">
            <w:pPr>
              <w:keepNext/>
              <w:keepLines/>
              <w:rPr>
                <w:del w:id="672" w:author="Peter Koch" w:date="2026-05-15T10:53:00Z" w16du:dateUtc="2026-05-15T08:53:00Z"/>
                <w:rFonts w:cs="Segoe UI"/>
                <w:color w:val="102031" w:themeColor="text2"/>
                <w:sz w:val="16"/>
                <w:szCs w:val="16"/>
              </w:rPr>
            </w:pPr>
            <w:del w:id="673" w:author="Peter Koch" w:date="2026-05-15T10:53:00Z" w16du:dateUtc="2026-05-15T08:53:00Z">
              <w:r w:rsidRPr="00F14AC8" w:rsidDel="00B03DAF">
                <w:rPr>
                  <w:rFonts w:cs="Segoe UI"/>
                  <w:color w:val="102031" w:themeColor="text2"/>
                  <w:sz w:val="16"/>
                  <w:szCs w:val="16"/>
                </w:rPr>
                <w:delText>„plz2“</w:delText>
              </w:r>
            </w:del>
          </w:p>
        </w:tc>
        <w:tc>
          <w:tcPr>
            <w:tcW w:w="3275" w:type="dxa"/>
            <w:tcBorders>
              <w:bottom w:val="single" w:sz="4" w:space="0" w:color="auto"/>
            </w:tcBorders>
            <w:shd w:val="clear" w:color="auto" w:fill="D7DFF0" w:themeFill="accent1" w:themeFillTint="33"/>
          </w:tcPr>
          <w:p w14:paraId="7E0FDC11" w14:textId="7CD6909F" w:rsidR="00070734" w:rsidRPr="00F14AC8" w:rsidDel="00B03DAF" w:rsidRDefault="00070734" w:rsidP="00070734">
            <w:pPr>
              <w:keepNext/>
              <w:keepLines/>
              <w:cnfStyle w:val="000000100000" w:firstRow="0" w:lastRow="0" w:firstColumn="0" w:lastColumn="0" w:oddVBand="0" w:evenVBand="0" w:oddHBand="1" w:evenHBand="0" w:firstRowFirstColumn="0" w:firstRowLastColumn="0" w:lastRowFirstColumn="0" w:lastRowLastColumn="0"/>
              <w:rPr>
                <w:del w:id="674" w:author="Peter Koch" w:date="2026-05-15T10:53:00Z" w16du:dateUtc="2026-05-15T08:53:00Z"/>
                <w:rFonts w:cs="Segoe UI"/>
                <w:color w:val="102031" w:themeColor="text2"/>
                <w:sz w:val="16"/>
                <w:szCs w:val="16"/>
              </w:rPr>
            </w:pPr>
            <w:del w:id="675" w:author="Peter Koch" w:date="2026-05-15T10:53:00Z" w16du:dateUtc="2026-05-15T08:53:00Z">
              <w:r w:rsidRPr="00F14AC8" w:rsidDel="00B03DAF">
                <w:rPr>
                  <w:rFonts w:cs="Segoe UI"/>
                  <w:color w:val="102031" w:themeColor="text2"/>
                  <w:sz w:val="16"/>
                  <w:szCs w:val="16"/>
                </w:rPr>
                <w:delText>Lager:Lagergruppe</w:delText>
              </w:r>
            </w:del>
          </w:p>
        </w:tc>
        <w:tc>
          <w:tcPr>
            <w:tcW w:w="3082" w:type="dxa"/>
            <w:tcBorders>
              <w:bottom w:val="single" w:sz="4" w:space="0" w:color="auto"/>
            </w:tcBorders>
            <w:shd w:val="clear" w:color="auto" w:fill="D7DFF0" w:themeFill="accent1" w:themeFillTint="33"/>
          </w:tcPr>
          <w:p w14:paraId="417A8710" w14:textId="70717BAE" w:rsidR="00070734" w:rsidRPr="00F14AC8" w:rsidDel="00B03DAF" w:rsidRDefault="00070734" w:rsidP="00070734">
            <w:pPr>
              <w:keepNext/>
              <w:keepLines/>
              <w:cnfStyle w:val="000000100000" w:firstRow="0" w:lastRow="0" w:firstColumn="0" w:lastColumn="0" w:oddVBand="0" w:evenVBand="0" w:oddHBand="1" w:evenHBand="0" w:firstRowFirstColumn="0" w:firstRowLastColumn="0" w:lastRowFirstColumn="0" w:lastRowLastColumn="0"/>
              <w:rPr>
                <w:del w:id="676" w:author="Peter Koch" w:date="2026-05-15T10:53:00Z" w16du:dateUtc="2026-05-15T08:53:00Z"/>
                <w:rFonts w:cs="Segoe UI"/>
                <w:color w:val="102031" w:themeColor="text2"/>
                <w:sz w:val="16"/>
                <w:szCs w:val="16"/>
              </w:rPr>
            </w:pPr>
            <w:del w:id="677" w:author="Peter Koch" w:date="2026-05-15T10:53:00Z" w16du:dateUtc="2026-05-15T08:53:00Z">
              <w:r w:rsidRPr="00F14AC8" w:rsidDel="00B03DAF">
                <w:rPr>
                  <w:rFonts w:cs="Segoe UI"/>
                  <w:color w:val="102031" w:themeColor="text2"/>
                  <w:sz w:val="16"/>
                  <w:szCs w:val="16"/>
                </w:rPr>
                <w:delText>„</w:delText>
              </w:r>
              <w:r w:rsidRPr="00F14AC8" w:rsidDel="00B03DAF">
                <w:rPr>
                  <w:rFonts w:cs="Segoe UI"/>
                  <w:b/>
                  <w:bCs/>
                  <w:color w:val="102031" w:themeColor="text2"/>
                  <w:sz w:val="16"/>
                  <w:szCs w:val="16"/>
                </w:rPr>
                <w:delText>plz</w:delText>
              </w:r>
              <w:r w:rsidRPr="00F14AC8" w:rsidDel="00B03DAF">
                <w:rPr>
                  <w:rFonts w:cs="Segoe UI"/>
                  <w:color w:val="102031" w:themeColor="text2"/>
                  <w:sz w:val="16"/>
                  <w:szCs w:val="16"/>
                </w:rPr>
                <w:delText>“</w:delText>
              </w:r>
            </w:del>
          </w:p>
        </w:tc>
      </w:tr>
      <w:tr w:rsidR="00070734" w:rsidRPr="00F14AC8" w:rsidDel="00B03DAF" w14:paraId="53FEB3D6" w14:textId="5A6E96A5" w:rsidTr="00D16466">
        <w:trPr>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FFFFFF" w:themeFill="background1"/>
          </w:tcPr>
          <w:p w14:paraId="4D27A079" w14:textId="3EB4FE9C" w:rsidR="00070734" w:rsidRPr="00F14AC8" w:rsidDel="00B03DAF" w:rsidRDefault="00070734" w:rsidP="00070734">
            <w:pPr>
              <w:keepNext/>
              <w:keepLines/>
              <w:rPr>
                <w:del w:id="678" w:author="Peter Koch" w:date="2026-05-15T10:53:00Z" w16du:dateUtc="2026-05-15T08:53:00Z"/>
                <w:rFonts w:cs="Segoe UI"/>
                <w:color w:val="102031" w:themeColor="text2"/>
                <w:sz w:val="16"/>
                <w:szCs w:val="16"/>
              </w:rPr>
            </w:pPr>
            <w:del w:id="679" w:author="Peter Koch" w:date="2026-05-15T10:53:00Z" w16du:dateUtc="2026-05-15T08:53:00Z">
              <w:r w:rsidRPr="00F14AC8" w:rsidDel="00B03DAF">
                <w:rPr>
                  <w:rFonts w:cs="Segoe UI"/>
                  <w:color w:val="102031" w:themeColor="text2"/>
                  <w:sz w:val="16"/>
                  <w:szCs w:val="16"/>
                </w:rPr>
                <w:delText>„nort2“</w:delText>
              </w:r>
            </w:del>
          </w:p>
        </w:tc>
        <w:tc>
          <w:tcPr>
            <w:tcW w:w="3275" w:type="dxa"/>
            <w:shd w:val="clear" w:color="auto" w:fill="FFFFFF" w:themeFill="background1"/>
          </w:tcPr>
          <w:p w14:paraId="04442F22" w14:textId="36CEA485" w:rsidR="00070734" w:rsidRPr="00F14AC8" w:rsidDel="00B03DAF" w:rsidRDefault="00070734" w:rsidP="00070734">
            <w:pPr>
              <w:keepNext/>
              <w:keepLines/>
              <w:cnfStyle w:val="000000000000" w:firstRow="0" w:lastRow="0" w:firstColumn="0" w:lastColumn="0" w:oddVBand="0" w:evenVBand="0" w:oddHBand="0" w:evenHBand="0" w:firstRowFirstColumn="0" w:firstRowLastColumn="0" w:lastRowFirstColumn="0" w:lastRowLastColumn="0"/>
              <w:rPr>
                <w:del w:id="680" w:author="Peter Koch" w:date="2026-05-15T10:53:00Z" w16du:dateUtc="2026-05-15T08:53:00Z"/>
                <w:rFonts w:cs="Segoe UI"/>
                <w:color w:val="102031" w:themeColor="text2"/>
                <w:sz w:val="16"/>
                <w:szCs w:val="16"/>
              </w:rPr>
            </w:pPr>
            <w:del w:id="681" w:author="Peter Koch" w:date="2026-05-15T10:53:00Z" w16du:dateUtc="2026-05-15T08:53:00Z">
              <w:r w:rsidRPr="00F14AC8" w:rsidDel="00B03DAF">
                <w:rPr>
                  <w:rFonts w:cs="Segoe UI"/>
                  <w:color w:val="102031" w:themeColor="text2"/>
                  <w:sz w:val="16"/>
                  <w:szCs w:val="16"/>
                </w:rPr>
                <w:delText>Lager:Lagergruppe</w:delText>
              </w:r>
            </w:del>
          </w:p>
        </w:tc>
        <w:tc>
          <w:tcPr>
            <w:tcW w:w="3082" w:type="dxa"/>
            <w:shd w:val="clear" w:color="auto" w:fill="FFFFFF" w:themeFill="background1"/>
          </w:tcPr>
          <w:p w14:paraId="46D0D16A" w14:textId="027EED9F" w:rsidR="00070734" w:rsidRPr="00F14AC8" w:rsidDel="00B03DAF" w:rsidRDefault="00070734" w:rsidP="00070734">
            <w:pPr>
              <w:keepNext/>
              <w:keepLines/>
              <w:jc w:val="both"/>
              <w:cnfStyle w:val="000000000000" w:firstRow="0" w:lastRow="0" w:firstColumn="0" w:lastColumn="0" w:oddVBand="0" w:evenVBand="0" w:oddHBand="0" w:evenHBand="0" w:firstRowFirstColumn="0" w:firstRowLastColumn="0" w:lastRowFirstColumn="0" w:lastRowLastColumn="0"/>
              <w:rPr>
                <w:del w:id="682" w:author="Peter Koch" w:date="2026-05-15T10:53:00Z" w16du:dateUtc="2026-05-15T08:53:00Z"/>
                <w:rFonts w:cs="Segoe UI"/>
                <w:color w:val="102031" w:themeColor="text2"/>
                <w:sz w:val="16"/>
                <w:szCs w:val="16"/>
              </w:rPr>
            </w:pPr>
            <w:del w:id="683" w:author="Peter Koch" w:date="2026-05-15T10:53:00Z" w16du:dateUtc="2026-05-15T08:53:00Z">
              <w:r w:rsidRPr="00F14AC8" w:rsidDel="00B03DAF">
                <w:rPr>
                  <w:rFonts w:cs="Segoe UI"/>
                  <w:color w:val="102031" w:themeColor="text2"/>
                  <w:sz w:val="16"/>
                  <w:szCs w:val="16"/>
                </w:rPr>
                <w:delText>„</w:delText>
              </w:r>
              <w:r w:rsidRPr="00F14AC8" w:rsidDel="00B03DAF">
                <w:rPr>
                  <w:rFonts w:cs="Segoe UI"/>
                  <w:b/>
                  <w:bCs/>
                  <w:color w:val="102031" w:themeColor="text2"/>
                  <w:sz w:val="16"/>
                  <w:szCs w:val="16"/>
                </w:rPr>
                <w:delText>nort</w:delText>
              </w:r>
              <w:r w:rsidRPr="00F14AC8" w:rsidDel="00B03DAF">
                <w:rPr>
                  <w:rFonts w:cs="Segoe UI"/>
                  <w:color w:val="102031" w:themeColor="text2"/>
                  <w:sz w:val="16"/>
                  <w:szCs w:val="16"/>
                </w:rPr>
                <w:delText>“</w:delText>
              </w:r>
            </w:del>
          </w:p>
        </w:tc>
      </w:tr>
      <w:tr w:rsidR="00070734" w:rsidRPr="00F14AC8" w:rsidDel="00B03DAF" w14:paraId="78F806E3" w14:textId="408BED00" w:rsidTr="00D16466">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Borders>
              <w:bottom w:val="single" w:sz="4" w:space="0" w:color="000000" w:themeColor="text1"/>
            </w:tcBorders>
            <w:shd w:val="clear" w:color="auto" w:fill="D7DFF0" w:themeFill="accent1" w:themeFillTint="33"/>
          </w:tcPr>
          <w:p w14:paraId="6D45FAE5" w14:textId="1E4B8AC5" w:rsidR="00070734" w:rsidRPr="00F14AC8" w:rsidDel="00B03DAF" w:rsidRDefault="00070734" w:rsidP="00070734">
            <w:pPr>
              <w:keepNext/>
              <w:keepLines/>
              <w:rPr>
                <w:del w:id="684" w:author="Peter Koch" w:date="2026-05-15T10:53:00Z" w16du:dateUtc="2026-05-15T08:53:00Z"/>
                <w:rFonts w:cs="Segoe UI"/>
                <w:color w:val="102031" w:themeColor="text2"/>
                <w:sz w:val="16"/>
                <w:szCs w:val="16"/>
              </w:rPr>
            </w:pPr>
            <w:del w:id="685" w:author="Peter Koch" w:date="2026-05-15T10:53:00Z" w16du:dateUtc="2026-05-15T08:53:00Z">
              <w:r w:rsidRPr="00F14AC8" w:rsidDel="00B03DAF">
                <w:rPr>
                  <w:rFonts w:cs="Segoe UI"/>
                  <w:color w:val="102031" w:themeColor="text2"/>
                  <w:sz w:val="16"/>
                  <w:szCs w:val="16"/>
                </w:rPr>
                <w:delText>„staat2“</w:delText>
              </w:r>
            </w:del>
          </w:p>
        </w:tc>
        <w:tc>
          <w:tcPr>
            <w:tcW w:w="3275" w:type="dxa"/>
            <w:tcBorders>
              <w:bottom w:val="single" w:sz="4" w:space="0" w:color="000000" w:themeColor="text1"/>
            </w:tcBorders>
            <w:shd w:val="clear" w:color="auto" w:fill="D7DFF0" w:themeFill="accent1" w:themeFillTint="33"/>
          </w:tcPr>
          <w:p w14:paraId="30B72172" w14:textId="4342F8B3" w:rsidR="00070734" w:rsidRPr="00F14AC8" w:rsidDel="00B03DAF" w:rsidRDefault="00070734" w:rsidP="00070734">
            <w:pPr>
              <w:keepNext/>
              <w:keepLines/>
              <w:cnfStyle w:val="000000100000" w:firstRow="0" w:lastRow="0" w:firstColumn="0" w:lastColumn="0" w:oddVBand="0" w:evenVBand="0" w:oddHBand="1" w:evenHBand="0" w:firstRowFirstColumn="0" w:firstRowLastColumn="0" w:lastRowFirstColumn="0" w:lastRowLastColumn="0"/>
              <w:rPr>
                <w:del w:id="686" w:author="Peter Koch" w:date="2026-05-15T10:53:00Z" w16du:dateUtc="2026-05-15T08:53:00Z"/>
                <w:rFonts w:cs="Segoe UI"/>
                <w:color w:val="102031" w:themeColor="text2"/>
                <w:sz w:val="16"/>
                <w:szCs w:val="16"/>
              </w:rPr>
            </w:pPr>
            <w:del w:id="687" w:author="Peter Koch" w:date="2026-05-15T10:53:00Z" w16du:dateUtc="2026-05-15T08:53:00Z">
              <w:r w:rsidRPr="00F14AC8" w:rsidDel="00B03DAF">
                <w:rPr>
                  <w:rFonts w:cs="Segoe UI"/>
                  <w:color w:val="102031" w:themeColor="text2"/>
                  <w:sz w:val="16"/>
                  <w:szCs w:val="16"/>
                </w:rPr>
                <w:delText>Lager:Lagergruppe</w:delText>
              </w:r>
            </w:del>
          </w:p>
        </w:tc>
        <w:tc>
          <w:tcPr>
            <w:tcW w:w="3082" w:type="dxa"/>
            <w:tcBorders>
              <w:bottom w:val="single" w:sz="4" w:space="0" w:color="000000" w:themeColor="text1"/>
            </w:tcBorders>
            <w:shd w:val="clear" w:color="auto" w:fill="D7DFF0" w:themeFill="accent1" w:themeFillTint="33"/>
          </w:tcPr>
          <w:p w14:paraId="7C8AEECC" w14:textId="28758C16" w:rsidR="00070734" w:rsidRPr="00F14AC8" w:rsidDel="00B03DAF" w:rsidRDefault="00070734" w:rsidP="00070734">
            <w:pPr>
              <w:keepNext/>
              <w:keepLines/>
              <w:cnfStyle w:val="000000100000" w:firstRow="0" w:lastRow="0" w:firstColumn="0" w:lastColumn="0" w:oddVBand="0" w:evenVBand="0" w:oddHBand="1" w:evenHBand="0" w:firstRowFirstColumn="0" w:firstRowLastColumn="0" w:lastRowFirstColumn="0" w:lastRowLastColumn="0"/>
              <w:rPr>
                <w:del w:id="688" w:author="Peter Koch" w:date="2026-05-15T10:53:00Z" w16du:dateUtc="2026-05-15T08:53:00Z"/>
                <w:rFonts w:cs="Segoe UI"/>
                <w:color w:val="102031" w:themeColor="text2"/>
                <w:sz w:val="16"/>
                <w:szCs w:val="16"/>
              </w:rPr>
            </w:pPr>
            <w:del w:id="689" w:author="Peter Koch" w:date="2026-05-15T10:53:00Z" w16du:dateUtc="2026-05-15T08:53:00Z">
              <w:r w:rsidRPr="00F14AC8" w:rsidDel="00B03DAF">
                <w:rPr>
                  <w:rFonts w:cs="Segoe UI"/>
                  <w:color w:val="102031" w:themeColor="text2"/>
                  <w:sz w:val="16"/>
                  <w:szCs w:val="16"/>
                </w:rPr>
                <w:delText>„</w:delText>
              </w:r>
              <w:r w:rsidRPr="00F14AC8" w:rsidDel="00B03DAF">
                <w:rPr>
                  <w:rFonts w:cs="Segoe UI"/>
                  <w:b/>
                  <w:bCs/>
                  <w:color w:val="102031" w:themeColor="text2"/>
                  <w:sz w:val="16"/>
                  <w:szCs w:val="16"/>
                </w:rPr>
                <w:delText>staat</w:delText>
              </w:r>
              <w:r w:rsidRPr="00F14AC8" w:rsidDel="00B03DAF">
                <w:rPr>
                  <w:rFonts w:cs="Segoe UI"/>
                  <w:color w:val="102031" w:themeColor="text2"/>
                  <w:sz w:val="16"/>
                  <w:szCs w:val="16"/>
                </w:rPr>
                <w:delText>“</w:delText>
              </w:r>
            </w:del>
          </w:p>
        </w:tc>
      </w:tr>
    </w:tbl>
    <w:p w14:paraId="2B3AD794" w14:textId="77777777" w:rsidR="00A65705" w:rsidRPr="00F14AC8" w:rsidRDefault="00A65705" w:rsidP="00764F0A"/>
    <w:p w14:paraId="3BFE7704" w14:textId="4EFA0AC1" w:rsidR="00FD0189" w:rsidRPr="00F14AC8" w:rsidRDefault="00FD0189" w:rsidP="00764F0A">
      <w:pPr>
        <w:rPr>
          <w:u w:val="single"/>
        </w:rPr>
      </w:pPr>
      <w:r w:rsidRPr="00F14AC8">
        <w:rPr>
          <w:u w:val="single"/>
        </w:rPr>
        <w:t>EFOP</w:t>
      </w:r>
      <w:r w:rsidR="00A01528" w:rsidRPr="00F14AC8">
        <w:rPr>
          <w:u w:val="single"/>
        </w:rPr>
        <w:t xml:space="preserve"> 1:</w:t>
      </w:r>
    </w:p>
    <w:p w14:paraId="31087D0B" w14:textId="77777777" w:rsidR="00FD0189" w:rsidRPr="00F14AC8" w:rsidRDefault="00FD0189" w:rsidP="00764F0A"/>
    <w:tbl>
      <w:tblPr>
        <w:tblStyle w:val="Tabellenraster"/>
        <w:tblW w:w="0" w:type="auto"/>
        <w:tblLook w:val="04A0" w:firstRow="1" w:lastRow="0" w:firstColumn="1" w:lastColumn="0" w:noHBand="0" w:noVBand="1"/>
      </w:tblPr>
      <w:tblGrid>
        <w:gridCol w:w="4097"/>
        <w:gridCol w:w="4953"/>
      </w:tblGrid>
      <w:tr w:rsidR="00FD0189" w:rsidRPr="00F14AC8" w14:paraId="7FBD69DD" w14:textId="77777777" w:rsidTr="00D16466">
        <w:tc>
          <w:tcPr>
            <w:tcW w:w="4097" w:type="dxa"/>
          </w:tcPr>
          <w:p w14:paraId="0A4F1A7C" w14:textId="77777777" w:rsidR="00FD0189" w:rsidRPr="00F14AC8" w:rsidRDefault="00FD0189" w:rsidP="00D16466">
            <w:r w:rsidRPr="00F14AC8">
              <w:t>Maske</w:t>
            </w:r>
          </w:p>
        </w:tc>
        <w:tc>
          <w:tcPr>
            <w:tcW w:w="4953" w:type="dxa"/>
          </w:tcPr>
          <w:p w14:paraId="17B7C2EB" w14:textId="31B0593F" w:rsidR="00FD0189" w:rsidRPr="00F14AC8" w:rsidRDefault="00FD0189" w:rsidP="00D16466">
            <w:r w:rsidRPr="00F14AC8">
              <w:t>Anfrage, EK-Rahmenauftrag, Bestellung, Lieferschein</w:t>
            </w:r>
          </w:p>
        </w:tc>
      </w:tr>
      <w:tr w:rsidR="00FD0189" w:rsidRPr="00F14AC8" w14:paraId="7380994B" w14:textId="77777777" w:rsidTr="00D16466">
        <w:tc>
          <w:tcPr>
            <w:tcW w:w="4097" w:type="dxa"/>
          </w:tcPr>
          <w:p w14:paraId="209341D7" w14:textId="77777777" w:rsidR="00FD0189" w:rsidRPr="00F14AC8" w:rsidRDefault="00FD0189" w:rsidP="00D16466">
            <w:r w:rsidRPr="00F14AC8">
              <w:t>Modus</w:t>
            </w:r>
          </w:p>
        </w:tc>
        <w:tc>
          <w:tcPr>
            <w:tcW w:w="4953" w:type="dxa"/>
          </w:tcPr>
          <w:p w14:paraId="4C51A700" w14:textId="59F684C1" w:rsidR="00FD0189" w:rsidRPr="00F14AC8" w:rsidRDefault="00FD0189" w:rsidP="00D16466">
            <w:r w:rsidRPr="00F14AC8">
              <w:t>Neu</w:t>
            </w:r>
            <w:r w:rsidR="00A01528" w:rsidRPr="00F14AC8">
              <w:t>, Freigeben</w:t>
            </w:r>
          </w:p>
        </w:tc>
      </w:tr>
      <w:tr w:rsidR="00FD0189" w:rsidRPr="00F14AC8" w14:paraId="15113307" w14:textId="77777777" w:rsidTr="00D16466">
        <w:tc>
          <w:tcPr>
            <w:tcW w:w="4097" w:type="dxa"/>
          </w:tcPr>
          <w:p w14:paraId="2785BA79" w14:textId="77777777" w:rsidR="00FD0189" w:rsidRPr="00F14AC8" w:rsidRDefault="00FD0189" w:rsidP="00D16466">
            <w:r w:rsidRPr="00F14AC8">
              <w:t>Event</w:t>
            </w:r>
          </w:p>
        </w:tc>
        <w:tc>
          <w:tcPr>
            <w:tcW w:w="4953" w:type="dxa"/>
          </w:tcPr>
          <w:p w14:paraId="504F80E8" w14:textId="51E86EC4" w:rsidR="00FD0189" w:rsidRPr="00F14AC8" w:rsidRDefault="00FD0189" w:rsidP="00D16466">
            <w:r w:rsidRPr="00F14AC8">
              <w:t>Masken</w:t>
            </w:r>
            <w:r w:rsidR="00A01528" w:rsidRPr="00F14AC8">
              <w:t>prüfung</w:t>
            </w:r>
          </w:p>
        </w:tc>
      </w:tr>
    </w:tbl>
    <w:p w14:paraId="1AC5C7DE" w14:textId="77777777" w:rsidR="00FD0189" w:rsidRPr="00F14AC8" w:rsidRDefault="00FD0189" w:rsidP="00764F0A"/>
    <w:p w14:paraId="49BA8187" w14:textId="53945612" w:rsidR="00A01528" w:rsidRPr="00F14AC8" w:rsidRDefault="00A01528" w:rsidP="00AE11EC">
      <w:pPr>
        <w:ind w:left="1440" w:hanging="1440"/>
      </w:pPr>
      <w:commentRangeStart w:id="690"/>
      <w:commentRangeStart w:id="691"/>
      <w:r w:rsidRPr="00F14AC8">
        <w:t>Wenn:</w:t>
      </w:r>
      <w:r w:rsidR="00E24374" w:rsidRPr="00F14AC8">
        <w:tab/>
        <w:t>Lagergruppe „</w:t>
      </w:r>
      <w:r w:rsidR="00E24374" w:rsidRPr="00F14AC8">
        <w:rPr>
          <w:b/>
        </w:rPr>
        <w:t>lgruppe</w:t>
      </w:r>
      <w:r w:rsidR="00E24374" w:rsidRPr="00F14AC8">
        <w:t xml:space="preserve">“ in einer Artikelposition leer </w:t>
      </w:r>
      <w:r w:rsidR="003E7563" w:rsidRPr="00F14AC8">
        <w:t xml:space="preserve">oder </w:t>
      </w:r>
      <w:r w:rsidR="00CF7D5B" w:rsidRPr="00F14AC8">
        <w:t>interne Lagergruppe („</w:t>
      </w:r>
      <w:r w:rsidR="00CF7D5B" w:rsidRPr="00F14AC8">
        <w:rPr>
          <w:b/>
        </w:rPr>
        <w:t>lgruppe^</w:t>
      </w:r>
      <w:r w:rsidR="00CF7D5B" w:rsidRPr="00F14AC8">
        <w:rPr>
          <w:b/>
          <w:bCs/>
        </w:rPr>
        <w:t xml:space="preserve">intlager“ = </w:t>
      </w:r>
      <w:r w:rsidR="00CF7D5B" w:rsidRPr="00F14AC8">
        <w:rPr>
          <w:bCs/>
        </w:rPr>
        <w:t>ja)</w:t>
      </w:r>
      <w:r w:rsidR="003E7563" w:rsidRPr="00F14AC8">
        <w:t xml:space="preserve"> </w:t>
      </w:r>
      <w:r w:rsidR="00E24374" w:rsidRPr="00F14AC8">
        <w:t>ist</w:t>
      </w:r>
      <w:commentRangeEnd w:id="690"/>
      <w:r w:rsidR="00EE0705" w:rsidRPr="00F14AC8">
        <w:rPr>
          <w:rStyle w:val="Kommentarzeichen"/>
          <w:sz w:val="24"/>
          <w:szCs w:val="24"/>
        </w:rPr>
        <w:commentReference w:id="690"/>
      </w:r>
      <w:commentRangeEnd w:id="691"/>
      <w:r w:rsidRPr="00F14AC8">
        <w:rPr>
          <w:rStyle w:val="Kommentarzeichen"/>
          <w:sz w:val="24"/>
          <w:szCs w:val="24"/>
        </w:rPr>
        <w:commentReference w:id="691"/>
      </w:r>
    </w:p>
    <w:p w14:paraId="12B5A1A3" w14:textId="77777777" w:rsidR="00AE11EC" w:rsidRPr="00F14AC8" w:rsidRDefault="00AE11EC" w:rsidP="00AE11EC">
      <w:pPr>
        <w:ind w:left="1440" w:hanging="1440"/>
      </w:pPr>
    </w:p>
    <w:p w14:paraId="60A41B11" w14:textId="6B7C6BB4" w:rsidR="00E24374" w:rsidRPr="00F14AC8" w:rsidRDefault="00E24374" w:rsidP="00AE11EC">
      <w:pPr>
        <w:ind w:left="1440" w:hanging="1440"/>
      </w:pPr>
      <w:r w:rsidRPr="00F14AC8">
        <w:t>Dann:</w:t>
      </w:r>
      <w:r w:rsidR="003E7563" w:rsidRPr="00F14AC8">
        <w:tab/>
      </w:r>
      <w:r w:rsidRPr="00F14AC8">
        <w:t>OK-Box „Speichern nicht möglich, da Lagergruppe nicht korrekt ist“</w:t>
      </w:r>
      <w:r w:rsidR="003E7563" w:rsidRPr="00F14AC8">
        <w:t>, Cursor auf „</w:t>
      </w:r>
      <w:r w:rsidR="003E7563" w:rsidRPr="00F14AC8">
        <w:rPr>
          <w:b/>
        </w:rPr>
        <w:t>lgruppe</w:t>
      </w:r>
      <w:r w:rsidR="003E7563" w:rsidRPr="00F14AC8">
        <w:t>“ setzen</w:t>
      </w:r>
      <w:r w:rsidR="00833975" w:rsidRPr="00F14AC8">
        <w:t>.</w:t>
      </w:r>
    </w:p>
    <w:p w14:paraId="75728C4E" w14:textId="77777777" w:rsidR="0058045F" w:rsidRPr="00F14AC8" w:rsidRDefault="0058045F" w:rsidP="00AE11EC">
      <w:pPr>
        <w:ind w:left="1440" w:hanging="1440"/>
      </w:pPr>
    </w:p>
    <w:p w14:paraId="5809ECF3" w14:textId="7EB7C6D2" w:rsidR="0058045F" w:rsidRPr="00F14AC8" w:rsidRDefault="0058045F" w:rsidP="00AE11EC">
      <w:pPr>
        <w:ind w:left="1440" w:hanging="1440"/>
        <w:rPr>
          <w:u w:val="single"/>
        </w:rPr>
      </w:pPr>
      <w:r w:rsidRPr="00F14AC8">
        <w:rPr>
          <w:u w:val="single"/>
        </w:rPr>
        <w:t>EFOP 2:</w:t>
      </w:r>
    </w:p>
    <w:p w14:paraId="3113650A" w14:textId="77777777" w:rsidR="00FD0189" w:rsidRPr="00F14AC8" w:rsidRDefault="00FD0189" w:rsidP="00764F0A"/>
    <w:tbl>
      <w:tblPr>
        <w:tblStyle w:val="Tabellenraster"/>
        <w:tblW w:w="0" w:type="auto"/>
        <w:tblLook w:val="04A0" w:firstRow="1" w:lastRow="0" w:firstColumn="1" w:lastColumn="0" w:noHBand="0" w:noVBand="1"/>
      </w:tblPr>
      <w:tblGrid>
        <w:gridCol w:w="4097"/>
        <w:gridCol w:w="4953"/>
      </w:tblGrid>
      <w:tr w:rsidR="0058045F" w:rsidRPr="00F14AC8" w14:paraId="42C4FE46" w14:textId="77777777" w:rsidTr="00D16466">
        <w:tc>
          <w:tcPr>
            <w:tcW w:w="4097" w:type="dxa"/>
          </w:tcPr>
          <w:p w14:paraId="272761D3" w14:textId="77777777" w:rsidR="0058045F" w:rsidRPr="00F14AC8" w:rsidRDefault="0058045F" w:rsidP="00D16466">
            <w:r w:rsidRPr="00F14AC8">
              <w:t>Maske</w:t>
            </w:r>
          </w:p>
        </w:tc>
        <w:tc>
          <w:tcPr>
            <w:tcW w:w="4953" w:type="dxa"/>
          </w:tcPr>
          <w:p w14:paraId="2CE0AFCC" w14:textId="4E8D237F" w:rsidR="0058045F" w:rsidRPr="00F14AC8" w:rsidRDefault="0058045F" w:rsidP="00D16466">
            <w:r w:rsidRPr="00F14AC8">
              <w:t>Anfrage, EK-Rahmenauftrag, Bestellung, Lieferschein</w:t>
            </w:r>
            <w:r w:rsidR="00CE619B" w:rsidRPr="00F14AC8">
              <w:t>, Bestellvorschläge</w:t>
            </w:r>
          </w:p>
        </w:tc>
      </w:tr>
      <w:tr w:rsidR="0058045F" w:rsidRPr="00F14AC8" w14:paraId="73CE3C85" w14:textId="77777777" w:rsidTr="00D16466">
        <w:tc>
          <w:tcPr>
            <w:tcW w:w="4097" w:type="dxa"/>
          </w:tcPr>
          <w:p w14:paraId="1A5BA31E" w14:textId="77777777" w:rsidR="0058045F" w:rsidRPr="00F14AC8" w:rsidRDefault="0058045F" w:rsidP="00D16466">
            <w:r w:rsidRPr="00F14AC8">
              <w:t>Modus</w:t>
            </w:r>
          </w:p>
        </w:tc>
        <w:tc>
          <w:tcPr>
            <w:tcW w:w="4953" w:type="dxa"/>
          </w:tcPr>
          <w:p w14:paraId="488D67A7" w14:textId="2B02900F" w:rsidR="0058045F" w:rsidRPr="00F14AC8" w:rsidRDefault="0058045F" w:rsidP="00D16466">
            <w:r w:rsidRPr="00F14AC8">
              <w:t>Neu, Freigeben</w:t>
            </w:r>
            <w:r w:rsidR="00CE619B" w:rsidRPr="00F14AC8">
              <w:t>, Bearbeiten</w:t>
            </w:r>
          </w:p>
        </w:tc>
      </w:tr>
      <w:tr w:rsidR="0058045F" w:rsidRPr="00F14AC8" w14:paraId="04BF5C55" w14:textId="77777777" w:rsidTr="00D16466">
        <w:tc>
          <w:tcPr>
            <w:tcW w:w="4097" w:type="dxa"/>
          </w:tcPr>
          <w:p w14:paraId="49F4A5C3" w14:textId="77777777" w:rsidR="0058045F" w:rsidRPr="00F14AC8" w:rsidRDefault="0058045F" w:rsidP="00D16466">
            <w:r w:rsidRPr="00F14AC8">
              <w:t>Event</w:t>
            </w:r>
          </w:p>
        </w:tc>
        <w:tc>
          <w:tcPr>
            <w:tcW w:w="4953" w:type="dxa"/>
          </w:tcPr>
          <w:p w14:paraId="498815F6" w14:textId="5C07E7CB" w:rsidR="0058045F" w:rsidRPr="00F14AC8" w:rsidRDefault="000E05DA" w:rsidP="00D16466">
            <w:r w:rsidRPr="00F14AC8">
              <w:t>Maskeneintritt</w:t>
            </w:r>
          </w:p>
        </w:tc>
      </w:tr>
    </w:tbl>
    <w:p w14:paraId="77DAD52D" w14:textId="77777777" w:rsidR="0058045F" w:rsidRDefault="0058045F" w:rsidP="00764F0A">
      <w:pPr>
        <w:rPr>
          <w:ins w:id="692" w:author="Peter Koch" w:date="2026-05-15T10:59:00Z" w16du:dateUtc="2026-05-15T08:59:00Z"/>
        </w:rPr>
      </w:pPr>
    </w:p>
    <w:tbl>
      <w:tblPr>
        <w:tblStyle w:val="Tabellenraster"/>
        <w:tblW w:w="0" w:type="auto"/>
        <w:tblLook w:val="04A0" w:firstRow="1" w:lastRow="0" w:firstColumn="1" w:lastColumn="0" w:noHBand="0" w:noVBand="1"/>
      </w:tblPr>
      <w:tblGrid>
        <w:gridCol w:w="1555"/>
        <w:gridCol w:w="7495"/>
      </w:tblGrid>
      <w:tr w:rsidR="00AF5CD9" w:rsidRPr="00EA1030" w14:paraId="56C341A4" w14:textId="77777777">
        <w:trPr>
          <w:ins w:id="693" w:author="Peter Koch" w:date="2026-05-15T10:59:00Z"/>
        </w:trPr>
        <w:tc>
          <w:tcPr>
            <w:tcW w:w="1555" w:type="dxa"/>
          </w:tcPr>
          <w:p w14:paraId="41C21382" w14:textId="77777777" w:rsidR="00AF5CD9" w:rsidRPr="00EA1030" w:rsidRDefault="00AF5CD9">
            <w:pPr>
              <w:rPr>
                <w:ins w:id="694" w:author="Peter Koch" w:date="2026-05-15T10:59:00Z" w16du:dateUtc="2026-05-15T08:59:00Z"/>
              </w:rPr>
            </w:pPr>
            <w:ins w:id="695" w:author="Peter Koch" w:date="2026-05-15T10:59:00Z" w16du:dateUtc="2026-05-15T08:59:00Z">
              <w:r w:rsidRPr="00EA1030">
                <w:t>Bedingung</w:t>
              </w:r>
            </w:ins>
          </w:p>
        </w:tc>
        <w:tc>
          <w:tcPr>
            <w:tcW w:w="7495" w:type="dxa"/>
          </w:tcPr>
          <w:p w14:paraId="4D732E47" w14:textId="3E4D18EA" w:rsidR="00AF5CD9" w:rsidRPr="00EA1030" w:rsidRDefault="00AF5CD9">
            <w:pPr>
              <w:rPr>
                <w:ins w:id="696" w:author="Peter Koch" w:date="2026-05-15T10:59:00Z" w16du:dateUtc="2026-05-15T08:59:00Z"/>
              </w:rPr>
            </w:pPr>
            <w:ins w:id="697" w:author="Peter Koch" w:date="2026-05-15T10:59:00Z" w16du:dateUtc="2026-05-15T08:59:00Z">
              <w:r>
                <w:t>„</w:t>
              </w:r>
              <w:r w:rsidRPr="00296A18">
                <w:rPr>
                  <w:b/>
                </w:rPr>
                <w:t>ystandort</w:t>
              </w:r>
              <w:r>
                <w:t>“</w:t>
              </w:r>
            </w:ins>
            <w:ins w:id="698" w:author="Peter Koch" w:date="2026-05-15T11:00:00Z" w16du:dateUtc="2026-05-15T09:00:00Z">
              <w:r>
                <w:t xml:space="preserve"> = leer</w:t>
              </w:r>
            </w:ins>
          </w:p>
        </w:tc>
      </w:tr>
      <w:tr w:rsidR="00AF5CD9" w:rsidRPr="00EA1030" w14:paraId="04BF313C" w14:textId="77777777">
        <w:trPr>
          <w:ins w:id="699" w:author="Peter Koch" w:date="2026-05-15T11:00:00Z"/>
        </w:trPr>
        <w:tc>
          <w:tcPr>
            <w:tcW w:w="1555" w:type="dxa"/>
          </w:tcPr>
          <w:p w14:paraId="2EF0399A" w14:textId="64EC69CD" w:rsidR="00AF5CD9" w:rsidRPr="00EA1030" w:rsidRDefault="00AF5CD9">
            <w:pPr>
              <w:rPr>
                <w:ins w:id="700" w:author="Peter Koch" w:date="2026-05-15T11:00:00Z" w16du:dateUtc="2026-05-15T09:00:00Z"/>
              </w:rPr>
            </w:pPr>
            <w:ins w:id="701" w:author="Peter Koch" w:date="2026-05-15T11:00:00Z" w16du:dateUtc="2026-05-15T09:00:00Z">
              <w:r>
                <w:t>Dann</w:t>
              </w:r>
            </w:ins>
          </w:p>
        </w:tc>
        <w:tc>
          <w:tcPr>
            <w:tcW w:w="7495" w:type="dxa"/>
          </w:tcPr>
          <w:p w14:paraId="50DE8C74" w14:textId="727119E2" w:rsidR="00AF5CD9" w:rsidRDefault="006606F3">
            <w:pPr>
              <w:rPr>
                <w:ins w:id="702" w:author="Peter Koch" w:date="2026-05-15T11:00:00Z" w16du:dateUtc="2026-05-15T09:00:00Z"/>
              </w:rPr>
            </w:pPr>
            <w:ins w:id="703" w:author="Peter Koch" w:date="2026-05-15T11:00:00Z" w16du:dateUtc="2026-05-15T09:00:00Z">
              <w:r w:rsidRPr="00F14AC8">
                <w:t>„</w:t>
              </w:r>
              <w:r w:rsidRPr="00F14AC8">
                <w:rPr>
                  <w:b/>
                </w:rPr>
                <w:t>vlgruppe</w:t>
              </w:r>
              <w:r w:rsidRPr="00F14AC8">
                <w:t xml:space="preserve">“ </w:t>
              </w:r>
              <w:r>
                <w:t>und „</w:t>
              </w:r>
              <w:r w:rsidRPr="00296A18">
                <w:rPr>
                  <w:b/>
                </w:rPr>
                <w:t>ystandort</w:t>
              </w:r>
              <w:r>
                <w:t xml:space="preserve">“ </w:t>
              </w:r>
              <w:r w:rsidRPr="00F14AC8">
                <w:t>mit der Lagergruppe aus dem Mitarbeiter („</w:t>
              </w:r>
              <w:r w:rsidRPr="00F14AC8">
                <w:rPr>
                  <w:b/>
                </w:rPr>
                <w:t>ystandort</w:t>
              </w:r>
              <w:r w:rsidRPr="00F14AC8">
                <w:t>“) überschreiben.</w:t>
              </w:r>
            </w:ins>
          </w:p>
        </w:tc>
      </w:tr>
      <w:tr w:rsidR="00F93911" w:rsidRPr="00EA1030" w14:paraId="488780B5" w14:textId="77777777" w:rsidTr="00F93911">
        <w:trPr>
          <w:ins w:id="704" w:author="Peter Koch" w:date="2026-05-15T11:04:00Z"/>
        </w:trPr>
        <w:tc>
          <w:tcPr>
            <w:tcW w:w="1555" w:type="dxa"/>
          </w:tcPr>
          <w:p w14:paraId="6B62F7EA" w14:textId="77777777" w:rsidR="00F93911" w:rsidRPr="00EA1030" w:rsidRDefault="00F93911">
            <w:pPr>
              <w:rPr>
                <w:ins w:id="705" w:author="Peter Koch" w:date="2026-05-15T11:04:00Z" w16du:dateUtc="2026-05-15T09:04:00Z"/>
              </w:rPr>
            </w:pPr>
            <w:ins w:id="706" w:author="Peter Koch" w:date="2026-05-15T11:04:00Z" w16du:dateUtc="2026-05-15T09:04:00Z">
              <w:r w:rsidRPr="00EA1030">
                <w:t>Bedingung</w:t>
              </w:r>
            </w:ins>
          </w:p>
        </w:tc>
        <w:tc>
          <w:tcPr>
            <w:tcW w:w="7495" w:type="dxa"/>
          </w:tcPr>
          <w:p w14:paraId="4ECDCEE8" w14:textId="47336186" w:rsidR="00F93911" w:rsidRPr="00EA1030" w:rsidRDefault="00F93911">
            <w:pPr>
              <w:rPr>
                <w:ins w:id="707" w:author="Peter Koch" w:date="2026-05-15T11:04:00Z" w16du:dateUtc="2026-05-15T09:04:00Z"/>
              </w:rPr>
            </w:pPr>
            <w:ins w:id="708" w:author="Peter Koch" w:date="2026-05-15T11:04:00Z" w16du:dateUtc="2026-05-15T09:04:00Z">
              <w:r>
                <w:t>immer</w:t>
              </w:r>
            </w:ins>
          </w:p>
        </w:tc>
      </w:tr>
      <w:tr w:rsidR="00F93911" w:rsidRPr="00EA1030" w14:paraId="672C5A45" w14:textId="77777777" w:rsidTr="00F93911">
        <w:trPr>
          <w:ins w:id="709" w:author="Peter Koch" w:date="2026-05-15T11:04:00Z"/>
        </w:trPr>
        <w:tc>
          <w:tcPr>
            <w:tcW w:w="1555" w:type="dxa"/>
          </w:tcPr>
          <w:p w14:paraId="11618536" w14:textId="77777777" w:rsidR="00F93911" w:rsidRPr="00EA1030" w:rsidRDefault="00F93911">
            <w:pPr>
              <w:rPr>
                <w:ins w:id="710" w:author="Peter Koch" w:date="2026-05-15T11:04:00Z" w16du:dateUtc="2026-05-15T09:04:00Z"/>
              </w:rPr>
            </w:pPr>
            <w:ins w:id="711" w:author="Peter Koch" w:date="2026-05-15T11:04:00Z" w16du:dateUtc="2026-05-15T09:04:00Z">
              <w:r>
                <w:t>Dann</w:t>
              </w:r>
            </w:ins>
          </w:p>
        </w:tc>
        <w:tc>
          <w:tcPr>
            <w:tcW w:w="7495" w:type="dxa"/>
          </w:tcPr>
          <w:p w14:paraId="654019D8" w14:textId="12434E59" w:rsidR="00F93911" w:rsidRDefault="00F93911">
            <w:pPr>
              <w:rPr>
                <w:ins w:id="712" w:author="Peter Koch" w:date="2026-05-15T11:04:00Z" w16du:dateUtc="2026-05-15T09:04:00Z"/>
              </w:rPr>
            </w:pPr>
            <w:ins w:id="713" w:author="Peter Koch" w:date="2026-05-15T11:04:00Z" w16du:dateUtc="2026-05-15T09:04:00Z">
              <w:r w:rsidRPr="00F14AC8">
                <w:t>„</w:t>
              </w:r>
              <w:r w:rsidRPr="00F14AC8">
                <w:rPr>
                  <w:b/>
                </w:rPr>
                <w:t>vlgruppe</w:t>
              </w:r>
              <w:r w:rsidRPr="00F14AC8">
                <w:t>“ mit der Lagergruppe aus dem Mitarbeiter („</w:t>
              </w:r>
              <w:r w:rsidRPr="00F14AC8">
                <w:rPr>
                  <w:b/>
                </w:rPr>
                <w:t>ystandort</w:t>
              </w:r>
              <w:r w:rsidRPr="00F14AC8">
                <w:t>“) überschreiben.</w:t>
              </w:r>
            </w:ins>
          </w:p>
        </w:tc>
      </w:tr>
    </w:tbl>
    <w:p w14:paraId="011326C2" w14:textId="77777777" w:rsidR="006606F3" w:rsidRPr="00F14AC8" w:rsidDel="003165EF" w:rsidRDefault="006606F3" w:rsidP="00764F0A">
      <w:pPr>
        <w:rPr>
          <w:del w:id="714" w:author="Peter Koch" w:date="2026-05-15T11:03:00Z" w16du:dateUtc="2026-05-15T09:03:00Z"/>
        </w:rPr>
      </w:pPr>
    </w:p>
    <w:p w14:paraId="1B1E469B" w14:textId="77777777" w:rsidR="009C2DB4" w:rsidRDefault="006926E7" w:rsidP="00764F0A">
      <w:pPr>
        <w:rPr>
          <w:ins w:id="715" w:author="Peter Koch" w:date="2026-05-15T11:04:00Z" w16du:dateUtc="2026-05-15T09:04:00Z"/>
        </w:rPr>
      </w:pPr>
      <w:commentRangeStart w:id="716"/>
      <w:commentRangeStart w:id="717"/>
      <w:del w:id="718" w:author="Peter Koch" w:date="2026-05-15T11:00:00Z" w16du:dateUtc="2026-05-15T09:00:00Z">
        <w:r w:rsidRPr="00F14AC8" w:rsidDel="006606F3">
          <w:delText xml:space="preserve">Feld </w:delText>
        </w:r>
        <w:r w:rsidR="000E05DA" w:rsidRPr="00F14AC8" w:rsidDel="006606F3">
          <w:delText xml:space="preserve">Beleg anfügen </w:delText>
        </w:r>
        <w:r w:rsidRPr="00F14AC8" w:rsidDel="006606F3">
          <w:delText>„</w:delText>
        </w:r>
        <w:r w:rsidR="000E05DA" w:rsidRPr="00F14AC8" w:rsidDel="006606F3">
          <w:rPr>
            <w:b/>
          </w:rPr>
          <w:delText>vlgruppe</w:delText>
        </w:r>
        <w:r w:rsidRPr="00F14AC8" w:rsidDel="006606F3">
          <w:delText xml:space="preserve">“ </w:delText>
        </w:r>
        <w:r w:rsidR="00296A18" w:rsidDel="006606F3">
          <w:delText>und „</w:delText>
        </w:r>
        <w:r w:rsidR="00296A18" w:rsidRPr="00296A18" w:rsidDel="006606F3">
          <w:rPr>
            <w:b/>
          </w:rPr>
          <w:delText>ystandort</w:delText>
        </w:r>
        <w:r w:rsidR="00296A18" w:rsidDel="006606F3">
          <w:delText xml:space="preserve">“ </w:delText>
        </w:r>
        <w:r w:rsidRPr="00F14AC8" w:rsidDel="006606F3">
          <w:delText>mit der Lagergruppe aus dem Mitarbeiter („</w:delText>
        </w:r>
        <w:r w:rsidRPr="00F14AC8" w:rsidDel="006606F3">
          <w:rPr>
            <w:b/>
          </w:rPr>
          <w:delText>ystandort</w:delText>
        </w:r>
        <w:r w:rsidRPr="00F14AC8" w:rsidDel="006606F3">
          <w:delText>“) überschreiben.</w:delText>
        </w:r>
        <w:commentRangeEnd w:id="716"/>
        <w:r w:rsidR="003165EF" w:rsidDel="006606F3">
          <w:rPr>
            <w:rStyle w:val="Kommentarzeichen"/>
            <w:sz w:val="24"/>
            <w:szCs w:val="24"/>
          </w:rPr>
          <w:commentReference w:id="716"/>
        </w:r>
        <w:commentRangeEnd w:id="717"/>
        <w:r>
          <w:rPr>
            <w:rStyle w:val="Kommentarzeichen"/>
            <w:sz w:val="24"/>
            <w:szCs w:val="24"/>
          </w:rPr>
          <w:commentReference w:id="717"/>
        </w:r>
      </w:del>
    </w:p>
    <w:p w14:paraId="5CD73848" w14:textId="77777777" w:rsidR="009C2DB4" w:rsidRDefault="009C2DB4" w:rsidP="00764F0A">
      <w:pPr>
        <w:rPr>
          <w:ins w:id="719" w:author="Peter Koch" w:date="2026-05-15T11:04:00Z" w16du:dateUtc="2026-05-15T09:04:00Z"/>
        </w:rPr>
      </w:pPr>
    </w:p>
    <w:p w14:paraId="4902076E" w14:textId="3701DC45" w:rsidR="00393FD6" w:rsidRDefault="00393FD6" w:rsidP="00764F0A">
      <w:pPr>
        <w:rPr>
          <w:ins w:id="720" w:author="Peter Koch" w:date="2026-05-15T10:53:00Z" w16du:dateUtc="2026-05-15T08:53:00Z"/>
        </w:rPr>
      </w:pPr>
      <w:ins w:id="721" w:author="Peter Koch" w:date="2026-05-15T10:53:00Z" w16du:dateUtc="2026-05-15T08:53:00Z">
        <w:r>
          <w:t>Eintragen der Lagerg</w:t>
        </w:r>
      </w:ins>
      <w:ins w:id="722" w:author="Peter Koch" w:date="2026-05-20T09:57:00Z" w16du:dateUtc="2026-05-20T07:57:00Z">
        <w:r w:rsidR="0057731A">
          <w:t>r</w:t>
        </w:r>
      </w:ins>
      <w:ins w:id="723" w:author="Peter Koch" w:date="2026-05-15T10:53:00Z" w16du:dateUtc="2026-05-15T08:53:00Z">
        <w:r>
          <w:t>uppenadresse in die Versandadresse.</w:t>
        </w:r>
      </w:ins>
    </w:p>
    <w:p w14:paraId="741DEFF3" w14:textId="77777777" w:rsidR="00393FD6" w:rsidRPr="00F14AC8" w:rsidRDefault="00393FD6" w:rsidP="00764F0A"/>
    <w:p w14:paraId="68152983" w14:textId="77777777" w:rsidR="00B03DAF" w:rsidRPr="00F14AC8" w:rsidRDefault="00B03DAF" w:rsidP="00B03DAF">
      <w:pPr>
        <w:rPr>
          <w:ins w:id="724" w:author="Peter Koch" w:date="2026-05-15T10:53:00Z" w16du:dateUtc="2026-05-15T08:53:00Z"/>
          <w:u w:val="single"/>
        </w:rPr>
      </w:pPr>
      <w:ins w:id="725" w:author="Peter Koch" w:date="2026-05-15T10:53:00Z" w16du:dateUtc="2026-05-15T08:53:00Z">
        <w:r w:rsidRPr="00F14AC8">
          <w:rPr>
            <w:u w:val="single"/>
          </w:rPr>
          <w:t>Werteherkunft:</w:t>
        </w:r>
      </w:ins>
    </w:p>
    <w:p w14:paraId="0EE6726A" w14:textId="77777777" w:rsidR="00B03DAF" w:rsidRPr="00F14AC8" w:rsidRDefault="00B03DAF" w:rsidP="00B03DAF">
      <w:pPr>
        <w:rPr>
          <w:ins w:id="726" w:author="Peter Koch" w:date="2026-05-15T10:53:00Z" w16du:dateUtc="2026-05-15T08:53:00Z"/>
          <w:u w:val="single"/>
        </w:rPr>
      </w:pPr>
    </w:p>
    <w:tbl>
      <w:tblPr>
        <w:tblStyle w:val="Gitternetztabelle4"/>
        <w:tblW w:w="8226"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869"/>
        <w:gridCol w:w="3275"/>
        <w:gridCol w:w="3082"/>
      </w:tblGrid>
      <w:tr w:rsidR="00B03DAF" w:rsidRPr="00F14AC8" w14:paraId="46BF3310" w14:textId="77777777">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1869" w:type="dxa"/>
          </w:tcPr>
          <w:p w14:paraId="39C00E98" w14:textId="77777777" w:rsidR="00B03DAF" w:rsidRPr="00F14AC8" w:rsidRDefault="00B03DAF">
            <w:pPr>
              <w:keepNext/>
              <w:keepLines/>
              <w:rPr>
                <w:rFonts w:cs="Segoe UI"/>
                <w:color w:val="FCCD0C" w:themeColor="accent3"/>
                <w:sz w:val="16"/>
                <w:szCs w:val="16"/>
              </w:rPr>
            </w:pPr>
            <w:ins w:id="727" w:author="Peter Koch" w:date="2026-05-15T10:53:00Z" w16du:dateUtc="2026-05-15T08:53:00Z">
              <w:r w:rsidRPr="00F14AC8">
                <w:rPr>
                  <w:rFonts w:cs="Segoe UI"/>
                  <w:color w:val="92D050"/>
                  <w:sz w:val="16"/>
                  <w:szCs w:val="16"/>
                </w:rPr>
                <w:t>Variablen-</w:t>
              </w:r>
              <w:r w:rsidRPr="00F14AC8">
                <w:rPr>
                  <w:rFonts w:cs="Segoe UI"/>
                  <w:color w:val="92D050"/>
                  <w:sz w:val="16"/>
                  <w:szCs w:val="16"/>
                </w:rPr>
                <w:br/>
                <w:t>name</w:t>
              </w:r>
            </w:ins>
          </w:p>
        </w:tc>
        <w:tc>
          <w:tcPr>
            <w:tcW w:w="3275" w:type="dxa"/>
          </w:tcPr>
          <w:p w14:paraId="17FCBF01" w14:textId="77777777" w:rsidR="00B03DAF" w:rsidRPr="00F14AC8" w:rsidRDefault="00B03DAF">
            <w:pPr>
              <w:keepNext/>
              <w:keepLines/>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ins w:id="728" w:author="Peter Koch" w:date="2026-05-15T10:53:00Z" w16du:dateUtc="2026-05-15T08:53:00Z">
              <w:r w:rsidRPr="00F14AC8">
                <w:rPr>
                  <w:rFonts w:cs="Segoe UI"/>
                  <w:color w:val="92D050"/>
                  <w:sz w:val="16"/>
                  <w:szCs w:val="16"/>
                </w:rPr>
                <w:t>Werte aus</w:t>
              </w:r>
            </w:ins>
          </w:p>
        </w:tc>
        <w:tc>
          <w:tcPr>
            <w:tcW w:w="3082" w:type="dxa"/>
          </w:tcPr>
          <w:p w14:paraId="56383E69" w14:textId="77777777" w:rsidR="00B03DAF" w:rsidRPr="00F14AC8" w:rsidRDefault="00B03DAF">
            <w:pPr>
              <w:keepNext/>
              <w:keepLines/>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ins w:id="729" w:author="Peter Koch" w:date="2026-05-15T10:53:00Z" w16du:dateUtc="2026-05-15T08:53:00Z">
              <w:r w:rsidRPr="00F14AC8">
                <w:rPr>
                  <w:rFonts w:cs="Segoe UI"/>
                  <w:color w:val="FCCD0C" w:themeColor="accent3"/>
                  <w:sz w:val="16"/>
                  <w:szCs w:val="16"/>
                </w:rPr>
                <w:t>Feld</w:t>
              </w:r>
            </w:ins>
          </w:p>
        </w:tc>
      </w:tr>
      <w:tr w:rsidR="00B03DAF" w:rsidRPr="00F14AC8" w14:paraId="5D9FA915"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D7DFF0" w:themeFill="accent1" w:themeFillTint="33"/>
          </w:tcPr>
          <w:p w14:paraId="3016BC63" w14:textId="77777777" w:rsidR="00B03DAF" w:rsidRPr="00F14AC8" w:rsidRDefault="00B03DAF">
            <w:pPr>
              <w:keepNext/>
              <w:keepLines/>
              <w:rPr>
                <w:rFonts w:cs="Segoe UI"/>
                <w:color w:val="102031" w:themeColor="text2"/>
                <w:sz w:val="16"/>
                <w:szCs w:val="16"/>
              </w:rPr>
            </w:pPr>
            <w:ins w:id="730" w:author="Peter Koch" w:date="2026-05-15T10:53:00Z" w16du:dateUtc="2026-05-15T08:53:00Z">
              <w:r w:rsidRPr="00F14AC8">
                <w:rPr>
                  <w:rFonts w:cs="Segoe UI"/>
                  <w:color w:val="102031" w:themeColor="text2"/>
                  <w:sz w:val="16"/>
                  <w:szCs w:val="16"/>
                </w:rPr>
                <w:t>„ans2“</w:t>
              </w:r>
            </w:ins>
          </w:p>
        </w:tc>
        <w:tc>
          <w:tcPr>
            <w:tcW w:w="3275" w:type="dxa"/>
            <w:shd w:val="clear" w:color="auto" w:fill="D7DFF0" w:themeFill="accent1" w:themeFillTint="33"/>
          </w:tcPr>
          <w:p w14:paraId="7345F80E" w14:textId="77777777" w:rsidR="00B03DAF" w:rsidRPr="00F14AC8" w:rsidRDefault="00B03DAF">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ins w:id="731" w:author="Peter Koch" w:date="2026-05-15T10:53:00Z" w16du:dateUtc="2026-05-15T08:53:00Z">
              <w:r w:rsidRPr="00F14AC8">
                <w:rPr>
                  <w:rFonts w:cs="Segoe UI"/>
                  <w:color w:val="102031" w:themeColor="text2"/>
                  <w:sz w:val="16"/>
                  <w:szCs w:val="16"/>
                </w:rPr>
                <w:t>Lager:Lagergruppe</w:t>
              </w:r>
            </w:ins>
          </w:p>
        </w:tc>
        <w:tc>
          <w:tcPr>
            <w:tcW w:w="3082" w:type="dxa"/>
            <w:shd w:val="clear" w:color="auto" w:fill="D7DFF0" w:themeFill="accent1" w:themeFillTint="33"/>
          </w:tcPr>
          <w:p w14:paraId="5E4A25F9" w14:textId="77777777" w:rsidR="00B03DAF" w:rsidRPr="00F14AC8" w:rsidRDefault="00B03DAF">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ins w:id="732" w:author="Peter Koch" w:date="2026-05-15T10:53:00Z" w16du:dateUtc="2026-05-15T08:53:00Z">
              <w:r w:rsidRPr="00F14AC8">
                <w:rPr>
                  <w:rFonts w:cs="Segoe UI"/>
                  <w:color w:val="102031" w:themeColor="text2"/>
                  <w:sz w:val="16"/>
                  <w:szCs w:val="16"/>
                </w:rPr>
                <w:t>„</w:t>
              </w:r>
              <w:r w:rsidRPr="00F14AC8">
                <w:rPr>
                  <w:rFonts w:cs="Segoe UI"/>
                  <w:b/>
                  <w:bCs/>
                  <w:color w:val="102031" w:themeColor="text2"/>
                  <w:sz w:val="16"/>
                  <w:szCs w:val="16"/>
                </w:rPr>
                <w:t>ans</w:t>
              </w:r>
              <w:r w:rsidRPr="00F14AC8">
                <w:rPr>
                  <w:rFonts w:cs="Segoe UI"/>
                  <w:color w:val="102031" w:themeColor="text2"/>
                  <w:sz w:val="16"/>
                  <w:szCs w:val="16"/>
                </w:rPr>
                <w:t>“</w:t>
              </w:r>
            </w:ins>
          </w:p>
        </w:tc>
      </w:tr>
      <w:tr w:rsidR="00B03DAF" w:rsidRPr="00F14AC8" w14:paraId="3A3877A4" w14:textId="77777777">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51266C7C" w14:textId="77777777" w:rsidR="00B03DAF" w:rsidRPr="00F14AC8" w:rsidRDefault="00B03DAF">
            <w:pPr>
              <w:keepNext/>
              <w:keepLines/>
              <w:rPr>
                <w:rFonts w:cs="Segoe UI"/>
                <w:color w:val="102031" w:themeColor="text2"/>
                <w:sz w:val="16"/>
                <w:szCs w:val="16"/>
              </w:rPr>
            </w:pPr>
            <w:ins w:id="733" w:author="Peter Koch" w:date="2026-05-15T10:53:00Z" w16du:dateUtc="2026-05-15T08:53:00Z">
              <w:r w:rsidRPr="00F14AC8">
                <w:rPr>
                  <w:rFonts w:cs="Segoe UI"/>
                  <w:color w:val="102031" w:themeColor="text2"/>
                  <w:sz w:val="16"/>
                  <w:szCs w:val="16"/>
                </w:rPr>
                <w:t>„str2“</w:t>
              </w:r>
            </w:ins>
          </w:p>
        </w:tc>
        <w:tc>
          <w:tcPr>
            <w:tcW w:w="3275" w:type="dxa"/>
          </w:tcPr>
          <w:p w14:paraId="4A1CB36D" w14:textId="77777777" w:rsidR="00B03DAF" w:rsidRPr="00F14AC8" w:rsidRDefault="00B03DAF">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ins w:id="734" w:author="Peter Koch" w:date="2026-05-15T10:53:00Z" w16du:dateUtc="2026-05-15T08:53:00Z">
              <w:r w:rsidRPr="00F14AC8">
                <w:rPr>
                  <w:rFonts w:cs="Segoe UI"/>
                  <w:color w:val="102031" w:themeColor="text2"/>
                  <w:sz w:val="16"/>
                  <w:szCs w:val="16"/>
                </w:rPr>
                <w:t>Lager:Lagergruppe</w:t>
              </w:r>
            </w:ins>
          </w:p>
        </w:tc>
        <w:tc>
          <w:tcPr>
            <w:tcW w:w="3082" w:type="dxa"/>
          </w:tcPr>
          <w:p w14:paraId="4A1C4965" w14:textId="77777777" w:rsidR="00B03DAF" w:rsidRPr="00F14AC8" w:rsidRDefault="00B03DAF">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ins w:id="735" w:author="Peter Koch" w:date="2026-05-15T10:53:00Z" w16du:dateUtc="2026-05-15T08:53:00Z">
              <w:r w:rsidRPr="00F14AC8">
                <w:rPr>
                  <w:rFonts w:cs="Segoe UI"/>
                  <w:color w:val="102031" w:themeColor="text2"/>
                  <w:sz w:val="16"/>
                  <w:szCs w:val="16"/>
                </w:rPr>
                <w:t>„</w:t>
              </w:r>
              <w:r w:rsidRPr="00F14AC8">
                <w:rPr>
                  <w:rFonts w:cs="Segoe UI"/>
                  <w:b/>
                  <w:bCs/>
                  <w:color w:val="102031" w:themeColor="text2"/>
                  <w:sz w:val="16"/>
                  <w:szCs w:val="16"/>
                </w:rPr>
                <w:t>str</w:t>
              </w:r>
              <w:r w:rsidRPr="00F14AC8">
                <w:rPr>
                  <w:rFonts w:cs="Segoe UI"/>
                  <w:color w:val="102031" w:themeColor="text2"/>
                  <w:sz w:val="16"/>
                  <w:szCs w:val="16"/>
                </w:rPr>
                <w:t>“</w:t>
              </w:r>
            </w:ins>
          </w:p>
        </w:tc>
      </w:tr>
      <w:tr w:rsidR="00B03DAF" w:rsidRPr="00F14AC8" w14:paraId="2EA4BA06"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Borders>
              <w:bottom w:val="single" w:sz="4" w:space="0" w:color="auto"/>
            </w:tcBorders>
            <w:shd w:val="clear" w:color="auto" w:fill="D7DFF0" w:themeFill="accent1" w:themeFillTint="33"/>
          </w:tcPr>
          <w:p w14:paraId="2352A127" w14:textId="77777777" w:rsidR="00B03DAF" w:rsidRPr="00F14AC8" w:rsidRDefault="00B03DAF">
            <w:pPr>
              <w:keepNext/>
              <w:keepLines/>
              <w:rPr>
                <w:rFonts w:cs="Segoe UI"/>
                <w:color w:val="102031" w:themeColor="text2"/>
                <w:sz w:val="16"/>
                <w:szCs w:val="16"/>
              </w:rPr>
            </w:pPr>
            <w:ins w:id="736" w:author="Peter Koch" w:date="2026-05-15T10:53:00Z" w16du:dateUtc="2026-05-15T08:53:00Z">
              <w:r w:rsidRPr="00F14AC8">
                <w:rPr>
                  <w:rFonts w:cs="Segoe UI"/>
                  <w:color w:val="102031" w:themeColor="text2"/>
                  <w:sz w:val="16"/>
                  <w:szCs w:val="16"/>
                </w:rPr>
                <w:t>„plz2“</w:t>
              </w:r>
            </w:ins>
          </w:p>
        </w:tc>
        <w:tc>
          <w:tcPr>
            <w:tcW w:w="3275" w:type="dxa"/>
            <w:tcBorders>
              <w:bottom w:val="single" w:sz="4" w:space="0" w:color="auto"/>
            </w:tcBorders>
            <w:shd w:val="clear" w:color="auto" w:fill="D7DFF0" w:themeFill="accent1" w:themeFillTint="33"/>
          </w:tcPr>
          <w:p w14:paraId="33FD0F17" w14:textId="77777777" w:rsidR="00B03DAF" w:rsidRPr="00F14AC8" w:rsidRDefault="00B03DAF">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ins w:id="737" w:author="Peter Koch" w:date="2026-05-15T10:53:00Z" w16du:dateUtc="2026-05-15T08:53:00Z">
              <w:r w:rsidRPr="00F14AC8">
                <w:rPr>
                  <w:rFonts w:cs="Segoe UI"/>
                  <w:color w:val="102031" w:themeColor="text2"/>
                  <w:sz w:val="16"/>
                  <w:szCs w:val="16"/>
                </w:rPr>
                <w:t>Lager:Lagergruppe</w:t>
              </w:r>
            </w:ins>
          </w:p>
        </w:tc>
        <w:tc>
          <w:tcPr>
            <w:tcW w:w="3082" w:type="dxa"/>
            <w:tcBorders>
              <w:bottom w:val="single" w:sz="4" w:space="0" w:color="auto"/>
            </w:tcBorders>
            <w:shd w:val="clear" w:color="auto" w:fill="D7DFF0" w:themeFill="accent1" w:themeFillTint="33"/>
          </w:tcPr>
          <w:p w14:paraId="0E38A87F" w14:textId="77777777" w:rsidR="00B03DAF" w:rsidRPr="00F14AC8" w:rsidRDefault="00B03DAF">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ins w:id="738" w:author="Peter Koch" w:date="2026-05-15T10:53:00Z" w16du:dateUtc="2026-05-15T08:53:00Z">
              <w:r w:rsidRPr="00F14AC8">
                <w:rPr>
                  <w:rFonts w:cs="Segoe UI"/>
                  <w:color w:val="102031" w:themeColor="text2"/>
                  <w:sz w:val="16"/>
                  <w:szCs w:val="16"/>
                </w:rPr>
                <w:t>„</w:t>
              </w:r>
              <w:r w:rsidRPr="00F14AC8">
                <w:rPr>
                  <w:rFonts w:cs="Segoe UI"/>
                  <w:b/>
                  <w:bCs/>
                  <w:color w:val="102031" w:themeColor="text2"/>
                  <w:sz w:val="16"/>
                  <w:szCs w:val="16"/>
                </w:rPr>
                <w:t>plz</w:t>
              </w:r>
              <w:r w:rsidRPr="00F14AC8">
                <w:rPr>
                  <w:rFonts w:cs="Segoe UI"/>
                  <w:color w:val="102031" w:themeColor="text2"/>
                  <w:sz w:val="16"/>
                  <w:szCs w:val="16"/>
                </w:rPr>
                <w:t>“</w:t>
              </w:r>
            </w:ins>
          </w:p>
        </w:tc>
      </w:tr>
      <w:tr w:rsidR="00B03DAF" w:rsidRPr="00F14AC8" w14:paraId="2940892F" w14:textId="77777777">
        <w:trPr>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FFFFFF" w:themeFill="background1"/>
          </w:tcPr>
          <w:p w14:paraId="00814044" w14:textId="77777777" w:rsidR="00B03DAF" w:rsidRPr="00F14AC8" w:rsidRDefault="00B03DAF">
            <w:pPr>
              <w:keepNext/>
              <w:keepLines/>
              <w:rPr>
                <w:rFonts w:cs="Segoe UI"/>
                <w:color w:val="102031" w:themeColor="text2"/>
                <w:sz w:val="16"/>
                <w:szCs w:val="16"/>
              </w:rPr>
            </w:pPr>
            <w:ins w:id="739" w:author="Peter Koch" w:date="2026-05-15T10:53:00Z" w16du:dateUtc="2026-05-15T08:53:00Z">
              <w:r w:rsidRPr="00F14AC8">
                <w:rPr>
                  <w:rFonts w:cs="Segoe UI"/>
                  <w:color w:val="102031" w:themeColor="text2"/>
                  <w:sz w:val="16"/>
                  <w:szCs w:val="16"/>
                </w:rPr>
                <w:t>„nort2“</w:t>
              </w:r>
            </w:ins>
          </w:p>
        </w:tc>
        <w:tc>
          <w:tcPr>
            <w:tcW w:w="3275" w:type="dxa"/>
            <w:shd w:val="clear" w:color="auto" w:fill="FFFFFF" w:themeFill="background1"/>
          </w:tcPr>
          <w:p w14:paraId="798B1A23" w14:textId="77777777" w:rsidR="00B03DAF" w:rsidRPr="00F14AC8" w:rsidRDefault="00B03DAF">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ins w:id="740" w:author="Peter Koch" w:date="2026-05-15T10:53:00Z" w16du:dateUtc="2026-05-15T08:53:00Z">
              <w:r w:rsidRPr="00F14AC8">
                <w:rPr>
                  <w:rFonts w:cs="Segoe UI"/>
                  <w:color w:val="102031" w:themeColor="text2"/>
                  <w:sz w:val="16"/>
                  <w:szCs w:val="16"/>
                </w:rPr>
                <w:t>Lager:Lagergruppe</w:t>
              </w:r>
            </w:ins>
          </w:p>
        </w:tc>
        <w:tc>
          <w:tcPr>
            <w:tcW w:w="3082" w:type="dxa"/>
            <w:shd w:val="clear" w:color="auto" w:fill="FFFFFF" w:themeFill="background1"/>
          </w:tcPr>
          <w:p w14:paraId="68769BB6" w14:textId="77777777" w:rsidR="00B03DAF" w:rsidRPr="00F14AC8" w:rsidRDefault="00B03DAF">
            <w:pPr>
              <w:keepNext/>
              <w:keepLines/>
              <w:jc w:val="both"/>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ins w:id="741" w:author="Peter Koch" w:date="2026-05-15T10:53:00Z" w16du:dateUtc="2026-05-15T08:53:00Z">
              <w:r w:rsidRPr="00F14AC8">
                <w:rPr>
                  <w:rFonts w:cs="Segoe UI"/>
                  <w:color w:val="102031" w:themeColor="text2"/>
                  <w:sz w:val="16"/>
                  <w:szCs w:val="16"/>
                </w:rPr>
                <w:t>„</w:t>
              </w:r>
              <w:r w:rsidRPr="00F14AC8">
                <w:rPr>
                  <w:rFonts w:cs="Segoe UI"/>
                  <w:b/>
                  <w:bCs/>
                  <w:color w:val="102031" w:themeColor="text2"/>
                  <w:sz w:val="16"/>
                  <w:szCs w:val="16"/>
                </w:rPr>
                <w:t>nort</w:t>
              </w:r>
              <w:r w:rsidRPr="00F14AC8">
                <w:rPr>
                  <w:rFonts w:cs="Segoe UI"/>
                  <w:color w:val="102031" w:themeColor="text2"/>
                  <w:sz w:val="16"/>
                  <w:szCs w:val="16"/>
                </w:rPr>
                <w:t>“</w:t>
              </w:r>
            </w:ins>
          </w:p>
        </w:tc>
      </w:tr>
      <w:tr w:rsidR="00B03DAF" w:rsidRPr="00F14AC8" w14:paraId="1B99EADE"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Borders>
              <w:bottom w:val="single" w:sz="4" w:space="0" w:color="000000" w:themeColor="text1"/>
            </w:tcBorders>
            <w:shd w:val="clear" w:color="auto" w:fill="D7DFF0" w:themeFill="accent1" w:themeFillTint="33"/>
          </w:tcPr>
          <w:p w14:paraId="2BDB916A" w14:textId="77777777" w:rsidR="00B03DAF" w:rsidRPr="00F14AC8" w:rsidRDefault="00B03DAF">
            <w:pPr>
              <w:keepNext/>
              <w:keepLines/>
              <w:rPr>
                <w:rFonts w:cs="Segoe UI"/>
                <w:color w:val="102031" w:themeColor="text2"/>
                <w:sz w:val="16"/>
                <w:szCs w:val="16"/>
              </w:rPr>
            </w:pPr>
            <w:ins w:id="742" w:author="Peter Koch" w:date="2026-05-15T10:53:00Z" w16du:dateUtc="2026-05-15T08:53:00Z">
              <w:r w:rsidRPr="00F14AC8">
                <w:rPr>
                  <w:rFonts w:cs="Segoe UI"/>
                  <w:color w:val="102031" w:themeColor="text2"/>
                  <w:sz w:val="16"/>
                  <w:szCs w:val="16"/>
                </w:rPr>
                <w:t>„staat2“</w:t>
              </w:r>
            </w:ins>
          </w:p>
        </w:tc>
        <w:tc>
          <w:tcPr>
            <w:tcW w:w="3275" w:type="dxa"/>
            <w:tcBorders>
              <w:bottom w:val="single" w:sz="4" w:space="0" w:color="000000" w:themeColor="text1"/>
            </w:tcBorders>
            <w:shd w:val="clear" w:color="auto" w:fill="D7DFF0" w:themeFill="accent1" w:themeFillTint="33"/>
          </w:tcPr>
          <w:p w14:paraId="216651F9" w14:textId="77777777" w:rsidR="00B03DAF" w:rsidRPr="00F14AC8" w:rsidRDefault="00B03DAF">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ins w:id="743" w:author="Peter Koch" w:date="2026-05-15T10:53:00Z" w16du:dateUtc="2026-05-15T08:53:00Z">
              <w:r w:rsidRPr="00F14AC8">
                <w:rPr>
                  <w:rFonts w:cs="Segoe UI"/>
                  <w:color w:val="102031" w:themeColor="text2"/>
                  <w:sz w:val="16"/>
                  <w:szCs w:val="16"/>
                </w:rPr>
                <w:t>Lager:Lagergruppe</w:t>
              </w:r>
            </w:ins>
          </w:p>
        </w:tc>
        <w:tc>
          <w:tcPr>
            <w:tcW w:w="3082" w:type="dxa"/>
            <w:tcBorders>
              <w:bottom w:val="single" w:sz="4" w:space="0" w:color="000000" w:themeColor="text1"/>
            </w:tcBorders>
            <w:shd w:val="clear" w:color="auto" w:fill="D7DFF0" w:themeFill="accent1" w:themeFillTint="33"/>
          </w:tcPr>
          <w:p w14:paraId="6D63755A" w14:textId="77777777" w:rsidR="00B03DAF" w:rsidRPr="00F14AC8" w:rsidRDefault="00B03DAF">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ins w:id="744" w:author="Peter Koch" w:date="2026-05-15T10:53:00Z" w16du:dateUtc="2026-05-15T08:53:00Z">
              <w:r w:rsidRPr="00F14AC8">
                <w:rPr>
                  <w:rFonts w:cs="Segoe UI"/>
                  <w:color w:val="102031" w:themeColor="text2"/>
                  <w:sz w:val="16"/>
                  <w:szCs w:val="16"/>
                </w:rPr>
                <w:t>„</w:t>
              </w:r>
              <w:r w:rsidRPr="00F14AC8">
                <w:rPr>
                  <w:rFonts w:cs="Segoe UI"/>
                  <w:b/>
                  <w:bCs/>
                  <w:color w:val="102031" w:themeColor="text2"/>
                  <w:sz w:val="16"/>
                  <w:szCs w:val="16"/>
                </w:rPr>
                <w:t>staat</w:t>
              </w:r>
              <w:r w:rsidRPr="00F14AC8">
                <w:rPr>
                  <w:rFonts w:cs="Segoe UI"/>
                  <w:color w:val="102031" w:themeColor="text2"/>
                  <w:sz w:val="16"/>
                  <w:szCs w:val="16"/>
                </w:rPr>
                <w:t>“</w:t>
              </w:r>
            </w:ins>
          </w:p>
        </w:tc>
      </w:tr>
    </w:tbl>
    <w:p w14:paraId="71B45713" w14:textId="77777777" w:rsidR="0058045F" w:rsidRPr="00F14AC8" w:rsidRDefault="0058045F" w:rsidP="00764F0A"/>
    <w:tbl>
      <w:tblPr>
        <w:tblStyle w:val="Tabellenraster"/>
        <w:tblW w:w="9085" w:type="dxa"/>
        <w:tblLook w:val="04A0" w:firstRow="1" w:lastRow="0" w:firstColumn="1" w:lastColumn="0" w:noHBand="0" w:noVBand="1"/>
      </w:tblPr>
      <w:tblGrid>
        <w:gridCol w:w="8018"/>
        <w:gridCol w:w="1067"/>
      </w:tblGrid>
      <w:tr w:rsidR="00544AE1" w:rsidRPr="00F14AC8" w14:paraId="2B3FA0BC" w14:textId="77777777" w:rsidTr="00D16466">
        <w:tc>
          <w:tcPr>
            <w:tcW w:w="8077" w:type="dxa"/>
            <w:shd w:val="clear" w:color="auto" w:fill="DCEEA3" w:themeFill="accent6" w:themeFillTint="99"/>
          </w:tcPr>
          <w:p w14:paraId="21FCF9E4" w14:textId="77777777" w:rsidR="00544AE1" w:rsidRPr="00F14AC8" w:rsidRDefault="00544AE1" w:rsidP="00D16466">
            <w:r w:rsidRPr="00F14AC8">
              <w:t>Auswirkungen der Customization/Extension</w:t>
            </w:r>
          </w:p>
        </w:tc>
        <w:tc>
          <w:tcPr>
            <w:tcW w:w="1008" w:type="dxa"/>
            <w:shd w:val="clear" w:color="auto" w:fill="DCEEA3" w:themeFill="accent6" w:themeFillTint="99"/>
          </w:tcPr>
          <w:p w14:paraId="010B581A" w14:textId="77777777" w:rsidR="00544AE1" w:rsidRPr="00F14AC8" w:rsidRDefault="00544AE1" w:rsidP="00D16466">
            <w:r w:rsidRPr="00F14AC8">
              <w:t>Antwort</w:t>
            </w:r>
          </w:p>
        </w:tc>
      </w:tr>
      <w:tr w:rsidR="00544AE1" w:rsidRPr="00F14AC8" w14:paraId="13C6C71B" w14:textId="77777777" w:rsidTr="00D16466">
        <w:tc>
          <w:tcPr>
            <w:tcW w:w="8077" w:type="dxa"/>
          </w:tcPr>
          <w:p w14:paraId="4306041F" w14:textId="77777777" w:rsidR="00544AE1" w:rsidRPr="00F14AC8" w:rsidRDefault="00544AE1" w:rsidP="00D16466">
            <w:pPr>
              <w:rPr>
                <w:sz w:val="20"/>
                <w:szCs w:val="20"/>
              </w:rPr>
            </w:pPr>
            <w:r w:rsidRPr="00F14AC8">
              <w:rPr>
                <w:sz w:val="20"/>
                <w:szCs w:val="20"/>
              </w:rPr>
              <w:t xml:space="preserve">Keine besonderen Auswirkungen </w:t>
            </w:r>
          </w:p>
        </w:tc>
        <w:tc>
          <w:tcPr>
            <w:tcW w:w="1008" w:type="dxa"/>
          </w:tcPr>
          <w:p w14:paraId="58D8E49A" w14:textId="77777777" w:rsidR="00544AE1" w:rsidRPr="00F14AC8" w:rsidRDefault="00544AE1" w:rsidP="00D16466">
            <w:pPr>
              <w:rPr>
                <w:sz w:val="20"/>
                <w:szCs w:val="20"/>
              </w:rPr>
            </w:pPr>
            <w:r w:rsidRPr="00F14AC8">
              <w:rPr>
                <w:sz w:val="20"/>
                <w:szCs w:val="20"/>
              </w:rPr>
              <w:t>Ja/Nein</w:t>
            </w:r>
          </w:p>
        </w:tc>
      </w:tr>
      <w:tr w:rsidR="00544AE1" w:rsidRPr="00F14AC8" w14:paraId="0F494AED" w14:textId="77777777" w:rsidTr="00D16466">
        <w:tc>
          <w:tcPr>
            <w:tcW w:w="8077" w:type="dxa"/>
          </w:tcPr>
          <w:p w14:paraId="4BD12482" w14:textId="77777777" w:rsidR="00544AE1" w:rsidRPr="00F14AC8" w:rsidRDefault="00544AE1"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317276EE" w14:textId="77777777" w:rsidR="00544AE1" w:rsidRPr="00F14AC8" w:rsidRDefault="00544AE1" w:rsidP="00D16466">
            <w:pPr>
              <w:rPr>
                <w:sz w:val="20"/>
                <w:szCs w:val="20"/>
              </w:rPr>
            </w:pPr>
            <w:r w:rsidRPr="00F14AC8">
              <w:rPr>
                <w:sz w:val="20"/>
                <w:szCs w:val="20"/>
              </w:rPr>
              <w:t>Ja/Nein</w:t>
            </w:r>
          </w:p>
        </w:tc>
      </w:tr>
      <w:tr w:rsidR="00544AE1" w:rsidRPr="00F14AC8" w14:paraId="13DD8FD8" w14:textId="77777777" w:rsidTr="00D16466">
        <w:tc>
          <w:tcPr>
            <w:tcW w:w="8077" w:type="dxa"/>
          </w:tcPr>
          <w:p w14:paraId="09CC1DFF" w14:textId="77777777" w:rsidR="00544AE1" w:rsidRPr="00F14AC8" w:rsidRDefault="00544AE1"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6A78671" w14:textId="77777777" w:rsidR="00544AE1" w:rsidRPr="00F14AC8" w:rsidRDefault="00544AE1" w:rsidP="00D16466">
            <w:pPr>
              <w:rPr>
                <w:sz w:val="20"/>
                <w:szCs w:val="20"/>
              </w:rPr>
            </w:pPr>
            <w:r w:rsidRPr="00F14AC8">
              <w:rPr>
                <w:sz w:val="20"/>
                <w:szCs w:val="20"/>
              </w:rPr>
              <w:t>Ja/Nein</w:t>
            </w:r>
          </w:p>
        </w:tc>
      </w:tr>
      <w:tr w:rsidR="00544AE1" w:rsidRPr="00F14AC8" w14:paraId="36930193" w14:textId="77777777" w:rsidTr="00D16466">
        <w:tc>
          <w:tcPr>
            <w:tcW w:w="8077" w:type="dxa"/>
          </w:tcPr>
          <w:p w14:paraId="35E40F6F" w14:textId="77777777" w:rsidR="00544AE1" w:rsidRPr="00F14AC8" w:rsidRDefault="00544AE1" w:rsidP="00D16466">
            <w:pPr>
              <w:rPr>
                <w:sz w:val="20"/>
                <w:szCs w:val="20"/>
              </w:rPr>
            </w:pPr>
            <w:r w:rsidRPr="00F14AC8">
              <w:rPr>
                <w:sz w:val="20"/>
                <w:szCs w:val="20"/>
              </w:rPr>
              <w:lastRenderedPageBreak/>
              <w:t xml:space="preserve">Hat Auswirkungen auf die </w:t>
            </w:r>
            <w:r w:rsidRPr="00F14AC8">
              <w:rPr>
                <w:b/>
                <w:bCs/>
                <w:sz w:val="20"/>
                <w:szCs w:val="20"/>
              </w:rPr>
              <w:t>Bewertung</w:t>
            </w:r>
            <w:r w:rsidRPr="00F14AC8">
              <w:rPr>
                <w:sz w:val="20"/>
                <w:szCs w:val="20"/>
              </w:rPr>
              <w:t>.</w:t>
            </w:r>
          </w:p>
        </w:tc>
        <w:tc>
          <w:tcPr>
            <w:tcW w:w="1008" w:type="dxa"/>
          </w:tcPr>
          <w:p w14:paraId="0930F77C" w14:textId="77777777" w:rsidR="00544AE1" w:rsidRPr="00F14AC8" w:rsidRDefault="00544AE1" w:rsidP="00D16466">
            <w:pPr>
              <w:rPr>
                <w:sz w:val="20"/>
                <w:szCs w:val="20"/>
              </w:rPr>
            </w:pPr>
            <w:r w:rsidRPr="00F14AC8">
              <w:rPr>
                <w:sz w:val="20"/>
                <w:szCs w:val="20"/>
              </w:rPr>
              <w:t>Ja/Nein</w:t>
            </w:r>
          </w:p>
        </w:tc>
      </w:tr>
      <w:tr w:rsidR="00544AE1" w:rsidRPr="00F14AC8" w14:paraId="1B7ED7F3" w14:textId="77777777" w:rsidTr="00D16466">
        <w:tc>
          <w:tcPr>
            <w:tcW w:w="8077" w:type="dxa"/>
          </w:tcPr>
          <w:p w14:paraId="40B040B7" w14:textId="77777777" w:rsidR="00544AE1" w:rsidRPr="00F14AC8" w:rsidRDefault="00544AE1"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44AF7DED" w14:textId="77777777" w:rsidR="00544AE1" w:rsidRPr="00F14AC8" w:rsidRDefault="00544AE1"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544AE1" w:rsidRPr="00F14AC8" w14:paraId="31A0E4A4" w14:textId="77777777" w:rsidTr="00D16466">
        <w:trPr>
          <w:trHeight w:hRule="exact" w:val="861"/>
        </w:trPr>
        <w:tc>
          <w:tcPr>
            <w:tcW w:w="1273" w:type="dxa"/>
            <w:shd w:val="clear" w:color="auto" w:fill="D5D5D5" w:themeFill="background2"/>
            <w:tcMar>
              <w:bottom w:w="57" w:type="dxa"/>
            </w:tcMar>
          </w:tcPr>
          <w:p w14:paraId="6C2F3980" w14:textId="77777777" w:rsidR="00544AE1" w:rsidRPr="00F14AC8" w:rsidRDefault="00544AE1" w:rsidP="00D16466">
            <w:pPr>
              <w:rPr>
                <w:b/>
              </w:rPr>
            </w:pPr>
            <w:r w:rsidRPr="00F14AC8">
              <w:rPr>
                <w:b/>
              </w:rPr>
              <w:t>Priorität</w:t>
            </w:r>
          </w:p>
        </w:tc>
        <w:tc>
          <w:tcPr>
            <w:tcW w:w="2190" w:type="dxa"/>
            <w:shd w:val="clear" w:color="auto" w:fill="D5D5D5" w:themeFill="background2"/>
            <w:tcMar>
              <w:bottom w:w="57" w:type="dxa"/>
            </w:tcMar>
          </w:tcPr>
          <w:p w14:paraId="6ABDD47D" w14:textId="77777777" w:rsidR="00544AE1" w:rsidRPr="00F14AC8" w:rsidRDefault="00544AE1" w:rsidP="00D16466">
            <w:pPr>
              <w:rPr>
                <w:b/>
              </w:rPr>
            </w:pPr>
            <w:r w:rsidRPr="00F14AC8">
              <w:rPr>
                <w:b/>
              </w:rPr>
              <w:t>Realisierung</w:t>
            </w:r>
          </w:p>
        </w:tc>
        <w:tc>
          <w:tcPr>
            <w:tcW w:w="1070" w:type="dxa"/>
            <w:shd w:val="clear" w:color="auto" w:fill="D5D5D5" w:themeFill="background2"/>
            <w:tcMar>
              <w:bottom w:w="57" w:type="dxa"/>
            </w:tcMar>
          </w:tcPr>
          <w:p w14:paraId="0F8DBC52" w14:textId="77777777" w:rsidR="00544AE1" w:rsidRPr="00F14AC8" w:rsidRDefault="00544AE1" w:rsidP="00D16466">
            <w:pPr>
              <w:rPr>
                <w:b/>
              </w:rPr>
            </w:pPr>
            <w:r w:rsidRPr="00F14AC8">
              <w:rPr>
                <w:b/>
              </w:rPr>
              <w:t>Dauer (ca./h)</w:t>
            </w:r>
          </w:p>
        </w:tc>
        <w:tc>
          <w:tcPr>
            <w:tcW w:w="1134" w:type="dxa"/>
            <w:shd w:val="clear" w:color="auto" w:fill="D5D5D5" w:themeFill="background2"/>
            <w:tcMar>
              <w:bottom w:w="57" w:type="dxa"/>
            </w:tcMar>
          </w:tcPr>
          <w:p w14:paraId="4B7E4166" w14:textId="77777777" w:rsidR="00544AE1" w:rsidRPr="00F14AC8" w:rsidRDefault="00544AE1"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459FB4F4" w14:textId="77777777" w:rsidR="00544AE1" w:rsidRPr="00F14AC8" w:rsidRDefault="00544AE1"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1AEDD8BF" w14:textId="77777777" w:rsidR="00544AE1" w:rsidRPr="00F14AC8" w:rsidRDefault="00544AE1" w:rsidP="00D16466">
            <w:pPr>
              <w:rPr>
                <w:b/>
              </w:rPr>
            </w:pPr>
            <w:r w:rsidRPr="00F14AC8">
              <w:rPr>
                <w:b/>
              </w:rPr>
              <w:t>Bereich</w:t>
            </w:r>
          </w:p>
        </w:tc>
      </w:tr>
      <w:tr w:rsidR="00544AE1" w:rsidRPr="00F14AC8" w14:paraId="2991CBFA" w14:textId="77777777" w:rsidTr="00D16466">
        <w:trPr>
          <w:trHeight w:val="454"/>
        </w:trPr>
        <w:tc>
          <w:tcPr>
            <w:tcW w:w="1273" w:type="dxa"/>
            <w:shd w:val="clear" w:color="auto" w:fill="FFFFFF"/>
            <w:tcMar>
              <w:bottom w:w="57" w:type="dxa"/>
            </w:tcMar>
          </w:tcPr>
          <w:p w14:paraId="04702579" w14:textId="77777777" w:rsidR="00544AE1" w:rsidRPr="00F14AC8" w:rsidRDefault="00544AE1" w:rsidP="00394CD1">
            <w:pPr>
              <w:pStyle w:val="Tabelleninhalte"/>
            </w:pPr>
            <w:r w:rsidRPr="00F14AC8">
              <w:t>1</w:t>
            </w:r>
          </w:p>
        </w:tc>
        <w:tc>
          <w:tcPr>
            <w:tcW w:w="2190" w:type="dxa"/>
            <w:shd w:val="clear" w:color="auto" w:fill="FFFFFF"/>
            <w:tcMar>
              <w:bottom w:w="57" w:type="dxa"/>
            </w:tcMar>
          </w:tcPr>
          <w:p w14:paraId="5D5A47C8" w14:textId="77777777" w:rsidR="00544AE1" w:rsidRPr="00F14AC8" w:rsidRDefault="00544AE1" w:rsidP="00394CD1">
            <w:pPr>
              <w:pStyle w:val="Tabelleninhalte"/>
            </w:pPr>
            <w:r w:rsidRPr="00F14AC8">
              <w:t>Abas</w:t>
            </w:r>
          </w:p>
        </w:tc>
        <w:tc>
          <w:tcPr>
            <w:tcW w:w="1070" w:type="dxa"/>
            <w:shd w:val="clear" w:color="auto" w:fill="FFFFFF"/>
            <w:tcMar>
              <w:bottom w:w="57" w:type="dxa"/>
            </w:tcMar>
          </w:tcPr>
          <w:p w14:paraId="6B809FAA" w14:textId="77777777" w:rsidR="00544AE1" w:rsidRPr="00F14AC8" w:rsidRDefault="00544AE1" w:rsidP="00394CD1">
            <w:pPr>
              <w:pStyle w:val="Tabelleninhalte"/>
            </w:pPr>
            <w:r w:rsidRPr="00F14AC8">
              <w:t>0,00</w:t>
            </w:r>
          </w:p>
        </w:tc>
        <w:tc>
          <w:tcPr>
            <w:tcW w:w="1134" w:type="dxa"/>
            <w:shd w:val="clear" w:color="auto" w:fill="FFFFFF"/>
            <w:tcMar>
              <w:bottom w:w="57" w:type="dxa"/>
            </w:tcMar>
          </w:tcPr>
          <w:p w14:paraId="407A3F0F" w14:textId="77777777" w:rsidR="00544AE1" w:rsidRPr="00F14AC8" w:rsidRDefault="00544AE1" w:rsidP="00394CD1">
            <w:pPr>
              <w:pStyle w:val="Tabelleninhalte"/>
            </w:pPr>
            <w:r w:rsidRPr="00F14AC8">
              <w:t>0,00</w:t>
            </w:r>
          </w:p>
        </w:tc>
        <w:tc>
          <w:tcPr>
            <w:tcW w:w="1134" w:type="dxa"/>
            <w:shd w:val="clear" w:color="auto" w:fill="FFFFFF"/>
            <w:tcMar>
              <w:bottom w:w="57" w:type="dxa"/>
            </w:tcMar>
          </w:tcPr>
          <w:p w14:paraId="2CD1F77F" w14:textId="77777777" w:rsidR="00544AE1" w:rsidRPr="00F14AC8" w:rsidRDefault="00544AE1" w:rsidP="00394CD1">
            <w:pPr>
              <w:pStyle w:val="Tabelleninhalte"/>
            </w:pPr>
            <w:r w:rsidRPr="00F14AC8">
              <w:t>0,00</w:t>
            </w:r>
          </w:p>
        </w:tc>
        <w:tc>
          <w:tcPr>
            <w:tcW w:w="2271" w:type="dxa"/>
            <w:shd w:val="clear" w:color="auto" w:fill="FFFFFF"/>
            <w:tcMar>
              <w:bottom w:w="57" w:type="dxa"/>
            </w:tcMar>
          </w:tcPr>
          <w:p w14:paraId="0E107CD6" w14:textId="77777777" w:rsidR="00544AE1" w:rsidRPr="00F14AC8" w:rsidRDefault="00544AE1" w:rsidP="00394CD1">
            <w:pPr>
              <w:pStyle w:val="Tabelleninhalte"/>
            </w:pPr>
            <w:r w:rsidRPr="00F14AC8">
              <w:t>Admin</w:t>
            </w:r>
          </w:p>
        </w:tc>
      </w:tr>
    </w:tbl>
    <w:p w14:paraId="415CD8FB" w14:textId="77777777" w:rsidR="00544AE1" w:rsidRPr="00F14AC8" w:rsidRDefault="00544AE1" w:rsidP="00764F0A"/>
    <w:p w14:paraId="40C13803" w14:textId="77777777" w:rsidR="00764F0A" w:rsidRPr="00F14AC8" w:rsidRDefault="00764F0A" w:rsidP="00764F0A">
      <w:pPr>
        <w:pStyle w:val="berschrift3"/>
      </w:pPr>
      <w:bookmarkStart w:id="745" w:name="_Toc228444356"/>
      <w:r w:rsidRPr="00F14AC8">
        <w:t>Anfrage</w:t>
      </w:r>
      <w:bookmarkEnd w:id="745"/>
    </w:p>
    <w:p w14:paraId="4F8E95B8" w14:textId="77777777" w:rsidR="00764F0A" w:rsidRPr="00F14AC8" w:rsidRDefault="00764F0A" w:rsidP="00764F0A"/>
    <w:p w14:paraId="2C128A63" w14:textId="36215242" w:rsidR="00764F0A" w:rsidRPr="00F14AC8" w:rsidRDefault="00764F0A" w:rsidP="00764F0A">
      <w:pPr>
        <w:pStyle w:val="berschrift4"/>
      </w:pPr>
      <w:bookmarkStart w:id="746" w:name="AP073"/>
      <w:r w:rsidRPr="00F14AC8">
        <w:t>Nummernvergabe</w:t>
      </w:r>
      <w:ins w:id="747" w:author="Peter Koch" w:date="2026-05-15T11:07:00Z" w16du:dateUtc="2026-05-15T09:07:00Z">
        <w:r w:rsidR="00D8645C">
          <w:t xml:space="preserve"> Einkauf</w:t>
        </w:r>
      </w:ins>
    </w:p>
    <w:bookmarkEnd w:id="746"/>
    <w:p w14:paraId="5E53C9EF" w14:textId="77777777" w:rsidR="00764F0A" w:rsidRPr="00F14AC8" w:rsidRDefault="00764F0A" w:rsidP="00764F0A"/>
    <w:p w14:paraId="4F76CB16" w14:textId="0E591BEE" w:rsidR="00764F0A" w:rsidRPr="00F14AC8" w:rsidRDefault="00764F0A" w:rsidP="00764F0A">
      <w:commentRangeStart w:id="748"/>
      <w:commentRangeStart w:id="749"/>
      <w:r w:rsidRPr="00F14AC8">
        <w:t>Der ABAS-Standardnummernkreis wird verwendet. Die manuelle Erstellung der Identnummer wird gesperrt.</w:t>
      </w:r>
      <w:r w:rsidR="00E63A55" w:rsidRPr="00F14AC8">
        <w:t xml:space="preserve"> Die vorzunehmende Konfiguration sperrt dann für alle weiteren EK-Beleg</w:t>
      </w:r>
      <w:r w:rsidR="009E7D84" w:rsidRPr="00F14AC8">
        <w:t>e</w:t>
      </w:r>
      <w:r w:rsidR="00E63A55" w:rsidRPr="00F14AC8">
        <w:t xml:space="preserve"> die Identnummernvergabe</w:t>
      </w:r>
      <w:r w:rsidR="009E7D84" w:rsidRPr="00F14AC8">
        <w:t>.</w:t>
      </w:r>
      <w:commentRangeEnd w:id="748"/>
      <w:r w:rsidR="00534380" w:rsidRPr="00F14AC8">
        <w:rPr>
          <w:rStyle w:val="Kommentarzeichen"/>
          <w:sz w:val="24"/>
          <w:szCs w:val="24"/>
        </w:rPr>
        <w:commentReference w:id="748"/>
      </w:r>
      <w:commentRangeEnd w:id="749"/>
      <w:r w:rsidRPr="00F14AC8">
        <w:rPr>
          <w:rStyle w:val="Kommentarzeichen"/>
          <w:sz w:val="24"/>
          <w:szCs w:val="24"/>
        </w:rPr>
        <w:commentReference w:id="749"/>
      </w:r>
    </w:p>
    <w:p w14:paraId="490AC796" w14:textId="77777777" w:rsidR="00D8645C" w:rsidRPr="00EA1030" w:rsidRDefault="00D8645C" w:rsidP="00D8645C">
      <w:pPr>
        <w:rPr>
          <w:ins w:id="750" w:author="Peter Koch" w:date="2026-05-15T11:06:00Z" w16du:dateUtc="2026-05-15T09:06:00Z"/>
        </w:rPr>
      </w:pPr>
    </w:p>
    <w:tbl>
      <w:tblPr>
        <w:tblStyle w:val="Tabellenraster"/>
        <w:tblW w:w="9085" w:type="dxa"/>
        <w:tblLook w:val="04A0" w:firstRow="1" w:lastRow="0" w:firstColumn="1" w:lastColumn="0" w:noHBand="0" w:noVBand="1"/>
      </w:tblPr>
      <w:tblGrid>
        <w:gridCol w:w="8018"/>
        <w:gridCol w:w="1067"/>
      </w:tblGrid>
      <w:tr w:rsidR="00D8645C" w:rsidRPr="00EA1030" w14:paraId="0043199C" w14:textId="77777777">
        <w:trPr>
          <w:ins w:id="751" w:author="Peter Koch" w:date="2026-05-15T11:06:00Z"/>
        </w:trPr>
        <w:tc>
          <w:tcPr>
            <w:tcW w:w="8077" w:type="dxa"/>
            <w:shd w:val="clear" w:color="auto" w:fill="DCEEA3" w:themeFill="accent6" w:themeFillTint="99"/>
          </w:tcPr>
          <w:p w14:paraId="3D97AD0B" w14:textId="77777777" w:rsidR="00D8645C" w:rsidRPr="00EA1030" w:rsidRDefault="00D8645C">
            <w:pPr>
              <w:rPr>
                <w:ins w:id="752" w:author="Peter Koch" w:date="2026-05-15T11:06:00Z" w16du:dateUtc="2026-05-15T09:06:00Z"/>
              </w:rPr>
            </w:pPr>
            <w:ins w:id="753" w:author="Peter Koch" w:date="2026-05-15T11:06:00Z" w16du:dateUtc="2026-05-15T09:06:00Z">
              <w:r w:rsidRPr="00EA1030">
                <w:t>Auswirkungen der Customization/Extension</w:t>
              </w:r>
            </w:ins>
          </w:p>
        </w:tc>
        <w:tc>
          <w:tcPr>
            <w:tcW w:w="1008" w:type="dxa"/>
            <w:shd w:val="clear" w:color="auto" w:fill="DCEEA3" w:themeFill="accent6" w:themeFillTint="99"/>
          </w:tcPr>
          <w:p w14:paraId="7ED659E1" w14:textId="77777777" w:rsidR="00D8645C" w:rsidRPr="00EA1030" w:rsidRDefault="00D8645C">
            <w:pPr>
              <w:rPr>
                <w:ins w:id="754" w:author="Peter Koch" w:date="2026-05-15T11:06:00Z" w16du:dateUtc="2026-05-15T09:06:00Z"/>
              </w:rPr>
            </w:pPr>
            <w:ins w:id="755" w:author="Peter Koch" w:date="2026-05-15T11:06:00Z" w16du:dateUtc="2026-05-15T09:06:00Z">
              <w:r w:rsidRPr="00EA1030">
                <w:t>Antwort</w:t>
              </w:r>
            </w:ins>
          </w:p>
        </w:tc>
      </w:tr>
      <w:tr w:rsidR="00D8645C" w:rsidRPr="00EA1030" w14:paraId="5D9CC4F6" w14:textId="77777777">
        <w:trPr>
          <w:ins w:id="756" w:author="Peter Koch" w:date="2026-05-15T11:06:00Z"/>
        </w:trPr>
        <w:tc>
          <w:tcPr>
            <w:tcW w:w="8077" w:type="dxa"/>
          </w:tcPr>
          <w:p w14:paraId="293A155E" w14:textId="77777777" w:rsidR="00D8645C" w:rsidRPr="00EA1030" w:rsidRDefault="00D8645C">
            <w:pPr>
              <w:rPr>
                <w:ins w:id="757" w:author="Peter Koch" w:date="2026-05-15T11:06:00Z" w16du:dateUtc="2026-05-15T09:06:00Z"/>
                <w:sz w:val="20"/>
                <w:szCs w:val="20"/>
              </w:rPr>
            </w:pPr>
            <w:ins w:id="758" w:author="Peter Koch" w:date="2026-05-15T11:06:00Z" w16du:dateUtc="2026-05-15T09:06:00Z">
              <w:r w:rsidRPr="00EA1030">
                <w:rPr>
                  <w:sz w:val="20"/>
                  <w:szCs w:val="20"/>
                </w:rPr>
                <w:t xml:space="preserve">Keine besonderen Auswirkungen </w:t>
              </w:r>
            </w:ins>
          </w:p>
        </w:tc>
        <w:tc>
          <w:tcPr>
            <w:tcW w:w="1008" w:type="dxa"/>
          </w:tcPr>
          <w:p w14:paraId="34528A9F" w14:textId="77777777" w:rsidR="00D8645C" w:rsidRPr="00EA1030" w:rsidRDefault="00D8645C">
            <w:pPr>
              <w:rPr>
                <w:ins w:id="759" w:author="Peter Koch" w:date="2026-05-15T11:06:00Z" w16du:dateUtc="2026-05-15T09:06:00Z"/>
                <w:sz w:val="20"/>
                <w:szCs w:val="20"/>
              </w:rPr>
            </w:pPr>
            <w:ins w:id="760" w:author="Peter Koch" w:date="2026-05-15T11:06:00Z" w16du:dateUtc="2026-05-15T09:06:00Z">
              <w:r w:rsidRPr="00EA1030">
                <w:rPr>
                  <w:sz w:val="20"/>
                  <w:szCs w:val="20"/>
                </w:rPr>
                <w:t>Ja/Nein</w:t>
              </w:r>
            </w:ins>
          </w:p>
        </w:tc>
      </w:tr>
      <w:tr w:rsidR="00D8645C" w:rsidRPr="00EA1030" w14:paraId="2C071CD1" w14:textId="77777777">
        <w:trPr>
          <w:ins w:id="761" w:author="Peter Koch" w:date="2026-05-15T11:06:00Z"/>
        </w:trPr>
        <w:tc>
          <w:tcPr>
            <w:tcW w:w="8077" w:type="dxa"/>
          </w:tcPr>
          <w:p w14:paraId="623CEAFB" w14:textId="77777777" w:rsidR="00D8645C" w:rsidRPr="00EA1030" w:rsidRDefault="00D8645C">
            <w:pPr>
              <w:rPr>
                <w:ins w:id="762" w:author="Peter Koch" w:date="2026-05-15T11:06:00Z" w16du:dateUtc="2026-05-15T09:06:00Z"/>
                <w:sz w:val="20"/>
                <w:szCs w:val="20"/>
              </w:rPr>
            </w:pPr>
            <w:ins w:id="763" w:author="Peter Koch" w:date="2026-05-15T11:06:00Z" w16du:dateUtc="2026-05-15T09:06:00Z">
              <w:r w:rsidRPr="00EA1030">
                <w:rPr>
                  <w:sz w:val="20"/>
                  <w:szCs w:val="20"/>
                </w:rPr>
                <w:t xml:space="preserve">Wird ganz oder teilweise durch </w:t>
              </w:r>
              <w:r w:rsidRPr="00EA1030">
                <w:rPr>
                  <w:b/>
                  <w:bCs/>
                  <w:sz w:val="20"/>
                  <w:szCs w:val="20"/>
                </w:rPr>
                <w:t>künftige Produktfunktionalitäten</w:t>
              </w:r>
              <w:r w:rsidRPr="00EA1030">
                <w:rPr>
                  <w:sz w:val="20"/>
                  <w:szCs w:val="20"/>
                </w:rPr>
                <w:t xml:space="preserve"> obsolet.</w:t>
              </w:r>
            </w:ins>
          </w:p>
        </w:tc>
        <w:tc>
          <w:tcPr>
            <w:tcW w:w="1008" w:type="dxa"/>
          </w:tcPr>
          <w:p w14:paraId="560F8250" w14:textId="77777777" w:rsidR="00D8645C" w:rsidRPr="00EA1030" w:rsidRDefault="00D8645C">
            <w:pPr>
              <w:rPr>
                <w:ins w:id="764" w:author="Peter Koch" w:date="2026-05-15T11:06:00Z" w16du:dateUtc="2026-05-15T09:06:00Z"/>
                <w:sz w:val="20"/>
                <w:szCs w:val="20"/>
              </w:rPr>
            </w:pPr>
            <w:ins w:id="765" w:author="Peter Koch" w:date="2026-05-15T11:06:00Z" w16du:dateUtc="2026-05-15T09:06:00Z">
              <w:r w:rsidRPr="00EA1030">
                <w:rPr>
                  <w:sz w:val="20"/>
                  <w:szCs w:val="20"/>
                </w:rPr>
                <w:t>Ja/Nein</w:t>
              </w:r>
            </w:ins>
          </w:p>
        </w:tc>
      </w:tr>
      <w:tr w:rsidR="00D8645C" w:rsidRPr="00EA1030" w14:paraId="064FD85B" w14:textId="77777777">
        <w:trPr>
          <w:ins w:id="766" w:author="Peter Koch" w:date="2026-05-15T11:06:00Z"/>
        </w:trPr>
        <w:tc>
          <w:tcPr>
            <w:tcW w:w="8077" w:type="dxa"/>
          </w:tcPr>
          <w:p w14:paraId="27E94B07" w14:textId="77777777" w:rsidR="00D8645C" w:rsidRPr="00EA1030" w:rsidRDefault="00D8645C">
            <w:pPr>
              <w:rPr>
                <w:ins w:id="767" w:author="Peter Koch" w:date="2026-05-15T11:06:00Z" w16du:dateUtc="2026-05-15T09:06:00Z"/>
                <w:sz w:val="20"/>
                <w:szCs w:val="20"/>
              </w:rPr>
            </w:pPr>
            <w:ins w:id="768" w:author="Peter Koch" w:date="2026-05-15T11:06:00Z" w16du:dateUtc="2026-05-15T09:06:00Z">
              <w:r w:rsidRPr="00EA1030">
                <w:rPr>
                  <w:sz w:val="20"/>
                  <w:szCs w:val="20"/>
                </w:rPr>
                <w:t xml:space="preserve">Hat Auswirkungen auf die </w:t>
              </w:r>
              <w:r w:rsidRPr="00EA1030">
                <w:rPr>
                  <w:b/>
                  <w:bCs/>
                  <w:sz w:val="20"/>
                  <w:szCs w:val="20"/>
                </w:rPr>
                <w:t>Disposition</w:t>
              </w:r>
              <w:r w:rsidRPr="00EA1030">
                <w:rPr>
                  <w:sz w:val="20"/>
                  <w:szCs w:val="20"/>
                </w:rPr>
                <w:t>.</w:t>
              </w:r>
            </w:ins>
          </w:p>
        </w:tc>
        <w:tc>
          <w:tcPr>
            <w:tcW w:w="1008" w:type="dxa"/>
          </w:tcPr>
          <w:p w14:paraId="3BF021DC" w14:textId="77777777" w:rsidR="00D8645C" w:rsidRPr="00EA1030" w:rsidRDefault="00D8645C">
            <w:pPr>
              <w:rPr>
                <w:ins w:id="769" w:author="Peter Koch" w:date="2026-05-15T11:06:00Z" w16du:dateUtc="2026-05-15T09:06:00Z"/>
                <w:sz w:val="20"/>
                <w:szCs w:val="20"/>
              </w:rPr>
            </w:pPr>
            <w:ins w:id="770" w:author="Peter Koch" w:date="2026-05-15T11:06:00Z" w16du:dateUtc="2026-05-15T09:06:00Z">
              <w:r w:rsidRPr="00EA1030">
                <w:rPr>
                  <w:sz w:val="20"/>
                  <w:szCs w:val="20"/>
                </w:rPr>
                <w:t>Ja/Nein</w:t>
              </w:r>
            </w:ins>
          </w:p>
        </w:tc>
      </w:tr>
      <w:tr w:rsidR="00D8645C" w:rsidRPr="00EA1030" w14:paraId="0425B75E" w14:textId="77777777">
        <w:trPr>
          <w:ins w:id="771" w:author="Peter Koch" w:date="2026-05-15T11:06:00Z"/>
        </w:trPr>
        <w:tc>
          <w:tcPr>
            <w:tcW w:w="8077" w:type="dxa"/>
          </w:tcPr>
          <w:p w14:paraId="402BCFF5" w14:textId="77777777" w:rsidR="00D8645C" w:rsidRPr="00EA1030" w:rsidRDefault="00D8645C">
            <w:pPr>
              <w:rPr>
                <w:ins w:id="772" w:author="Peter Koch" w:date="2026-05-15T11:06:00Z" w16du:dateUtc="2026-05-15T09:06:00Z"/>
                <w:sz w:val="20"/>
                <w:szCs w:val="20"/>
              </w:rPr>
            </w:pPr>
            <w:ins w:id="773" w:author="Peter Koch" w:date="2026-05-15T11:06:00Z" w16du:dateUtc="2026-05-15T09:06:00Z">
              <w:r w:rsidRPr="00EA1030">
                <w:rPr>
                  <w:sz w:val="20"/>
                  <w:szCs w:val="20"/>
                </w:rPr>
                <w:t xml:space="preserve">Hat Auswirkungen auf die </w:t>
              </w:r>
              <w:r w:rsidRPr="00EA1030">
                <w:rPr>
                  <w:b/>
                  <w:bCs/>
                  <w:sz w:val="20"/>
                  <w:szCs w:val="20"/>
                </w:rPr>
                <w:t>Bewertung</w:t>
              </w:r>
              <w:r w:rsidRPr="00EA1030">
                <w:rPr>
                  <w:sz w:val="20"/>
                  <w:szCs w:val="20"/>
                </w:rPr>
                <w:t>.</w:t>
              </w:r>
            </w:ins>
          </w:p>
        </w:tc>
        <w:tc>
          <w:tcPr>
            <w:tcW w:w="1008" w:type="dxa"/>
          </w:tcPr>
          <w:p w14:paraId="6BD5CCFB" w14:textId="77777777" w:rsidR="00D8645C" w:rsidRPr="00EA1030" w:rsidRDefault="00D8645C">
            <w:pPr>
              <w:rPr>
                <w:ins w:id="774" w:author="Peter Koch" w:date="2026-05-15T11:06:00Z" w16du:dateUtc="2026-05-15T09:06:00Z"/>
                <w:sz w:val="20"/>
                <w:szCs w:val="20"/>
              </w:rPr>
            </w:pPr>
            <w:ins w:id="775" w:author="Peter Koch" w:date="2026-05-15T11:06:00Z" w16du:dateUtc="2026-05-15T09:06:00Z">
              <w:r w:rsidRPr="00EA1030">
                <w:rPr>
                  <w:sz w:val="20"/>
                  <w:szCs w:val="20"/>
                </w:rPr>
                <w:t>Ja/Nein</w:t>
              </w:r>
            </w:ins>
          </w:p>
        </w:tc>
      </w:tr>
      <w:tr w:rsidR="00D8645C" w:rsidRPr="00EA1030" w14:paraId="7B4BBD0E" w14:textId="77777777">
        <w:trPr>
          <w:ins w:id="776" w:author="Peter Koch" w:date="2026-05-15T11:06:00Z"/>
        </w:trPr>
        <w:tc>
          <w:tcPr>
            <w:tcW w:w="8077" w:type="dxa"/>
          </w:tcPr>
          <w:p w14:paraId="35F84021" w14:textId="77777777" w:rsidR="00D8645C" w:rsidRPr="00EA1030" w:rsidRDefault="00D8645C">
            <w:pPr>
              <w:rPr>
                <w:ins w:id="777" w:author="Peter Koch" w:date="2026-05-15T11:06:00Z" w16du:dateUtc="2026-05-15T09:06:00Z"/>
                <w:sz w:val="20"/>
                <w:szCs w:val="20"/>
              </w:rPr>
            </w:pPr>
            <w:ins w:id="778" w:author="Peter Koch" w:date="2026-05-15T11:06:00Z" w16du:dateUtc="2026-05-15T09:06:00Z">
              <w:r w:rsidRPr="00EA1030">
                <w:rPr>
                  <w:sz w:val="20"/>
                  <w:szCs w:val="20"/>
                </w:rPr>
                <w:t xml:space="preserve">Ist funktional </w:t>
              </w:r>
              <w:r w:rsidRPr="00EA1030">
                <w:rPr>
                  <w:b/>
                  <w:bCs/>
                  <w:sz w:val="20"/>
                  <w:szCs w:val="20"/>
                </w:rPr>
                <w:t>komplex</w:t>
              </w:r>
              <w:r w:rsidRPr="00EA1030">
                <w:rPr>
                  <w:sz w:val="20"/>
                  <w:szCs w:val="20"/>
                </w:rPr>
                <w:t xml:space="preserve"> oder bezieht sich auf eine </w:t>
              </w:r>
              <w:r w:rsidRPr="00EA1030">
                <w:rPr>
                  <w:b/>
                  <w:bCs/>
                  <w:sz w:val="20"/>
                  <w:szCs w:val="20"/>
                </w:rPr>
                <w:t>große Datenmenge</w:t>
              </w:r>
              <w:r w:rsidRPr="00EA1030">
                <w:rPr>
                  <w:sz w:val="20"/>
                  <w:szCs w:val="20"/>
                </w:rPr>
                <w:t xml:space="preserve"> und ist daher möglicherweise performancekritisch.</w:t>
              </w:r>
            </w:ins>
          </w:p>
        </w:tc>
        <w:tc>
          <w:tcPr>
            <w:tcW w:w="1008" w:type="dxa"/>
          </w:tcPr>
          <w:p w14:paraId="0FC1078F" w14:textId="77777777" w:rsidR="00D8645C" w:rsidRPr="00EA1030" w:rsidRDefault="00D8645C">
            <w:pPr>
              <w:rPr>
                <w:ins w:id="779" w:author="Peter Koch" w:date="2026-05-15T11:06:00Z" w16du:dateUtc="2026-05-15T09:06:00Z"/>
                <w:sz w:val="20"/>
                <w:szCs w:val="20"/>
              </w:rPr>
            </w:pPr>
            <w:ins w:id="780" w:author="Peter Koch" w:date="2026-05-15T11:06:00Z" w16du:dateUtc="2026-05-15T09:06:00Z">
              <w:r w:rsidRPr="00EA1030">
                <w:rPr>
                  <w:sz w:val="20"/>
                  <w:szCs w:val="20"/>
                </w:rPr>
                <w:t>Ja/Nein</w:t>
              </w:r>
            </w:ins>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D8645C" w:rsidRPr="00EA1030" w14:paraId="02BC340B" w14:textId="77777777">
        <w:trPr>
          <w:trHeight w:hRule="exact" w:val="861"/>
          <w:ins w:id="781" w:author="Peter Koch" w:date="2026-05-15T11:06:00Z"/>
        </w:trPr>
        <w:tc>
          <w:tcPr>
            <w:tcW w:w="1273" w:type="dxa"/>
            <w:shd w:val="clear" w:color="auto" w:fill="D5D5D5" w:themeFill="background2"/>
            <w:tcMar>
              <w:bottom w:w="57" w:type="dxa"/>
            </w:tcMar>
          </w:tcPr>
          <w:p w14:paraId="23A0C690" w14:textId="77777777" w:rsidR="00D8645C" w:rsidRPr="00EA1030" w:rsidRDefault="00D8645C">
            <w:pPr>
              <w:rPr>
                <w:ins w:id="782" w:author="Peter Koch" w:date="2026-05-15T11:06:00Z" w16du:dateUtc="2026-05-15T09:06:00Z"/>
                <w:b/>
              </w:rPr>
            </w:pPr>
            <w:ins w:id="783" w:author="Peter Koch" w:date="2026-05-15T11:06:00Z" w16du:dateUtc="2026-05-15T09:06:00Z">
              <w:r w:rsidRPr="00EA1030">
                <w:rPr>
                  <w:b/>
                </w:rPr>
                <w:t>Priorität</w:t>
              </w:r>
            </w:ins>
          </w:p>
        </w:tc>
        <w:tc>
          <w:tcPr>
            <w:tcW w:w="2190" w:type="dxa"/>
            <w:shd w:val="clear" w:color="auto" w:fill="D5D5D5" w:themeFill="background2"/>
            <w:tcMar>
              <w:bottom w:w="57" w:type="dxa"/>
            </w:tcMar>
          </w:tcPr>
          <w:p w14:paraId="69EE3B2E" w14:textId="77777777" w:rsidR="00D8645C" w:rsidRPr="00EA1030" w:rsidRDefault="00D8645C">
            <w:pPr>
              <w:rPr>
                <w:ins w:id="784" w:author="Peter Koch" w:date="2026-05-15T11:06:00Z" w16du:dateUtc="2026-05-15T09:06:00Z"/>
                <w:b/>
              </w:rPr>
            </w:pPr>
            <w:ins w:id="785" w:author="Peter Koch" w:date="2026-05-15T11:06:00Z" w16du:dateUtc="2026-05-15T09:06:00Z">
              <w:r w:rsidRPr="00EA1030">
                <w:rPr>
                  <w:b/>
                </w:rPr>
                <w:t>Realisierung</w:t>
              </w:r>
            </w:ins>
          </w:p>
        </w:tc>
        <w:tc>
          <w:tcPr>
            <w:tcW w:w="1070" w:type="dxa"/>
            <w:shd w:val="clear" w:color="auto" w:fill="D5D5D5" w:themeFill="background2"/>
            <w:tcMar>
              <w:bottom w:w="57" w:type="dxa"/>
            </w:tcMar>
          </w:tcPr>
          <w:p w14:paraId="73614EBE" w14:textId="77777777" w:rsidR="00D8645C" w:rsidRPr="00EA1030" w:rsidRDefault="00D8645C">
            <w:pPr>
              <w:rPr>
                <w:ins w:id="786" w:author="Peter Koch" w:date="2026-05-15T11:06:00Z" w16du:dateUtc="2026-05-15T09:06:00Z"/>
                <w:b/>
              </w:rPr>
            </w:pPr>
            <w:ins w:id="787" w:author="Peter Koch" w:date="2026-05-15T11:06:00Z" w16du:dateUtc="2026-05-15T09:06:00Z">
              <w:r w:rsidRPr="00EA1030">
                <w:rPr>
                  <w:b/>
                </w:rPr>
                <w:t>Dauer (ca./h)</w:t>
              </w:r>
            </w:ins>
          </w:p>
        </w:tc>
        <w:tc>
          <w:tcPr>
            <w:tcW w:w="1134" w:type="dxa"/>
            <w:shd w:val="clear" w:color="auto" w:fill="D5D5D5" w:themeFill="background2"/>
            <w:tcMar>
              <w:bottom w:w="57" w:type="dxa"/>
            </w:tcMar>
          </w:tcPr>
          <w:p w14:paraId="7716B29A" w14:textId="77777777" w:rsidR="00D8645C" w:rsidRPr="00EA1030" w:rsidRDefault="00D8645C">
            <w:pPr>
              <w:rPr>
                <w:ins w:id="788" w:author="Peter Koch" w:date="2026-05-15T11:06:00Z" w16du:dateUtc="2026-05-15T09:06:00Z"/>
                <w:b/>
              </w:rPr>
            </w:pPr>
            <w:ins w:id="789" w:author="Peter Koch" w:date="2026-05-15T11:06:00Z" w16du:dateUtc="2026-05-15T09:06:00Z">
              <w:r w:rsidRPr="00EA1030">
                <w:rPr>
                  <w:b/>
                </w:rPr>
                <w:t>QS</w:t>
              </w:r>
              <w:r w:rsidRPr="00EA1030">
                <w:rPr>
                  <w:b/>
                </w:rPr>
                <w:br/>
                <w:t>(ca./h)</w:t>
              </w:r>
            </w:ins>
          </w:p>
        </w:tc>
        <w:tc>
          <w:tcPr>
            <w:tcW w:w="1134" w:type="dxa"/>
            <w:shd w:val="clear" w:color="auto" w:fill="D5D5D5" w:themeFill="background2"/>
            <w:tcMar>
              <w:bottom w:w="57" w:type="dxa"/>
            </w:tcMar>
          </w:tcPr>
          <w:p w14:paraId="3CCEA738" w14:textId="77777777" w:rsidR="00D8645C" w:rsidRPr="00EA1030" w:rsidRDefault="00D8645C">
            <w:pPr>
              <w:rPr>
                <w:ins w:id="790" w:author="Peter Koch" w:date="2026-05-15T11:06:00Z" w16du:dateUtc="2026-05-15T09:06:00Z"/>
                <w:b/>
              </w:rPr>
            </w:pPr>
            <w:ins w:id="791" w:author="Peter Koch" w:date="2026-05-15T11:06:00Z" w16du:dateUtc="2026-05-15T09:06:00Z">
              <w:r w:rsidRPr="00EA1030">
                <w:rPr>
                  <w:b/>
                </w:rPr>
                <w:t>Kunde</w:t>
              </w:r>
              <w:r w:rsidRPr="00EA1030">
                <w:rPr>
                  <w:b/>
                </w:rPr>
                <w:br/>
                <w:t>(ca./h)</w:t>
              </w:r>
              <w:r w:rsidRPr="00EA1030">
                <w:rPr>
                  <w:b/>
                </w:rPr>
                <w:br/>
              </w:r>
            </w:ins>
          </w:p>
        </w:tc>
        <w:tc>
          <w:tcPr>
            <w:tcW w:w="2271" w:type="dxa"/>
            <w:shd w:val="clear" w:color="auto" w:fill="D5D5D5" w:themeFill="background2"/>
            <w:tcMar>
              <w:bottom w:w="57" w:type="dxa"/>
            </w:tcMar>
          </w:tcPr>
          <w:p w14:paraId="5EF1F120" w14:textId="77777777" w:rsidR="00D8645C" w:rsidRPr="00EA1030" w:rsidRDefault="00D8645C">
            <w:pPr>
              <w:rPr>
                <w:ins w:id="792" w:author="Peter Koch" w:date="2026-05-15T11:06:00Z" w16du:dateUtc="2026-05-15T09:06:00Z"/>
                <w:b/>
              </w:rPr>
            </w:pPr>
            <w:ins w:id="793" w:author="Peter Koch" w:date="2026-05-15T11:06:00Z" w16du:dateUtc="2026-05-15T09:06:00Z">
              <w:r w:rsidRPr="00EA1030">
                <w:rPr>
                  <w:b/>
                </w:rPr>
                <w:t>Bereich</w:t>
              </w:r>
            </w:ins>
          </w:p>
        </w:tc>
      </w:tr>
      <w:tr w:rsidR="00D8645C" w:rsidRPr="00EA1030" w14:paraId="4126673E" w14:textId="77777777">
        <w:trPr>
          <w:trHeight w:val="454"/>
          <w:ins w:id="794" w:author="Peter Koch" w:date="2026-05-15T11:06:00Z"/>
        </w:trPr>
        <w:tc>
          <w:tcPr>
            <w:tcW w:w="1273" w:type="dxa"/>
            <w:shd w:val="clear" w:color="auto" w:fill="FFFFFF"/>
            <w:tcMar>
              <w:bottom w:w="57" w:type="dxa"/>
            </w:tcMar>
          </w:tcPr>
          <w:p w14:paraId="09252E31" w14:textId="77777777" w:rsidR="00D8645C" w:rsidRPr="00EA1030" w:rsidRDefault="00D8645C">
            <w:pPr>
              <w:pStyle w:val="Tabelleninhalte"/>
              <w:rPr>
                <w:ins w:id="795" w:author="Peter Koch" w:date="2026-05-15T11:06:00Z" w16du:dateUtc="2026-05-15T09:06:00Z"/>
                <w:color w:val="102031" w:themeColor="text2"/>
              </w:rPr>
            </w:pPr>
            <w:ins w:id="796" w:author="Peter Koch" w:date="2026-05-15T11:06:00Z" w16du:dateUtc="2026-05-15T09:06:00Z">
              <w:r w:rsidRPr="00EA1030">
                <w:rPr>
                  <w:color w:val="102031" w:themeColor="text2"/>
                </w:rPr>
                <w:t>1</w:t>
              </w:r>
            </w:ins>
          </w:p>
        </w:tc>
        <w:tc>
          <w:tcPr>
            <w:tcW w:w="2190" w:type="dxa"/>
            <w:shd w:val="clear" w:color="auto" w:fill="FFFFFF"/>
            <w:tcMar>
              <w:bottom w:w="57" w:type="dxa"/>
            </w:tcMar>
          </w:tcPr>
          <w:p w14:paraId="7269B703" w14:textId="77777777" w:rsidR="00D8645C" w:rsidRPr="00EA1030" w:rsidRDefault="00D8645C">
            <w:pPr>
              <w:pStyle w:val="Tabelleninhalte"/>
              <w:rPr>
                <w:ins w:id="797" w:author="Peter Koch" w:date="2026-05-15T11:06:00Z" w16du:dateUtc="2026-05-15T09:06:00Z"/>
                <w:color w:val="102031" w:themeColor="text2"/>
              </w:rPr>
            </w:pPr>
            <w:ins w:id="798" w:author="Peter Koch" w:date="2026-05-15T11:06:00Z" w16du:dateUtc="2026-05-15T09:06:00Z">
              <w:r w:rsidRPr="00EA1030">
                <w:rPr>
                  <w:color w:val="102031" w:themeColor="text2"/>
                </w:rPr>
                <w:t>Abas</w:t>
              </w:r>
            </w:ins>
          </w:p>
        </w:tc>
        <w:tc>
          <w:tcPr>
            <w:tcW w:w="1070" w:type="dxa"/>
            <w:shd w:val="clear" w:color="auto" w:fill="FFFFFF"/>
            <w:tcMar>
              <w:bottom w:w="57" w:type="dxa"/>
            </w:tcMar>
          </w:tcPr>
          <w:p w14:paraId="5C9EDB2D" w14:textId="77777777" w:rsidR="00D8645C" w:rsidRPr="00EA1030" w:rsidRDefault="00D8645C">
            <w:pPr>
              <w:pStyle w:val="Tabelleninhalte"/>
              <w:ind w:right="113"/>
              <w:rPr>
                <w:ins w:id="799" w:author="Peter Koch" w:date="2026-05-15T11:06:00Z" w16du:dateUtc="2026-05-15T09:06:00Z"/>
                <w:color w:val="102031" w:themeColor="text2"/>
              </w:rPr>
            </w:pPr>
            <w:ins w:id="800" w:author="Peter Koch" w:date="2026-05-15T11:06:00Z" w16du:dateUtc="2026-05-15T09:06:00Z">
              <w:r w:rsidRPr="00EA1030">
                <w:rPr>
                  <w:color w:val="102031" w:themeColor="text2"/>
                </w:rPr>
                <w:t>0,00</w:t>
              </w:r>
            </w:ins>
          </w:p>
        </w:tc>
        <w:tc>
          <w:tcPr>
            <w:tcW w:w="1134" w:type="dxa"/>
            <w:shd w:val="clear" w:color="auto" w:fill="FFFFFF"/>
            <w:tcMar>
              <w:bottom w:w="57" w:type="dxa"/>
            </w:tcMar>
          </w:tcPr>
          <w:p w14:paraId="554B2A08" w14:textId="77777777" w:rsidR="00D8645C" w:rsidRPr="00EA1030" w:rsidRDefault="00D8645C">
            <w:pPr>
              <w:pStyle w:val="Tabelleninhalte"/>
              <w:ind w:right="113"/>
              <w:rPr>
                <w:ins w:id="801" w:author="Peter Koch" w:date="2026-05-15T11:06:00Z" w16du:dateUtc="2026-05-15T09:06:00Z"/>
                <w:color w:val="102031" w:themeColor="text2"/>
              </w:rPr>
            </w:pPr>
            <w:ins w:id="802" w:author="Peter Koch" w:date="2026-05-15T11:06:00Z" w16du:dateUtc="2026-05-15T09:06:00Z">
              <w:r w:rsidRPr="00EA1030">
                <w:rPr>
                  <w:color w:val="102031" w:themeColor="text2"/>
                </w:rPr>
                <w:t>0,00</w:t>
              </w:r>
            </w:ins>
          </w:p>
        </w:tc>
        <w:tc>
          <w:tcPr>
            <w:tcW w:w="1134" w:type="dxa"/>
            <w:shd w:val="clear" w:color="auto" w:fill="FFFFFF"/>
            <w:tcMar>
              <w:bottom w:w="57" w:type="dxa"/>
            </w:tcMar>
          </w:tcPr>
          <w:p w14:paraId="3F986932" w14:textId="77777777" w:rsidR="00D8645C" w:rsidRPr="00EA1030" w:rsidRDefault="00D8645C">
            <w:pPr>
              <w:pStyle w:val="Tabelleninhalte"/>
              <w:ind w:right="113"/>
              <w:rPr>
                <w:ins w:id="803" w:author="Peter Koch" w:date="2026-05-15T11:06:00Z" w16du:dateUtc="2026-05-15T09:06:00Z"/>
                <w:color w:val="102031" w:themeColor="text2"/>
              </w:rPr>
            </w:pPr>
            <w:ins w:id="804" w:author="Peter Koch" w:date="2026-05-15T11:06:00Z" w16du:dateUtc="2026-05-15T09:06:00Z">
              <w:r w:rsidRPr="00EA1030">
                <w:rPr>
                  <w:color w:val="102031" w:themeColor="text2"/>
                </w:rPr>
                <w:t>0,00</w:t>
              </w:r>
            </w:ins>
          </w:p>
        </w:tc>
        <w:tc>
          <w:tcPr>
            <w:tcW w:w="2271" w:type="dxa"/>
            <w:shd w:val="clear" w:color="auto" w:fill="FFFFFF"/>
            <w:tcMar>
              <w:bottom w:w="57" w:type="dxa"/>
            </w:tcMar>
          </w:tcPr>
          <w:p w14:paraId="55087968" w14:textId="77777777" w:rsidR="00D8645C" w:rsidRPr="00EA1030" w:rsidRDefault="00D8645C">
            <w:pPr>
              <w:pStyle w:val="Tabelleninhalte"/>
              <w:rPr>
                <w:ins w:id="805" w:author="Peter Koch" w:date="2026-05-15T11:06:00Z" w16du:dateUtc="2026-05-15T09:06:00Z"/>
                <w:color w:val="102031" w:themeColor="text2"/>
              </w:rPr>
            </w:pPr>
            <w:ins w:id="806" w:author="Peter Koch" w:date="2026-05-15T11:06:00Z" w16du:dateUtc="2026-05-15T09:06:00Z">
              <w:r w:rsidRPr="00EA1030">
                <w:rPr>
                  <w:color w:val="102031" w:themeColor="text2"/>
                </w:rPr>
                <w:t>Admin</w:t>
              </w:r>
            </w:ins>
          </w:p>
        </w:tc>
      </w:tr>
    </w:tbl>
    <w:p w14:paraId="4E865035" w14:textId="77777777" w:rsidR="00D8645C" w:rsidRPr="00F14AC8" w:rsidRDefault="00D8645C" w:rsidP="00764F0A"/>
    <w:p w14:paraId="64365F55" w14:textId="77777777" w:rsidR="00764F0A" w:rsidRPr="00F14AC8" w:rsidRDefault="00764F0A" w:rsidP="00764F0A">
      <w:pPr>
        <w:pStyle w:val="berschrift4"/>
      </w:pPr>
      <w:r w:rsidRPr="00F14AC8">
        <w:t>Positionstext</w:t>
      </w:r>
    </w:p>
    <w:p w14:paraId="14F42423" w14:textId="77777777" w:rsidR="00764F0A" w:rsidRPr="00F14AC8" w:rsidRDefault="00764F0A" w:rsidP="00764F0A"/>
    <w:p w14:paraId="751B0789" w14:textId="77777777" w:rsidR="00764F0A" w:rsidRPr="00F14AC8" w:rsidRDefault="00764F0A" w:rsidP="00764F0A">
      <w:commentRangeStart w:id="807"/>
      <w:r w:rsidRPr="00F14AC8">
        <w:t>Das Feld Positionstext soll erweitert werden. Als Alternative wurde der Positionsfreitextfeld vorgeschlagen. Der Wunsch wird vorläufig nicht umgesetzt.</w:t>
      </w:r>
      <w:commentRangeEnd w:id="807"/>
      <w:r w:rsidR="00A3187F" w:rsidRPr="00F14AC8">
        <w:rPr>
          <w:rStyle w:val="Kommentarzeichen"/>
          <w:sz w:val="24"/>
          <w:szCs w:val="24"/>
        </w:rPr>
        <w:commentReference w:id="807"/>
      </w:r>
    </w:p>
    <w:p w14:paraId="28FD1526" w14:textId="77777777" w:rsidR="00764F0A" w:rsidRPr="00F14AC8" w:rsidRDefault="00764F0A" w:rsidP="00764F0A"/>
    <w:p w14:paraId="10210862" w14:textId="77777777" w:rsidR="00764F0A" w:rsidRPr="00F14AC8" w:rsidRDefault="00764F0A" w:rsidP="00764F0A">
      <w:pPr>
        <w:pStyle w:val="berschrift4"/>
      </w:pPr>
      <w:r w:rsidRPr="00F14AC8">
        <w:t>Anfragen abgelegen</w:t>
      </w:r>
    </w:p>
    <w:p w14:paraId="5E4B4635" w14:textId="77777777" w:rsidR="00764F0A" w:rsidRPr="00F14AC8" w:rsidRDefault="00764F0A" w:rsidP="00764F0A"/>
    <w:p w14:paraId="08D13859" w14:textId="24125F95" w:rsidR="00764F0A" w:rsidRPr="00F14AC8" w:rsidRDefault="00764F0A" w:rsidP="00764F0A">
      <w:r w:rsidRPr="00F14AC8">
        <w:t xml:space="preserve">Die Anfragen sollen nach einer gewissen Zeit abgelegt werden. Dies könnte man über einen Cronjob erledigen, indem man das Wiedervorlagedatum löscht. </w:t>
      </w:r>
      <w:commentRangeStart w:id="808"/>
      <w:r w:rsidRPr="00F14AC8">
        <w:t>Da dies definitiv ist, wird das erstmal nicht weiterverfolgt.</w:t>
      </w:r>
      <w:commentRangeEnd w:id="808"/>
      <w:r w:rsidR="00502AE4" w:rsidRPr="00F14AC8">
        <w:rPr>
          <w:rStyle w:val="Kommentarzeichen"/>
          <w:sz w:val="24"/>
          <w:szCs w:val="24"/>
        </w:rPr>
        <w:commentReference w:id="808"/>
      </w:r>
    </w:p>
    <w:p w14:paraId="5D6B60AF" w14:textId="77777777" w:rsidR="00764F0A" w:rsidRPr="00F14AC8" w:rsidRDefault="00764F0A" w:rsidP="00764F0A"/>
    <w:p w14:paraId="7B68F5CF" w14:textId="77777777" w:rsidR="00764F0A" w:rsidRPr="00F14AC8" w:rsidRDefault="00764F0A" w:rsidP="00764F0A">
      <w:pPr>
        <w:pStyle w:val="berschrift4"/>
      </w:pPr>
      <w:r w:rsidRPr="00F14AC8">
        <w:t>Betreff</w:t>
      </w:r>
    </w:p>
    <w:p w14:paraId="04AAF70C" w14:textId="77777777" w:rsidR="00764F0A" w:rsidRPr="00F14AC8" w:rsidRDefault="00764F0A" w:rsidP="00764F0A"/>
    <w:p w14:paraId="2DD429C1" w14:textId="77777777" w:rsidR="00764F0A" w:rsidRPr="00F14AC8" w:rsidRDefault="00764F0A" w:rsidP="00764F0A">
      <w:r w:rsidRPr="00F14AC8">
        <w:lastRenderedPageBreak/>
        <w:t>Das Feld Betreff ist für die Zwecke der Lebenshilfe zur kurz. Da das Feld sehr schnell vergrößerbar ist (Zeilen erweitern in der Maske) wird der Wunsch erst nach den GoLive nochmal neu bewertet.</w:t>
      </w:r>
    </w:p>
    <w:p w14:paraId="3F5292E7" w14:textId="77777777" w:rsidR="00764F0A" w:rsidRPr="00F14AC8" w:rsidRDefault="00764F0A" w:rsidP="00764F0A"/>
    <w:p w14:paraId="5DDA6DD3" w14:textId="77777777" w:rsidR="00764F0A" w:rsidRPr="00F14AC8" w:rsidRDefault="00764F0A" w:rsidP="00764F0A">
      <w:pPr>
        <w:pStyle w:val="berschrift3"/>
      </w:pPr>
      <w:bookmarkStart w:id="809" w:name="_Toc75848195"/>
      <w:bookmarkStart w:id="810" w:name="_Toc228444357"/>
      <w:bookmarkStart w:id="811" w:name="AP010"/>
      <w:r w:rsidRPr="00F14AC8">
        <w:t>Bestellvorschläge</w:t>
      </w:r>
      <w:bookmarkEnd w:id="809"/>
      <w:bookmarkEnd w:id="810"/>
    </w:p>
    <w:bookmarkEnd w:id="811"/>
    <w:p w14:paraId="1FB4238D" w14:textId="77777777" w:rsidR="00764F0A" w:rsidRPr="00F14AC8" w:rsidRDefault="00764F0A" w:rsidP="00764F0A"/>
    <w:p w14:paraId="5CC4A147" w14:textId="77777777" w:rsidR="00764F0A" w:rsidRPr="00F14AC8" w:rsidRDefault="00764F0A" w:rsidP="00764F0A">
      <w:commentRangeStart w:id="812"/>
      <w:commentRangeStart w:id="813"/>
      <w:r w:rsidRPr="00F14AC8">
        <w:t>Aktuell werden alle Bestellungen über ABAS erfasst. Dienstleistungen, Teile für die Fertigung, Bedarfsmaterialien (Handschuhe, etc.)</w:t>
      </w:r>
      <w:commentRangeEnd w:id="812"/>
      <w:r w:rsidR="000746A5" w:rsidRPr="00F14AC8">
        <w:rPr>
          <w:rStyle w:val="Kommentarzeichen"/>
          <w:sz w:val="24"/>
          <w:szCs w:val="24"/>
        </w:rPr>
        <w:commentReference w:id="812"/>
      </w:r>
      <w:commentRangeEnd w:id="813"/>
      <w:r w:rsidRPr="00F14AC8">
        <w:rPr>
          <w:rStyle w:val="Kommentarzeichen"/>
          <w:sz w:val="24"/>
          <w:szCs w:val="24"/>
        </w:rPr>
        <w:commentReference w:id="813"/>
      </w:r>
    </w:p>
    <w:p w14:paraId="7E6BFE73" w14:textId="77777777" w:rsidR="00764F0A" w:rsidRPr="00F14AC8" w:rsidRDefault="00764F0A" w:rsidP="00764F0A"/>
    <w:p w14:paraId="100D83EE" w14:textId="77777777" w:rsidR="00764F0A" w:rsidRPr="00F14AC8" w:rsidRDefault="00764F0A" w:rsidP="00764F0A">
      <w:pPr>
        <w:pStyle w:val="berschrift4"/>
      </w:pPr>
      <w:r w:rsidRPr="00F14AC8">
        <w:t>Bestellvorfreigabe (Bestellvorschläge)</w:t>
      </w:r>
    </w:p>
    <w:p w14:paraId="718B0891" w14:textId="77777777" w:rsidR="00764F0A" w:rsidRPr="00F14AC8" w:rsidRDefault="00764F0A" w:rsidP="00764F0A"/>
    <w:p w14:paraId="7DD48AF9" w14:textId="77777777" w:rsidR="00764F0A" w:rsidRPr="00F14AC8" w:rsidRDefault="00764F0A" w:rsidP="00764F0A">
      <w:r w:rsidRPr="00F14AC8">
        <w:t>Bestellvorschläge werden manuell für bspw. Stangenware erstellt. Die Dispo kann diesen Bedarf nicht korrekt selbst erkennen. Aktuell wird über einen Freigabe-Button der Name des Bestellers in einem Textfeld erfasst und manuell die Kostenstelle eingetragen.</w:t>
      </w:r>
    </w:p>
    <w:p w14:paraId="5DE46CAA" w14:textId="77777777" w:rsidR="00764F0A" w:rsidRPr="00F14AC8" w:rsidRDefault="00764F0A" w:rsidP="00764F0A">
      <w:r w:rsidRPr="00F14AC8">
        <w:t>Der Gruppenleiter wird informiert oder schaut selbst nach, ob es neue Bestellvorfreigaben existieren und generiert die Bestellung.</w:t>
      </w:r>
    </w:p>
    <w:p w14:paraId="1F29997D" w14:textId="77777777" w:rsidR="00764F0A" w:rsidRPr="00F14AC8" w:rsidRDefault="00764F0A" w:rsidP="00764F0A"/>
    <w:p w14:paraId="19F2212F" w14:textId="77777777" w:rsidR="00764F0A" w:rsidRPr="00F14AC8" w:rsidRDefault="00764F0A" w:rsidP="00764F0A">
      <w:r w:rsidRPr="00F14AC8">
        <w:t>Datum/Besteller/Standort</w:t>
      </w:r>
    </w:p>
    <w:p w14:paraId="78EFDA91" w14:textId="77777777" w:rsidR="00764F0A" w:rsidRPr="00F14AC8" w:rsidRDefault="00764F0A" w:rsidP="00764F0A"/>
    <w:p w14:paraId="24A0EC5B" w14:textId="77777777" w:rsidR="00764F0A" w:rsidRPr="00F14AC8" w:rsidRDefault="00764F0A" w:rsidP="00764F0A">
      <w:r w:rsidRPr="00F14AC8">
        <w:t>Der Button kann von mehreren Personen nacheinander gedrückt werden. Damit wird eine Freigabekaskade ausgelöst.</w:t>
      </w:r>
    </w:p>
    <w:p w14:paraId="727C6798" w14:textId="77777777" w:rsidR="00C446B4" w:rsidRPr="00F14AC8" w:rsidRDefault="00C446B4" w:rsidP="00764F0A"/>
    <w:p w14:paraId="1FD1F201" w14:textId="797B04B0" w:rsidR="001F79A0" w:rsidRPr="00F14AC8" w:rsidRDefault="001F79A0" w:rsidP="00764F0A">
      <w:r w:rsidRPr="00F14AC8">
        <w:rPr>
          <w:u w:val="single"/>
        </w:rPr>
        <w:t>Hinweis</w:t>
      </w:r>
      <w:r w:rsidR="00F924EB" w:rsidRPr="00F14AC8">
        <w:rPr>
          <w:u w:val="single"/>
        </w:rPr>
        <w:t>e</w:t>
      </w:r>
      <w:r w:rsidRPr="00F14AC8">
        <w:t>: Der Gruppenleiter ist aktuell nicht automatisch identifizierbar. Somit kann dieser nicht automatisch vom System über neue Bestellvorschläge informiert werden.</w:t>
      </w:r>
    </w:p>
    <w:p w14:paraId="7FE5D847" w14:textId="50D315BA" w:rsidR="001F79A0" w:rsidRPr="00F14AC8" w:rsidRDefault="001F79A0" w:rsidP="00764F0A">
      <w:r w:rsidRPr="00F14AC8">
        <w:t xml:space="preserve">Der Standort wird nicht </w:t>
      </w:r>
      <w:r w:rsidR="0051360D" w:rsidRPr="00F14AC8">
        <w:t>im Textfeld eingetragen, da dieser über die Lagergruppe erkennbar ist.</w:t>
      </w:r>
    </w:p>
    <w:p w14:paraId="64859320" w14:textId="77777777" w:rsidR="001F79A0" w:rsidRPr="00F14AC8" w:rsidRDefault="001F79A0" w:rsidP="00764F0A"/>
    <w:p w14:paraId="65221016" w14:textId="77777777" w:rsidR="00C446B4" w:rsidRPr="00F14AC8" w:rsidRDefault="00C446B4" w:rsidP="00C446B4">
      <w:pPr>
        <w:rPr>
          <w:b/>
          <w:bCs/>
          <w:color w:val="002060"/>
        </w:rPr>
      </w:pPr>
      <w:r w:rsidRPr="00F14AC8">
        <w:rPr>
          <w:b/>
          <w:bCs/>
          <w:color w:val="002060"/>
        </w:rPr>
        <w:t>Umsetzung ABAS</w:t>
      </w:r>
    </w:p>
    <w:p w14:paraId="56DA9EF8" w14:textId="77777777" w:rsidR="00C446B4" w:rsidRPr="00F14AC8" w:rsidRDefault="00C446B4" w:rsidP="00764F0A"/>
    <w:p w14:paraId="5943399B" w14:textId="1C4D18F4" w:rsidR="00C446B4" w:rsidRPr="00F14AC8" w:rsidRDefault="00C446B4" w:rsidP="00764F0A">
      <w:r w:rsidRPr="00F14AC8">
        <w:rPr>
          <w:u w:val="single"/>
        </w:rPr>
        <w:t>Geltungsbereich</w:t>
      </w:r>
      <w:r w:rsidRPr="00F14AC8">
        <w:t>: HWK</w:t>
      </w:r>
    </w:p>
    <w:p w14:paraId="6E604DB7" w14:textId="350096AC" w:rsidR="00C446B4" w:rsidRPr="00F14AC8" w:rsidRDefault="00C446B4" w:rsidP="00764F0A"/>
    <w:p w14:paraId="0FB517B9" w14:textId="5411F58F" w:rsidR="0077647F" w:rsidRPr="00F14AC8" w:rsidRDefault="0077647F" w:rsidP="00764F0A">
      <w:commentRangeStart w:id="814"/>
      <w:commentRangeStart w:id="815"/>
      <w:r w:rsidRPr="00F14AC8">
        <w:t>Über den neuen Button „Freigeben“, „</w:t>
      </w:r>
      <w:r w:rsidRPr="00F14AC8">
        <w:rPr>
          <w:b/>
        </w:rPr>
        <w:t>yfreigeben</w:t>
      </w:r>
      <w:r w:rsidRPr="00F14AC8">
        <w:t xml:space="preserve">“ wird das Datum </w:t>
      </w:r>
      <w:r w:rsidR="00195008" w:rsidRPr="00F14AC8">
        <w:t>und der Mitarbeiter in das neue Feld „Freigabeinfo“, „</w:t>
      </w:r>
      <w:r w:rsidR="00195008" w:rsidRPr="00646758">
        <w:rPr>
          <w:b/>
          <w:bCs/>
          <w:rPrChange w:id="816" w:author="Peter Koch" w:date="2026-05-15T11:09:00Z" w16du:dateUtc="2026-05-15T09:09:00Z">
            <w:rPr/>
          </w:rPrChange>
        </w:rPr>
        <w:t>yfreiinfo</w:t>
      </w:r>
      <w:r w:rsidR="00195008" w:rsidRPr="00F14AC8">
        <w:t>“ eingetragen.</w:t>
      </w:r>
    </w:p>
    <w:p w14:paraId="637629FB" w14:textId="2A5AE112" w:rsidR="00195008" w:rsidRPr="00F14AC8" w:rsidRDefault="00195008" w:rsidP="00764F0A">
      <w:r w:rsidRPr="00F14AC8">
        <w:t>Beispiel: „</w:t>
      </w:r>
      <w:r w:rsidR="004C5FC5" w:rsidRPr="00F14AC8">
        <w:t>10.03.2026 Max Mustermann“</w:t>
      </w:r>
      <w:commentRangeEnd w:id="814"/>
      <w:r w:rsidR="00BA6249" w:rsidRPr="00F14AC8">
        <w:rPr>
          <w:rStyle w:val="Kommentarzeichen"/>
          <w:sz w:val="24"/>
          <w:szCs w:val="24"/>
        </w:rPr>
        <w:commentReference w:id="814"/>
      </w:r>
      <w:commentRangeEnd w:id="815"/>
      <w:r w:rsidRPr="00F14AC8">
        <w:rPr>
          <w:rStyle w:val="Kommentarzeichen"/>
          <w:sz w:val="24"/>
          <w:szCs w:val="24"/>
        </w:rPr>
        <w:commentReference w:id="815"/>
      </w:r>
    </w:p>
    <w:p w14:paraId="724C7618" w14:textId="77777777" w:rsidR="004C5FC5" w:rsidRPr="00F14AC8" w:rsidRDefault="004C5FC5" w:rsidP="00764F0A"/>
    <w:tbl>
      <w:tblPr>
        <w:tblStyle w:val="Gitternetztabelle4"/>
        <w:tblW w:w="8226"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869"/>
        <w:gridCol w:w="3275"/>
        <w:gridCol w:w="3082"/>
      </w:tblGrid>
      <w:tr w:rsidR="003D12F6" w:rsidRPr="00F14AC8" w14:paraId="2F99B4F4" w14:textId="77777777" w:rsidTr="00D16466">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1869" w:type="dxa"/>
          </w:tcPr>
          <w:p w14:paraId="416140D2" w14:textId="77777777" w:rsidR="003D12F6" w:rsidRPr="00F14AC8" w:rsidRDefault="003D12F6" w:rsidP="00D16466">
            <w:pPr>
              <w:keepNext/>
              <w:keepLines/>
              <w:rPr>
                <w:rFonts w:cs="Segoe UI"/>
                <w:color w:val="FCCD0C" w:themeColor="accent3"/>
                <w:sz w:val="16"/>
                <w:szCs w:val="16"/>
              </w:rPr>
            </w:pPr>
            <w:r w:rsidRPr="00F14AC8">
              <w:rPr>
                <w:rFonts w:cs="Segoe UI"/>
                <w:color w:val="92D050"/>
                <w:sz w:val="16"/>
                <w:szCs w:val="16"/>
              </w:rPr>
              <w:t>Variablen-</w:t>
            </w:r>
            <w:r w:rsidRPr="00F14AC8">
              <w:rPr>
                <w:rFonts w:cs="Segoe UI"/>
                <w:color w:val="92D050"/>
                <w:sz w:val="16"/>
                <w:szCs w:val="16"/>
              </w:rPr>
              <w:br/>
              <w:t>name</w:t>
            </w:r>
          </w:p>
        </w:tc>
        <w:tc>
          <w:tcPr>
            <w:tcW w:w="3275" w:type="dxa"/>
          </w:tcPr>
          <w:p w14:paraId="4B00865D" w14:textId="77777777" w:rsidR="003D12F6" w:rsidRPr="00F14AC8" w:rsidRDefault="003D12F6" w:rsidP="00D16466">
            <w:pPr>
              <w:keepNext/>
              <w:keepLines/>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Werte aus</w:t>
            </w:r>
          </w:p>
        </w:tc>
        <w:tc>
          <w:tcPr>
            <w:tcW w:w="3082" w:type="dxa"/>
          </w:tcPr>
          <w:p w14:paraId="6E2F81F6" w14:textId="77777777" w:rsidR="003D12F6" w:rsidRPr="00F14AC8" w:rsidRDefault="003D12F6" w:rsidP="00D16466">
            <w:pPr>
              <w:keepNext/>
              <w:keepLines/>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FCCD0C" w:themeColor="accent3"/>
                <w:sz w:val="16"/>
                <w:szCs w:val="16"/>
              </w:rPr>
              <w:t>Feld</w:t>
            </w:r>
          </w:p>
        </w:tc>
      </w:tr>
      <w:tr w:rsidR="003D12F6" w:rsidRPr="00F14AC8" w14:paraId="3107454B" w14:textId="77777777" w:rsidTr="00D16466">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D7DFF0" w:themeFill="accent1" w:themeFillTint="33"/>
          </w:tcPr>
          <w:p w14:paraId="36BFAE69" w14:textId="0B2B3D7F" w:rsidR="003D12F6" w:rsidRPr="00F14AC8" w:rsidRDefault="003D12F6" w:rsidP="00D16466">
            <w:pPr>
              <w:keepNext/>
              <w:keepLines/>
              <w:rPr>
                <w:rFonts w:cs="Segoe UI"/>
                <w:color w:val="102031" w:themeColor="text2"/>
                <w:sz w:val="16"/>
                <w:szCs w:val="16"/>
              </w:rPr>
            </w:pPr>
            <w:r w:rsidRPr="00F14AC8">
              <w:rPr>
                <w:rFonts w:cs="Segoe UI"/>
                <w:color w:val="102031" w:themeColor="text2"/>
                <w:sz w:val="16"/>
                <w:szCs w:val="16"/>
              </w:rPr>
              <w:t>„yfreiinfo“</w:t>
            </w:r>
          </w:p>
        </w:tc>
        <w:tc>
          <w:tcPr>
            <w:tcW w:w="3275" w:type="dxa"/>
            <w:shd w:val="clear" w:color="auto" w:fill="D7DFF0" w:themeFill="accent1" w:themeFillTint="33"/>
          </w:tcPr>
          <w:p w14:paraId="3189FD5C" w14:textId="77777777" w:rsidR="00600B1D" w:rsidRPr="00F14AC8" w:rsidRDefault="003D12F6" w:rsidP="00D16466">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 xml:space="preserve">Konstante </w:t>
            </w:r>
          </w:p>
          <w:p w14:paraId="7292CDB4" w14:textId="35DB1A3A" w:rsidR="003D12F6" w:rsidRPr="00F14AC8" w:rsidRDefault="00600B1D" w:rsidP="00D16466">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Mitarbeitername</w:t>
            </w:r>
          </w:p>
        </w:tc>
        <w:tc>
          <w:tcPr>
            <w:tcW w:w="3082" w:type="dxa"/>
            <w:shd w:val="clear" w:color="auto" w:fill="D7DFF0" w:themeFill="accent1" w:themeFillTint="33"/>
          </w:tcPr>
          <w:p w14:paraId="6F61A028" w14:textId="77777777" w:rsidR="003D12F6" w:rsidRPr="00F14AC8" w:rsidRDefault="003D12F6" w:rsidP="00D16466">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aktuelles Datum, TT.MM.JJJJ</w:t>
            </w:r>
            <w:r w:rsidR="00600B1D" w:rsidRPr="00F14AC8">
              <w:rPr>
                <w:rFonts w:cs="Segoe UI"/>
                <w:color w:val="102031" w:themeColor="text2"/>
                <w:sz w:val="16"/>
                <w:szCs w:val="16"/>
              </w:rPr>
              <w:t xml:space="preserve"> </w:t>
            </w:r>
          </w:p>
          <w:p w14:paraId="04EA7140" w14:textId="506055CC" w:rsidR="00600B1D" w:rsidRPr="00F14AC8" w:rsidRDefault="00600B1D" w:rsidP="00D16466">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name</w:t>
            </w:r>
          </w:p>
        </w:tc>
      </w:tr>
    </w:tbl>
    <w:p w14:paraId="21EE0D7C" w14:textId="77777777" w:rsidR="004C5FC5" w:rsidRPr="00F14AC8" w:rsidRDefault="004C5FC5" w:rsidP="00764F0A"/>
    <w:p w14:paraId="4C982651" w14:textId="0284BEE0" w:rsidR="00764F0A" w:rsidRPr="00F14AC8" w:rsidRDefault="007E3017" w:rsidP="00764F0A">
      <w:r w:rsidRPr="00F14AC8">
        <w:lastRenderedPageBreak/>
        <w:t>Wird der Button von einem weiteren Mitarbeiter gedrückt</w:t>
      </w:r>
      <w:r w:rsidR="00C24BC9" w:rsidRPr="00F14AC8">
        <w:t xml:space="preserve">, wird der </w:t>
      </w:r>
      <w:r w:rsidR="00E63A55" w:rsidRPr="00F14AC8">
        <w:t xml:space="preserve">vorherige vom </w:t>
      </w:r>
      <w:r w:rsidR="00C24BC9" w:rsidRPr="00F14AC8">
        <w:t>nächste</w:t>
      </w:r>
      <w:r w:rsidR="00E63A55" w:rsidRPr="00F14AC8">
        <w:t>n</w:t>
      </w:r>
      <w:r w:rsidR="00C24BC9" w:rsidRPr="00F14AC8">
        <w:t xml:space="preserve"> Mitarbeiter </w:t>
      </w:r>
      <w:r w:rsidR="00E63A55" w:rsidRPr="00F14AC8">
        <w:t>überschrieben</w:t>
      </w:r>
      <w:r w:rsidR="00BF2245" w:rsidRPr="00F14AC8">
        <w:t>.</w:t>
      </w:r>
    </w:p>
    <w:p w14:paraId="1AF2A4A1" w14:textId="77777777" w:rsidR="00BF2245" w:rsidRPr="00F14AC8" w:rsidRDefault="00BF2245" w:rsidP="00764F0A"/>
    <w:tbl>
      <w:tblPr>
        <w:tblStyle w:val="Tabellenraster"/>
        <w:tblW w:w="9085" w:type="dxa"/>
        <w:tblLook w:val="04A0" w:firstRow="1" w:lastRow="0" w:firstColumn="1" w:lastColumn="0" w:noHBand="0" w:noVBand="1"/>
      </w:tblPr>
      <w:tblGrid>
        <w:gridCol w:w="8018"/>
        <w:gridCol w:w="1067"/>
      </w:tblGrid>
      <w:tr w:rsidR="00671A57" w:rsidRPr="00F14AC8" w14:paraId="7C6DA2EC" w14:textId="77777777" w:rsidTr="00D16466">
        <w:tc>
          <w:tcPr>
            <w:tcW w:w="8077" w:type="dxa"/>
            <w:shd w:val="clear" w:color="auto" w:fill="DCEEA3" w:themeFill="accent6" w:themeFillTint="99"/>
          </w:tcPr>
          <w:p w14:paraId="392B433B" w14:textId="77777777" w:rsidR="00671A57" w:rsidRPr="00F14AC8" w:rsidRDefault="00671A57" w:rsidP="00D16466">
            <w:r w:rsidRPr="00F14AC8">
              <w:t>Auswirkungen der Customization/Extension</w:t>
            </w:r>
          </w:p>
        </w:tc>
        <w:tc>
          <w:tcPr>
            <w:tcW w:w="1008" w:type="dxa"/>
            <w:shd w:val="clear" w:color="auto" w:fill="DCEEA3" w:themeFill="accent6" w:themeFillTint="99"/>
          </w:tcPr>
          <w:p w14:paraId="4BBF13F6" w14:textId="77777777" w:rsidR="00671A57" w:rsidRPr="00F14AC8" w:rsidRDefault="00671A57" w:rsidP="00D16466">
            <w:r w:rsidRPr="00F14AC8">
              <w:t>Antwort</w:t>
            </w:r>
          </w:p>
        </w:tc>
      </w:tr>
      <w:tr w:rsidR="00671A57" w:rsidRPr="00F14AC8" w14:paraId="19645748" w14:textId="77777777" w:rsidTr="00D16466">
        <w:tc>
          <w:tcPr>
            <w:tcW w:w="8077" w:type="dxa"/>
          </w:tcPr>
          <w:p w14:paraId="151040C8" w14:textId="77777777" w:rsidR="00671A57" w:rsidRPr="00F14AC8" w:rsidRDefault="00671A57" w:rsidP="00D16466">
            <w:pPr>
              <w:rPr>
                <w:sz w:val="20"/>
                <w:szCs w:val="20"/>
              </w:rPr>
            </w:pPr>
            <w:r w:rsidRPr="00F14AC8">
              <w:rPr>
                <w:sz w:val="20"/>
                <w:szCs w:val="20"/>
              </w:rPr>
              <w:t xml:space="preserve">Keine besonderen Auswirkungen </w:t>
            </w:r>
          </w:p>
        </w:tc>
        <w:tc>
          <w:tcPr>
            <w:tcW w:w="1008" w:type="dxa"/>
          </w:tcPr>
          <w:p w14:paraId="2B91F4AD" w14:textId="77777777" w:rsidR="00671A57" w:rsidRPr="00F14AC8" w:rsidRDefault="00671A57" w:rsidP="00D16466">
            <w:pPr>
              <w:rPr>
                <w:sz w:val="20"/>
                <w:szCs w:val="20"/>
              </w:rPr>
            </w:pPr>
            <w:r w:rsidRPr="00F14AC8">
              <w:rPr>
                <w:sz w:val="20"/>
                <w:szCs w:val="20"/>
              </w:rPr>
              <w:t>Ja/Nein</w:t>
            </w:r>
          </w:p>
        </w:tc>
      </w:tr>
      <w:tr w:rsidR="00671A57" w:rsidRPr="00F14AC8" w14:paraId="2157AC86" w14:textId="77777777" w:rsidTr="00D16466">
        <w:tc>
          <w:tcPr>
            <w:tcW w:w="8077" w:type="dxa"/>
          </w:tcPr>
          <w:p w14:paraId="3975351B" w14:textId="77777777" w:rsidR="00671A57" w:rsidRPr="00F14AC8" w:rsidRDefault="00671A57"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60831F61" w14:textId="77777777" w:rsidR="00671A57" w:rsidRPr="00F14AC8" w:rsidRDefault="00671A57" w:rsidP="00D16466">
            <w:pPr>
              <w:rPr>
                <w:sz w:val="20"/>
                <w:szCs w:val="20"/>
              </w:rPr>
            </w:pPr>
            <w:r w:rsidRPr="00F14AC8">
              <w:rPr>
                <w:sz w:val="20"/>
                <w:szCs w:val="20"/>
              </w:rPr>
              <w:t>Ja/Nein</w:t>
            </w:r>
          </w:p>
        </w:tc>
      </w:tr>
      <w:tr w:rsidR="00671A57" w:rsidRPr="00F14AC8" w14:paraId="64C20B6D" w14:textId="77777777" w:rsidTr="00D16466">
        <w:tc>
          <w:tcPr>
            <w:tcW w:w="8077" w:type="dxa"/>
          </w:tcPr>
          <w:p w14:paraId="3B8253D1" w14:textId="77777777" w:rsidR="00671A57" w:rsidRPr="00F14AC8" w:rsidRDefault="00671A57"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1D6492D" w14:textId="77777777" w:rsidR="00671A57" w:rsidRPr="00F14AC8" w:rsidRDefault="00671A57" w:rsidP="00D16466">
            <w:pPr>
              <w:rPr>
                <w:sz w:val="20"/>
                <w:szCs w:val="20"/>
              </w:rPr>
            </w:pPr>
            <w:r w:rsidRPr="00F14AC8">
              <w:rPr>
                <w:sz w:val="20"/>
                <w:szCs w:val="20"/>
              </w:rPr>
              <w:t>Ja/Nein</w:t>
            </w:r>
          </w:p>
        </w:tc>
      </w:tr>
      <w:tr w:rsidR="00671A57" w:rsidRPr="00F14AC8" w14:paraId="35AF0D7C" w14:textId="77777777" w:rsidTr="00D16466">
        <w:tc>
          <w:tcPr>
            <w:tcW w:w="8077" w:type="dxa"/>
          </w:tcPr>
          <w:p w14:paraId="033D4AC3" w14:textId="77777777" w:rsidR="00671A57" w:rsidRPr="00F14AC8" w:rsidRDefault="00671A57"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6169DF79" w14:textId="77777777" w:rsidR="00671A57" w:rsidRPr="00F14AC8" w:rsidRDefault="00671A57" w:rsidP="00D16466">
            <w:pPr>
              <w:rPr>
                <w:sz w:val="20"/>
                <w:szCs w:val="20"/>
              </w:rPr>
            </w:pPr>
            <w:r w:rsidRPr="00F14AC8">
              <w:rPr>
                <w:sz w:val="20"/>
                <w:szCs w:val="20"/>
              </w:rPr>
              <w:t>Ja/Nein</w:t>
            </w:r>
          </w:p>
        </w:tc>
      </w:tr>
      <w:tr w:rsidR="00671A57" w:rsidRPr="00F14AC8" w14:paraId="70A9F9C2" w14:textId="77777777" w:rsidTr="00D16466">
        <w:tc>
          <w:tcPr>
            <w:tcW w:w="8077" w:type="dxa"/>
          </w:tcPr>
          <w:p w14:paraId="17A52770" w14:textId="77777777" w:rsidR="00671A57" w:rsidRPr="00F14AC8" w:rsidRDefault="00671A57"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35E6C1EA" w14:textId="77777777" w:rsidR="00671A57" w:rsidRPr="00F14AC8" w:rsidRDefault="00671A57"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671A57" w:rsidRPr="00F14AC8" w14:paraId="35B0F1E2" w14:textId="77777777" w:rsidTr="00D16466">
        <w:trPr>
          <w:trHeight w:hRule="exact" w:val="861"/>
        </w:trPr>
        <w:tc>
          <w:tcPr>
            <w:tcW w:w="1273" w:type="dxa"/>
            <w:shd w:val="clear" w:color="auto" w:fill="D5D5D5" w:themeFill="background2"/>
            <w:tcMar>
              <w:bottom w:w="57" w:type="dxa"/>
            </w:tcMar>
          </w:tcPr>
          <w:p w14:paraId="43DF79D1" w14:textId="77777777" w:rsidR="00671A57" w:rsidRPr="00F14AC8" w:rsidRDefault="00671A57" w:rsidP="00D16466">
            <w:pPr>
              <w:rPr>
                <w:b/>
              </w:rPr>
            </w:pPr>
            <w:r w:rsidRPr="00F14AC8">
              <w:rPr>
                <w:b/>
              </w:rPr>
              <w:t>Priorität</w:t>
            </w:r>
          </w:p>
        </w:tc>
        <w:tc>
          <w:tcPr>
            <w:tcW w:w="2190" w:type="dxa"/>
            <w:shd w:val="clear" w:color="auto" w:fill="D5D5D5" w:themeFill="background2"/>
            <w:tcMar>
              <w:bottom w:w="57" w:type="dxa"/>
            </w:tcMar>
          </w:tcPr>
          <w:p w14:paraId="6F5127F5" w14:textId="77777777" w:rsidR="00671A57" w:rsidRPr="00F14AC8" w:rsidRDefault="00671A57" w:rsidP="00D16466">
            <w:pPr>
              <w:rPr>
                <w:b/>
              </w:rPr>
            </w:pPr>
            <w:r w:rsidRPr="00F14AC8">
              <w:rPr>
                <w:b/>
              </w:rPr>
              <w:t>Realisierung</w:t>
            </w:r>
          </w:p>
        </w:tc>
        <w:tc>
          <w:tcPr>
            <w:tcW w:w="1070" w:type="dxa"/>
            <w:shd w:val="clear" w:color="auto" w:fill="D5D5D5" w:themeFill="background2"/>
            <w:tcMar>
              <w:bottom w:w="57" w:type="dxa"/>
            </w:tcMar>
          </w:tcPr>
          <w:p w14:paraId="1776C476" w14:textId="77777777" w:rsidR="00671A57" w:rsidRPr="00F14AC8" w:rsidRDefault="00671A57" w:rsidP="00D16466">
            <w:pPr>
              <w:rPr>
                <w:b/>
              </w:rPr>
            </w:pPr>
            <w:r w:rsidRPr="00F14AC8">
              <w:rPr>
                <w:b/>
              </w:rPr>
              <w:t>Dauer (ca./h)</w:t>
            </w:r>
          </w:p>
        </w:tc>
        <w:tc>
          <w:tcPr>
            <w:tcW w:w="1134" w:type="dxa"/>
            <w:shd w:val="clear" w:color="auto" w:fill="D5D5D5" w:themeFill="background2"/>
            <w:tcMar>
              <w:bottom w:w="57" w:type="dxa"/>
            </w:tcMar>
          </w:tcPr>
          <w:p w14:paraId="425BB06B" w14:textId="77777777" w:rsidR="00671A57" w:rsidRPr="00F14AC8" w:rsidRDefault="00671A57"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528BD2A2" w14:textId="77777777" w:rsidR="00671A57" w:rsidRPr="00F14AC8" w:rsidRDefault="00671A57"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91C81EB" w14:textId="77777777" w:rsidR="00671A57" w:rsidRPr="00F14AC8" w:rsidRDefault="00671A57" w:rsidP="00D16466">
            <w:pPr>
              <w:rPr>
                <w:b/>
              </w:rPr>
            </w:pPr>
            <w:r w:rsidRPr="00F14AC8">
              <w:rPr>
                <w:b/>
              </w:rPr>
              <w:t>Bereich</w:t>
            </w:r>
          </w:p>
        </w:tc>
      </w:tr>
      <w:tr w:rsidR="00671A57" w:rsidRPr="00F14AC8" w14:paraId="1930695F" w14:textId="77777777" w:rsidTr="00D16466">
        <w:trPr>
          <w:trHeight w:val="454"/>
        </w:trPr>
        <w:tc>
          <w:tcPr>
            <w:tcW w:w="1273" w:type="dxa"/>
            <w:shd w:val="clear" w:color="auto" w:fill="FFFFFF"/>
            <w:tcMar>
              <w:bottom w:w="57" w:type="dxa"/>
            </w:tcMar>
          </w:tcPr>
          <w:p w14:paraId="603C38F3" w14:textId="77777777" w:rsidR="00671A57" w:rsidRPr="00F14AC8" w:rsidRDefault="00671A57" w:rsidP="00394CD1">
            <w:pPr>
              <w:pStyle w:val="Tabelleninhalte"/>
            </w:pPr>
            <w:r w:rsidRPr="00F14AC8">
              <w:t>1</w:t>
            </w:r>
          </w:p>
        </w:tc>
        <w:tc>
          <w:tcPr>
            <w:tcW w:w="2190" w:type="dxa"/>
            <w:shd w:val="clear" w:color="auto" w:fill="FFFFFF"/>
            <w:tcMar>
              <w:bottom w:w="57" w:type="dxa"/>
            </w:tcMar>
          </w:tcPr>
          <w:p w14:paraId="0161B7EB" w14:textId="77777777" w:rsidR="00671A57" w:rsidRPr="00F14AC8" w:rsidRDefault="00671A57" w:rsidP="00394CD1">
            <w:pPr>
              <w:pStyle w:val="Tabelleninhalte"/>
            </w:pPr>
            <w:r w:rsidRPr="00F14AC8">
              <w:t>Abas</w:t>
            </w:r>
          </w:p>
        </w:tc>
        <w:tc>
          <w:tcPr>
            <w:tcW w:w="1070" w:type="dxa"/>
            <w:shd w:val="clear" w:color="auto" w:fill="FFFFFF"/>
            <w:tcMar>
              <w:bottom w:w="57" w:type="dxa"/>
            </w:tcMar>
          </w:tcPr>
          <w:p w14:paraId="1CD96C98" w14:textId="77777777" w:rsidR="00671A57" w:rsidRPr="00F14AC8" w:rsidRDefault="00671A57" w:rsidP="00394CD1">
            <w:pPr>
              <w:pStyle w:val="Tabelleninhalte"/>
            </w:pPr>
            <w:r w:rsidRPr="00F14AC8">
              <w:t>0,00</w:t>
            </w:r>
          </w:p>
        </w:tc>
        <w:tc>
          <w:tcPr>
            <w:tcW w:w="1134" w:type="dxa"/>
            <w:shd w:val="clear" w:color="auto" w:fill="FFFFFF"/>
            <w:tcMar>
              <w:bottom w:w="57" w:type="dxa"/>
            </w:tcMar>
          </w:tcPr>
          <w:p w14:paraId="5C27BBDD" w14:textId="77777777" w:rsidR="00671A57" w:rsidRPr="00F14AC8" w:rsidRDefault="00671A57" w:rsidP="00394CD1">
            <w:pPr>
              <w:pStyle w:val="Tabelleninhalte"/>
            </w:pPr>
            <w:r w:rsidRPr="00F14AC8">
              <w:t>0,00</w:t>
            </w:r>
          </w:p>
        </w:tc>
        <w:tc>
          <w:tcPr>
            <w:tcW w:w="1134" w:type="dxa"/>
            <w:shd w:val="clear" w:color="auto" w:fill="FFFFFF"/>
            <w:tcMar>
              <w:bottom w:w="57" w:type="dxa"/>
            </w:tcMar>
          </w:tcPr>
          <w:p w14:paraId="7B5EFEE9" w14:textId="77777777" w:rsidR="00671A57" w:rsidRPr="00F14AC8" w:rsidRDefault="00671A57" w:rsidP="00394CD1">
            <w:pPr>
              <w:pStyle w:val="Tabelleninhalte"/>
            </w:pPr>
            <w:r w:rsidRPr="00F14AC8">
              <w:t>0,00</w:t>
            </w:r>
          </w:p>
        </w:tc>
        <w:tc>
          <w:tcPr>
            <w:tcW w:w="2271" w:type="dxa"/>
            <w:shd w:val="clear" w:color="auto" w:fill="FFFFFF"/>
            <w:tcMar>
              <w:bottom w:w="57" w:type="dxa"/>
            </w:tcMar>
          </w:tcPr>
          <w:p w14:paraId="06662F47" w14:textId="77777777" w:rsidR="00671A57" w:rsidRPr="00F14AC8" w:rsidRDefault="00671A57" w:rsidP="00394CD1">
            <w:pPr>
              <w:pStyle w:val="Tabelleninhalte"/>
            </w:pPr>
            <w:r w:rsidRPr="00F14AC8">
              <w:t>Admin</w:t>
            </w:r>
          </w:p>
        </w:tc>
      </w:tr>
    </w:tbl>
    <w:p w14:paraId="29569BE2" w14:textId="77777777" w:rsidR="00671A57" w:rsidRPr="00F14AC8" w:rsidRDefault="00671A57" w:rsidP="00764F0A"/>
    <w:p w14:paraId="0402C14E" w14:textId="77777777" w:rsidR="00764F0A" w:rsidRPr="00F14AC8" w:rsidRDefault="00764F0A" w:rsidP="00764F0A">
      <w:pPr>
        <w:pStyle w:val="berschrift3"/>
      </w:pPr>
      <w:bookmarkStart w:id="817" w:name="_Toc228444358"/>
      <w:bookmarkStart w:id="818" w:name="AP009"/>
      <w:r w:rsidRPr="00F14AC8">
        <w:t>Bestellung</w:t>
      </w:r>
      <w:bookmarkEnd w:id="817"/>
    </w:p>
    <w:bookmarkEnd w:id="818"/>
    <w:p w14:paraId="78BE7292" w14:textId="77777777" w:rsidR="00764F0A" w:rsidRPr="00F14AC8" w:rsidRDefault="00764F0A" w:rsidP="00764F0A"/>
    <w:p w14:paraId="3D3E55CF" w14:textId="77777777" w:rsidR="00764F0A" w:rsidRPr="00F14AC8" w:rsidRDefault="00764F0A" w:rsidP="00764F0A">
      <w:pPr>
        <w:pStyle w:val="berschrift4"/>
      </w:pPr>
      <w:r w:rsidRPr="00F14AC8">
        <w:t>Nummernvergabe</w:t>
      </w:r>
    </w:p>
    <w:p w14:paraId="1B6EA8F6" w14:textId="77777777" w:rsidR="00764F0A" w:rsidRPr="00F14AC8" w:rsidRDefault="00764F0A" w:rsidP="00764F0A"/>
    <w:p w14:paraId="7F54B922" w14:textId="7F014DD4" w:rsidR="00764F0A" w:rsidRPr="00F14AC8" w:rsidRDefault="00764F0A" w:rsidP="00764F0A">
      <w:commentRangeStart w:id="819"/>
      <w:commentRangeStart w:id="820"/>
      <w:r w:rsidRPr="00F14AC8">
        <w:t>Der ABAS-Standardnummernkreis wird verwendet. Die manuelle Erstellung der Identnummer wird gesperrt.</w:t>
      </w:r>
      <w:r w:rsidR="007A1E30" w:rsidRPr="00F14AC8">
        <w:t xml:space="preserve"> Die Anpassung dazu wurde schon vorgenommen.</w:t>
      </w:r>
      <w:commentRangeEnd w:id="819"/>
      <w:r w:rsidR="00BA6249" w:rsidRPr="00F14AC8">
        <w:rPr>
          <w:rStyle w:val="Kommentarzeichen"/>
          <w:sz w:val="24"/>
          <w:szCs w:val="24"/>
        </w:rPr>
        <w:commentReference w:id="819"/>
      </w:r>
      <w:commentRangeEnd w:id="820"/>
      <w:r w:rsidRPr="00F14AC8">
        <w:rPr>
          <w:rStyle w:val="Kommentarzeichen"/>
          <w:sz w:val="24"/>
          <w:szCs w:val="24"/>
        </w:rPr>
        <w:commentReference w:id="820"/>
      </w:r>
    </w:p>
    <w:p w14:paraId="704F5066" w14:textId="77777777" w:rsidR="00764F0A" w:rsidRPr="00F14AC8" w:rsidRDefault="00764F0A" w:rsidP="00764F0A"/>
    <w:p w14:paraId="2DCC4D6B" w14:textId="77777777" w:rsidR="00764F0A" w:rsidRPr="00F14AC8" w:rsidRDefault="00764F0A" w:rsidP="00764F0A">
      <w:pPr>
        <w:pStyle w:val="berschrift4"/>
      </w:pPr>
      <w:commentRangeStart w:id="821"/>
      <w:commentRangeStart w:id="822"/>
      <w:r w:rsidRPr="00F14AC8">
        <w:t>Betreff</w:t>
      </w:r>
      <w:commentRangeEnd w:id="821"/>
      <w:r w:rsidR="00F41940" w:rsidRPr="00F14AC8">
        <w:rPr>
          <w:rStyle w:val="Kommentarzeichen"/>
          <w:sz w:val="28"/>
          <w:szCs w:val="24"/>
        </w:rPr>
        <w:commentReference w:id="821"/>
      </w:r>
      <w:commentRangeEnd w:id="822"/>
      <w:r w:rsidRPr="00F14AC8">
        <w:rPr>
          <w:rStyle w:val="Kommentarzeichen"/>
          <w:sz w:val="28"/>
          <w:szCs w:val="24"/>
        </w:rPr>
        <w:commentReference w:id="822"/>
      </w:r>
    </w:p>
    <w:p w14:paraId="11C2DF29" w14:textId="77777777" w:rsidR="00764F0A" w:rsidRPr="00F14AC8" w:rsidRDefault="00764F0A" w:rsidP="00764F0A"/>
    <w:p w14:paraId="7BF7E0D6" w14:textId="16C5F063" w:rsidR="00764F0A" w:rsidRPr="00F14AC8" w:rsidRDefault="00764F0A" w:rsidP="00764F0A">
      <w:r w:rsidRPr="00F14AC8">
        <w:t xml:space="preserve">Beim </w:t>
      </w:r>
      <w:r w:rsidR="00C406A4" w:rsidRPr="00F14AC8">
        <w:t>Freigeben der Bestellung aus dem Bestellvorschlag oder der Anfrage</w:t>
      </w:r>
      <w:r w:rsidRPr="00F14AC8">
        <w:t xml:space="preserve"> wird in der Betreffzeile der Bestellung folgender Text eingefügt:</w:t>
      </w:r>
    </w:p>
    <w:p w14:paraId="6F7973BD" w14:textId="77777777" w:rsidR="00764F0A" w:rsidRPr="00F14AC8" w:rsidRDefault="00764F0A" w:rsidP="00764F0A"/>
    <w:p w14:paraId="215A1F8F" w14:textId="77777777" w:rsidR="00764F0A" w:rsidRPr="00F14AC8" w:rsidRDefault="00764F0A" w:rsidP="00764F0A">
      <w:r w:rsidRPr="00F14AC8">
        <w:t>Kostenstelle: [XXXX] / [Name des Bestellers]</w:t>
      </w:r>
    </w:p>
    <w:p w14:paraId="19797B35" w14:textId="77777777" w:rsidR="00764F0A" w:rsidRPr="00F14AC8" w:rsidRDefault="00764F0A" w:rsidP="00764F0A"/>
    <w:p w14:paraId="647853F4" w14:textId="77777777" w:rsidR="00764F0A" w:rsidRPr="00F14AC8" w:rsidRDefault="00764F0A" w:rsidP="00764F0A">
      <w:r w:rsidRPr="00F14AC8">
        <w:t>Die Kostenstelle kommt aus der ersten Zeile der Bestellung.</w:t>
      </w:r>
    </w:p>
    <w:p w14:paraId="77399E37" w14:textId="77777777" w:rsidR="00764F0A" w:rsidRPr="00F14AC8" w:rsidRDefault="00764F0A" w:rsidP="00764F0A"/>
    <w:p w14:paraId="7877975E" w14:textId="4EB229C6" w:rsidR="00764F0A" w:rsidRPr="00F14AC8" w:rsidRDefault="00764F0A" w:rsidP="00764F0A">
      <w:r w:rsidRPr="00F14AC8">
        <w:t xml:space="preserve">Wird die Bestellung ohne Bestellvorschlag </w:t>
      </w:r>
      <w:r w:rsidR="004E6C91" w:rsidRPr="00F14AC8">
        <w:t xml:space="preserve">oder Anfrage </w:t>
      </w:r>
      <w:r w:rsidRPr="00F14AC8">
        <w:t xml:space="preserve">erzeugt, muss in der Maskenprüfung oder im Maskenende im Neumodus der Text: </w:t>
      </w:r>
    </w:p>
    <w:p w14:paraId="35E31250" w14:textId="77777777" w:rsidR="004E6C91" w:rsidRPr="00F14AC8" w:rsidRDefault="004E6C91" w:rsidP="00764F0A"/>
    <w:p w14:paraId="01036D8D" w14:textId="2B2E462C" w:rsidR="00764F0A" w:rsidRPr="00F14AC8" w:rsidRDefault="00764F0A" w:rsidP="00764F0A">
      <w:r w:rsidRPr="00F14AC8">
        <w:t>Kostenstelle: [XXXX] / [</w:t>
      </w:r>
      <w:r w:rsidR="006F74CA" w:rsidRPr="00F14AC8">
        <w:t xml:space="preserve">Name des </w:t>
      </w:r>
      <w:r w:rsidRPr="00F14AC8">
        <w:t>Besteller</w:t>
      </w:r>
      <w:r w:rsidR="006F74CA" w:rsidRPr="00F14AC8">
        <w:t>s</w:t>
      </w:r>
      <w:r w:rsidRPr="00F14AC8">
        <w:t xml:space="preserve">] + „;“ + </w:t>
      </w:r>
      <w:r w:rsidR="00101610" w:rsidRPr="00F14AC8">
        <w:t xml:space="preserve">bisheriger </w:t>
      </w:r>
      <w:r w:rsidRPr="00F14AC8">
        <w:t>Inhalt des Feldes</w:t>
      </w:r>
      <w:r w:rsidR="00101610" w:rsidRPr="00F14AC8">
        <w:t xml:space="preserve"> eingetragen werden</w:t>
      </w:r>
      <w:r w:rsidRPr="00F14AC8">
        <w:t xml:space="preserve">. </w:t>
      </w:r>
    </w:p>
    <w:p w14:paraId="3859027D" w14:textId="77777777" w:rsidR="00C406A4" w:rsidRPr="00F14AC8" w:rsidRDefault="00C406A4" w:rsidP="00764F0A"/>
    <w:p w14:paraId="334A70B0" w14:textId="77777777" w:rsidR="00C406A4" w:rsidRPr="00F14AC8" w:rsidRDefault="00C406A4" w:rsidP="00C406A4">
      <w:pPr>
        <w:rPr>
          <w:b/>
          <w:bCs/>
          <w:color w:val="002060"/>
        </w:rPr>
      </w:pPr>
      <w:r w:rsidRPr="00F14AC8">
        <w:rPr>
          <w:b/>
          <w:bCs/>
          <w:color w:val="002060"/>
        </w:rPr>
        <w:t>Umsetzung ABAS</w:t>
      </w:r>
    </w:p>
    <w:p w14:paraId="045FC782" w14:textId="2DF5B3F5" w:rsidR="00C406A4" w:rsidRPr="00F14AC8" w:rsidRDefault="00C406A4" w:rsidP="00764F0A"/>
    <w:p w14:paraId="7B43862B" w14:textId="6697EEEE" w:rsidR="0017731A" w:rsidRPr="00F14AC8" w:rsidRDefault="008837C8" w:rsidP="00764F0A">
      <w:pPr>
        <w:rPr>
          <w:u w:val="single"/>
        </w:rPr>
      </w:pPr>
      <w:r w:rsidRPr="00F14AC8">
        <w:rPr>
          <w:u w:val="single"/>
        </w:rPr>
        <w:t>Fall 1:</w:t>
      </w:r>
    </w:p>
    <w:p w14:paraId="79E5A6EB" w14:textId="77777777" w:rsidR="008837C8" w:rsidRPr="00F14AC8" w:rsidRDefault="008837C8" w:rsidP="00764F0A">
      <w:pPr>
        <w:rPr>
          <w:u w:val="single"/>
        </w:rPr>
      </w:pPr>
    </w:p>
    <w:tbl>
      <w:tblPr>
        <w:tblStyle w:val="Tabellenraster"/>
        <w:tblW w:w="0" w:type="auto"/>
        <w:tblLook w:val="04A0" w:firstRow="1" w:lastRow="0" w:firstColumn="1" w:lastColumn="0" w:noHBand="0" w:noVBand="1"/>
      </w:tblPr>
      <w:tblGrid>
        <w:gridCol w:w="4097"/>
        <w:gridCol w:w="4953"/>
      </w:tblGrid>
      <w:tr w:rsidR="008837C8" w:rsidRPr="00F14AC8" w14:paraId="661674F8" w14:textId="77777777" w:rsidTr="00D16466">
        <w:tc>
          <w:tcPr>
            <w:tcW w:w="4097" w:type="dxa"/>
          </w:tcPr>
          <w:p w14:paraId="297D176F" w14:textId="77777777" w:rsidR="008837C8" w:rsidRPr="00F14AC8" w:rsidRDefault="008837C8" w:rsidP="00D16466">
            <w:r w:rsidRPr="00F14AC8">
              <w:t>Maske</w:t>
            </w:r>
          </w:p>
        </w:tc>
        <w:tc>
          <w:tcPr>
            <w:tcW w:w="4953" w:type="dxa"/>
          </w:tcPr>
          <w:p w14:paraId="3EF8B3CC" w14:textId="320651AA" w:rsidR="008837C8" w:rsidRPr="00F14AC8" w:rsidRDefault="008837C8" w:rsidP="00D16466">
            <w:r w:rsidRPr="00F14AC8">
              <w:t>Bestellung</w:t>
            </w:r>
          </w:p>
        </w:tc>
      </w:tr>
      <w:tr w:rsidR="008837C8" w:rsidRPr="00F14AC8" w14:paraId="59C0C7D2" w14:textId="77777777" w:rsidTr="00D16466">
        <w:tc>
          <w:tcPr>
            <w:tcW w:w="4097" w:type="dxa"/>
          </w:tcPr>
          <w:p w14:paraId="06924276" w14:textId="77777777" w:rsidR="008837C8" w:rsidRPr="00F14AC8" w:rsidRDefault="008837C8" w:rsidP="00D16466">
            <w:r w:rsidRPr="00F14AC8">
              <w:t>Modus</w:t>
            </w:r>
          </w:p>
        </w:tc>
        <w:tc>
          <w:tcPr>
            <w:tcW w:w="4953" w:type="dxa"/>
          </w:tcPr>
          <w:p w14:paraId="340C5FB7" w14:textId="086D53CB" w:rsidR="008837C8" w:rsidRPr="00F14AC8" w:rsidRDefault="008837C8" w:rsidP="00D16466">
            <w:r w:rsidRPr="00F14AC8">
              <w:t>Freigeben</w:t>
            </w:r>
          </w:p>
        </w:tc>
      </w:tr>
      <w:tr w:rsidR="008837C8" w:rsidRPr="00F14AC8" w14:paraId="38D8F626" w14:textId="77777777" w:rsidTr="00D16466">
        <w:tc>
          <w:tcPr>
            <w:tcW w:w="4097" w:type="dxa"/>
          </w:tcPr>
          <w:p w14:paraId="53BEA30C" w14:textId="77777777" w:rsidR="008837C8" w:rsidRPr="00F14AC8" w:rsidRDefault="008837C8" w:rsidP="00D16466">
            <w:r w:rsidRPr="00F14AC8">
              <w:lastRenderedPageBreak/>
              <w:t>Event</w:t>
            </w:r>
          </w:p>
        </w:tc>
        <w:tc>
          <w:tcPr>
            <w:tcW w:w="4953" w:type="dxa"/>
          </w:tcPr>
          <w:p w14:paraId="5381E271" w14:textId="472CF870" w:rsidR="008837C8" w:rsidRPr="00F14AC8" w:rsidRDefault="008837C8" w:rsidP="00D16466">
            <w:r w:rsidRPr="00F14AC8">
              <w:t>Maskeneintritt</w:t>
            </w:r>
          </w:p>
        </w:tc>
      </w:tr>
    </w:tbl>
    <w:p w14:paraId="28B737FD" w14:textId="77777777" w:rsidR="0017731A" w:rsidRPr="00F14AC8" w:rsidRDefault="0017731A" w:rsidP="00764F0A"/>
    <w:p w14:paraId="69E5A3B0" w14:textId="77777777" w:rsidR="00E24E30" w:rsidRPr="00F14AC8" w:rsidRDefault="0067298F" w:rsidP="00764F0A">
      <w:commentRangeStart w:id="823"/>
      <w:commentRangeStart w:id="824"/>
      <w:r w:rsidRPr="00F14AC8">
        <w:t xml:space="preserve">Inhalt aus Feld </w:t>
      </w:r>
      <w:r w:rsidR="005E37F4" w:rsidRPr="00F14AC8">
        <w:t>Kostenstelle „</w:t>
      </w:r>
      <w:r w:rsidRPr="00F14AC8">
        <w:rPr>
          <w:b/>
        </w:rPr>
        <w:t>kstelle</w:t>
      </w:r>
      <w:r w:rsidR="005E37F4" w:rsidRPr="00F14AC8">
        <w:t xml:space="preserve">“ </w:t>
      </w:r>
      <w:r w:rsidRPr="00F14AC8">
        <w:t xml:space="preserve">aus der ersten Position </w:t>
      </w:r>
      <w:r w:rsidR="000B1C8B" w:rsidRPr="00F14AC8">
        <w:t>lesen</w:t>
      </w:r>
      <w:r w:rsidRPr="00F14AC8">
        <w:t xml:space="preserve">, bei der </w:t>
      </w:r>
      <w:r w:rsidR="005E37F4" w:rsidRPr="00F14AC8">
        <w:t>„</w:t>
      </w:r>
      <w:r w:rsidRPr="00F14AC8">
        <w:rPr>
          <w:b/>
        </w:rPr>
        <w:t>kstelle</w:t>
      </w:r>
      <w:r w:rsidR="005E37F4" w:rsidRPr="00F14AC8">
        <w:t>“</w:t>
      </w:r>
      <w:r w:rsidRPr="00F14AC8">
        <w:t xml:space="preserve"> befüllt ist.</w:t>
      </w:r>
      <w:r w:rsidR="0057738B" w:rsidRPr="00F14AC8">
        <w:t xml:space="preserve"> Feld Betreff</w:t>
      </w:r>
      <w:r w:rsidR="00774D0F" w:rsidRPr="00F14AC8">
        <w:t xml:space="preserve"> „</w:t>
      </w:r>
      <w:r w:rsidR="00774D0F" w:rsidRPr="00F14AC8">
        <w:rPr>
          <w:b/>
        </w:rPr>
        <w:t>betreff</w:t>
      </w:r>
      <w:r w:rsidR="00774D0F" w:rsidRPr="00F14AC8">
        <w:t xml:space="preserve">“ mit </w:t>
      </w:r>
      <w:r w:rsidR="00E24E30" w:rsidRPr="00F14AC8">
        <w:t>der Kostenstelle und dem Namen des Erfassers befüllen.</w:t>
      </w:r>
      <w:commentRangeEnd w:id="823"/>
      <w:r w:rsidR="006A08BA" w:rsidRPr="00F14AC8">
        <w:rPr>
          <w:rStyle w:val="Kommentarzeichen"/>
          <w:sz w:val="24"/>
          <w:szCs w:val="24"/>
        </w:rPr>
        <w:commentReference w:id="823"/>
      </w:r>
      <w:commentRangeEnd w:id="824"/>
      <w:r w:rsidRPr="00F14AC8">
        <w:rPr>
          <w:rStyle w:val="Kommentarzeichen"/>
          <w:sz w:val="24"/>
          <w:szCs w:val="24"/>
        </w:rPr>
        <w:commentReference w:id="824"/>
      </w:r>
    </w:p>
    <w:p w14:paraId="1B6C7B74" w14:textId="77777777" w:rsidR="00E24E30" w:rsidRPr="00F14AC8" w:rsidRDefault="00E24E30" w:rsidP="00764F0A"/>
    <w:p w14:paraId="609A9552" w14:textId="7F42E6F7" w:rsidR="009F5A63" w:rsidRPr="00F14AC8" w:rsidRDefault="00E24E30" w:rsidP="00764F0A">
      <w:r w:rsidRPr="00F14AC8">
        <w:t xml:space="preserve">Beispiel: </w:t>
      </w:r>
    </w:p>
    <w:p w14:paraId="56791C63" w14:textId="77777777" w:rsidR="009F5A63" w:rsidRPr="00F14AC8" w:rsidRDefault="009F5A63" w:rsidP="00764F0A"/>
    <w:p w14:paraId="4A29DB9C" w14:textId="4E44B64B" w:rsidR="0017731A" w:rsidRPr="00F14AC8" w:rsidRDefault="00815301" w:rsidP="00764F0A">
      <w:ins w:id="825" w:author="Peter Koch" w:date="2026-05-21T07:21:00Z" w16du:dateUtc="2026-05-21T05:21:00Z">
        <w:r>
          <w:t xml:space="preserve">Kostenstelle: </w:t>
        </w:r>
      </w:ins>
      <w:r w:rsidR="0094513C" w:rsidRPr="00F14AC8">
        <w:t>5305 / Max Mustermann</w:t>
      </w:r>
    </w:p>
    <w:p w14:paraId="02B70D2E" w14:textId="77777777" w:rsidR="0094513C" w:rsidRPr="00F14AC8" w:rsidRDefault="0094513C" w:rsidP="00764F0A"/>
    <w:p w14:paraId="21F0D770" w14:textId="7E654C8C" w:rsidR="008837C8" w:rsidRPr="00F14AC8" w:rsidRDefault="008837C8" w:rsidP="00764F0A">
      <w:pPr>
        <w:rPr>
          <w:u w:val="single"/>
        </w:rPr>
      </w:pPr>
      <w:r w:rsidRPr="00F14AC8">
        <w:rPr>
          <w:u w:val="single"/>
        </w:rPr>
        <w:t>Fall 2:</w:t>
      </w:r>
    </w:p>
    <w:p w14:paraId="35BC98A2" w14:textId="77777777" w:rsidR="008837C8" w:rsidRPr="00F14AC8" w:rsidRDefault="008837C8" w:rsidP="00764F0A"/>
    <w:tbl>
      <w:tblPr>
        <w:tblStyle w:val="Tabellenraster"/>
        <w:tblW w:w="0" w:type="auto"/>
        <w:tblLook w:val="04A0" w:firstRow="1" w:lastRow="0" w:firstColumn="1" w:lastColumn="0" w:noHBand="0" w:noVBand="1"/>
      </w:tblPr>
      <w:tblGrid>
        <w:gridCol w:w="4097"/>
        <w:gridCol w:w="4953"/>
      </w:tblGrid>
      <w:tr w:rsidR="008837C8" w:rsidRPr="00F14AC8" w14:paraId="0F3CA6E2" w14:textId="77777777" w:rsidTr="00D16466">
        <w:tc>
          <w:tcPr>
            <w:tcW w:w="4097" w:type="dxa"/>
          </w:tcPr>
          <w:p w14:paraId="02C825FD" w14:textId="77777777" w:rsidR="008837C8" w:rsidRPr="00F14AC8" w:rsidRDefault="008837C8" w:rsidP="00D16466">
            <w:r w:rsidRPr="00F14AC8">
              <w:t>Maske</w:t>
            </w:r>
          </w:p>
        </w:tc>
        <w:tc>
          <w:tcPr>
            <w:tcW w:w="4953" w:type="dxa"/>
          </w:tcPr>
          <w:p w14:paraId="53661B93" w14:textId="3B445177" w:rsidR="008837C8" w:rsidRPr="00F14AC8" w:rsidRDefault="008837C8" w:rsidP="00D16466">
            <w:r w:rsidRPr="00F14AC8">
              <w:t>Bestellung</w:t>
            </w:r>
          </w:p>
        </w:tc>
      </w:tr>
      <w:tr w:rsidR="008837C8" w:rsidRPr="00F14AC8" w14:paraId="5954EFE6" w14:textId="77777777" w:rsidTr="00D16466">
        <w:tc>
          <w:tcPr>
            <w:tcW w:w="4097" w:type="dxa"/>
          </w:tcPr>
          <w:p w14:paraId="24DAD35E" w14:textId="77777777" w:rsidR="008837C8" w:rsidRPr="00F14AC8" w:rsidRDefault="008837C8" w:rsidP="00D16466">
            <w:r w:rsidRPr="00F14AC8">
              <w:t>Modus</w:t>
            </w:r>
          </w:p>
        </w:tc>
        <w:tc>
          <w:tcPr>
            <w:tcW w:w="4953" w:type="dxa"/>
          </w:tcPr>
          <w:p w14:paraId="79EB7784" w14:textId="1AB77FF9" w:rsidR="008837C8" w:rsidRPr="00F14AC8" w:rsidRDefault="008837C8" w:rsidP="00D16466">
            <w:r w:rsidRPr="00F14AC8">
              <w:t>Freigeben oder Neu</w:t>
            </w:r>
          </w:p>
        </w:tc>
      </w:tr>
      <w:tr w:rsidR="008837C8" w:rsidRPr="00F14AC8" w14:paraId="0635DB0E" w14:textId="77777777" w:rsidTr="00D16466">
        <w:tc>
          <w:tcPr>
            <w:tcW w:w="4097" w:type="dxa"/>
          </w:tcPr>
          <w:p w14:paraId="2A842897" w14:textId="77777777" w:rsidR="008837C8" w:rsidRPr="00F14AC8" w:rsidRDefault="008837C8" w:rsidP="00D16466">
            <w:r w:rsidRPr="00F14AC8">
              <w:t>Event</w:t>
            </w:r>
          </w:p>
        </w:tc>
        <w:tc>
          <w:tcPr>
            <w:tcW w:w="4953" w:type="dxa"/>
          </w:tcPr>
          <w:p w14:paraId="2B16011F" w14:textId="64E5665E" w:rsidR="008837C8" w:rsidRPr="00F14AC8" w:rsidRDefault="008837C8" w:rsidP="00D16466">
            <w:r w:rsidRPr="00F14AC8">
              <w:t>Maskenende</w:t>
            </w:r>
          </w:p>
        </w:tc>
      </w:tr>
    </w:tbl>
    <w:p w14:paraId="08320A77" w14:textId="77777777" w:rsidR="008837C8" w:rsidRDefault="008837C8" w:rsidP="00764F0A">
      <w:pPr>
        <w:rPr>
          <w:ins w:id="826" w:author="Peter Koch" w:date="2026-05-21T07:19:00Z" w16du:dateUtc="2026-05-21T05:19:00Z"/>
        </w:rPr>
      </w:pPr>
    </w:p>
    <w:p w14:paraId="65DE3DF6" w14:textId="1D4D735A" w:rsidR="00972E65" w:rsidRPr="00F14AC8" w:rsidDel="00972E65" w:rsidRDefault="00972E65" w:rsidP="00764F0A">
      <w:pPr>
        <w:rPr>
          <w:del w:id="827" w:author="Peter Koch" w:date="2026-05-21T07:19:00Z" w16du:dateUtc="2026-05-21T05:19:00Z"/>
        </w:rPr>
      </w:pPr>
      <w:ins w:id="828" w:author="Peter Koch" w:date="2026-05-21T07:19:00Z" w16du:dateUtc="2026-05-21T05:19:00Z">
        <w:r>
          <w:t xml:space="preserve">Wenn erstes Wort nicht „Kostenstelle:“ ist, dann </w:t>
        </w:r>
      </w:ins>
    </w:p>
    <w:p w14:paraId="46083CD2" w14:textId="5A8A7274" w:rsidR="00EE5092" w:rsidRPr="00F14AC8" w:rsidRDefault="00EE5092" w:rsidP="00EE5092">
      <w:commentRangeStart w:id="829"/>
      <w:commentRangeStart w:id="830"/>
      <w:del w:id="831" w:author="Peter Koch" w:date="2026-05-21T07:20:00Z" w16du:dateUtc="2026-05-21T05:20:00Z">
        <w:r w:rsidRPr="00F14AC8" w:rsidDel="008F79D8">
          <w:delText>I</w:delText>
        </w:r>
      </w:del>
      <w:ins w:id="832" w:author="Peter Koch" w:date="2026-05-21T07:20:00Z" w16du:dateUtc="2026-05-21T05:20:00Z">
        <w:r w:rsidR="008F79D8">
          <w:t>i</w:t>
        </w:r>
      </w:ins>
      <w:r w:rsidRPr="00F14AC8">
        <w:t>nhalt aus Feld Kostenstelle „</w:t>
      </w:r>
      <w:r w:rsidRPr="00F14AC8">
        <w:rPr>
          <w:b/>
        </w:rPr>
        <w:t>kstelle</w:t>
      </w:r>
      <w:r w:rsidRPr="00F14AC8">
        <w:t>“ aus der ersten Position lesen, bei der „</w:t>
      </w:r>
      <w:r w:rsidRPr="00F14AC8">
        <w:rPr>
          <w:b/>
        </w:rPr>
        <w:t>kstelle</w:t>
      </w:r>
      <w:r w:rsidRPr="00F14AC8">
        <w:t>“ befüllt ist. Feld Betreff „</w:t>
      </w:r>
      <w:r w:rsidRPr="00F14AC8">
        <w:rPr>
          <w:b/>
        </w:rPr>
        <w:t>betreff</w:t>
      </w:r>
      <w:r w:rsidRPr="00F14AC8">
        <w:t>“ mit der Kostenstelle, dem Namen des Erfassers befüllen und dem bisherigen Inhalt</w:t>
      </w:r>
      <w:r w:rsidR="009F5A63" w:rsidRPr="00F14AC8">
        <w:t xml:space="preserve"> nach einem Zeilentrenner</w:t>
      </w:r>
      <w:r w:rsidRPr="00F14AC8">
        <w:t>.</w:t>
      </w:r>
      <w:commentRangeEnd w:id="829"/>
      <w:r w:rsidR="005C3DAE" w:rsidRPr="00F14AC8">
        <w:rPr>
          <w:rStyle w:val="Kommentarzeichen"/>
          <w:sz w:val="24"/>
          <w:szCs w:val="24"/>
        </w:rPr>
        <w:commentReference w:id="829"/>
      </w:r>
      <w:commentRangeEnd w:id="830"/>
      <w:r w:rsidR="00C922B2" w:rsidRPr="00F14AC8">
        <w:rPr>
          <w:rStyle w:val="Kommentarzeichen"/>
          <w:sz w:val="24"/>
          <w:szCs w:val="24"/>
        </w:rPr>
        <w:commentReference w:id="830"/>
      </w:r>
    </w:p>
    <w:p w14:paraId="7B8E75B6" w14:textId="77777777" w:rsidR="00764F0A" w:rsidRPr="00F14AC8" w:rsidRDefault="00764F0A" w:rsidP="00764F0A"/>
    <w:p w14:paraId="09C02E45" w14:textId="77777777" w:rsidR="009F5A63" w:rsidRPr="00F14AC8" w:rsidRDefault="009F5A63" w:rsidP="009F5A63">
      <w:r w:rsidRPr="00F14AC8">
        <w:t xml:space="preserve">Beispiel: </w:t>
      </w:r>
    </w:p>
    <w:p w14:paraId="33D59200" w14:textId="77777777" w:rsidR="009F5A63" w:rsidRPr="00F14AC8" w:rsidRDefault="009F5A63" w:rsidP="009F5A63"/>
    <w:p w14:paraId="0831E9A4" w14:textId="155DE6E4" w:rsidR="009F5A63" w:rsidRPr="00F14AC8" w:rsidRDefault="00815301" w:rsidP="009F5A63">
      <w:ins w:id="833" w:author="Peter Koch" w:date="2026-05-21T07:21:00Z" w16du:dateUtc="2026-05-21T05:21:00Z">
        <w:r>
          <w:t xml:space="preserve">Kostenstelle: </w:t>
        </w:r>
      </w:ins>
      <w:r w:rsidR="009F5A63" w:rsidRPr="00F14AC8">
        <w:t>5305 / Max Mustermann</w:t>
      </w:r>
    </w:p>
    <w:p w14:paraId="7996638D" w14:textId="10F21C05" w:rsidR="009F5A63" w:rsidRPr="00F14AC8" w:rsidRDefault="009F5A63" w:rsidP="009F5A63">
      <w:r w:rsidRPr="00F14AC8">
        <w:t>Anlieferung nur mittwochs</w:t>
      </w:r>
    </w:p>
    <w:p w14:paraId="2C78597E" w14:textId="64F52E24" w:rsidR="00AF4BD1" w:rsidRPr="00F14AC8" w:rsidRDefault="00AF4BD1" w:rsidP="00764F0A"/>
    <w:p w14:paraId="2346CFDD" w14:textId="77777777" w:rsidR="00764F0A" w:rsidRPr="00F14AC8" w:rsidRDefault="00764F0A" w:rsidP="00764F0A">
      <w:pPr>
        <w:pStyle w:val="berschrift4"/>
      </w:pPr>
      <w:r w:rsidRPr="00F14AC8">
        <w:t>Mindestbestellwert</w:t>
      </w:r>
    </w:p>
    <w:p w14:paraId="6EA12354" w14:textId="77777777" w:rsidR="00764F0A" w:rsidRPr="00F14AC8" w:rsidRDefault="00764F0A" w:rsidP="00764F0A"/>
    <w:p w14:paraId="36D549BF" w14:textId="3C6CD6B1" w:rsidR="00764F0A" w:rsidRPr="00F14AC8" w:rsidRDefault="00764F0A" w:rsidP="00764F0A">
      <w:r w:rsidRPr="00F14AC8">
        <w:t xml:space="preserve">Beim Speichern muss eine Meldung kommen, wenn der im Lieferanten hinterlegte Mindestbestellwert </w:t>
      </w:r>
      <w:r w:rsidR="00EE7A6E" w:rsidRPr="00F14AC8">
        <w:t>„</w:t>
      </w:r>
      <w:r w:rsidRPr="00F14AC8">
        <w:rPr>
          <w:b/>
        </w:rPr>
        <w:t>ymin</w:t>
      </w:r>
      <w:r w:rsidR="00EE7A6E" w:rsidRPr="00F14AC8">
        <w:rPr>
          <w:b/>
        </w:rPr>
        <w:t>d</w:t>
      </w:r>
      <w:r w:rsidRPr="00F14AC8">
        <w:rPr>
          <w:b/>
        </w:rPr>
        <w:t>b</w:t>
      </w:r>
      <w:r w:rsidR="00EE7A6E" w:rsidRPr="00F14AC8">
        <w:rPr>
          <w:b/>
        </w:rPr>
        <w:t>est</w:t>
      </w:r>
      <w:r w:rsidRPr="00F14AC8">
        <w:rPr>
          <w:b/>
        </w:rPr>
        <w:t>wert</w:t>
      </w:r>
      <w:r w:rsidR="00EE7A6E" w:rsidRPr="00F14AC8">
        <w:t>“</w:t>
      </w:r>
      <w:r w:rsidRPr="00F14AC8">
        <w:t xml:space="preserve"> nicht erreicht wird. Verglichen werden soll der Nettowert der Bestellung. Die Prüfung darf nur gemacht werden, wenn der Mindestbestellwert größer null ist.</w:t>
      </w:r>
    </w:p>
    <w:p w14:paraId="2F7B0485" w14:textId="77777777" w:rsidR="00764F0A" w:rsidRPr="00F14AC8" w:rsidRDefault="00764F0A" w:rsidP="00764F0A"/>
    <w:p w14:paraId="284B1DB0" w14:textId="24CD0CB8" w:rsidR="00A37E11" w:rsidRPr="00F14AC8" w:rsidRDefault="00A37E11" w:rsidP="00764F0A">
      <w:r w:rsidRPr="00F14AC8">
        <w:t>Hinweis: Bei Unterschreitung erfolgt kein Abbruch des Speichervorgangs.</w:t>
      </w:r>
    </w:p>
    <w:p w14:paraId="7FFEFA9D" w14:textId="77777777" w:rsidR="00A37E11" w:rsidRPr="00F14AC8" w:rsidRDefault="00A37E11" w:rsidP="00764F0A"/>
    <w:p w14:paraId="3DA5DBA4" w14:textId="77777777" w:rsidR="00B367A7" w:rsidRPr="00F14AC8" w:rsidRDefault="00B367A7" w:rsidP="00B367A7">
      <w:pPr>
        <w:rPr>
          <w:b/>
          <w:bCs/>
          <w:color w:val="002060"/>
        </w:rPr>
      </w:pPr>
      <w:r w:rsidRPr="00F14AC8">
        <w:rPr>
          <w:b/>
          <w:bCs/>
          <w:color w:val="002060"/>
        </w:rPr>
        <w:t>Umsetzung ABAS</w:t>
      </w:r>
    </w:p>
    <w:p w14:paraId="17525C59" w14:textId="77777777" w:rsidR="00B02315" w:rsidRPr="00F14AC8" w:rsidRDefault="00B02315" w:rsidP="00B367A7">
      <w:pPr>
        <w:rPr>
          <w:b/>
          <w:bCs/>
          <w:color w:val="002060"/>
        </w:rPr>
      </w:pPr>
    </w:p>
    <w:p w14:paraId="12EF137A" w14:textId="3C6DC5F5" w:rsidR="00B02315" w:rsidRPr="00F14AC8" w:rsidRDefault="00B02315" w:rsidP="00B367A7">
      <w:pPr>
        <w:rPr>
          <w:bCs/>
        </w:rPr>
      </w:pPr>
      <w:r w:rsidRPr="00F14AC8">
        <w:rPr>
          <w:bCs/>
          <w:u w:val="single"/>
        </w:rPr>
        <w:t>Geltungsbereich</w:t>
      </w:r>
      <w:r w:rsidRPr="00F14AC8">
        <w:rPr>
          <w:bCs/>
        </w:rPr>
        <w:t>: HWK</w:t>
      </w:r>
    </w:p>
    <w:p w14:paraId="43E195F8" w14:textId="77777777" w:rsidR="00B367A7" w:rsidRPr="00F14AC8" w:rsidRDefault="00B367A7" w:rsidP="00764F0A"/>
    <w:tbl>
      <w:tblPr>
        <w:tblStyle w:val="Tabellenraster"/>
        <w:tblW w:w="0" w:type="auto"/>
        <w:tblLook w:val="04A0" w:firstRow="1" w:lastRow="0" w:firstColumn="1" w:lastColumn="0" w:noHBand="0" w:noVBand="1"/>
      </w:tblPr>
      <w:tblGrid>
        <w:gridCol w:w="4097"/>
        <w:gridCol w:w="4953"/>
      </w:tblGrid>
      <w:tr w:rsidR="00FF2BB0" w:rsidRPr="00F14AC8" w14:paraId="69B07147" w14:textId="77777777" w:rsidTr="00FF2BB0">
        <w:tc>
          <w:tcPr>
            <w:tcW w:w="4097" w:type="dxa"/>
          </w:tcPr>
          <w:p w14:paraId="64BACC3A" w14:textId="42B6317F" w:rsidR="00FF2BB0" w:rsidRPr="00F14AC8" w:rsidRDefault="00FF2BB0" w:rsidP="00D16466">
            <w:r w:rsidRPr="00F14AC8">
              <w:t>Maske</w:t>
            </w:r>
          </w:p>
        </w:tc>
        <w:tc>
          <w:tcPr>
            <w:tcW w:w="4953" w:type="dxa"/>
          </w:tcPr>
          <w:p w14:paraId="088822EC" w14:textId="283635AF" w:rsidR="00FF2BB0" w:rsidRPr="00F14AC8" w:rsidRDefault="00FF2BB0" w:rsidP="00D16466">
            <w:r w:rsidRPr="00F14AC8">
              <w:t xml:space="preserve">Bestellung, </w:t>
            </w:r>
          </w:p>
        </w:tc>
      </w:tr>
      <w:tr w:rsidR="00FF2BB0" w:rsidRPr="00F14AC8" w14:paraId="0011196C" w14:textId="77777777" w:rsidTr="00FF2BB0">
        <w:tc>
          <w:tcPr>
            <w:tcW w:w="4097" w:type="dxa"/>
          </w:tcPr>
          <w:p w14:paraId="2F62C81B" w14:textId="149DD54A" w:rsidR="00FF2BB0" w:rsidRPr="00F14AC8" w:rsidRDefault="00FF2BB0" w:rsidP="00D16466">
            <w:r w:rsidRPr="00F14AC8">
              <w:t>Modus</w:t>
            </w:r>
          </w:p>
        </w:tc>
        <w:tc>
          <w:tcPr>
            <w:tcW w:w="4953" w:type="dxa"/>
          </w:tcPr>
          <w:p w14:paraId="30F69DD1" w14:textId="2023B32F" w:rsidR="00FF2BB0" w:rsidRPr="00F14AC8" w:rsidRDefault="00FF2BB0" w:rsidP="00D16466">
            <w:r w:rsidRPr="00F14AC8">
              <w:t>Freigeben, Neu oder Bearbeiten</w:t>
            </w:r>
          </w:p>
        </w:tc>
      </w:tr>
      <w:tr w:rsidR="00FF2BB0" w:rsidRPr="00F14AC8" w14:paraId="0F22B4AD" w14:textId="77777777" w:rsidTr="00FF2BB0">
        <w:tc>
          <w:tcPr>
            <w:tcW w:w="4097" w:type="dxa"/>
          </w:tcPr>
          <w:p w14:paraId="1438A02D" w14:textId="0FAEFD4E" w:rsidR="00FF2BB0" w:rsidRPr="00F14AC8" w:rsidRDefault="00FF2BB0" w:rsidP="00D16466">
            <w:r w:rsidRPr="00F14AC8">
              <w:t>Event</w:t>
            </w:r>
          </w:p>
        </w:tc>
        <w:tc>
          <w:tcPr>
            <w:tcW w:w="4953" w:type="dxa"/>
          </w:tcPr>
          <w:p w14:paraId="2B08E415" w14:textId="032C0A80" w:rsidR="00FF2BB0" w:rsidRPr="00F14AC8" w:rsidRDefault="00FF2BB0" w:rsidP="00D16466">
            <w:r w:rsidRPr="00F14AC8">
              <w:t>Masken</w:t>
            </w:r>
            <w:r w:rsidR="00A37E11" w:rsidRPr="00F14AC8">
              <w:t>ende</w:t>
            </w:r>
          </w:p>
        </w:tc>
      </w:tr>
    </w:tbl>
    <w:p w14:paraId="6A8DDAC3" w14:textId="77777777" w:rsidR="00B367A7" w:rsidRPr="00F14AC8" w:rsidRDefault="00B367A7" w:rsidP="00764F0A"/>
    <w:p w14:paraId="56EC5B88" w14:textId="46D3F4F7" w:rsidR="0057578A" w:rsidRPr="00F14AC8" w:rsidRDefault="0057578A" w:rsidP="00764F0A">
      <w:r w:rsidRPr="00F14AC8">
        <w:lastRenderedPageBreak/>
        <w:t>Wenn:</w:t>
      </w:r>
      <w:r w:rsidR="008C7E32" w:rsidRPr="00F14AC8">
        <w:t xml:space="preserve"> </w:t>
      </w:r>
      <w:r w:rsidR="00B90D4B" w:rsidRPr="00F14AC8">
        <w:tab/>
      </w:r>
      <w:r w:rsidR="00A37E11" w:rsidRPr="00F14AC8">
        <w:t>„</w:t>
      </w:r>
      <w:r w:rsidRPr="00F14AC8">
        <w:rPr>
          <w:b/>
        </w:rPr>
        <w:t>sumnetto</w:t>
      </w:r>
      <w:r w:rsidR="00A37E11" w:rsidRPr="00F14AC8">
        <w:t>“</w:t>
      </w:r>
      <w:r w:rsidRPr="00F14AC8">
        <w:t xml:space="preserve"> &lt; </w:t>
      </w:r>
      <w:r w:rsidR="00A37E11" w:rsidRPr="00F14AC8">
        <w:t>„</w:t>
      </w:r>
      <w:r w:rsidRPr="00F14AC8">
        <w:rPr>
          <w:b/>
        </w:rPr>
        <w:t>lief^ymindbestwert</w:t>
      </w:r>
      <w:r w:rsidR="00A37E11" w:rsidRPr="00F14AC8">
        <w:t>“</w:t>
      </w:r>
    </w:p>
    <w:p w14:paraId="13104F83" w14:textId="4EE999D8" w:rsidR="0057578A" w:rsidRPr="00F14AC8" w:rsidRDefault="0057578A" w:rsidP="00764F0A">
      <w:r w:rsidRPr="00F14AC8">
        <w:t>Dann:</w:t>
      </w:r>
      <w:r w:rsidR="008C7E32" w:rsidRPr="00F14AC8">
        <w:tab/>
      </w:r>
      <w:r w:rsidR="00B90D4B" w:rsidRPr="00F14AC8">
        <w:tab/>
      </w:r>
      <w:r w:rsidRPr="00F14AC8">
        <w:t>Meldung</w:t>
      </w:r>
      <w:r w:rsidR="00A37E11" w:rsidRPr="00F14AC8">
        <w:t xml:space="preserve"> nur mit OK-Button</w:t>
      </w:r>
      <w:r w:rsidRPr="00F14AC8">
        <w:t>: „</w:t>
      </w:r>
      <w:r w:rsidR="00A37E11" w:rsidRPr="00F14AC8">
        <w:t>Mindestbestellwert nicht erreicht!</w:t>
      </w:r>
      <w:ins w:id="834" w:author="Peter Koch" w:date="2026-05-29T14:38:00Z" w16du:dateUtc="2026-05-29T12:38:00Z">
        <w:r w:rsidR="00D94C31">
          <w:t xml:space="preserve"> Es muss mit Zusatzkosten gerechnet werden.</w:t>
        </w:r>
      </w:ins>
      <w:r w:rsidR="00A37E11" w:rsidRPr="00F14AC8">
        <w:t>“</w:t>
      </w:r>
    </w:p>
    <w:p w14:paraId="38C33999" w14:textId="77777777" w:rsidR="008C7E32" w:rsidRPr="00F14AC8" w:rsidRDefault="008C7E32" w:rsidP="00764F0A"/>
    <w:p w14:paraId="1D693DE2" w14:textId="77777777" w:rsidR="00764F0A" w:rsidRPr="00F14AC8" w:rsidRDefault="00764F0A" w:rsidP="00764F0A">
      <w:pPr>
        <w:pStyle w:val="berschrift4"/>
      </w:pPr>
      <w:commentRangeStart w:id="835"/>
      <w:commentRangeStart w:id="836"/>
      <w:r w:rsidRPr="00F14AC8">
        <w:t>Texte</w:t>
      </w:r>
      <w:commentRangeEnd w:id="835"/>
      <w:r w:rsidR="009322B9" w:rsidRPr="00F14AC8">
        <w:rPr>
          <w:rStyle w:val="Kommentarzeichen"/>
          <w:sz w:val="28"/>
          <w:szCs w:val="24"/>
        </w:rPr>
        <w:commentReference w:id="835"/>
      </w:r>
      <w:commentRangeEnd w:id="836"/>
      <w:r w:rsidRPr="00F14AC8">
        <w:rPr>
          <w:rStyle w:val="Kommentarzeichen"/>
          <w:sz w:val="28"/>
          <w:szCs w:val="24"/>
        </w:rPr>
        <w:commentReference w:id="836"/>
      </w:r>
    </w:p>
    <w:p w14:paraId="6977B93A" w14:textId="77777777" w:rsidR="00764F0A" w:rsidRPr="00F14AC8" w:rsidRDefault="00764F0A" w:rsidP="00764F0A"/>
    <w:p w14:paraId="3109D3C4" w14:textId="696302A6" w:rsidR="00764F0A" w:rsidRPr="00F14AC8" w:rsidRDefault="00764F0A" w:rsidP="00764F0A">
      <w:r w:rsidRPr="00F14AC8">
        <w:t>Standardtexte im Kopf und Fuß werden benötigt. Dazu wird eine INI</w:t>
      </w:r>
      <w:r w:rsidR="00A37E11" w:rsidRPr="00F14AC8">
        <w:t>-</w:t>
      </w:r>
      <w:r w:rsidRPr="00F14AC8">
        <w:t>Datei angelegt, die pro Beleg und Kopf oder Fuß gepflegt.</w:t>
      </w:r>
    </w:p>
    <w:p w14:paraId="610DDD0B" w14:textId="77777777" w:rsidR="00764F0A" w:rsidRPr="00F14AC8" w:rsidRDefault="00764F0A" w:rsidP="00764F0A"/>
    <w:p w14:paraId="2FF2B252" w14:textId="77777777" w:rsidR="00A37E11" w:rsidRPr="00F14AC8" w:rsidRDefault="00A37E11" w:rsidP="00A37E11">
      <w:pPr>
        <w:rPr>
          <w:b/>
          <w:bCs/>
          <w:color w:val="002060"/>
        </w:rPr>
      </w:pPr>
      <w:r w:rsidRPr="00F14AC8">
        <w:rPr>
          <w:b/>
          <w:bCs/>
          <w:color w:val="002060"/>
        </w:rPr>
        <w:t>Umsetzung ABAS</w:t>
      </w:r>
    </w:p>
    <w:p w14:paraId="687F4B41" w14:textId="77777777" w:rsidR="00A37E11" w:rsidRPr="00F14AC8" w:rsidRDefault="00A37E11" w:rsidP="00764F0A"/>
    <w:p w14:paraId="79BC9B88" w14:textId="4B692002" w:rsidR="00B02315" w:rsidRPr="00F14AC8" w:rsidRDefault="00B02315" w:rsidP="00764F0A">
      <w:r w:rsidRPr="00F14AC8">
        <w:rPr>
          <w:u w:val="single"/>
        </w:rPr>
        <w:t>Geltungsbereich</w:t>
      </w:r>
      <w:r w:rsidRPr="00F14AC8">
        <w:t>: HWK</w:t>
      </w:r>
    </w:p>
    <w:p w14:paraId="604F4386" w14:textId="77777777" w:rsidR="00B02315" w:rsidRPr="00F14AC8" w:rsidRDefault="00B02315" w:rsidP="00764F0A"/>
    <w:p w14:paraId="1EA194AC" w14:textId="693CEA3A" w:rsidR="00427A09" w:rsidRPr="00F14AC8" w:rsidRDefault="00427A09" w:rsidP="00764F0A">
      <w:r w:rsidRPr="00F14AC8">
        <w:t>Anlegen zweier Kurztexte</w:t>
      </w:r>
      <w:r w:rsidR="00357174" w:rsidRPr="00F14AC8">
        <w:t xml:space="preserve"> mit Suchwort</w:t>
      </w:r>
      <w:r w:rsidR="0038784F" w:rsidRPr="00F14AC8">
        <w:t xml:space="preserve"> EKKOPFTEXT und EKFUSSTEXT</w:t>
      </w:r>
    </w:p>
    <w:p w14:paraId="782D92E5" w14:textId="1D786332" w:rsidR="00A37E11" w:rsidRPr="00F14AC8" w:rsidRDefault="00647593" w:rsidP="00764F0A">
      <w:r w:rsidRPr="00F14AC8">
        <w:t>Anlegen der INI-Datei „</w:t>
      </w:r>
      <w:r w:rsidR="005D1E8B" w:rsidRPr="00F14AC8">
        <w:t>INI.</w:t>
      </w:r>
      <w:r w:rsidRPr="00F14AC8">
        <w:t>HWK</w:t>
      </w:r>
      <w:r w:rsidR="005D1E8B" w:rsidRPr="00F14AC8">
        <w:t>.TEXTE</w:t>
      </w:r>
      <w:r w:rsidRPr="00F14AC8">
        <w:t>“</w:t>
      </w:r>
    </w:p>
    <w:p w14:paraId="55367031" w14:textId="77777777" w:rsidR="00647593" w:rsidRPr="00F14AC8" w:rsidRDefault="00647593" w:rsidP="00764F0A"/>
    <w:p w14:paraId="0A59C29E" w14:textId="5B4F8FAF" w:rsidR="00062A3C" w:rsidRPr="00F14AC8" w:rsidRDefault="00062A3C" w:rsidP="00764F0A">
      <w:r w:rsidRPr="00F14AC8">
        <w:t xml:space="preserve">Variablen: </w:t>
      </w:r>
      <w:r w:rsidRPr="00F14AC8">
        <w:tab/>
      </w:r>
      <w:r w:rsidRPr="00F14AC8">
        <w:tab/>
      </w:r>
      <w:r w:rsidR="0038784F" w:rsidRPr="00F14AC8">
        <w:t>„</w:t>
      </w:r>
      <w:r w:rsidRPr="00F14AC8">
        <w:rPr>
          <w:b/>
          <w:bCs/>
        </w:rPr>
        <w:t>yx</w:t>
      </w:r>
      <w:r w:rsidR="0038784F" w:rsidRPr="00F14AC8">
        <w:rPr>
          <w:b/>
          <w:bCs/>
        </w:rPr>
        <w:t>ini</w:t>
      </w:r>
      <w:r w:rsidRPr="00F14AC8">
        <w:rPr>
          <w:b/>
          <w:bCs/>
        </w:rPr>
        <w:t>kopftext</w:t>
      </w:r>
      <w:r w:rsidR="0038784F" w:rsidRPr="00F14AC8">
        <w:rPr>
          <w:bCs/>
        </w:rPr>
        <w:t>“</w:t>
      </w:r>
      <w:r w:rsidRPr="00F14AC8">
        <w:t xml:space="preserve">, </w:t>
      </w:r>
      <w:r w:rsidR="0038784F" w:rsidRPr="00F14AC8">
        <w:t>„</w:t>
      </w:r>
      <w:r w:rsidRPr="00F14AC8">
        <w:rPr>
          <w:b/>
          <w:bCs/>
        </w:rPr>
        <w:t>y</w:t>
      </w:r>
      <w:r w:rsidR="0038784F" w:rsidRPr="00F14AC8">
        <w:rPr>
          <w:b/>
          <w:bCs/>
        </w:rPr>
        <w:t>xini</w:t>
      </w:r>
      <w:r w:rsidRPr="00F14AC8">
        <w:rPr>
          <w:b/>
          <w:bCs/>
        </w:rPr>
        <w:t>fusstext</w:t>
      </w:r>
      <w:r w:rsidR="0038784F" w:rsidRPr="00F14AC8">
        <w:rPr>
          <w:bCs/>
        </w:rPr>
        <w:t>“</w:t>
      </w:r>
    </w:p>
    <w:p w14:paraId="2E61DA8E" w14:textId="478A6DA5" w:rsidR="00062A3C" w:rsidRPr="00F14AC8" w:rsidRDefault="00062A3C" w:rsidP="00764F0A">
      <w:r w:rsidRPr="00F14AC8">
        <w:t>Wert/Inhalt:</w:t>
      </w:r>
      <w:r w:rsidRPr="00F14AC8">
        <w:tab/>
      </w:r>
      <w:r w:rsidRPr="00F14AC8">
        <w:tab/>
      </w:r>
      <w:r w:rsidR="00427A09" w:rsidRPr="00F14AC8">
        <w:t xml:space="preserve">Kurztextnummern die auf die </w:t>
      </w:r>
      <w:r w:rsidR="0038784F" w:rsidRPr="00F14AC8">
        <w:t>Kurztexte verweisen.</w:t>
      </w:r>
    </w:p>
    <w:p w14:paraId="5A651EC5" w14:textId="22FD0F17" w:rsidR="0038784F" w:rsidRDefault="0038784F" w:rsidP="00764F0A">
      <w:pPr>
        <w:rPr>
          <w:ins w:id="837" w:author="Peter Koch" w:date="2026-05-15T11:15:00Z" w16du:dateUtc="2026-05-15T09:15:00Z"/>
        </w:rPr>
      </w:pPr>
      <w:r w:rsidRPr="00F14AC8">
        <w:t>In allen DEV und PROD-Mandanten die gleichen Nummern anlegen.</w:t>
      </w:r>
    </w:p>
    <w:p w14:paraId="4FBB2B8D" w14:textId="77777777" w:rsidR="00F21B03" w:rsidRDefault="00F21B03" w:rsidP="00764F0A">
      <w:pPr>
        <w:rPr>
          <w:ins w:id="838" w:author="Peter Koch" w:date="2026-05-15T11:15:00Z" w16du:dateUtc="2026-05-15T09:15:00Z"/>
        </w:rPr>
      </w:pPr>
    </w:p>
    <w:p w14:paraId="2E0698D2" w14:textId="216B45D5" w:rsidR="00F21B03" w:rsidRPr="00F14AC8" w:rsidRDefault="00F21B03" w:rsidP="00764F0A">
      <w:ins w:id="839" w:author="Peter Koch" w:date="2026-05-15T11:15:00Z" w16du:dateUtc="2026-05-15T09:15:00Z">
        <w:r>
          <w:t>Im Ne</w:t>
        </w:r>
      </w:ins>
      <w:ins w:id="840" w:author="Peter Koch" w:date="2026-05-15T11:16:00Z" w16du:dateUtc="2026-05-15T09:16:00Z">
        <w:r>
          <w:t xml:space="preserve">umodus </w:t>
        </w:r>
        <w:r w:rsidR="00B02A41">
          <w:t xml:space="preserve">die Kurztexte ziehen und </w:t>
        </w:r>
        <w:r>
          <w:t>im Beleg eintragen.</w:t>
        </w:r>
      </w:ins>
    </w:p>
    <w:p w14:paraId="12C6AD7E" w14:textId="77777777" w:rsidR="0038784F" w:rsidRPr="00F14AC8" w:rsidRDefault="0038784F" w:rsidP="00764F0A"/>
    <w:p w14:paraId="18B0B356" w14:textId="1B903A53" w:rsidR="00474A69" w:rsidRPr="00F14AC8" w:rsidRDefault="00474A69" w:rsidP="00474A69">
      <w:pPr>
        <w:rPr>
          <w:b/>
          <w:bCs/>
          <w:color w:val="002060"/>
        </w:rPr>
      </w:pPr>
      <w:r w:rsidRPr="00F14AC8">
        <w:rPr>
          <w:b/>
          <w:bCs/>
          <w:color w:val="002060"/>
        </w:rPr>
        <w:t>Umsetzung HWK</w:t>
      </w:r>
    </w:p>
    <w:p w14:paraId="75BE1821" w14:textId="77777777" w:rsidR="00474A69" w:rsidRPr="00F14AC8" w:rsidRDefault="00474A69" w:rsidP="00764F0A"/>
    <w:p w14:paraId="17034B12" w14:textId="1F5089DC" w:rsidR="00474A69" w:rsidRPr="00F14AC8" w:rsidRDefault="00474A69" w:rsidP="00764F0A">
      <w:r w:rsidRPr="00F14AC8">
        <w:t>Sobald dieses Arbeitspaket umgesetzt ist, die beiden Kurztexte mit Inhalt befüllen.</w:t>
      </w:r>
    </w:p>
    <w:p w14:paraId="3B642A6E" w14:textId="382FBB21" w:rsidR="00474A69" w:rsidRPr="00F14AC8" w:rsidRDefault="00474A69" w:rsidP="00764F0A"/>
    <w:tbl>
      <w:tblPr>
        <w:tblStyle w:val="Tabellenraster"/>
        <w:tblW w:w="9085" w:type="dxa"/>
        <w:tblLook w:val="04A0" w:firstRow="1" w:lastRow="0" w:firstColumn="1" w:lastColumn="0" w:noHBand="0" w:noVBand="1"/>
      </w:tblPr>
      <w:tblGrid>
        <w:gridCol w:w="8018"/>
        <w:gridCol w:w="1067"/>
      </w:tblGrid>
      <w:tr w:rsidR="00C3336E" w:rsidRPr="00F14AC8" w14:paraId="3E560862" w14:textId="77777777" w:rsidTr="00D16466">
        <w:tc>
          <w:tcPr>
            <w:tcW w:w="8077" w:type="dxa"/>
            <w:shd w:val="clear" w:color="auto" w:fill="DCEEA3" w:themeFill="accent6" w:themeFillTint="99"/>
          </w:tcPr>
          <w:p w14:paraId="00C33F4B" w14:textId="77777777" w:rsidR="00C3336E" w:rsidRPr="00F14AC8" w:rsidRDefault="00C3336E" w:rsidP="00D16466">
            <w:r w:rsidRPr="00F14AC8">
              <w:t>Auswirkungen der Customization/Extension</w:t>
            </w:r>
          </w:p>
        </w:tc>
        <w:tc>
          <w:tcPr>
            <w:tcW w:w="1008" w:type="dxa"/>
            <w:shd w:val="clear" w:color="auto" w:fill="DCEEA3" w:themeFill="accent6" w:themeFillTint="99"/>
          </w:tcPr>
          <w:p w14:paraId="5D5FC6AF" w14:textId="77777777" w:rsidR="00C3336E" w:rsidRPr="00F14AC8" w:rsidRDefault="00C3336E" w:rsidP="00D16466">
            <w:r w:rsidRPr="00F14AC8">
              <w:t>Antwort</w:t>
            </w:r>
          </w:p>
        </w:tc>
      </w:tr>
      <w:tr w:rsidR="00C3336E" w:rsidRPr="00F14AC8" w14:paraId="7C227ECC" w14:textId="77777777" w:rsidTr="00D16466">
        <w:tc>
          <w:tcPr>
            <w:tcW w:w="8077" w:type="dxa"/>
          </w:tcPr>
          <w:p w14:paraId="058C709F" w14:textId="77777777" w:rsidR="00C3336E" w:rsidRPr="00F14AC8" w:rsidRDefault="00C3336E" w:rsidP="00D16466">
            <w:pPr>
              <w:rPr>
                <w:sz w:val="20"/>
                <w:szCs w:val="20"/>
              </w:rPr>
            </w:pPr>
            <w:r w:rsidRPr="00F14AC8">
              <w:rPr>
                <w:sz w:val="20"/>
                <w:szCs w:val="20"/>
              </w:rPr>
              <w:t xml:space="preserve">Keine besonderen Auswirkungen </w:t>
            </w:r>
          </w:p>
        </w:tc>
        <w:tc>
          <w:tcPr>
            <w:tcW w:w="1008" w:type="dxa"/>
          </w:tcPr>
          <w:p w14:paraId="77C92F24" w14:textId="77777777" w:rsidR="00C3336E" w:rsidRPr="00F14AC8" w:rsidRDefault="00C3336E" w:rsidP="00D16466">
            <w:pPr>
              <w:rPr>
                <w:sz w:val="20"/>
                <w:szCs w:val="20"/>
              </w:rPr>
            </w:pPr>
            <w:r w:rsidRPr="00F14AC8">
              <w:rPr>
                <w:sz w:val="20"/>
                <w:szCs w:val="20"/>
              </w:rPr>
              <w:t>Ja/Nein</w:t>
            </w:r>
          </w:p>
        </w:tc>
      </w:tr>
      <w:tr w:rsidR="00C3336E" w:rsidRPr="00F14AC8" w14:paraId="2FA8CA4D" w14:textId="77777777" w:rsidTr="00D16466">
        <w:tc>
          <w:tcPr>
            <w:tcW w:w="8077" w:type="dxa"/>
          </w:tcPr>
          <w:p w14:paraId="526748BA" w14:textId="77777777" w:rsidR="00C3336E" w:rsidRPr="00F14AC8" w:rsidRDefault="00C3336E"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F5DE1B5" w14:textId="77777777" w:rsidR="00C3336E" w:rsidRPr="00F14AC8" w:rsidRDefault="00C3336E" w:rsidP="00D16466">
            <w:pPr>
              <w:rPr>
                <w:sz w:val="20"/>
                <w:szCs w:val="20"/>
              </w:rPr>
            </w:pPr>
            <w:r w:rsidRPr="00F14AC8">
              <w:rPr>
                <w:sz w:val="20"/>
                <w:szCs w:val="20"/>
              </w:rPr>
              <w:t>Ja/Nein</w:t>
            </w:r>
          </w:p>
        </w:tc>
      </w:tr>
      <w:tr w:rsidR="00C3336E" w:rsidRPr="00F14AC8" w14:paraId="15CDF1E6" w14:textId="77777777" w:rsidTr="00D16466">
        <w:tc>
          <w:tcPr>
            <w:tcW w:w="8077" w:type="dxa"/>
          </w:tcPr>
          <w:p w14:paraId="7965B4E0" w14:textId="77777777" w:rsidR="00C3336E" w:rsidRPr="00F14AC8" w:rsidRDefault="00C3336E"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4DD8EB76" w14:textId="77777777" w:rsidR="00C3336E" w:rsidRPr="00F14AC8" w:rsidRDefault="00C3336E" w:rsidP="00D16466">
            <w:pPr>
              <w:rPr>
                <w:sz w:val="20"/>
                <w:szCs w:val="20"/>
              </w:rPr>
            </w:pPr>
            <w:r w:rsidRPr="00F14AC8">
              <w:rPr>
                <w:sz w:val="20"/>
                <w:szCs w:val="20"/>
              </w:rPr>
              <w:t>Ja/Nein</w:t>
            </w:r>
          </w:p>
        </w:tc>
      </w:tr>
      <w:tr w:rsidR="00C3336E" w:rsidRPr="00F14AC8" w14:paraId="56F1C5B6" w14:textId="77777777" w:rsidTr="00D16466">
        <w:tc>
          <w:tcPr>
            <w:tcW w:w="8077" w:type="dxa"/>
          </w:tcPr>
          <w:p w14:paraId="18C5CAD7" w14:textId="77777777" w:rsidR="00C3336E" w:rsidRPr="00F14AC8" w:rsidRDefault="00C3336E"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77035C1D" w14:textId="77777777" w:rsidR="00C3336E" w:rsidRPr="00F14AC8" w:rsidRDefault="00C3336E" w:rsidP="00D16466">
            <w:pPr>
              <w:rPr>
                <w:sz w:val="20"/>
                <w:szCs w:val="20"/>
              </w:rPr>
            </w:pPr>
            <w:r w:rsidRPr="00F14AC8">
              <w:rPr>
                <w:sz w:val="20"/>
                <w:szCs w:val="20"/>
              </w:rPr>
              <w:t>Ja/Nein</w:t>
            </w:r>
          </w:p>
        </w:tc>
      </w:tr>
      <w:tr w:rsidR="00C3336E" w:rsidRPr="00F14AC8" w14:paraId="1940CDEE" w14:textId="77777777" w:rsidTr="00D16466">
        <w:tc>
          <w:tcPr>
            <w:tcW w:w="8077" w:type="dxa"/>
          </w:tcPr>
          <w:p w14:paraId="143AB6A7" w14:textId="77777777" w:rsidR="00C3336E" w:rsidRPr="00F14AC8" w:rsidRDefault="00C3336E"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B7DEED9" w14:textId="77777777" w:rsidR="00C3336E" w:rsidRPr="00F14AC8" w:rsidRDefault="00C3336E"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C3336E" w:rsidRPr="00F14AC8" w14:paraId="6C5FE86F" w14:textId="77777777" w:rsidTr="00D16466">
        <w:trPr>
          <w:trHeight w:hRule="exact" w:val="861"/>
        </w:trPr>
        <w:tc>
          <w:tcPr>
            <w:tcW w:w="1273" w:type="dxa"/>
            <w:shd w:val="clear" w:color="auto" w:fill="D5D5D5" w:themeFill="background2"/>
            <w:tcMar>
              <w:bottom w:w="57" w:type="dxa"/>
            </w:tcMar>
          </w:tcPr>
          <w:p w14:paraId="6628E7CB" w14:textId="77777777" w:rsidR="00C3336E" w:rsidRPr="00F14AC8" w:rsidRDefault="00C3336E" w:rsidP="00D16466">
            <w:pPr>
              <w:rPr>
                <w:b/>
              </w:rPr>
            </w:pPr>
            <w:r w:rsidRPr="00F14AC8">
              <w:rPr>
                <w:b/>
              </w:rPr>
              <w:t>Priorität</w:t>
            </w:r>
          </w:p>
        </w:tc>
        <w:tc>
          <w:tcPr>
            <w:tcW w:w="2190" w:type="dxa"/>
            <w:shd w:val="clear" w:color="auto" w:fill="D5D5D5" w:themeFill="background2"/>
            <w:tcMar>
              <w:bottom w:w="57" w:type="dxa"/>
            </w:tcMar>
          </w:tcPr>
          <w:p w14:paraId="4A5149C3" w14:textId="77777777" w:rsidR="00C3336E" w:rsidRPr="00F14AC8" w:rsidRDefault="00C3336E" w:rsidP="00D16466">
            <w:pPr>
              <w:rPr>
                <w:b/>
              </w:rPr>
            </w:pPr>
            <w:r w:rsidRPr="00F14AC8">
              <w:rPr>
                <w:b/>
              </w:rPr>
              <w:t>Realisierung</w:t>
            </w:r>
          </w:p>
        </w:tc>
        <w:tc>
          <w:tcPr>
            <w:tcW w:w="1070" w:type="dxa"/>
            <w:shd w:val="clear" w:color="auto" w:fill="D5D5D5" w:themeFill="background2"/>
            <w:tcMar>
              <w:bottom w:w="57" w:type="dxa"/>
            </w:tcMar>
          </w:tcPr>
          <w:p w14:paraId="2B8790B6" w14:textId="77777777" w:rsidR="00C3336E" w:rsidRPr="00F14AC8" w:rsidRDefault="00C3336E" w:rsidP="00D16466">
            <w:pPr>
              <w:rPr>
                <w:b/>
              </w:rPr>
            </w:pPr>
            <w:r w:rsidRPr="00F14AC8">
              <w:rPr>
                <w:b/>
              </w:rPr>
              <w:t>Dauer (ca./h)</w:t>
            </w:r>
          </w:p>
        </w:tc>
        <w:tc>
          <w:tcPr>
            <w:tcW w:w="1134" w:type="dxa"/>
            <w:shd w:val="clear" w:color="auto" w:fill="D5D5D5" w:themeFill="background2"/>
            <w:tcMar>
              <w:bottom w:w="57" w:type="dxa"/>
            </w:tcMar>
          </w:tcPr>
          <w:p w14:paraId="0AC76BEA" w14:textId="77777777" w:rsidR="00C3336E" w:rsidRPr="00F14AC8" w:rsidRDefault="00C3336E"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1F83A2A9" w14:textId="77777777" w:rsidR="00C3336E" w:rsidRPr="00F14AC8" w:rsidRDefault="00C3336E"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1803FF25" w14:textId="77777777" w:rsidR="00C3336E" w:rsidRPr="00F14AC8" w:rsidRDefault="00C3336E" w:rsidP="00D16466">
            <w:pPr>
              <w:rPr>
                <w:b/>
              </w:rPr>
            </w:pPr>
            <w:r w:rsidRPr="00F14AC8">
              <w:rPr>
                <w:b/>
              </w:rPr>
              <w:t>Bereich</w:t>
            </w:r>
          </w:p>
        </w:tc>
      </w:tr>
      <w:tr w:rsidR="00C3336E" w:rsidRPr="00F14AC8" w14:paraId="37BF41FA" w14:textId="77777777" w:rsidTr="00D16466">
        <w:trPr>
          <w:trHeight w:val="454"/>
        </w:trPr>
        <w:tc>
          <w:tcPr>
            <w:tcW w:w="1273" w:type="dxa"/>
            <w:shd w:val="clear" w:color="auto" w:fill="FFFFFF"/>
            <w:tcMar>
              <w:bottom w:w="57" w:type="dxa"/>
            </w:tcMar>
          </w:tcPr>
          <w:p w14:paraId="3664DACB" w14:textId="77777777" w:rsidR="00C3336E" w:rsidRPr="00F14AC8" w:rsidRDefault="00C3336E" w:rsidP="00394CD1">
            <w:pPr>
              <w:pStyle w:val="Tabelleninhalte"/>
            </w:pPr>
            <w:r w:rsidRPr="00F14AC8">
              <w:t>1</w:t>
            </w:r>
          </w:p>
        </w:tc>
        <w:tc>
          <w:tcPr>
            <w:tcW w:w="2190" w:type="dxa"/>
            <w:shd w:val="clear" w:color="auto" w:fill="FFFFFF"/>
            <w:tcMar>
              <w:bottom w:w="57" w:type="dxa"/>
            </w:tcMar>
          </w:tcPr>
          <w:p w14:paraId="562A69F2" w14:textId="77777777" w:rsidR="00C3336E" w:rsidRPr="00F14AC8" w:rsidRDefault="00C3336E" w:rsidP="00394CD1">
            <w:pPr>
              <w:pStyle w:val="Tabelleninhalte"/>
            </w:pPr>
            <w:r w:rsidRPr="00F14AC8">
              <w:t>Abas</w:t>
            </w:r>
          </w:p>
        </w:tc>
        <w:tc>
          <w:tcPr>
            <w:tcW w:w="1070" w:type="dxa"/>
            <w:shd w:val="clear" w:color="auto" w:fill="FFFFFF"/>
            <w:tcMar>
              <w:bottom w:w="57" w:type="dxa"/>
            </w:tcMar>
          </w:tcPr>
          <w:p w14:paraId="342F5EB4" w14:textId="77777777" w:rsidR="00C3336E" w:rsidRPr="00F14AC8" w:rsidRDefault="00C3336E" w:rsidP="00394CD1">
            <w:pPr>
              <w:pStyle w:val="Tabelleninhalte"/>
            </w:pPr>
            <w:r w:rsidRPr="00F14AC8">
              <w:t>0,00</w:t>
            </w:r>
          </w:p>
        </w:tc>
        <w:tc>
          <w:tcPr>
            <w:tcW w:w="1134" w:type="dxa"/>
            <w:shd w:val="clear" w:color="auto" w:fill="FFFFFF"/>
            <w:tcMar>
              <w:bottom w:w="57" w:type="dxa"/>
            </w:tcMar>
          </w:tcPr>
          <w:p w14:paraId="1850E78D" w14:textId="77777777" w:rsidR="00C3336E" w:rsidRPr="00F14AC8" w:rsidRDefault="00C3336E" w:rsidP="00394CD1">
            <w:pPr>
              <w:pStyle w:val="Tabelleninhalte"/>
            </w:pPr>
            <w:r w:rsidRPr="00F14AC8">
              <w:t>0,00</w:t>
            </w:r>
          </w:p>
        </w:tc>
        <w:tc>
          <w:tcPr>
            <w:tcW w:w="1134" w:type="dxa"/>
            <w:shd w:val="clear" w:color="auto" w:fill="FFFFFF"/>
            <w:tcMar>
              <w:bottom w:w="57" w:type="dxa"/>
            </w:tcMar>
          </w:tcPr>
          <w:p w14:paraId="72CFBCA0" w14:textId="77777777" w:rsidR="00C3336E" w:rsidRPr="00F14AC8" w:rsidRDefault="00C3336E" w:rsidP="00394CD1">
            <w:pPr>
              <w:pStyle w:val="Tabelleninhalte"/>
            </w:pPr>
            <w:r w:rsidRPr="00F14AC8">
              <w:t>0,00</w:t>
            </w:r>
          </w:p>
        </w:tc>
        <w:tc>
          <w:tcPr>
            <w:tcW w:w="2271" w:type="dxa"/>
            <w:shd w:val="clear" w:color="auto" w:fill="FFFFFF"/>
            <w:tcMar>
              <w:bottom w:w="57" w:type="dxa"/>
            </w:tcMar>
          </w:tcPr>
          <w:p w14:paraId="26842D01" w14:textId="77777777" w:rsidR="00C3336E" w:rsidRPr="00F14AC8" w:rsidRDefault="00C3336E" w:rsidP="00394CD1">
            <w:pPr>
              <w:pStyle w:val="Tabelleninhalte"/>
            </w:pPr>
            <w:r w:rsidRPr="00F14AC8">
              <w:t>Admin</w:t>
            </w:r>
          </w:p>
        </w:tc>
      </w:tr>
    </w:tbl>
    <w:p w14:paraId="089EFD75" w14:textId="77777777" w:rsidR="00C3336E" w:rsidRPr="00F14AC8" w:rsidRDefault="00C3336E" w:rsidP="00764F0A"/>
    <w:p w14:paraId="6BE5DCD7" w14:textId="77777777" w:rsidR="00764F0A" w:rsidRPr="00F14AC8" w:rsidRDefault="00764F0A" w:rsidP="00764F0A">
      <w:pPr>
        <w:pStyle w:val="berschrift4"/>
      </w:pPr>
      <w:r w:rsidRPr="00F14AC8">
        <w:t>Auftragsbestätigungsnummer</w:t>
      </w:r>
    </w:p>
    <w:p w14:paraId="6C5608E2" w14:textId="77777777" w:rsidR="00764F0A" w:rsidRPr="00F14AC8" w:rsidRDefault="00764F0A" w:rsidP="00764F0A"/>
    <w:p w14:paraId="3B9FABC8" w14:textId="77777777" w:rsidR="00764F0A" w:rsidRPr="00F14AC8" w:rsidRDefault="00764F0A" w:rsidP="00764F0A">
      <w:r w:rsidRPr="00F14AC8">
        <w:t>Keine Änderungswünsche.</w:t>
      </w:r>
    </w:p>
    <w:p w14:paraId="01F963D4" w14:textId="77777777" w:rsidR="00C3336E" w:rsidRPr="00F14AC8" w:rsidRDefault="00C3336E" w:rsidP="00764F0A"/>
    <w:p w14:paraId="188548B2" w14:textId="77777777" w:rsidR="00764F0A" w:rsidRPr="00F14AC8" w:rsidRDefault="00764F0A" w:rsidP="00764F0A">
      <w:pPr>
        <w:pStyle w:val="berschrift3"/>
      </w:pPr>
      <w:bookmarkStart w:id="841" w:name="_Toc228444359"/>
      <w:bookmarkStart w:id="842" w:name="AP004"/>
      <w:r w:rsidRPr="00F14AC8">
        <w:lastRenderedPageBreak/>
        <w:t>Lieferschein</w:t>
      </w:r>
      <w:bookmarkEnd w:id="841"/>
    </w:p>
    <w:bookmarkEnd w:id="842"/>
    <w:p w14:paraId="2FF1CD52" w14:textId="77777777" w:rsidR="00764F0A" w:rsidRPr="00F14AC8" w:rsidRDefault="00764F0A" w:rsidP="00764F0A"/>
    <w:p w14:paraId="6A5E7E94" w14:textId="77777777" w:rsidR="00764F0A" w:rsidRPr="00F14AC8" w:rsidRDefault="00764F0A" w:rsidP="00764F0A">
      <w:pPr>
        <w:pStyle w:val="berschrift4"/>
      </w:pPr>
      <w:r w:rsidRPr="00F14AC8">
        <w:t>Buchung</w:t>
      </w:r>
    </w:p>
    <w:p w14:paraId="462AF205" w14:textId="77777777" w:rsidR="00764F0A" w:rsidRPr="00F14AC8" w:rsidRDefault="00764F0A" w:rsidP="00764F0A"/>
    <w:p w14:paraId="78938620" w14:textId="4FEE8637" w:rsidR="00764F0A" w:rsidRPr="00F14AC8" w:rsidRDefault="00764F0A" w:rsidP="00764F0A">
      <w:r w:rsidRPr="00F14AC8">
        <w:t xml:space="preserve">Der Kenner Buchen „ueb“ muss vom Mitarbeiter immer gesetzt werden. Hat der Mitarbeiter den Kenner nicht gesetzt, wird er lediglich informiert mit einer </w:t>
      </w:r>
      <w:r w:rsidR="00A036E7">
        <w:t>„</w:t>
      </w:r>
      <w:r w:rsidRPr="00F14AC8">
        <w:t>Ja/Nein</w:t>
      </w:r>
      <w:r w:rsidR="00A036E7">
        <w:t>“</w:t>
      </w:r>
      <w:r w:rsidR="00FF346A" w:rsidRPr="00F14AC8">
        <w:t>-</w:t>
      </w:r>
      <w:r w:rsidRPr="00F14AC8">
        <w:t>Box. „Lieferschein verbuchen?“.</w:t>
      </w:r>
    </w:p>
    <w:p w14:paraId="4E8D716F" w14:textId="77777777" w:rsidR="00764F0A" w:rsidRPr="00F14AC8" w:rsidRDefault="00764F0A" w:rsidP="00764F0A"/>
    <w:p w14:paraId="7982E7CF" w14:textId="77777777" w:rsidR="006A7AAB" w:rsidRPr="00F14AC8" w:rsidRDefault="006A7AAB" w:rsidP="006A7AAB">
      <w:pPr>
        <w:rPr>
          <w:b/>
          <w:bCs/>
          <w:color w:val="002060"/>
        </w:rPr>
      </w:pPr>
      <w:r w:rsidRPr="00F14AC8">
        <w:rPr>
          <w:b/>
          <w:bCs/>
          <w:color w:val="002060"/>
        </w:rPr>
        <w:t>Umsetzung ABAS</w:t>
      </w:r>
    </w:p>
    <w:p w14:paraId="2614BE5B" w14:textId="77777777" w:rsidR="006A7AAB" w:rsidRPr="00F14AC8" w:rsidRDefault="006A7AAB" w:rsidP="00764F0A"/>
    <w:p w14:paraId="7E482AF2" w14:textId="77777777" w:rsidR="00F85558" w:rsidRPr="00F14AC8" w:rsidRDefault="00F85558" w:rsidP="00F85558">
      <w:r w:rsidRPr="00F14AC8">
        <w:rPr>
          <w:u w:val="single"/>
        </w:rPr>
        <w:t>Geltungsbereich</w:t>
      </w:r>
      <w:r w:rsidRPr="00F14AC8">
        <w:t>: HWK</w:t>
      </w:r>
    </w:p>
    <w:p w14:paraId="31CF71A9" w14:textId="77777777" w:rsidR="00F85558" w:rsidRPr="00F14AC8" w:rsidRDefault="00F85558" w:rsidP="00764F0A"/>
    <w:tbl>
      <w:tblPr>
        <w:tblStyle w:val="Tabellenraster"/>
        <w:tblW w:w="0" w:type="auto"/>
        <w:tblLook w:val="04A0" w:firstRow="1" w:lastRow="0" w:firstColumn="1" w:lastColumn="0" w:noHBand="0" w:noVBand="1"/>
      </w:tblPr>
      <w:tblGrid>
        <w:gridCol w:w="4097"/>
        <w:gridCol w:w="4953"/>
      </w:tblGrid>
      <w:tr w:rsidR="006A7AAB" w:rsidRPr="00F14AC8" w14:paraId="168A29B3" w14:textId="77777777" w:rsidTr="00D16466">
        <w:tc>
          <w:tcPr>
            <w:tcW w:w="4097" w:type="dxa"/>
          </w:tcPr>
          <w:p w14:paraId="54669930" w14:textId="77777777" w:rsidR="006A7AAB" w:rsidRPr="00F14AC8" w:rsidRDefault="006A7AAB" w:rsidP="00D16466">
            <w:r w:rsidRPr="00F14AC8">
              <w:t>Maske</w:t>
            </w:r>
          </w:p>
        </w:tc>
        <w:tc>
          <w:tcPr>
            <w:tcW w:w="4953" w:type="dxa"/>
          </w:tcPr>
          <w:p w14:paraId="7F0FA717" w14:textId="2E4A5048" w:rsidR="006A7AAB" w:rsidRPr="00F14AC8" w:rsidRDefault="006A7AAB" w:rsidP="00D16466">
            <w:r w:rsidRPr="00F14AC8">
              <w:t xml:space="preserve">Lieferschein </w:t>
            </w:r>
          </w:p>
        </w:tc>
      </w:tr>
      <w:tr w:rsidR="006A7AAB" w:rsidRPr="00F14AC8" w14:paraId="4365B222" w14:textId="77777777" w:rsidTr="00D16466">
        <w:tc>
          <w:tcPr>
            <w:tcW w:w="4097" w:type="dxa"/>
          </w:tcPr>
          <w:p w14:paraId="4D6E73BF" w14:textId="77777777" w:rsidR="006A7AAB" w:rsidRPr="00F14AC8" w:rsidRDefault="006A7AAB" w:rsidP="00D16466">
            <w:r w:rsidRPr="00F14AC8">
              <w:t>Modus</w:t>
            </w:r>
          </w:p>
        </w:tc>
        <w:tc>
          <w:tcPr>
            <w:tcW w:w="4953" w:type="dxa"/>
          </w:tcPr>
          <w:p w14:paraId="215B3750" w14:textId="0DF010DD" w:rsidR="006A7AAB" w:rsidRPr="00F14AC8" w:rsidRDefault="006A7AAB" w:rsidP="00D16466">
            <w:commentRangeStart w:id="843"/>
            <w:commentRangeStart w:id="844"/>
            <w:del w:id="845" w:author="Peter Koch" w:date="2026-05-21T07:22:00Z" w16du:dateUtc="2026-05-21T05:22:00Z">
              <w:r w:rsidRPr="00F14AC8" w:rsidDel="00C922B2">
                <w:delText>Freigeben</w:delText>
              </w:r>
              <w:commentRangeEnd w:id="843"/>
              <w:r w:rsidR="001B1A74" w:rsidDel="00C922B2">
                <w:rPr>
                  <w:rStyle w:val="Kommentarzeichen"/>
                  <w:sz w:val="24"/>
                  <w:szCs w:val="24"/>
                </w:rPr>
                <w:commentReference w:id="843"/>
              </w:r>
            </w:del>
            <w:commentRangeEnd w:id="844"/>
            <w:r w:rsidR="00C922B2">
              <w:rPr>
                <w:rStyle w:val="Kommentarzeichen"/>
                <w:sz w:val="24"/>
                <w:szCs w:val="24"/>
              </w:rPr>
              <w:commentReference w:id="844"/>
            </w:r>
            <w:ins w:id="846" w:author="Peter Koch" w:date="2026-05-21T07:22:00Z" w16du:dateUtc="2026-05-21T05:22:00Z">
              <w:r w:rsidR="00C922B2">
                <w:t>Lieferung</w:t>
              </w:r>
            </w:ins>
            <w:r w:rsidRPr="00F14AC8">
              <w:t>, Neu oder Bearbeiten</w:t>
            </w:r>
          </w:p>
        </w:tc>
      </w:tr>
      <w:tr w:rsidR="006A7AAB" w:rsidRPr="00F14AC8" w14:paraId="1226F724" w14:textId="77777777" w:rsidTr="00D16466">
        <w:tc>
          <w:tcPr>
            <w:tcW w:w="4097" w:type="dxa"/>
          </w:tcPr>
          <w:p w14:paraId="2F6F936D" w14:textId="77777777" w:rsidR="006A7AAB" w:rsidRPr="00F14AC8" w:rsidRDefault="006A7AAB" w:rsidP="00D16466">
            <w:r w:rsidRPr="00F14AC8">
              <w:t>Event</w:t>
            </w:r>
          </w:p>
        </w:tc>
        <w:tc>
          <w:tcPr>
            <w:tcW w:w="4953" w:type="dxa"/>
          </w:tcPr>
          <w:p w14:paraId="6677849A" w14:textId="1A511B5E" w:rsidR="006A7AAB" w:rsidRPr="00F14AC8" w:rsidRDefault="006A7AAB" w:rsidP="00D16466">
            <w:r w:rsidRPr="00F14AC8">
              <w:t>Masken</w:t>
            </w:r>
            <w:r w:rsidR="009D61B5" w:rsidRPr="00F14AC8">
              <w:t>prüfung</w:t>
            </w:r>
          </w:p>
        </w:tc>
      </w:tr>
    </w:tbl>
    <w:p w14:paraId="2059832B" w14:textId="77777777" w:rsidR="006A7AAB" w:rsidRPr="00F14AC8" w:rsidRDefault="006A7AAB" w:rsidP="00764F0A"/>
    <w:p w14:paraId="204CC187" w14:textId="28EC0187" w:rsidR="009D61B5" w:rsidRPr="00F14AC8" w:rsidRDefault="009D61B5" w:rsidP="00764F0A">
      <w:r w:rsidRPr="00F14AC8">
        <w:t>Prüfung:</w:t>
      </w:r>
    </w:p>
    <w:p w14:paraId="7A9C8F22" w14:textId="77777777" w:rsidR="009D61B5" w:rsidRPr="00F14AC8" w:rsidRDefault="009D61B5" w:rsidP="00764F0A"/>
    <w:p w14:paraId="48AA067F" w14:textId="2791F545" w:rsidR="009D61B5" w:rsidRPr="00F14AC8" w:rsidRDefault="009D61B5" w:rsidP="00764F0A">
      <w:r w:rsidRPr="00F14AC8">
        <w:t>Wenn:</w:t>
      </w:r>
      <w:r w:rsidRPr="00F14AC8">
        <w:tab/>
      </w:r>
      <w:r w:rsidRPr="00F14AC8">
        <w:tab/>
      </w:r>
      <w:r w:rsidR="00CD5DB0" w:rsidRPr="00F14AC8">
        <w:t>„</w:t>
      </w:r>
      <w:r w:rsidRPr="00F14AC8">
        <w:rPr>
          <w:b/>
          <w:bCs/>
        </w:rPr>
        <w:t>uebertr</w:t>
      </w:r>
      <w:r w:rsidR="00CD5DB0" w:rsidRPr="00F14AC8">
        <w:t>“</w:t>
      </w:r>
      <w:r w:rsidRPr="00F14AC8">
        <w:t xml:space="preserve"> = ja und </w:t>
      </w:r>
      <w:r w:rsidR="00CD5DB0" w:rsidRPr="00F14AC8">
        <w:t>„</w:t>
      </w:r>
      <w:r w:rsidRPr="00F14AC8">
        <w:rPr>
          <w:b/>
          <w:bCs/>
        </w:rPr>
        <w:t>ueb</w:t>
      </w:r>
      <w:r w:rsidR="00CD5DB0" w:rsidRPr="00F14AC8">
        <w:t>“</w:t>
      </w:r>
      <w:r w:rsidRPr="00F14AC8">
        <w:t xml:space="preserve"> = nein</w:t>
      </w:r>
    </w:p>
    <w:p w14:paraId="21E921AC" w14:textId="5DFB9D54" w:rsidR="00980311" w:rsidRPr="00F14AC8" w:rsidRDefault="00980311" w:rsidP="00764F0A">
      <w:r w:rsidRPr="00F14AC8">
        <w:t xml:space="preserve">Dann: </w:t>
      </w:r>
      <w:r w:rsidRPr="00F14AC8">
        <w:tab/>
      </w:r>
      <w:r w:rsidRPr="00F14AC8">
        <w:tab/>
        <w:t>Ja/Nein-Box, „Lieferschein verbuchen?“</w:t>
      </w:r>
    </w:p>
    <w:p w14:paraId="56BA684B" w14:textId="77777777" w:rsidR="00640F64" w:rsidRPr="00F14AC8" w:rsidRDefault="00640F64" w:rsidP="00764F0A"/>
    <w:p w14:paraId="58AB3AA4" w14:textId="6FA173FA" w:rsidR="00640F64" w:rsidRPr="00F14AC8" w:rsidRDefault="00640F64" w:rsidP="00764F0A">
      <w:commentRangeStart w:id="847"/>
      <w:commentRangeStart w:id="848"/>
      <w:r w:rsidRPr="00F14AC8">
        <w:tab/>
      </w:r>
      <w:r w:rsidRPr="00F14AC8">
        <w:tab/>
        <w:t xml:space="preserve">Ja: </w:t>
      </w:r>
      <w:r w:rsidRPr="00F14AC8">
        <w:tab/>
        <w:t xml:space="preserve">Speichern </w:t>
      </w:r>
      <w:del w:id="849" w:author="Peter Koch" w:date="2026-05-29T14:40:00Z" w16du:dateUtc="2026-05-29T12:40:00Z">
        <w:r w:rsidRPr="00F14AC8" w:rsidDel="00781C0C">
          <w:delText>abbrechen und Cursor auf Feld „</w:delText>
        </w:r>
        <w:r w:rsidRPr="00F14AC8" w:rsidDel="00781C0C">
          <w:rPr>
            <w:b/>
            <w:bCs/>
          </w:rPr>
          <w:delText>ueb</w:delText>
        </w:r>
        <w:r w:rsidRPr="00F14AC8" w:rsidDel="00781C0C">
          <w:delText>“ setzen</w:delText>
        </w:r>
        <w:commentRangeEnd w:id="847"/>
        <w:r w:rsidR="009E5CDA" w:rsidRPr="00F14AC8" w:rsidDel="00781C0C">
          <w:rPr>
            <w:rStyle w:val="Kommentarzeichen"/>
            <w:sz w:val="24"/>
            <w:szCs w:val="24"/>
          </w:rPr>
          <w:commentReference w:id="847"/>
        </w:r>
        <w:commentRangeEnd w:id="848"/>
        <w:r w:rsidR="005C3EB9" w:rsidRPr="00F14AC8" w:rsidDel="00781C0C">
          <w:rPr>
            <w:rStyle w:val="Kommentarzeichen"/>
            <w:sz w:val="24"/>
            <w:szCs w:val="24"/>
          </w:rPr>
          <w:commentReference w:id="848"/>
        </w:r>
      </w:del>
    </w:p>
    <w:p w14:paraId="7D7723CC" w14:textId="0B2B0655" w:rsidR="00640F64" w:rsidRPr="00F14AC8" w:rsidRDefault="00640F64" w:rsidP="00764F0A">
      <w:r w:rsidRPr="00F14AC8">
        <w:tab/>
      </w:r>
      <w:r w:rsidRPr="00F14AC8">
        <w:tab/>
        <w:t xml:space="preserve">Nein: </w:t>
      </w:r>
      <w:r w:rsidRPr="00F14AC8">
        <w:tab/>
      </w:r>
      <w:r w:rsidR="00CD5DB0" w:rsidRPr="00F14AC8">
        <w:t xml:space="preserve">Speichern </w:t>
      </w:r>
      <w:ins w:id="850" w:author="Peter Koch" w:date="2026-05-29T14:40:00Z" w16du:dateUtc="2026-05-29T12:40:00Z">
        <w:r w:rsidR="00781C0C" w:rsidRPr="00F14AC8">
          <w:t>abbrechen und Cursor auf Feld „</w:t>
        </w:r>
        <w:r w:rsidR="00781C0C" w:rsidRPr="00F14AC8">
          <w:rPr>
            <w:b/>
            <w:bCs/>
          </w:rPr>
          <w:t>ueb</w:t>
        </w:r>
        <w:r w:rsidR="00781C0C" w:rsidRPr="00F14AC8">
          <w:t>“ setzen</w:t>
        </w:r>
      </w:ins>
    </w:p>
    <w:p w14:paraId="2FBB3A1C" w14:textId="77777777" w:rsidR="009D61B5" w:rsidRPr="00F14AC8" w:rsidRDefault="009D61B5" w:rsidP="00764F0A"/>
    <w:tbl>
      <w:tblPr>
        <w:tblStyle w:val="Tabellenraster"/>
        <w:tblW w:w="9085" w:type="dxa"/>
        <w:tblLook w:val="04A0" w:firstRow="1" w:lastRow="0" w:firstColumn="1" w:lastColumn="0" w:noHBand="0" w:noVBand="1"/>
      </w:tblPr>
      <w:tblGrid>
        <w:gridCol w:w="8018"/>
        <w:gridCol w:w="1067"/>
      </w:tblGrid>
      <w:tr w:rsidR="008C7E32" w:rsidRPr="00F14AC8" w14:paraId="6F2D3383" w14:textId="77777777" w:rsidTr="00D16466">
        <w:tc>
          <w:tcPr>
            <w:tcW w:w="8077" w:type="dxa"/>
            <w:shd w:val="clear" w:color="auto" w:fill="DCEEA3" w:themeFill="accent6" w:themeFillTint="99"/>
          </w:tcPr>
          <w:p w14:paraId="5EA05438" w14:textId="77777777" w:rsidR="008C7E32" w:rsidRPr="00F14AC8" w:rsidRDefault="008C7E32" w:rsidP="00D16466">
            <w:r w:rsidRPr="00F14AC8">
              <w:t>Auswirkungen der Customization/Extension</w:t>
            </w:r>
          </w:p>
        </w:tc>
        <w:tc>
          <w:tcPr>
            <w:tcW w:w="1008" w:type="dxa"/>
            <w:shd w:val="clear" w:color="auto" w:fill="DCEEA3" w:themeFill="accent6" w:themeFillTint="99"/>
          </w:tcPr>
          <w:p w14:paraId="47CBC40E" w14:textId="77777777" w:rsidR="008C7E32" w:rsidRPr="00F14AC8" w:rsidRDefault="008C7E32" w:rsidP="00D16466">
            <w:r w:rsidRPr="00F14AC8">
              <w:t>Antwort</w:t>
            </w:r>
          </w:p>
        </w:tc>
      </w:tr>
      <w:tr w:rsidR="008C7E32" w:rsidRPr="00F14AC8" w14:paraId="23E9880A" w14:textId="77777777" w:rsidTr="00D16466">
        <w:tc>
          <w:tcPr>
            <w:tcW w:w="8077" w:type="dxa"/>
          </w:tcPr>
          <w:p w14:paraId="341E0E0B" w14:textId="77777777" w:rsidR="008C7E32" w:rsidRPr="00F14AC8" w:rsidRDefault="008C7E32" w:rsidP="00D16466">
            <w:pPr>
              <w:rPr>
                <w:sz w:val="20"/>
                <w:szCs w:val="20"/>
              </w:rPr>
            </w:pPr>
            <w:r w:rsidRPr="00F14AC8">
              <w:rPr>
                <w:sz w:val="20"/>
                <w:szCs w:val="20"/>
              </w:rPr>
              <w:t xml:space="preserve">Keine besonderen Auswirkungen </w:t>
            </w:r>
          </w:p>
        </w:tc>
        <w:tc>
          <w:tcPr>
            <w:tcW w:w="1008" w:type="dxa"/>
          </w:tcPr>
          <w:p w14:paraId="000D93BE" w14:textId="77777777" w:rsidR="008C7E32" w:rsidRPr="00F14AC8" w:rsidRDefault="008C7E32" w:rsidP="00D16466">
            <w:pPr>
              <w:rPr>
                <w:sz w:val="20"/>
                <w:szCs w:val="20"/>
              </w:rPr>
            </w:pPr>
            <w:r w:rsidRPr="00F14AC8">
              <w:rPr>
                <w:sz w:val="20"/>
                <w:szCs w:val="20"/>
              </w:rPr>
              <w:t>Ja/Nein</w:t>
            </w:r>
          </w:p>
        </w:tc>
      </w:tr>
      <w:tr w:rsidR="008C7E32" w:rsidRPr="00F14AC8" w14:paraId="20E8568B" w14:textId="77777777" w:rsidTr="00D16466">
        <w:tc>
          <w:tcPr>
            <w:tcW w:w="8077" w:type="dxa"/>
          </w:tcPr>
          <w:p w14:paraId="51149AF6" w14:textId="77777777" w:rsidR="008C7E32" w:rsidRPr="00F14AC8" w:rsidRDefault="008C7E32"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E89A0BE" w14:textId="77777777" w:rsidR="008C7E32" w:rsidRPr="00F14AC8" w:rsidRDefault="008C7E32" w:rsidP="00D16466">
            <w:pPr>
              <w:rPr>
                <w:sz w:val="20"/>
                <w:szCs w:val="20"/>
              </w:rPr>
            </w:pPr>
            <w:r w:rsidRPr="00F14AC8">
              <w:rPr>
                <w:sz w:val="20"/>
                <w:szCs w:val="20"/>
              </w:rPr>
              <w:t>Ja/Nein</w:t>
            </w:r>
          </w:p>
        </w:tc>
      </w:tr>
      <w:tr w:rsidR="008C7E32" w:rsidRPr="00F14AC8" w14:paraId="3DECB545" w14:textId="77777777" w:rsidTr="00D16466">
        <w:tc>
          <w:tcPr>
            <w:tcW w:w="8077" w:type="dxa"/>
          </w:tcPr>
          <w:p w14:paraId="0C4CCAD8" w14:textId="77777777" w:rsidR="008C7E32" w:rsidRPr="00F14AC8" w:rsidRDefault="008C7E32"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90E8AB8" w14:textId="77777777" w:rsidR="008C7E32" w:rsidRPr="00F14AC8" w:rsidRDefault="008C7E32" w:rsidP="00D16466">
            <w:pPr>
              <w:rPr>
                <w:sz w:val="20"/>
                <w:szCs w:val="20"/>
              </w:rPr>
            </w:pPr>
            <w:r w:rsidRPr="00F14AC8">
              <w:rPr>
                <w:sz w:val="20"/>
                <w:szCs w:val="20"/>
              </w:rPr>
              <w:t>Ja/Nein</w:t>
            </w:r>
          </w:p>
        </w:tc>
      </w:tr>
      <w:tr w:rsidR="008C7E32" w:rsidRPr="00F14AC8" w14:paraId="2893E93A" w14:textId="77777777" w:rsidTr="00D16466">
        <w:tc>
          <w:tcPr>
            <w:tcW w:w="8077" w:type="dxa"/>
          </w:tcPr>
          <w:p w14:paraId="3CF2FECB" w14:textId="77777777" w:rsidR="008C7E32" w:rsidRPr="00F14AC8" w:rsidRDefault="008C7E32"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51258CB5" w14:textId="77777777" w:rsidR="008C7E32" w:rsidRPr="00F14AC8" w:rsidRDefault="008C7E32" w:rsidP="00D16466">
            <w:pPr>
              <w:rPr>
                <w:sz w:val="20"/>
                <w:szCs w:val="20"/>
              </w:rPr>
            </w:pPr>
            <w:r w:rsidRPr="00F14AC8">
              <w:rPr>
                <w:sz w:val="20"/>
                <w:szCs w:val="20"/>
              </w:rPr>
              <w:t>Ja/Nein</w:t>
            </w:r>
          </w:p>
        </w:tc>
      </w:tr>
      <w:tr w:rsidR="008C7E32" w:rsidRPr="00F14AC8" w14:paraId="2C513CB2" w14:textId="77777777" w:rsidTr="00D16466">
        <w:tc>
          <w:tcPr>
            <w:tcW w:w="8077" w:type="dxa"/>
          </w:tcPr>
          <w:p w14:paraId="4D671802" w14:textId="77777777" w:rsidR="008C7E32" w:rsidRPr="00F14AC8" w:rsidRDefault="008C7E32"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0710D893" w14:textId="77777777" w:rsidR="008C7E32" w:rsidRPr="00F14AC8" w:rsidRDefault="008C7E32"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8C7E32" w:rsidRPr="00F14AC8" w14:paraId="6DD245C9" w14:textId="77777777" w:rsidTr="00D16466">
        <w:trPr>
          <w:trHeight w:hRule="exact" w:val="861"/>
        </w:trPr>
        <w:tc>
          <w:tcPr>
            <w:tcW w:w="1273" w:type="dxa"/>
            <w:shd w:val="clear" w:color="auto" w:fill="D5D5D5" w:themeFill="background2"/>
            <w:tcMar>
              <w:bottom w:w="57" w:type="dxa"/>
            </w:tcMar>
          </w:tcPr>
          <w:p w14:paraId="43924278" w14:textId="77777777" w:rsidR="008C7E32" w:rsidRPr="00F14AC8" w:rsidRDefault="008C7E32" w:rsidP="00D16466">
            <w:pPr>
              <w:rPr>
                <w:b/>
              </w:rPr>
            </w:pPr>
            <w:r w:rsidRPr="00F14AC8">
              <w:rPr>
                <w:b/>
              </w:rPr>
              <w:t>Priorität</w:t>
            </w:r>
          </w:p>
        </w:tc>
        <w:tc>
          <w:tcPr>
            <w:tcW w:w="2190" w:type="dxa"/>
            <w:shd w:val="clear" w:color="auto" w:fill="D5D5D5" w:themeFill="background2"/>
            <w:tcMar>
              <w:bottom w:w="57" w:type="dxa"/>
            </w:tcMar>
          </w:tcPr>
          <w:p w14:paraId="5D0CCC36" w14:textId="77777777" w:rsidR="008C7E32" w:rsidRPr="00F14AC8" w:rsidRDefault="008C7E32" w:rsidP="00D16466">
            <w:pPr>
              <w:rPr>
                <w:b/>
              </w:rPr>
            </w:pPr>
            <w:r w:rsidRPr="00F14AC8">
              <w:rPr>
                <w:b/>
              </w:rPr>
              <w:t>Realisierung</w:t>
            </w:r>
          </w:p>
        </w:tc>
        <w:tc>
          <w:tcPr>
            <w:tcW w:w="1070" w:type="dxa"/>
            <w:shd w:val="clear" w:color="auto" w:fill="D5D5D5" w:themeFill="background2"/>
            <w:tcMar>
              <w:bottom w:w="57" w:type="dxa"/>
            </w:tcMar>
          </w:tcPr>
          <w:p w14:paraId="4F030C8E" w14:textId="77777777" w:rsidR="008C7E32" w:rsidRPr="00F14AC8" w:rsidRDefault="008C7E32" w:rsidP="00D16466">
            <w:pPr>
              <w:rPr>
                <w:b/>
              </w:rPr>
            </w:pPr>
            <w:r w:rsidRPr="00F14AC8">
              <w:rPr>
                <w:b/>
              </w:rPr>
              <w:t>Dauer (ca./h)</w:t>
            </w:r>
          </w:p>
        </w:tc>
        <w:tc>
          <w:tcPr>
            <w:tcW w:w="1134" w:type="dxa"/>
            <w:shd w:val="clear" w:color="auto" w:fill="D5D5D5" w:themeFill="background2"/>
            <w:tcMar>
              <w:bottom w:w="57" w:type="dxa"/>
            </w:tcMar>
          </w:tcPr>
          <w:p w14:paraId="430594BA" w14:textId="77777777" w:rsidR="008C7E32" w:rsidRPr="00F14AC8" w:rsidRDefault="008C7E32"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4827880D" w14:textId="77777777" w:rsidR="008C7E32" w:rsidRPr="00F14AC8" w:rsidRDefault="008C7E32"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2F9B2474" w14:textId="77777777" w:rsidR="008C7E32" w:rsidRPr="00F14AC8" w:rsidRDefault="008C7E32" w:rsidP="00D16466">
            <w:pPr>
              <w:rPr>
                <w:b/>
              </w:rPr>
            </w:pPr>
            <w:r w:rsidRPr="00F14AC8">
              <w:rPr>
                <w:b/>
              </w:rPr>
              <w:t>Bereich</w:t>
            </w:r>
          </w:p>
        </w:tc>
      </w:tr>
      <w:tr w:rsidR="008C7E32" w:rsidRPr="00F14AC8" w14:paraId="23D7DA45" w14:textId="77777777" w:rsidTr="00D16466">
        <w:trPr>
          <w:trHeight w:val="454"/>
        </w:trPr>
        <w:tc>
          <w:tcPr>
            <w:tcW w:w="1273" w:type="dxa"/>
            <w:shd w:val="clear" w:color="auto" w:fill="FFFFFF"/>
            <w:tcMar>
              <w:bottom w:w="57" w:type="dxa"/>
            </w:tcMar>
          </w:tcPr>
          <w:p w14:paraId="36CC3372" w14:textId="77777777" w:rsidR="008C7E32" w:rsidRPr="00F14AC8" w:rsidRDefault="008C7E32" w:rsidP="00394CD1">
            <w:pPr>
              <w:pStyle w:val="Tabelleninhalte"/>
            </w:pPr>
            <w:r w:rsidRPr="00F14AC8">
              <w:t>1</w:t>
            </w:r>
          </w:p>
        </w:tc>
        <w:tc>
          <w:tcPr>
            <w:tcW w:w="2190" w:type="dxa"/>
            <w:shd w:val="clear" w:color="auto" w:fill="FFFFFF"/>
            <w:tcMar>
              <w:bottom w:w="57" w:type="dxa"/>
            </w:tcMar>
          </w:tcPr>
          <w:p w14:paraId="52DE66F8" w14:textId="77777777" w:rsidR="008C7E32" w:rsidRPr="00F14AC8" w:rsidRDefault="008C7E32" w:rsidP="00394CD1">
            <w:pPr>
              <w:pStyle w:val="Tabelleninhalte"/>
            </w:pPr>
            <w:r w:rsidRPr="00F14AC8">
              <w:t>Abas</w:t>
            </w:r>
          </w:p>
        </w:tc>
        <w:tc>
          <w:tcPr>
            <w:tcW w:w="1070" w:type="dxa"/>
            <w:shd w:val="clear" w:color="auto" w:fill="FFFFFF"/>
            <w:tcMar>
              <w:bottom w:w="57" w:type="dxa"/>
            </w:tcMar>
          </w:tcPr>
          <w:p w14:paraId="392107AB" w14:textId="698BB9C3" w:rsidR="008C7E32" w:rsidRPr="00F14AC8" w:rsidRDefault="008C7E32" w:rsidP="00394CD1">
            <w:pPr>
              <w:pStyle w:val="Tabelleninhalte"/>
            </w:pPr>
            <w:r w:rsidRPr="00F14AC8">
              <w:t>0,00</w:t>
            </w:r>
          </w:p>
        </w:tc>
        <w:tc>
          <w:tcPr>
            <w:tcW w:w="1134" w:type="dxa"/>
            <w:shd w:val="clear" w:color="auto" w:fill="FFFFFF"/>
            <w:tcMar>
              <w:bottom w:w="57" w:type="dxa"/>
            </w:tcMar>
          </w:tcPr>
          <w:p w14:paraId="43300137" w14:textId="77777777" w:rsidR="008C7E32" w:rsidRPr="00F14AC8" w:rsidRDefault="008C7E32" w:rsidP="00394CD1">
            <w:pPr>
              <w:pStyle w:val="Tabelleninhalte"/>
            </w:pPr>
            <w:r w:rsidRPr="00F14AC8">
              <w:t>0,00</w:t>
            </w:r>
          </w:p>
        </w:tc>
        <w:tc>
          <w:tcPr>
            <w:tcW w:w="1134" w:type="dxa"/>
            <w:shd w:val="clear" w:color="auto" w:fill="FFFFFF"/>
            <w:tcMar>
              <w:bottom w:w="57" w:type="dxa"/>
            </w:tcMar>
          </w:tcPr>
          <w:p w14:paraId="23AB6982" w14:textId="77777777" w:rsidR="008C7E32" w:rsidRPr="00F14AC8" w:rsidRDefault="008C7E32" w:rsidP="00394CD1">
            <w:pPr>
              <w:pStyle w:val="Tabelleninhalte"/>
            </w:pPr>
            <w:r w:rsidRPr="00F14AC8">
              <w:t>2,00</w:t>
            </w:r>
          </w:p>
        </w:tc>
        <w:tc>
          <w:tcPr>
            <w:tcW w:w="2271" w:type="dxa"/>
            <w:shd w:val="clear" w:color="auto" w:fill="FFFFFF"/>
            <w:tcMar>
              <w:bottom w:w="57" w:type="dxa"/>
            </w:tcMar>
          </w:tcPr>
          <w:p w14:paraId="01FB617E" w14:textId="77777777" w:rsidR="008C7E32" w:rsidRPr="00F14AC8" w:rsidRDefault="008C7E32" w:rsidP="00394CD1">
            <w:pPr>
              <w:pStyle w:val="Tabelleninhalte"/>
            </w:pPr>
            <w:r w:rsidRPr="00F14AC8">
              <w:t>Admin</w:t>
            </w:r>
          </w:p>
        </w:tc>
      </w:tr>
    </w:tbl>
    <w:p w14:paraId="66FEF8EC" w14:textId="77777777" w:rsidR="008C7E32" w:rsidRPr="00F14AC8" w:rsidRDefault="008C7E32" w:rsidP="00764F0A"/>
    <w:p w14:paraId="21263233" w14:textId="77777777" w:rsidR="008C7E32" w:rsidRPr="00F14AC8" w:rsidRDefault="008C7E32" w:rsidP="008C7E32">
      <w:pPr>
        <w:pStyle w:val="berschrift4"/>
      </w:pPr>
      <w:r w:rsidRPr="00F14AC8">
        <w:t>DMS-Barcode</w:t>
      </w:r>
    </w:p>
    <w:p w14:paraId="51608CA4" w14:textId="77777777" w:rsidR="008C7E32" w:rsidRPr="00F14AC8" w:rsidRDefault="008C7E32" w:rsidP="008C7E32"/>
    <w:p w14:paraId="00005FAD" w14:textId="5B5E4339" w:rsidR="008C7E32" w:rsidRPr="00F14AC8" w:rsidRDefault="008C7E32" w:rsidP="008C7E32">
      <w:r w:rsidRPr="00F14AC8">
        <w:t xml:space="preserve">Die Funktionalität muss </w:t>
      </w:r>
      <w:r w:rsidR="00DE4AB0">
        <w:t>in einem</w:t>
      </w:r>
      <w:r w:rsidRPr="00F14AC8">
        <w:t xml:space="preserve"> DMS-Termin geklärt werden. Lieferscheine werden unterschrieben archiviert.</w:t>
      </w:r>
    </w:p>
    <w:p w14:paraId="29631923" w14:textId="77777777" w:rsidR="008C7E32" w:rsidRPr="00F14AC8" w:rsidRDefault="008C7E32" w:rsidP="008C7E32"/>
    <w:p w14:paraId="59C80A6A" w14:textId="77777777" w:rsidR="008C7E32" w:rsidRPr="00F14AC8" w:rsidRDefault="008C7E32" w:rsidP="008C7E32">
      <w:pPr>
        <w:pStyle w:val="berschrift4"/>
      </w:pPr>
      <w:r w:rsidRPr="00F14AC8">
        <w:lastRenderedPageBreak/>
        <w:t>Nummernvergabe</w:t>
      </w:r>
    </w:p>
    <w:p w14:paraId="6A445CB2" w14:textId="77777777" w:rsidR="008C7E32" w:rsidRPr="00F14AC8" w:rsidRDefault="008C7E32" w:rsidP="008C7E32"/>
    <w:p w14:paraId="5BA510D9" w14:textId="00ABE5F6" w:rsidR="008C7E32" w:rsidRPr="00F14AC8" w:rsidRDefault="008C7E32" w:rsidP="008C7E32">
      <w:r w:rsidRPr="00F14AC8">
        <w:t xml:space="preserve">Der ABAS-Standardnummernkreis wird verwendet. Die manuelle Erstellung der Identnummer wird gesperrt. Externe Belegnummer wird zum Pflichtfeld. Die Anpassung dazu wurde </w:t>
      </w:r>
      <w:r w:rsidR="005B66A1">
        <w:t xml:space="preserve">weiter oben </w:t>
      </w:r>
      <w:r w:rsidRPr="00F14AC8">
        <w:t xml:space="preserve">schon </w:t>
      </w:r>
      <w:r w:rsidR="005B66A1">
        <w:t>beschrieben</w:t>
      </w:r>
      <w:r w:rsidRPr="00F14AC8">
        <w:t>.</w:t>
      </w:r>
    </w:p>
    <w:p w14:paraId="19E54E4C" w14:textId="77777777" w:rsidR="00C12388" w:rsidRPr="00F14AC8" w:rsidRDefault="00C12388" w:rsidP="00764F0A"/>
    <w:p w14:paraId="23459A40" w14:textId="77777777" w:rsidR="00764F0A" w:rsidRPr="00F14AC8" w:rsidRDefault="00764F0A" w:rsidP="00764F0A">
      <w:pPr>
        <w:pStyle w:val="berschrift3"/>
      </w:pPr>
      <w:bookmarkStart w:id="851" w:name="_Toc228444360"/>
      <w:r w:rsidRPr="00F14AC8">
        <w:t>Rechnung</w:t>
      </w:r>
      <w:bookmarkEnd w:id="851"/>
    </w:p>
    <w:p w14:paraId="403B4472" w14:textId="77777777" w:rsidR="00764F0A" w:rsidRPr="00F14AC8" w:rsidRDefault="00764F0A" w:rsidP="00764F0A"/>
    <w:p w14:paraId="3CBD8FEC" w14:textId="77777777" w:rsidR="00764F0A" w:rsidRPr="00F14AC8" w:rsidRDefault="00764F0A" w:rsidP="00764F0A">
      <w:pPr>
        <w:pStyle w:val="berschrift4"/>
      </w:pPr>
      <w:r w:rsidRPr="00F14AC8">
        <w:t>Nummernvergabe</w:t>
      </w:r>
    </w:p>
    <w:p w14:paraId="4F4727A7" w14:textId="77777777" w:rsidR="00764F0A" w:rsidRPr="00F14AC8" w:rsidRDefault="00764F0A" w:rsidP="00764F0A"/>
    <w:p w14:paraId="77C9001D" w14:textId="1E03496D" w:rsidR="00764F0A" w:rsidRPr="00F14AC8" w:rsidRDefault="00764F0A" w:rsidP="00764F0A">
      <w:r w:rsidRPr="00F14AC8">
        <w:t>Der ABAS-Standardnummernkreis wird verwendet. Die manuelle Erstellung der Identnummer wird gesperrt.</w:t>
      </w:r>
      <w:r w:rsidR="00CD5DB0" w:rsidRPr="00F14AC8">
        <w:t xml:space="preserve"> Die Anpassung </w:t>
      </w:r>
      <w:r w:rsidR="004B097D" w:rsidRPr="00F14AC8">
        <w:t xml:space="preserve">dazu wurde </w:t>
      </w:r>
      <w:r w:rsidR="004B097D">
        <w:t xml:space="preserve">weiter oben </w:t>
      </w:r>
      <w:r w:rsidR="004B097D" w:rsidRPr="00F14AC8">
        <w:t xml:space="preserve">schon </w:t>
      </w:r>
      <w:r w:rsidR="004B097D">
        <w:t>beschrieben</w:t>
      </w:r>
      <w:r w:rsidR="00CD5DB0" w:rsidRPr="00F14AC8">
        <w:t>.</w:t>
      </w:r>
    </w:p>
    <w:p w14:paraId="75165F8E" w14:textId="77777777" w:rsidR="00764F0A" w:rsidRPr="00F14AC8" w:rsidRDefault="00764F0A" w:rsidP="00764F0A"/>
    <w:p w14:paraId="765CB0B6" w14:textId="77777777" w:rsidR="00764F0A" w:rsidRPr="00F14AC8" w:rsidRDefault="00764F0A" w:rsidP="00764F0A">
      <w:pPr>
        <w:pStyle w:val="berschrift4"/>
      </w:pPr>
      <w:r w:rsidRPr="00F14AC8">
        <w:t>Investitionsgüter</w:t>
      </w:r>
    </w:p>
    <w:p w14:paraId="5CF42622" w14:textId="77777777" w:rsidR="00764F0A" w:rsidRPr="00F14AC8" w:rsidRDefault="00764F0A" w:rsidP="00764F0A"/>
    <w:p w14:paraId="1D67D579" w14:textId="77777777" w:rsidR="00764F0A" w:rsidRPr="00F14AC8" w:rsidRDefault="00764F0A" w:rsidP="00764F0A">
      <w:r w:rsidRPr="00F14AC8">
        <w:t>Buchen der Rechnung und Aktivierung der abschreibbaren Investitionsgüter führt die Finanzbuchhaltung durch.</w:t>
      </w:r>
    </w:p>
    <w:p w14:paraId="337544BF" w14:textId="77777777" w:rsidR="00764F0A" w:rsidRPr="00F14AC8" w:rsidRDefault="00764F0A" w:rsidP="00764F0A">
      <w:commentRangeStart w:id="852"/>
      <w:commentRangeStart w:id="853"/>
      <w:r w:rsidRPr="00F14AC8">
        <w:t>Hinweis: Bei Investitionsgütern den Haken „fakt“ nicht setzen. Falls kein Lagerbestand gewünscht ist.</w:t>
      </w:r>
      <w:commentRangeEnd w:id="852"/>
      <w:r w:rsidR="00D1203C" w:rsidRPr="00F14AC8">
        <w:rPr>
          <w:rStyle w:val="Kommentarzeichen"/>
          <w:sz w:val="24"/>
          <w:szCs w:val="24"/>
        </w:rPr>
        <w:commentReference w:id="852"/>
      </w:r>
      <w:commentRangeEnd w:id="853"/>
      <w:r w:rsidRPr="00F14AC8">
        <w:rPr>
          <w:rStyle w:val="Kommentarzeichen"/>
          <w:sz w:val="24"/>
          <w:szCs w:val="24"/>
        </w:rPr>
        <w:commentReference w:id="853"/>
      </w:r>
    </w:p>
    <w:p w14:paraId="34DB194C" w14:textId="77777777" w:rsidR="00764F0A" w:rsidRPr="00F14AC8" w:rsidRDefault="00764F0A" w:rsidP="00764F0A"/>
    <w:p w14:paraId="54663E24" w14:textId="77777777" w:rsidR="00764F0A" w:rsidRPr="00F14AC8" w:rsidRDefault="00764F0A" w:rsidP="00764F0A">
      <w:pPr>
        <w:pStyle w:val="berschrift4"/>
      </w:pPr>
      <w:r w:rsidRPr="00F14AC8">
        <w:t>Steuerregeln</w:t>
      </w:r>
    </w:p>
    <w:p w14:paraId="716ADA7E" w14:textId="77777777" w:rsidR="00764F0A" w:rsidRPr="00F14AC8" w:rsidRDefault="00764F0A" w:rsidP="00764F0A"/>
    <w:p w14:paraId="4796C90C" w14:textId="23EF1E6F" w:rsidR="00764F0A" w:rsidRPr="00F14AC8" w:rsidRDefault="00764F0A" w:rsidP="00BC0A65">
      <w:r w:rsidRPr="00F14AC8">
        <w:t xml:space="preserve">Die Steuerregeln müssen konfiguriert werden. </w:t>
      </w:r>
      <w:r w:rsidR="00BC0A65" w:rsidRPr="00F14AC8">
        <w:t>Dazu wurde eine Beratung mit einem FICO-Berater durchgeführt.</w:t>
      </w:r>
    </w:p>
    <w:p w14:paraId="7674BE2B" w14:textId="77777777" w:rsidR="00BC0A65" w:rsidRPr="00F14AC8" w:rsidRDefault="00BC0A65" w:rsidP="00BC0A65"/>
    <w:p w14:paraId="260754E4" w14:textId="77777777" w:rsidR="00BC0A65" w:rsidRPr="00F14AC8" w:rsidRDefault="00BC0A65" w:rsidP="00BC0A65">
      <w:pPr>
        <w:rPr>
          <w:b/>
          <w:bCs/>
          <w:color w:val="002060"/>
        </w:rPr>
      </w:pPr>
      <w:r w:rsidRPr="00F14AC8">
        <w:rPr>
          <w:b/>
          <w:bCs/>
          <w:color w:val="002060"/>
        </w:rPr>
        <w:t>Umsetzung HWK</w:t>
      </w:r>
    </w:p>
    <w:p w14:paraId="47F76B24" w14:textId="77777777" w:rsidR="00BC0A65" w:rsidRPr="00F14AC8" w:rsidRDefault="00BC0A65" w:rsidP="00BC0A65"/>
    <w:p w14:paraId="6739C670" w14:textId="3DA6619F" w:rsidR="00BC0A65" w:rsidRPr="00F14AC8" w:rsidRDefault="00BC0A65" w:rsidP="00BC0A65">
      <w:r w:rsidRPr="00F14AC8">
        <w:t>Die Steuerregeln auf Vollständigkeit prüfen und ggf. anpassen.</w:t>
      </w:r>
    </w:p>
    <w:p w14:paraId="7EABA653" w14:textId="77777777" w:rsidR="00764F0A" w:rsidRPr="00F14AC8" w:rsidRDefault="00764F0A" w:rsidP="00764F0A"/>
    <w:p w14:paraId="1A18BD9C" w14:textId="77777777" w:rsidR="00764F0A" w:rsidRPr="00F14AC8" w:rsidRDefault="00764F0A" w:rsidP="00764F0A">
      <w:pPr>
        <w:pStyle w:val="berschrift4"/>
      </w:pPr>
      <w:r w:rsidRPr="00F14AC8">
        <w:t>Wechselkurs</w:t>
      </w:r>
    </w:p>
    <w:p w14:paraId="422EBC19" w14:textId="77777777" w:rsidR="00764F0A" w:rsidRPr="00F14AC8" w:rsidRDefault="00764F0A" w:rsidP="00764F0A"/>
    <w:p w14:paraId="77568EAB" w14:textId="0F107C37" w:rsidR="00B335C4" w:rsidRPr="00F14AC8" w:rsidRDefault="00B335C4" w:rsidP="00764F0A">
      <w:r w:rsidRPr="00F14AC8">
        <w:t>Ursprünglich wurde besprochen, dass der Kurs vom Buchungstag gezogen werden muss. Nach einem Test</w:t>
      </w:r>
      <w:r w:rsidR="00335852" w:rsidRPr="00F14AC8">
        <w:t xml:space="preserve"> durch die HWK und interner Rücksprache </w:t>
      </w:r>
      <w:r w:rsidR="00EF077B" w:rsidRPr="00F14AC8">
        <w:t xml:space="preserve">mit Frau Bartle </w:t>
      </w:r>
      <w:r w:rsidR="00335852" w:rsidRPr="00F14AC8">
        <w:t xml:space="preserve">wurde beschlossen, dass der Kurs, der bei Erstellung der Rechnung gezogen </w:t>
      </w:r>
      <w:r w:rsidR="00EF077B" w:rsidRPr="00F14AC8">
        <w:t>wird,</w:t>
      </w:r>
      <w:r w:rsidR="00335852" w:rsidRPr="00F14AC8">
        <w:t xml:space="preserve"> nicht </w:t>
      </w:r>
      <w:r w:rsidR="00EF077B" w:rsidRPr="00F14AC8">
        <w:t xml:space="preserve">mehr </w:t>
      </w:r>
      <w:r w:rsidR="00335852" w:rsidRPr="00F14AC8">
        <w:t>überschrieben werden darf.</w:t>
      </w:r>
      <w:r w:rsidR="00492ACE" w:rsidRPr="00F14AC8">
        <w:t xml:space="preserve"> </w:t>
      </w:r>
    </w:p>
    <w:p w14:paraId="43A82B01" w14:textId="1D369A4B" w:rsidR="00272A5E" w:rsidRPr="00F14AC8" w:rsidRDefault="005A03EE" w:rsidP="00764F0A">
      <w:r w:rsidRPr="00F14AC8">
        <w:t>Der Standard setzt den Kurs bei Belegerstellung fest. Da das Feld änderbar ist, sollt</w:t>
      </w:r>
      <w:r w:rsidR="00BD7068" w:rsidRPr="00F14AC8">
        <w:t>e dies über Colorduty gesperrt werden.</w:t>
      </w:r>
    </w:p>
    <w:p w14:paraId="25AFA905" w14:textId="77777777" w:rsidR="00BD7068" w:rsidRPr="00F14AC8" w:rsidRDefault="00BD7068" w:rsidP="00764F0A"/>
    <w:p w14:paraId="5D5C203F" w14:textId="77777777" w:rsidR="00BD7068" w:rsidRPr="00F14AC8" w:rsidRDefault="00BD7068" w:rsidP="00BD7068">
      <w:pPr>
        <w:rPr>
          <w:b/>
          <w:bCs/>
          <w:color w:val="002060"/>
        </w:rPr>
      </w:pPr>
      <w:r w:rsidRPr="00F14AC8">
        <w:rPr>
          <w:b/>
          <w:bCs/>
          <w:color w:val="002060"/>
        </w:rPr>
        <w:t>Umsetzung HWK</w:t>
      </w:r>
    </w:p>
    <w:p w14:paraId="4E302AB9" w14:textId="778951CB" w:rsidR="00BD7068" w:rsidRPr="00F14AC8" w:rsidRDefault="00BD7068" w:rsidP="00764F0A"/>
    <w:p w14:paraId="497F3EB5" w14:textId="4670BC79" w:rsidR="00BD7068" w:rsidRDefault="00BD7068" w:rsidP="00764F0A">
      <w:pPr>
        <w:rPr>
          <w:ins w:id="854" w:author="Peter Koch" w:date="2026-05-29T14:43:00Z" w16du:dateUtc="2026-05-29T12:43:00Z"/>
        </w:rPr>
      </w:pPr>
      <w:commentRangeStart w:id="855"/>
      <w:commentRangeStart w:id="856"/>
      <w:r w:rsidRPr="00F14AC8">
        <w:t xml:space="preserve">Colorduty konfigurieren. Feld Währung in den Belegen gegen </w:t>
      </w:r>
      <w:r w:rsidR="007C75D5" w:rsidRPr="00F14AC8">
        <w:t xml:space="preserve">Änderung </w:t>
      </w:r>
      <w:r w:rsidRPr="00F14AC8">
        <w:t>sperren.</w:t>
      </w:r>
      <w:commentRangeEnd w:id="855"/>
      <w:r w:rsidR="003834CD">
        <w:rPr>
          <w:rStyle w:val="Kommentarzeichen"/>
          <w:sz w:val="24"/>
          <w:szCs w:val="24"/>
        </w:rPr>
        <w:commentReference w:id="855"/>
      </w:r>
      <w:commentRangeEnd w:id="856"/>
      <w:r>
        <w:rPr>
          <w:rStyle w:val="Kommentarzeichen"/>
          <w:sz w:val="24"/>
          <w:szCs w:val="24"/>
        </w:rPr>
        <w:commentReference w:id="856"/>
      </w:r>
    </w:p>
    <w:p w14:paraId="236E3409" w14:textId="77777777" w:rsidR="00F17C84" w:rsidRPr="00EA1030" w:rsidRDefault="00F17C84" w:rsidP="00F17C84">
      <w:pPr>
        <w:rPr>
          <w:ins w:id="857" w:author="Peter Koch" w:date="2026-05-29T14:44:00Z" w16du:dateUtc="2026-05-29T12:44:00Z"/>
          <w:b/>
          <w:bCs/>
          <w:color w:val="002060"/>
        </w:rPr>
      </w:pPr>
      <w:ins w:id="858" w:author="Peter Koch" w:date="2026-05-29T14:44:00Z" w16du:dateUtc="2026-05-29T12:44:00Z">
        <w:r w:rsidRPr="00EA1030">
          <w:rPr>
            <w:b/>
            <w:bCs/>
            <w:color w:val="002060"/>
          </w:rPr>
          <w:lastRenderedPageBreak/>
          <w:t>Umsetzung ABAS</w:t>
        </w:r>
      </w:ins>
    </w:p>
    <w:p w14:paraId="55CF0DD1" w14:textId="77777777" w:rsidR="00F17C84" w:rsidRPr="00EA1030" w:rsidRDefault="00F17C84" w:rsidP="00F17C84">
      <w:pPr>
        <w:rPr>
          <w:ins w:id="859" w:author="Peter Koch" w:date="2026-05-29T14:44:00Z" w16du:dateUtc="2026-05-29T12:44:00Z"/>
          <w:b/>
          <w:bCs/>
          <w:color w:val="002060"/>
        </w:rPr>
      </w:pPr>
    </w:p>
    <w:p w14:paraId="0351EEE2" w14:textId="69DAA87A" w:rsidR="00F17C84" w:rsidRPr="00EA1030" w:rsidRDefault="00F17C84" w:rsidP="00F17C84">
      <w:pPr>
        <w:rPr>
          <w:ins w:id="860" w:author="Peter Koch" w:date="2026-05-29T14:44:00Z" w16du:dateUtc="2026-05-29T12:44:00Z"/>
        </w:rPr>
      </w:pPr>
      <w:ins w:id="861" w:author="Peter Koch" w:date="2026-05-29T14:44:00Z" w16du:dateUtc="2026-05-29T12:44:00Z">
        <w:r>
          <w:t>Einrichtung Wechselkursimport.</w:t>
        </w:r>
      </w:ins>
    </w:p>
    <w:p w14:paraId="7946136A" w14:textId="77777777" w:rsidR="00F17C84" w:rsidRPr="00EA1030" w:rsidRDefault="00F17C84" w:rsidP="00F17C84">
      <w:pPr>
        <w:rPr>
          <w:ins w:id="862" w:author="Peter Koch" w:date="2026-05-29T14:44:00Z" w16du:dateUtc="2026-05-29T12:44:00Z"/>
        </w:rPr>
      </w:pPr>
    </w:p>
    <w:tbl>
      <w:tblPr>
        <w:tblStyle w:val="Tabellenraster"/>
        <w:tblW w:w="9085" w:type="dxa"/>
        <w:tblLook w:val="04A0" w:firstRow="1" w:lastRow="0" w:firstColumn="1" w:lastColumn="0" w:noHBand="0" w:noVBand="1"/>
      </w:tblPr>
      <w:tblGrid>
        <w:gridCol w:w="8018"/>
        <w:gridCol w:w="1067"/>
      </w:tblGrid>
      <w:tr w:rsidR="00F17C84" w:rsidRPr="00EA1030" w14:paraId="2601D9B3" w14:textId="77777777" w:rsidTr="00BB45B5">
        <w:trPr>
          <w:ins w:id="863" w:author="Peter Koch" w:date="2026-05-29T14:44:00Z" w16du:dateUtc="2026-05-29T12:44:00Z"/>
        </w:trPr>
        <w:tc>
          <w:tcPr>
            <w:tcW w:w="8077" w:type="dxa"/>
            <w:shd w:val="clear" w:color="auto" w:fill="DCEEA3" w:themeFill="accent6" w:themeFillTint="99"/>
          </w:tcPr>
          <w:p w14:paraId="1063B602" w14:textId="77777777" w:rsidR="00F17C84" w:rsidRPr="00EA1030" w:rsidRDefault="00F17C84" w:rsidP="00BB45B5">
            <w:pPr>
              <w:rPr>
                <w:ins w:id="864" w:author="Peter Koch" w:date="2026-05-29T14:44:00Z" w16du:dateUtc="2026-05-29T12:44:00Z"/>
              </w:rPr>
            </w:pPr>
            <w:ins w:id="865" w:author="Peter Koch" w:date="2026-05-29T14:44:00Z" w16du:dateUtc="2026-05-29T12:44:00Z">
              <w:r w:rsidRPr="00EA1030">
                <w:t>Auswirkungen der Customization/Extension</w:t>
              </w:r>
            </w:ins>
          </w:p>
        </w:tc>
        <w:tc>
          <w:tcPr>
            <w:tcW w:w="1008" w:type="dxa"/>
            <w:shd w:val="clear" w:color="auto" w:fill="DCEEA3" w:themeFill="accent6" w:themeFillTint="99"/>
          </w:tcPr>
          <w:p w14:paraId="5C4A35E1" w14:textId="77777777" w:rsidR="00F17C84" w:rsidRPr="00EA1030" w:rsidRDefault="00F17C84" w:rsidP="00BB45B5">
            <w:pPr>
              <w:rPr>
                <w:ins w:id="866" w:author="Peter Koch" w:date="2026-05-29T14:44:00Z" w16du:dateUtc="2026-05-29T12:44:00Z"/>
              </w:rPr>
            </w:pPr>
            <w:ins w:id="867" w:author="Peter Koch" w:date="2026-05-29T14:44:00Z" w16du:dateUtc="2026-05-29T12:44:00Z">
              <w:r w:rsidRPr="00EA1030">
                <w:t>Antwort</w:t>
              </w:r>
            </w:ins>
          </w:p>
        </w:tc>
      </w:tr>
      <w:tr w:rsidR="00F17C84" w:rsidRPr="00EA1030" w14:paraId="3A07BBC1" w14:textId="77777777" w:rsidTr="00BB45B5">
        <w:trPr>
          <w:ins w:id="868" w:author="Peter Koch" w:date="2026-05-29T14:44:00Z" w16du:dateUtc="2026-05-29T12:44:00Z"/>
        </w:trPr>
        <w:tc>
          <w:tcPr>
            <w:tcW w:w="8077" w:type="dxa"/>
          </w:tcPr>
          <w:p w14:paraId="30095D27" w14:textId="77777777" w:rsidR="00F17C84" w:rsidRPr="00EA1030" w:rsidRDefault="00F17C84" w:rsidP="00BB45B5">
            <w:pPr>
              <w:rPr>
                <w:ins w:id="869" w:author="Peter Koch" w:date="2026-05-29T14:44:00Z" w16du:dateUtc="2026-05-29T12:44:00Z"/>
                <w:sz w:val="20"/>
                <w:szCs w:val="20"/>
              </w:rPr>
            </w:pPr>
            <w:ins w:id="870" w:author="Peter Koch" w:date="2026-05-29T14:44:00Z" w16du:dateUtc="2026-05-29T12:44:00Z">
              <w:r w:rsidRPr="00EA1030">
                <w:rPr>
                  <w:sz w:val="20"/>
                  <w:szCs w:val="20"/>
                </w:rPr>
                <w:t xml:space="preserve">Keine besonderen Auswirkungen </w:t>
              </w:r>
            </w:ins>
          </w:p>
        </w:tc>
        <w:tc>
          <w:tcPr>
            <w:tcW w:w="1008" w:type="dxa"/>
          </w:tcPr>
          <w:p w14:paraId="724772B0" w14:textId="77777777" w:rsidR="00F17C84" w:rsidRPr="00EA1030" w:rsidRDefault="00F17C84" w:rsidP="00BB45B5">
            <w:pPr>
              <w:rPr>
                <w:ins w:id="871" w:author="Peter Koch" w:date="2026-05-29T14:44:00Z" w16du:dateUtc="2026-05-29T12:44:00Z"/>
                <w:sz w:val="20"/>
                <w:szCs w:val="20"/>
              </w:rPr>
            </w:pPr>
            <w:ins w:id="872" w:author="Peter Koch" w:date="2026-05-29T14:44:00Z" w16du:dateUtc="2026-05-29T12:44:00Z">
              <w:r w:rsidRPr="00EA1030">
                <w:rPr>
                  <w:sz w:val="20"/>
                  <w:szCs w:val="20"/>
                </w:rPr>
                <w:t>Ja/Nein</w:t>
              </w:r>
            </w:ins>
          </w:p>
        </w:tc>
      </w:tr>
      <w:tr w:rsidR="00F17C84" w:rsidRPr="00EA1030" w14:paraId="4EF69143" w14:textId="77777777" w:rsidTr="00BB45B5">
        <w:trPr>
          <w:ins w:id="873" w:author="Peter Koch" w:date="2026-05-29T14:44:00Z" w16du:dateUtc="2026-05-29T12:44:00Z"/>
        </w:trPr>
        <w:tc>
          <w:tcPr>
            <w:tcW w:w="8077" w:type="dxa"/>
          </w:tcPr>
          <w:p w14:paraId="55BAB1A8" w14:textId="77777777" w:rsidR="00F17C84" w:rsidRPr="00EA1030" w:rsidRDefault="00F17C84" w:rsidP="00BB45B5">
            <w:pPr>
              <w:rPr>
                <w:ins w:id="874" w:author="Peter Koch" w:date="2026-05-29T14:44:00Z" w16du:dateUtc="2026-05-29T12:44:00Z"/>
                <w:sz w:val="20"/>
                <w:szCs w:val="20"/>
              </w:rPr>
            </w:pPr>
            <w:ins w:id="875" w:author="Peter Koch" w:date="2026-05-29T14:44:00Z" w16du:dateUtc="2026-05-29T12:44:00Z">
              <w:r w:rsidRPr="00EA1030">
                <w:rPr>
                  <w:sz w:val="20"/>
                  <w:szCs w:val="20"/>
                </w:rPr>
                <w:t xml:space="preserve">Wird ganz oder teilweise durch </w:t>
              </w:r>
              <w:r w:rsidRPr="00EA1030">
                <w:rPr>
                  <w:b/>
                  <w:bCs/>
                  <w:sz w:val="20"/>
                  <w:szCs w:val="20"/>
                </w:rPr>
                <w:t>künftige Produktfunktionalitäten</w:t>
              </w:r>
              <w:r w:rsidRPr="00EA1030">
                <w:rPr>
                  <w:sz w:val="20"/>
                  <w:szCs w:val="20"/>
                </w:rPr>
                <w:t xml:space="preserve"> obsolet.</w:t>
              </w:r>
            </w:ins>
          </w:p>
        </w:tc>
        <w:tc>
          <w:tcPr>
            <w:tcW w:w="1008" w:type="dxa"/>
          </w:tcPr>
          <w:p w14:paraId="763E4C00" w14:textId="77777777" w:rsidR="00F17C84" w:rsidRPr="00EA1030" w:rsidRDefault="00F17C84" w:rsidP="00BB45B5">
            <w:pPr>
              <w:rPr>
                <w:ins w:id="876" w:author="Peter Koch" w:date="2026-05-29T14:44:00Z" w16du:dateUtc="2026-05-29T12:44:00Z"/>
                <w:sz w:val="20"/>
                <w:szCs w:val="20"/>
              </w:rPr>
            </w:pPr>
            <w:ins w:id="877" w:author="Peter Koch" w:date="2026-05-29T14:44:00Z" w16du:dateUtc="2026-05-29T12:44:00Z">
              <w:r w:rsidRPr="00EA1030">
                <w:rPr>
                  <w:sz w:val="20"/>
                  <w:szCs w:val="20"/>
                </w:rPr>
                <w:t>Ja/Nein</w:t>
              </w:r>
            </w:ins>
          </w:p>
        </w:tc>
      </w:tr>
      <w:tr w:rsidR="00F17C84" w:rsidRPr="00EA1030" w14:paraId="46A394E7" w14:textId="77777777" w:rsidTr="00BB45B5">
        <w:trPr>
          <w:ins w:id="878" w:author="Peter Koch" w:date="2026-05-29T14:44:00Z" w16du:dateUtc="2026-05-29T12:44:00Z"/>
        </w:trPr>
        <w:tc>
          <w:tcPr>
            <w:tcW w:w="8077" w:type="dxa"/>
          </w:tcPr>
          <w:p w14:paraId="642F9B84" w14:textId="77777777" w:rsidR="00F17C84" w:rsidRPr="00EA1030" w:rsidRDefault="00F17C84" w:rsidP="00BB45B5">
            <w:pPr>
              <w:rPr>
                <w:ins w:id="879" w:author="Peter Koch" w:date="2026-05-29T14:44:00Z" w16du:dateUtc="2026-05-29T12:44:00Z"/>
                <w:sz w:val="20"/>
                <w:szCs w:val="20"/>
              </w:rPr>
            </w:pPr>
            <w:ins w:id="880" w:author="Peter Koch" w:date="2026-05-29T14:44:00Z" w16du:dateUtc="2026-05-29T12:44:00Z">
              <w:r w:rsidRPr="00EA1030">
                <w:rPr>
                  <w:sz w:val="20"/>
                  <w:szCs w:val="20"/>
                </w:rPr>
                <w:t xml:space="preserve">Hat Auswirkungen auf die </w:t>
              </w:r>
              <w:r w:rsidRPr="00EA1030">
                <w:rPr>
                  <w:b/>
                  <w:bCs/>
                  <w:sz w:val="20"/>
                  <w:szCs w:val="20"/>
                </w:rPr>
                <w:t>Disposition</w:t>
              </w:r>
              <w:r w:rsidRPr="00EA1030">
                <w:rPr>
                  <w:sz w:val="20"/>
                  <w:szCs w:val="20"/>
                </w:rPr>
                <w:t>.</w:t>
              </w:r>
            </w:ins>
          </w:p>
        </w:tc>
        <w:tc>
          <w:tcPr>
            <w:tcW w:w="1008" w:type="dxa"/>
          </w:tcPr>
          <w:p w14:paraId="116E118A" w14:textId="77777777" w:rsidR="00F17C84" w:rsidRPr="00EA1030" w:rsidRDefault="00F17C84" w:rsidP="00BB45B5">
            <w:pPr>
              <w:rPr>
                <w:ins w:id="881" w:author="Peter Koch" w:date="2026-05-29T14:44:00Z" w16du:dateUtc="2026-05-29T12:44:00Z"/>
                <w:sz w:val="20"/>
                <w:szCs w:val="20"/>
              </w:rPr>
            </w:pPr>
            <w:ins w:id="882" w:author="Peter Koch" w:date="2026-05-29T14:44:00Z" w16du:dateUtc="2026-05-29T12:44:00Z">
              <w:r w:rsidRPr="00EA1030">
                <w:rPr>
                  <w:sz w:val="20"/>
                  <w:szCs w:val="20"/>
                </w:rPr>
                <w:t>Ja/Nein</w:t>
              </w:r>
            </w:ins>
          </w:p>
        </w:tc>
      </w:tr>
      <w:tr w:rsidR="00F17C84" w:rsidRPr="00EA1030" w14:paraId="6E6735AD" w14:textId="77777777" w:rsidTr="00BB45B5">
        <w:trPr>
          <w:ins w:id="883" w:author="Peter Koch" w:date="2026-05-29T14:44:00Z" w16du:dateUtc="2026-05-29T12:44:00Z"/>
        </w:trPr>
        <w:tc>
          <w:tcPr>
            <w:tcW w:w="8077" w:type="dxa"/>
          </w:tcPr>
          <w:p w14:paraId="0C943D7C" w14:textId="77777777" w:rsidR="00F17C84" w:rsidRPr="00EA1030" w:rsidRDefault="00F17C84" w:rsidP="00BB45B5">
            <w:pPr>
              <w:rPr>
                <w:ins w:id="884" w:author="Peter Koch" w:date="2026-05-29T14:44:00Z" w16du:dateUtc="2026-05-29T12:44:00Z"/>
                <w:sz w:val="20"/>
                <w:szCs w:val="20"/>
              </w:rPr>
            </w:pPr>
            <w:ins w:id="885" w:author="Peter Koch" w:date="2026-05-29T14:44:00Z" w16du:dateUtc="2026-05-29T12:44:00Z">
              <w:r w:rsidRPr="00EA1030">
                <w:rPr>
                  <w:sz w:val="20"/>
                  <w:szCs w:val="20"/>
                </w:rPr>
                <w:t xml:space="preserve">Hat Auswirkungen auf die </w:t>
              </w:r>
              <w:r w:rsidRPr="00EA1030">
                <w:rPr>
                  <w:b/>
                  <w:bCs/>
                  <w:sz w:val="20"/>
                  <w:szCs w:val="20"/>
                </w:rPr>
                <w:t>Bewertung</w:t>
              </w:r>
              <w:r w:rsidRPr="00EA1030">
                <w:rPr>
                  <w:sz w:val="20"/>
                  <w:szCs w:val="20"/>
                </w:rPr>
                <w:t>.</w:t>
              </w:r>
            </w:ins>
          </w:p>
        </w:tc>
        <w:tc>
          <w:tcPr>
            <w:tcW w:w="1008" w:type="dxa"/>
          </w:tcPr>
          <w:p w14:paraId="2E07702D" w14:textId="77777777" w:rsidR="00F17C84" w:rsidRPr="00EA1030" w:rsidRDefault="00F17C84" w:rsidP="00BB45B5">
            <w:pPr>
              <w:rPr>
                <w:ins w:id="886" w:author="Peter Koch" w:date="2026-05-29T14:44:00Z" w16du:dateUtc="2026-05-29T12:44:00Z"/>
                <w:sz w:val="20"/>
                <w:szCs w:val="20"/>
              </w:rPr>
            </w:pPr>
            <w:ins w:id="887" w:author="Peter Koch" w:date="2026-05-29T14:44:00Z" w16du:dateUtc="2026-05-29T12:44:00Z">
              <w:r w:rsidRPr="00EA1030">
                <w:rPr>
                  <w:sz w:val="20"/>
                  <w:szCs w:val="20"/>
                </w:rPr>
                <w:t>Ja/Nein</w:t>
              </w:r>
            </w:ins>
          </w:p>
        </w:tc>
      </w:tr>
      <w:tr w:rsidR="00F17C84" w:rsidRPr="00EA1030" w14:paraId="3F88A253" w14:textId="77777777" w:rsidTr="00BB45B5">
        <w:trPr>
          <w:ins w:id="888" w:author="Peter Koch" w:date="2026-05-29T14:44:00Z" w16du:dateUtc="2026-05-29T12:44:00Z"/>
        </w:trPr>
        <w:tc>
          <w:tcPr>
            <w:tcW w:w="8077" w:type="dxa"/>
          </w:tcPr>
          <w:p w14:paraId="08832B0E" w14:textId="77777777" w:rsidR="00F17C84" w:rsidRPr="00EA1030" w:rsidRDefault="00F17C84" w:rsidP="00BB45B5">
            <w:pPr>
              <w:rPr>
                <w:ins w:id="889" w:author="Peter Koch" w:date="2026-05-29T14:44:00Z" w16du:dateUtc="2026-05-29T12:44:00Z"/>
                <w:sz w:val="20"/>
                <w:szCs w:val="20"/>
              </w:rPr>
            </w:pPr>
            <w:ins w:id="890" w:author="Peter Koch" w:date="2026-05-29T14:44:00Z" w16du:dateUtc="2026-05-29T12:44:00Z">
              <w:r w:rsidRPr="00EA1030">
                <w:rPr>
                  <w:sz w:val="20"/>
                  <w:szCs w:val="20"/>
                </w:rPr>
                <w:t xml:space="preserve">Ist funktional </w:t>
              </w:r>
              <w:r w:rsidRPr="00EA1030">
                <w:rPr>
                  <w:b/>
                  <w:bCs/>
                  <w:sz w:val="20"/>
                  <w:szCs w:val="20"/>
                </w:rPr>
                <w:t>komplex</w:t>
              </w:r>
              <w:r w:rsidRPr="00EA1030">
                <w:rPr>
                  <w:sz w:val="20"/>
                  <w:szCs w:val="20"/>
                </w:rPr>
                <w:t xml:space="preserve"> oder bezieht sich auf eine </w:t>
              </w:r>
              <w:r w:rsidRPr="00EA1030">
                <w:rPr>
                  <w:b/>
                  <w:bCs/>
                  <w:sz w:val="20"/>
                  <w:szCs w:val="20"/>
                </w:rPr>
                <w:t>große Datenmenge</w:t>
              </w:r>
              <w:r w:rsidRPr="00EA1030">
                <w:rPr>
                  <w:sz w:val="20"/>
                  <w:szCs w:val="20"/>
                </w:rPr>
                <w:t xml:space="preserve"> und ist daher möglicherweise performancekritisch.</w:t>
              </w:r>
            </w:ins>
          </w:p>
        </w:tc>
        <w:tc>
          <w:tcPr>
            <w:tcW w:w="1008" w:type="dxa"/>
          </w:tcPr>
          <w:p w14:paraId="2B177FA5" w14:textId="77777777" w:rsidR="00F17C84" w:rsidRPr="00EA1030" w:rsidRDefault="00F17C84" w:rsidP="00BB45B5">
            <w:pPr>
              <w:rPr>
                <w:ins w:id="891" w:author="Peter Koch" w:date="2026-05-29T14:44:00Z" w16du:dateUtc="2026-05-29T12:44:00Z"/>
                <w:sz w:val="20"/>
                <w:szCs w:val="20"/>
              </w:rPr>
            </w:pPr>
            <w:ins w:id="892" w:author="Peter Koch" w:date="2026-05-29T14:44:00Z" w16du:dateUtc="2026-05-29T12:44:00Z">
              <w:r w:rsidRPr="00EA1030">
                <w:rPr>
                  <w:sz w:val="20"/>
                  <w:szCs w:val="20"/>
                </w:rPr>
                <w:t>Ja/Nein</w:t>
              </w:r>
            </w:ins>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F17C84" w:rsidRPr="00EA1030" w14:paraId="20DA5BAE" w14:textId="77777777" w:rsidTr="00BB45B5">
        <w:trPr>
          <w:trHeight w:hRule="exact" w:val="861"/>
          <w:ins w:id="893" w:author="Peter Koch" w:date="2026-05-29T14:44:00Z" w16du:dateUtc="2026-05-29T12:44:00Z"/>
        </w:trPr>
        <w:tc>
          <w:tcPr>
            <w:tcW w:w="1273" w:type="dxa"/>
            <w:shd w:val="clear" w:color="auto" w:fill="D5D5D5" w:themeFill="background2"/>
            <w:tcMar>
              <w:bottom w:w="57" w:type="dxa"/>
            </w:tcMar>
          </w:tcPr>
          <w:p w14:paraId="77C82BA2" w14:textId="77777777" w:rsidR="00F17C84" w:rsidRPr="00EA1030" w:rsidRDefault="00F17C84" w:rsidP="00BB45B5">
            <w:pPr>
              <w:rPr>
                <w:ins w:id="894" w:author="Peter Koch" w:date="2026-05-29T14:44:00Z" w16du:dateUtc="2026-05-29T12:44:00Z"/>
                <w:b/>
              </w:rPr>
            </w:pPr>
            <w:ins w:id="895" w:author="Peter Koch" w:date="2026-05-29T14:44:00Z" w16du:dateUtc="2026-05-29T12:44:00Z">
              <w:r w:rsidRPr="00EA1030">
                <w:rPr>
                  <w:b/>
                </w:rPr>
                <w:t>Priorität</w:t>
              </w:r>
            </w:ins>
          </w:p>
        </w:tc>
        <w:tc>
          <w:tcPr>
            <w:tcW w:w="2190" w:type="dxa"/>
            <w:shd w:val="clear" w:color="auto" w:fill="D5D5D5" w:themeFill="background2"/>
            <w:tcMar>
              <w:bottom w:w="57" w:type="dxa"/>
            </w:tcMar>
          </w:tcPr>
          <w:p w14:paraId="553ECBC1" w14:textId="77777777" w:rsidR="00F17C84" w:rsidRPr="00EA1030" w:rsidRDefault="00F17C84" w:rsidP="00BB45B5">
            <w:pPr>
              <w:rPr>
                <w:ins w:id="896" w:author="Peter Koch" w:date="2026-05-29T14:44:00Z" w16du:dateUtc="2026-05-29T12:44:00Z"/>
                <w:b/>
              </w:rPr>
            </w:pPr>
            <w:ins w:id="897" w:author="Peter Koch" w:date="2026-05-29T14:44:00Z" w16du:dateUtc="2026-05-29T12:44:00Z">
              <w:r w:rsidRPr="00EA1030">
                <w:rPr>
                  <w:b/>
                </w:rPr>
                <w:t>Realisierung</w:t>
              </w:r>
            </w:ins>
          </w:p>
        </w:tc>
        <w:tc>
          <w:tcPr>
            <w:tcW w:w="1070" w:type="dxa"/>
            <w:shd w:val="clear" w:color="auto" w:fill="D5D5D5" w:themeFill="background2"/>
            <w:tcMar>
              <w:bottom w:w="57" w:type="dxa"/>
            </w:tcMar>
          </w:tcPr>
          <w:p w14:paraId="651B8626" w14:textId="77777777" w:rsidR="00F17C84" w:rsidRPr="00EA1030" w:rsidRDefault="00F17C84" w:rsidP="00BB45B5">
            <w:pPr>
              <w:rPr>
                <w:ins w:id="898" w:author="Peter Koch" w:date="2026-05-29T14:44:00Z" w16du:dateUtc="2026-05-29T12:44:00Z"/>
                <w:b/>
              </w:rPr>
            </w:pPr>
            <w:ins w:id="899" w:author="Peter Koch" w:date="2026-05-29T14:44:00Z" w16du:dateUtc="2026-05-29T12:44:00Z">
              <w:r w:rsidRPr="00EA1030">
                <w:rPr>
                  <w:b/>
                </w:rPr>
                <w:t>Dauer (ca./h)</w:t>
              </w:r>
            </w:ins>
          </w:p>
        </w:tc>
        <w:tc>
          <w:tcPr>
            <w:tcW w:w="1134" w:type="dxa"/>
            <w:shd w:val="clear" w:color="auto" w:fill="D5D5D5" w:themeFill="background2"/>
            <w:tcMar>
              <w:bottom w:w="57" w:type="dxa"/>
            </w:tcMar>
          </w:tcPr>
          <w:p w14:paraId="6BF6543E" w14:textId="77777777" w:rsidR="00F17C84" w:rsidRPr="00EA1030" w:rsidRDefault="00F17C84" w:rsidP="00BB45B5">
            <w:pPr>
              <w:rPr>
                <w:ins w:id="900" w:author="Peter Koch" w:date="2026-05-29T14:44:00Z" w16du:dateUtc="2026-05-29T12:44:00Z"/>
                <w:b/>
              </w:rPr>
            </w:pPr>
            <w:ins w:id="901" w:author="Peter Koch" w:date="2026-05-29T14:44:00Z" w16du:dateUtc="2026-05-29T12:44:00Z">
              <w:r w:rsidRPr="00EA1030">
                <w:rPr>
                  <w:b/>
                </w:rPr>
                <w:t>QS</w:t>
              </w:r>
              <w:r w:rsidRPr="00EA1030">
                <w:rPr>
                  <w:b/>
                </w:rPr>
                <w:br/>
                <w:t>(ca./h)</w:t>
              </w:r>
            </w:ins>
          </w:p>
        </w:tc>
        <w:tc>
          <w:tcPr>
            <w:tcW w:w="1134" w:type="dxa"/>
            <w:shd w:val="clear" w:color="auto" w:fill="D5D5D5" w:themeFill="background2"/>
            <w:tcMar>
              <w:bottom w:w="57" w:type="dxa"/>
            </w:tcMar>
          </w:tcPr>
          <w:p w14:paraId="640AB2B3" w14:textId="77777777" w:rsidR="00F17C84" w:rsidRPr="00EA1030" w:rsidRDefault="00F17C84" w:rsidP="00BB45B5">
            <w:pPr>
              <w:rPr>
                <w:ins w:id="902" w:author="Peter Koch" w:date="2026-05-29T14:44:00Z" w16du:dateUtc="2026-05-29T12:44:00Z"/>
                <w:b/>
              </w:rPr>
            </w:pPr>
            <w:ins w:id="903" w:author="Peter Koch" w:date="2026-05-29T14:44:00Z" w16du:dateUtc="2026-05-29T12:44:00Z">
              <w:r w:rsidRPr="00EA1030">
                <w:rPr>
                  <w:b/>
                </w:rPr>
                <w:t>Kunde</w:t>
              </w:r>
              <w:r w:rsidRPr="00EA1030">
                <w:rPr>
                  <w:b/>
                </w:rPr>
                <w:br/>
                <w:t>(ca./h)</w:t>
              </w:r>
              <w:r w:rsidRPr="00EA1030">
                <w:rPr>
                  <w:b/>
                </w:rPr>
                <w:br/>
              </w:r>
            </w:ins>
          </w:p>
        </w:tc>
        <w:tc>
          <w:tcPr>
            <w:tcW w:w="2271" w:type="dxa"/>
            <w:shd w:val="clear" w:color="auto" w:fill="D5D5D5" w:themeFill="background2"/>
            <w:tcMar>
              <w:bottom w:w="57" w:type="dxa"/>
            </w:tcMar>
          </w:tcPr>
          <w:p w14:paraId="097677B0" w14:textId="77777777" w:rsidR="00F17C84" w:rsidRPr="00EA1030" w:rsidRDefault="00F17C84" w:rsidP="00BB45B5">
            <w:pPr>
              <w:rPr>
                <w:ins w:id="904" w:author="Peter Koch" w:date="2026-05-29T14:44:00Z" w16du:dateUtc="2026-05-29T12:44:00Z"/>
                <w:b/>
              </w:rPr>
            </w:pPr>
            <w:ins w:id="905" w:author="Peter Koch" w:date="2026-05-29T14:44:00Z" w16du:dateUtc="2026-05-29T12:44:00Z">
              <w:r w:rsidRPr="00EA1030">
                <w:rPr>
                  <w:b/>
                </w:rPr>
                <w:t>Bereich</w:t>
              </w:r>
            </w:ins>
          </w:p>
        </w:tc>
      </w:tr>
      <w:tr w:rsidR="00F17C84" w:rsidRPr="00EA1030" w14:paraId="0C23903B" w14:textId="77777777" w:rsidTr="00BB45B5">
        <w:trPr>
          <w:trHeight w:val="454"/>
          <w:ins w:id="906" w:author="Peter Koch" w:date="2026-05-29T14:44:00Z" w16du:dateUtc="2026-05-29T12:44:00Z"/>
        </w:trPr>
        <w:tc>
          <w:tcPr>
            <w:tcW w:w="1273" w:type="dxa"/>
            <w:shd w:val="clear" w:color="auto" w:fill="FFFFFF"/>
            <w:tcMar>
              <w:bottom w:w="57" w:type="dxa"/>
            </w:tcMar>
          </w:tcPr>
          <w:p w14:paraId="73FBD349" w14:textId="77777777" w:rsidR="00F17C84" w:rsidRPr="00EA1030" w:rsidRDefault="00F17C84" w:rsidP="00BB45B5">
            <w:pPr>
              <w:pStyle w:val="Tabelleninhalte"/>
              <w:rPr>
                <w:ins w:id="907" w:author="Peter Koch" w:date="2026-05-29T14:44:00Z" w16du:dateUtc="2026-05-29T12:44:00Z"/>
                <w:color w:val="102031" w:themeColor="text2"/>
              </w:rPr>
            </w:pPr>
            <w:ins w:id="908" w:author="Peter Koch" w:date="2026-05-29T14:44:00Z" w16du:dateUtc="2026-05-29T12:44:00Z">
              <w:r w:rsidRPr="00EA1030">
                <w:rPr>
                  <w:color w:val="102031" w:themeColor="text2"/>
                </w:rPr>
                <w:t>1</w:t>
              </w:r>
            </w:ins>
          </w:p>
        </w:tc>
        <w:tc>
          <w:tcPr>
            <w:tcW w:w="2190" w:type="dxa"/>
            <w:shd w:val="clear" w:color="auto" w:fill="FFFFFF"/>
            <w:tcMar>
              <w:bottom w:w="57" w:type="dxa"/>
            </w:tcMar>
          </w:tcPr>
          <w:p w14:paraId="1EE596C0" w14:textId="77777777" w:rsidR="00F17C84" w:rsidRPr="00EA1030" w:rsidRDefault="00F17C84" w:rsidP="00BB45B5">
            <w:pPr>
              <w:pStyle w:val="Tabelleninhalte"/>
              <w:rPr>
                <w:ins w:id="909" w:author="Peter Koch" w:date="2026-05-29T14:44:00Z" w16du:dateUtc="2026-05-29T12:44:00Z"/>
                <w:color w:val="102031" w:themeColor="text2"/>
              </w:rPr>
            </w:pPr>
            <w:ins w:id="910" w:author="Peter Koch" w:date="2026-05-29T14:44:00Z" w16du:dateUtc="2026-05-29T12:44:00Z">
              <w:r w:rsidRPr="00EA1030">
                <w:rPr>
                  <w:color w:val="102031" w:themeColor="text2"/>
                </w:rPr>
                <w:t>Abas</w:t>
              </w:r>
            </w:ins>
          </w:p>
        </w:tc>
        <w:tc>
          <w:tcPr>
            <w:tcW w:w="1070" w:type="dxa"/>
            <w:shd w:val="clear" w:color="auto" w:fill="FFFFFF"/>
            <w:tcMar>
              <w:bottom w:w="57" w:type="dxa"/>
            </w:tcMar>
          </w:tcPr>
          <w:p w14:paraId="68D507B5" w14:textId="77777777" w:rsidR="00F17C84" w:rsidRPr="00EA1030" w:rsidRDefault="00F17C84" w:rsidP="00BB45B5">
            <w:pPr>
              <w:pStyle w:val="Tabelleninhalte"/>
              <w:ind w:right="113"/>
              <w:rPr>
                <w:ins w:id="911" w:author="Peter Koch" w:date="2026-05-29T14:44:00Z" w16du:dateUtc="2026-05-29T12:44:00Z"/>
                <w:color w:val="102031" w:themeColor="text2"/>
              </w:rPr>
            </w:pPr>
            <w:ins w:id="912" w:author="Peter Koch" w:date="2026-05-29T14:44:00Z" w16du:dateUtc="2026-05-29T12:44:00Z">
              <w:r w:rsidRPr="00EA1030">
                <w:rPr>
                  <w:color w:val="102031" w:themeColor="text2"/>
                </w:rPr>
                <w:t>0,00</w:t>
              </w:r>
            </w:ins>
          </w:p>
        </w:tc>
        <w:tc>
          <w:tcPr>
            <w:tcW w:w="1134" w:type="dxa"/>
            <w:shd w:val="clear" w:color="auto" w:fill="FFFFFF"/>
            <w:tcMar>
              <w:bottom w:w="57" w:type="dxa"/>
            </w:tcMar>
          </w:tcPr>
          <w:p w14:paraId="4F95A14A" w14:textId="77777777" w:rsidR="00F17C84" w:rsidRPr="00EA1030" w:rsidRDefault="00F17C84" w:rsidP="00BB45B5">
            <w:pPr>
              <w:pStyle w:val="Tabelleninhalte"/>
              <w:ind w:right="113"/>
              <w:rPr>
                <w:ins w:id="913" w:author="Peter Koch" w:date="2026-05-29T14:44:00Z" w16du:dateUtc="2026-05-29T12:44:00Z"/>
                <w:color w:val="102031" w:themeColor="text2"/>
              </w:rPr>
            </w:pPr>
            <w:ins w:id="914" w:author="Peter Koch" w:date="2026-05-29T14:44:00Z" w16du:dateUtc="2026-05-29T12:44:00Z">
              <w:r w:rsidRPr="00EA1030">
                <w:rPr>
                  <w:color w:val="102031" w:themeColor="text2"/>
                </w:rPr>
                <w:t>0,00</w:t>
              </w:r>
            </w:ins>
          </w:p>
        </w:tc>
        <w:tc>
          <w:tcPr>
            <w:tcW w:w="1134" w:type="dxa"/>
            <w:shd w:val="clear" w:color="auto" w:fill="FFFFFF"/>
            <w:tcMar>
              <w:bottom w:w="57" w:type="dxa"/>
            </w:tcMar>
          </w:tcPr>
          <w:p w14:paraId="3A597B5C" w14:textId="77777777" w:rsidR="00F17C84" w:rsidRPr="00EA1030" w:rsidRDefault="00F17C84" w:rsidP="00BB45B5">
            <w:pPr>
              <w:pStyle w:val="Tabelleninhalte"/>
              <w:ind w:right="113"/>
              <w:rPr>
                <w:ins w:id="915" w:author="Peter Koch" w:date="2026-05-29T14:44:00Z" w16du:dateUtc="2026-05-29T12:44:00Z"/>
                <w:color w:val="102031" w:themeColor="text2"/>
              </w:rPr>
            </w:pPr>
            <w:ins w:id="916" w:author="Peter Koch" w:date="2026-05-29T14:44:00Z" w16du:dateUtc="2026-05-29T12:44:00Z">
              <w:r w:rsidRPr="00EA1030">
                <w:rPr>
                  <w:color w:val="102031" w:themeColor="text2"/>
                </w:rPr>
                <w:t>0,00</w:t>
              </w:r>
            </w:ins>
          </w:p>
        </w:tc>
        <w:tc>
          <w:tcPr>
            <w:tcW w:w="2271" w:type="dxa"/>
            <w:shd w:val="clear" w:color="auto" w:fill="FFFFFF"/>
            <w:tcMar>
              <w:bottom w:w="57" w:type="dxa"/>
            </w:tcMar>
          </w:tcPr>
          <w:p w14:paraId="15DE4C58" w14:textId="77777777" w:rsidR="00F17C84" w:rsidRPr="00EA1030" w:rsidRDefault="00F17C84" w:rsidP="00BB45B5">
            <w:pPr>
              <w:pStyle w:val="Tabelleninhalte"/>
              <w:rPr>
                <w:ins w:id="917" w:author="Peter Koch" w:date="2026-05-29T14:44:00Z" w16du:dateUtc="2026-05-29T12:44:00Z"/>
                <w:color w:val="102031" w:themeColor="text2"/>
              </w:rPr>
            </w:pPr>
            <w:ins w:id="918" w:author="Peter Koch" w:date="2026-05-29T14:44:00Z" w16du:dateUtc="2026-05-29T12:44:00Z">
              <w:r w:rsidRPr="00EA1030">
                <w:rPr>
                  <w:color w:val="102031" w:themeColor="text2"/>
                </w:rPr>
                <w:t>Admin</w:t>
              </w:r>
            </w:ins>
          </w:p>
        </w:tc>
      </w:tr>
    </w:tbl>
    <w:p w14:paraId="37D6975F" w14:textId="631245E1" w:rsidR="001B6A12" w:rsidRPr="00F14AC8" w:rsidRDefault="001B6A12" w:rsidP="00764F0A"/>
    <w:p w14:paraId="12855227" w14:textId="39A820B0" w:rsidR="000957B4" w:rsidRPr="00F14AC8" w:rsidRDefault="00707650" w:rsidP="000957B4">
      <w:pPr>
        <w:pStyle w:val="berschrift1"/>
      </w:pPr>
      <w:bookmarkStart w:id="919" w:name="_Toc228444361"/>
      <w:r w:rsidRPr="00F14AC8">
        <w:t>Lager</w:t>
      </w:r>
      <w:bookmarkStart w:id="920" w:name="_Hlk75793778"/>
      <w:r w:rsidR="000957B4" w:rsidRPr="00F14AC8">
        <w:t xml:space="preserve"> Allgemein</w:t>
      </w:r>
      <w:bookmarkEnd w:id="919"/>
    </w:p>
    <w:bookmarkEnd w:id="920"/>
    <w:p w14:paraId="1FAD6AA0" w14:textId="77777777" w:rsidR="000957B4" w:rsidRPr="00F14AC8" w:rsidRDefault="000957B4" w:rsidP="000957B4"/>
    <w:p w14:paraId="5AE04867" w14:textId="6CB39ED1" w:rsidR="000957B4" w:rsidRPr="00F14AC8" w:rsidRDefault="00C841C9" w:rsidP="000957B4">
      <w:r w:rsidRPr="00F14AC8">
        <w:t>Die HWK</w:t>
      </w:r>
      <w:r w:rsidR="000957B4" w:rsidRPr="00F14AC8">
        <w:t xml:space="preserve"> wünscht sich einen einheitlichen Prozess für alle Geschäftsfelder. Dies soll durch die Einrichtung von Lagergruppen erfolgen.</w:t>
      </w:r>
    </w:p>
    <w:p w14:paraId="69466DCF" w14:textId="77777777" w:rsidR="000957B4" w:rsidRPr="00F14AC8" w:rsidRDefault="000957B4" w:rsidP="000957B4"/>
    <w:p w14:paraId="4DEF8899" w14:textId="77777777" w:rsidR="000957B4" w:rsidRPr="00F14AC8" w:rsidRDefault="000957B4" w:rsidP="000957B4">
      <w:pPr>
        <w:pStyle w:val="berschrift2"/>
      </w:pPr>
      <w:bookmarkStart w:id="921" w:name="_Toc228444362"/>
      <w:r w:rsidRPr="00F14AC8">
        <w:t>Anforderungen</w:t>
      </w:r>
      <w:bookmarkEnd w:id="921"/>
    </w:p>
    <w:p w14:paraId="79582CB8" w14:textId="77777777" w:rsidR="000957B4" w:rsidRPr="00F14AC8" w:rsidRDefault="000957B4" w:rsidP="000957B4"/>
    <w:p w14:paraId="49410127" w14:textId="77777777" w:rsidR="000957B4" w:rsidRPr="00F14AC8" w:rsidRDefault="000957B4" w:rsidP="000957B4">
      <w:pPr>
        <w:pStyle w:val="berschrift3"/>
      </w:pPr>
      <w:bookmarkStart w:id="922" w:name="_Toc228444363"/>
      <w:r w:rsidRPr="00F14AC8">
        <w:t>Kommissionierung für die Fertigung</w:t>
      </w:r>
      <w:bookmarkEnd w:id="922"/>
    </w:p>
    <w:p w14:paraId="71B372FF" w14:textId="77777777" w:rsidR="00A24EC3" w:rsidRPr="00F14AC8" w:rsidRDefault="00A24EC3" w:rsidP="00A24EC3"/>
    <w:p w14:paraId="46B633B4" w14:textId="7923E920" w:rsidR="00A24EC3" w:rsidRPr="00F14AC8" w:rsidRDefault="00A24EC3" w:rsidP="00A24EC3">
      <w:commentRangeStart w:id="923"/>
      <w:commentRangeStart w:id="924"/>
      <w:r w:rsidRPr="00F14AC8">
        <w:t>Die Zuständigkeiten, Verantwortlichkeiten, Dispositionen sollen über die unterschiedlichen Lagergruppen klar geregelt werden.</w:t>
      </w:r>
      <w:commentRangeEnd w:id="923"/>
      <w:r w:rsidR="00442131" w:rsidRPr="00F14AC8">
        <w:rPr>
          <w:rStyle w:val="Kommentarzeichen"/>
          <w:sz w:val="24"/>
          <w:szCs w:val="24"/>
        </w:rPr>
        <w:commentReference w:id="923"/>
      </w:r>
      <w:commentRangeEnd w:id="924"/>
      <w:r w:rsidRPr="00F14AC8">
        <w:rPr>
          <w:rStyle w:val="Kommentarzeichen"/>
          <w:sz w:val="24"/>
          <w:szCs w:val="24"/>
        </w:rPr>
        <w:commentReference w:id="924"/>
      </w:r>
    </w:p>
    <w:p w14:paraId="5DD6045E" w14:textId="77777777" w:rsidR="000957B4" w:rsidRPr="00F14AC8" w:rsidRDefault="000957B4" w:rsidP="000957B4"/>
    <w:p w14:paraId="767263C2" w14:textId="133BADC3" w:rsidR="000957B4" w:rsidRPr="00F14AC8" w:rsidRDefault="000957B4" w:rsidP="000957B4">
      <w:r w:rsidRPr="00F14AC8">
        <w:t>Der Aufwand für die Fertigungskommissionierung ist dadurch höher. Alternativ wurde die Verwendung von Arbeitsgängen vorgeschlagen. Da die Logistik und die Fertigung klar voneinander getrennte Bereiche sind, wurde dies abgelehnt.</w:t>
      </w:r>
    </w:p>
    <w:p w14:paraId="1B74D74E" w14:textId="77777777" w:rsidR="00AC0761" w:rsidRPr="00F14AC8" w:rsidRDefault="00AC0761" w:rsidP="000957B4"/>
    <w:p w14:paraId="02562D10" w14:textId="16EF0255" w:rsidR="00B93ED1" w:rsidRPr="00F14AC8" w:rsidRDefault="00B93ED1" w:rsidP="000957B4">
      <w:r w:rsidRPr="00F14AC8">
        <w:t>Die Einführung der ABAS-Intralogistik wurde vorgeschlagen. Es fand eine Einführung Schulung und Übungsunterstützung statt.</w:t>
      </w:r>
      <w:r w:rsidR="00DA5BE3" w:rsidRPr="00F14AC8">
        <w:t xml:space="preserve"> In einem weiteren Termin w</w:t>
      </w:r>
      <w:r w:rsidR="00406B18" w:rsidRPr="00F14AC8">
        <w:t>u</w:t>
      </w:r>
      <w:r w:rsidR="00DA5BE3" w:rsidRPr="00F14AC8">
        <w:t>rden die Anpassungswünsche definiert.</w:t>
      </w:r>
    </w:p>
    <w:p w14:paraId="1D6A12F9" w14:textId="77777777" w:rsidR="000957B4" w:rsidRPr="00F14AC8" w:rsidRDefault="000957B4" w:rsidP="000957B4"/>
    <w:p w14:paraId="4FC3DA1C" w14:textId="22DED738" w:rsidR="00AC0761" w:rsidRPr="00F14AC8" w:rsidRDefault="00AC0761" w:rsidP="000957B4">
      <w:r w:rsidRPr="00F14AC8">
        <w:t xml:space="preserve">Die Intralogistik befähigt die HWK </w:t>
      </w:r>
      <w:r w:rsidR="00EC7395" w:rsidRPr="00F14AC8">
        <w:t xml:space="preserve">innerhalb einer Lagergruppe (Betriebsstätte) </w:t>
      </w:r>
      <w:r w:rsidRPr="00F14AC8">
        <w:t>betriebsauftragsbezogen zu kommissioniere</w:t>
      </w:r>
      <w:r w:rsidR="00EC7395" w:rsidRPr="00F14AC8">
        <w:t>n. Daher wird eine Unterteilung der Betriebsstätten in mehrere Lagergruppen nicht benötigt.</w:t>
      </w:r>
    </w:p>
    <w:p w14:paraId="55C1D624" w14:textId="77777777" w:rsidR="00AC0761" w:rsidRPr="00F14AC8" w:rsidRDefault="00AC0761" w:rsidP="000957B4"/>
    <w:p w14:paraId="096699ED" w14:textId="440B38C7" w:rsidR="000957B4" w:rsidRPr="00F14AC8" w:rsidRDefault="009B2D05" w:rsidP="000957B4">
      <w:pPr>
        <w:pStyle w:val="berschrift3"/>
      </w:pPr>
      <w:bookmarkStart w:id="925" w:name="_Toc228444364"/>
      <w:r w:rsidRPr="00F14AC8">
        <w:lastRenderedPageBreak/>
        <w:t>Feldbedeutungen</w:t>
      </w:r>
      <w:bookmarkEnd w:id="925"/>
    </w:p>
    <w:p w14:paraId="402BC6CE" w14:textId="77777777" w:rsidR="000957B4" w:rsidRPr="00F14AC8" w:rsidRDefault="000957B4" w:rsidP="000957B4">
      <w:pPr>
        <w:pStyle w:val="Listenabsatz"/>
      </w:pPr>
    </w:p>
    <w:p w14:paraId="6A769F08" w14:textId="77777777" w:rsidR="000957B4" w:rsidRPr="00F14AC8" w:rsidRDefault="000957B4" w:rsidP="000957B4">
      <w:r w:rsidRPr="00F14AC8">
        <w:t>Es wurden einige neue Felder definiert:</w:t>
      </w:r>
    </w:p>
    <w:p w14:paraId="63BFD9B5" w14:textId="77777777" w:rsidR="000957B4" w:rsidRPr="00F14AC8" w:rsidRDefault="000957B4" w:rsidP="000957B4"/>
    <w:p w14:paraId="1BC57E55" w14:textId="77777777" w:rsidR="00CB2F05" w:rsidRPr="00F14AC8" w:rsidRDefault="000957B4" w:rsidP="000957B4">
      <w:pPr>
        <w:rPr>
          <w:u w:val="single"/>
        </w:rPr>
      </w:pPr>
      <w:r w:rsidRPr="00F14AC8">
        <w:rPr>
          <w:u w:val="single"/>
        </w:rPr>
        <w:t>Materialklasse</w:t>
      </w:r>
      <w:r w:rsidR="00CB2F05" w:rsidRPr="00F14AC8">
        <w:rPr>
          <w:u w:val="single"/>
        </w:rPr>
        <w:t>:</w:t>
      </w:r>
    </w:p>
    <w:p w14:paraId="5AA334FC" w14:textId="77777777" w:rsidR="00CB2F05" w:rsidRPr="00F14AC8" w:rsidRDefault="00CB2F05" w:rsidP="000957B4"/>
    <w:p w14:paraId="74F28904" w14:textId="1550B709" w:rsidR="00CB2F05" w:rsidRPr="00F14AC8" w:rsidRDefault="00CB2F05" w:rsidP="000957B4">
      <w:r w:rsidRPr="00F14AC8">
        <w:t>Hier</w:t>
      </w:r>
      <w:r w:rsidR="00B85686" w:rsidRPr="00F14AC8">
        <w:t>bei</w:t>
      </w:r>
      <w:r w:rsidRPr="00F14AC8">
        <w:t xml:space="preserve"> handelt es sich um eine </w:t>
      </w:r>
      <w:r w:rsidR="004A1545" w:rsidRPr="00F14AC8">
        <w:t>Aufzählung von Artikeln mit vordefinierten Dispositionsdaten. A-Teil</w:t>
      </w:r>
      <w:r w:rsidR="00B85686" w:rsidRPr="00F14AC8">
        <w:t>, B-Teil, C-Teil</w:t>
      </w:r>
    </w:p>
    <w:p w14:paraId="6858D1AB" w14:textId="5B8F79DF" w:rsidR="006D10E5" w:rsidRPr="00F14AC8" w:rsidRDefault="006D10E5" w:rsidP="000957B4"/>
    <w:p w14:paraId="1922E8AE" w14:textId="77777777" w:rsidR="00FB276A" w:rsidRPr="00F14AC8" w:rsidRDefault="00FB276A" w:rsidP="00FB276A">
      <w:r w:rsidRPr="00F14AC8">
        <w:t>A-Teile: Disposition auftragsbezogen, Entnahme über Artikel</w:t>
      </w:r>
    </w:p>
    <w:p w14:paraId="6B451AF9" w14:textId="77777777" w:rsidR="00FB276A" w:rsidRPr="00F14AC8" w:rsidRDefault="00FB276A" w:rsidP="00FB276A">
      <w:r w:rsidRPr="00F14AC8">
        <w:t xml:space="preserve">B-Teile: Disposition bedarfsbezogen, Entnahme über Artikel </w:t>
      </w:r>
    </w:p>
    <w:p w14:paraId="5528B266" w14:textId="47A84C90" w:rsidR="00FB276A" w:rsidRPr="00F14AC8" w:rsidRDefault="00FB276A" w:rsidP="00FB276A">
      <w:r w:rsidRPr="00F14AC8">
        <w:t xml:space="preserve">C-Teile: Disposition mindestbestandsbezogen Entnahme manuell (aktuell Abgangsbuchung auf Kostenstelle). In Zukunft retrograd beim </w:t>
      </w:r>
      <w:r w:rsidR="00D27BC6" w:rsidRPr="00F14AC8">
        <w:t>R</w:t>
      </w:r>
      <w:r w:rsidRPr="00F14AC8">
        <w:t>ückmelden eines Betriebsauftrages in der Fertigungslagergruppe.</w:t>
      </w:r>
    </w:p>
    <w:p w14:paraId="6FF27328" w14:textId="77777777" w:rsidR="006D10E5" w:rsidRPr="00F14AC8" w:rsidRDefault="006D10E5" w:rsidP="000957B4"/>
    <w:p w14:paraId="7F1F8B55" w14:textId="023C2E1C" w:rsidR="00FB276A" w:rsidRPr="00F14AC8" w:rsidRDefault="00FB276A" w:rsidP="000957B4">
      <w:r w:rsidRPr="00F14AC8">
        <w:t>Hinweis: es wurde keine Automatisierung beschlossen. Die Aufzählung und die Dispositionseinstellungen müssen per Hand vorgenommen werden.</w:t>
      </w:r>
    </w:p>
    <w:p w14:paraId="10E3E585" w14:textId="77777777" w:rsidR="00FB276A" w:rsidRPr="00F14AC8" w:rsidRDefault="00FB276A" w:rsidP="000957B4"/>
    <w:p w14:paraId="072E6D35" w14:textId="3AA0F323" w:rsidR="009B2D05" w:rsidRPr="00F14AC8" w:rsidRDefault="000957B4" w:rsidP="000957B4">
      <w:pPr>
        <w:rPr>
          <w:u w:val="single"/>
        </w:rPr>
      </w:pPr>
      <w:r w:rsidRPr="00F14AC8">
        <w:rPr>
          <w:u w:val="single"/>
        </w:rPr>
        <w:t>Beistellung</w:t>
      </w:r>
      <w:r w:rsidR="001212A3" w:rsidRPr="00F14AC8">
        <w:rPr>
          <w:u w:val="single"/>
        </w:rPr>
        <w:t>:</w:t>
      </w:r>
    </w:p>
    <w:p w14:paraId="48BA1FE1" w14:textId="77777777" w:rsidR="001212A3" w:rsidRPr="00F14AC8" w:rsidRDefault="001212A3" w:rsidP="000957B4"/>
    <w:p w14:paraId="089343B3" w14:textId="3B7A998B" w:rsidR="001212A3" w:rsidRPr="00F14AC8" w:rsidRDefault="00BF1796" w:rsidP="000957B4">
      <w:r w:rsidRPr="00F14AC8">
        <w:t>Ein boolescher Kenner</w:t>
      </w:r>
      <w:r w:rsidR="00C70A03" w:rsidRPr="00F14AC8">
        <w:t xml:space="preserve"> für Beistellteile</w:t>
      </w:r>
      <w:r w:rsidRPr="00F14AC8">
        <w:t xml:space="preserve">. </w:t>
      </w:r>
      <w:r w:rsidR="001212A3" w:rsidRPr="00F14AC8">
        <w:t xml:space="preserve">Beigestellte Artikel für die Montageaufträge, werden je Anforderung, </w:t>
      </w:r>
      <w:r w:rsidR="004868FA" w:rsidRPr="00F14AC8">
        <w:t>m</w:t>
      </w:r>
      <w:r w:rsidR="001212A3" w:rsidRPr="00F14AC8">
        <w:t>engen</w:t>
      </w:r>
      <w:r w:rsidR="004868FA" w:rsidRPr="00F14AC8">
        <w:t>-</w:t>
      </w:r>
      <w:r w:rsidR="001212A3" w:rsidRPr="00F14AC8">
        <w:t xml:space="preserve">, </w:t>
      </w:r>
      <w:r w:rsidR="004868FA" w:rsidRPr="00F14AC8">
        <w:t>g</w:t>
      </w:r>
      <w:r w:rsidR="001212A3" w:rsidRPr="00F14AC8">
        <w:t>ewicht</w:t>
      </w:r>
      <w:r w:rsidR="004868FA" w:rsidRPr="00F14AC8">
        <w:t>-</w:t>
      </w:r>
      <w:r w:rsidR="00EA51A6" w:rsidRPr="00F14AC8">
        <w:t xml:space="preserve"> oder</w:t>
      </w:r>
      <w:r w:rsidR="001212A3" w:rsidRPr="00F14AC8">
        <w:t xml:space="preserve"> </w:t>
      </w:r>
      <w:r w:rsidR="004868FA" w:rsidRPr="00F14AC8">
        <w:t>c</w:t>
      </w:r>
      <w:r w:rsidR="001212A3" w:rsidRPr="00F14AC8">
        <w:t>hargenbezogen im ERP vereinnahmt.</w:t>
      </w:r>
    </w:p>
    <w:p w14:paraId="438DAB05" w14:textId="77777777" w:rsidR="001212A3" w:rsidRPr="00F14AC8" w:rsidRDefault="001212A3" w:rsidP="000957B4"/>
    <w:p w14:paraId="6B072766" w14:textId="1028DEE6" w:rsidR="00BF1796" w:rsidRPr="00F14AC8" w:rsidRDefault="000957B4" w:rsidP="000957B4">
      <w:pPr>
        <w:rPr>
          <w:u w:val="single"/>
        </w:rPr>
      </w:pPr>
      <w:r w:rsidRPr="00F14AC8">
        <w:rPr>
          <w:u w:val="single"/>
        </w:rPr>
        <w:t>VPE</w:t>
      </w:r>
      <w:r w:rsidR="00BF1796" w:rsidRPr="00F14AC8">
        <w:rPr>
          <w:u w:val="single"/>
        </w:rPr>
        <w:t>:</w:t>
      </w:r>
    </w:p>
    <w:p w14:paraId="7C3DF2AA" w14:textId="77777777" w:rsidR="00BF1796" w:rsidRPr="00F14AC8" w:rsidRDefault="00BF1796" w:rsidP="000957B4">
      <w:pPr>
        <w:rPr>
          <w:u w:val="single"/>
        </w:rPr>
      </w:pPr>
    </w:p>
    <w:p w14:paraId="406E2F47" w14:textId="5965D688" w:rsidR="009B2D05" w:rsidRPr="00F14AC8" w:rsidRDefault="00BF1796" w:rsidP="000957B4">
      <w:r w:rsidRPr="00F14AC8">
        <w:t xml:space="preserve">Wird nicht mehr als neues Feld benötigt. Die Funktion </w:t>
      </w:r>
      <w:r w:rsidR="000957B4" w:rsidRPr="00F14AC8">
        <w:t>wird über Einheitenumrechnung abgebildet</w:t>
      </w:r>
      <w:r w:rsidRPr="00F14AC8">
        <w:t>.</w:t>
      </w:r>
    </w:p>
    <w:p w14:paraId="42CE09EC" w14:textId="77777777" w:rsidR="00BF1796" w:rsidRPr="00F14AC8" w:rsidRDefault="00BF1796" w:rsidP="000957B4"/>
    <w:p w14:paraId="6D1B836C" w14:textId="7B3FFD34" w:rsidR="009B2D05" w:rsidRPr="00F14AC8" w:rsidRDefault="000957B4" w:rsidP="000957B4">
      <w:pPr>
        <w:rPr>
          <w:u w:val="single"/>
        </w:rPr>
      </w:pPr>
      <w:r w:rsidRPr="00F14AC8">
        <w:rPr>
          <w:u w:val="single"/>
        </w:rPr>
        <w:t>Verkaufsteile-Nr. Therapieliegen</w:t>
      </w:r>
      <w:r w:rsidR="00BF1796" w:rsidRPr="00F14AC8">
        <w:rPr>
          <w:u w:val="single"/>
        </w:rPr>
        <w:t>:</w:t>
      </w:r>
    </w:p>
    <w:p w14:paraId="17CA7246" w14:textId="77777777" w:rsidR="00BF1796" w:rsidRPr="00F14AC8" w:rsidRDefault="00BF1796" w:rsidP="000957B4"/>
    <w:p w14:paraId="14BA14E3" w14:textId="275C1935" w:rsidR="00BF1796" w:rsidRPr="00F14AC8" w:rsidRDefault="00BF1796" w:rsidP="000957B4">
      <w:r w:rsidRPr="00F14AC8">
        <w:t>Nach interner Rücksprache wird dieses Feld nicht mehr benötigt.</w:t>
      </w:r>
    </w:p>
    <w:p w14:paraId="0EFE8A06" w14:textId="77777777" w:rsidR="00BF1796" w:rsidRPr="00F14AC8" w:rsidRDefault="00BF1796" w:rsidP="000957B4"/>
    <w:p w14:paraId="4634A135" w14:textId="77777777" w:rsidR="00BF1796" w:rsidRPr="00F14AC8" w:rsidRDefault="000957B4" w:rsidP="000957B4">
      <w:r w:rsidRPr="00F14AC8">
        <w:rPr>
          <w:u w:val="single"/>
        </w:rPr>
        <w:t>Lieferantenanonymisierung</w:t>
      </w:r>
      <w:r w:rsidRPr="00F14AC8">
        <w:t xml:space="preserve"> </w:t>
      </w:r>
    </w:p>
    <w:p w14:paraId="21F8067F" w14:textId="77777777" w:rsidR="00BF1796" w:rsidRPr="00F14AC8" w:rsidRDefault="00BF1796" w:rsidP="000957B4"/>
    <w:p w14:paraId="520FF2DC" w14:textId="61404560" w:rsidR="000957B4" w:rsidRPr="00F14AC8" w:rsidRDefault="00BF1796" w:rsidP="000957B4">
      <w:r w:rsidRPr="00F14AC8">
        <w:t>Ein boolescher Kenner. Dieser dient zur</w:t>
      </w:r>
      <w:r w:rsidR="00C561B1" w:rsidRPr="00F14AC8">
        <w:t xml:space="preserve"> Anonymisierung des Lieferanten auf Etiketten. Ist der Kenner gesetzt, wird der Lieferant nicht angedruckt.</w:t>
      </w:r>
      <w:r w:rsidR="000957B4" w:rsidRPr="00F14AC8">
        <w:t xml:space="preserve"> </w:t>
      </w:r>
    </w:p>
    <w:p w14:paraId="48E4B04C" w14:textId="77777777" w:rsidR="000957B4" w:rsidRPr="00F14AC8" w:rsidRDefault="000957B4" w:rsidP="000957B4"/>
    <w:p w14:paraId="2BCEA0CF" w14:textId="30FBF898" w:rsidR="006D10E5" w:rsidRPr="00F14AC8" w:rsidRDefault="006D10E5" w:rsidP="000957B4">
      <w:pPr>
        <w:rPr>
          <w:u w:val="single"/>
        </w:rPr>
      </w:pPr>
      <w:r w:rsidRPr="00F14AC8">
        <w:rPr>
          <w:u w:val="single"/>
        </w:rPr>
        <w:t>empfangende Kostenstelle</w:t>
      </w:r>
    </w:p>
    <w:p w14:paraId="45C89B21" w14:textId="77777777" w:rsidR="006D10E5" w:rsidRPr="00F14AC8" w:rsidRDefault="006D10E5" w:rsidP="000957B4"/>
    <w:p w14:paraId="084C2D4D" w14:textId="7DED5442" w:rsidR="000957B4" w:rsidRPr="00F14AC8" w:rsidRDefault="006D10E5" w:rsidP="000957B4">
      <w:r w:rsidRPr="00F14AC8">
        <w:t>Dieses</w:t>
      </w:r>
      <w:r w:rsidR="000957B4" w:rsidRPr="00F14AC8">
        <w:t xml:space="preserve"> Feld wird erst definiert, wenn der ILV</w:t>
      </w:r>
      <w:r w:rsidRPr="00F14AC8">
        <w:t>-</w:t>
      </w:r>
      <w:r w:rsidR="000957B4" w:rsidRPr="00F14AC8">
        <w:t>Prozess geklärt ist.</w:t>
      </w:r>
    </w:p>
    <w:p w14:paraId="2F6FDFB8" w14:textId="77777777" w:rsidR="000957B4" w:rsidRPr="00F14AC8" w:rsidRDefault="000957B4" w:rsidP="000957B4"/>
    <w:p w14:paraId="3BDC3603" w14:textId="77777777" w:rsidR="00FF00EA" w:rsidRPr="00F14AC8" w:rsidRDefault="00FF00EA" w:rsidP="00FF00EA">
      <w:pPr>
        <w:rPr>
          <w:b/>
          <w:bCs/>
          <w:color w:val="002060"/>
        </w:rPr>
      </w:pPr>
      <w:r w:rsidRPr="00F14AC8">
        <w:rPr>
          <w:b/>
          <w:bCs/>
          <w:color w:val="002060"/>
        </w:rPr>
        <w:t>Umsetzung ABAS</w:t>
      </w:r>
    </w:p>
    <w:p w14:paraId="6CD82A50" w14:textId="77777777" w:rsidR="00FF00EA" w:rsidRPr="00F14AC8" w:rsidRDefault="00FF00EA" w:rsidP="000957B4"/>
    <w:p w14:paraId="7EAB9D20" w14:textId="113EAFB5" w:rsidR="00B416F9" w:rsidRPr="00F14AC8" w:rsidRDefault="00B416F9" w:rsidP="00B416F9">
      <w:r w:rsidRPr="00F14AC8">
        <w:lastRenderedPageBreak/>
        <w:t xml:space="preserve">Die Anlage der Felder und Anpassung der Masken ist bereits </w:t>
      </w:r>
      <w:r w:rsidR="00FF00EA" w:rsidRPr="00F14AC8">
        <w:t>in Punkt</w:t>
      </w:r>
      <w:r w:rsidRPr="00F14AC8">
        <w:t xml:space="preserve"> 2 Variablen und Maskenfelder definiert.</w:t>
      </w:r>
    </w:p>
    <w:p w14:paraId="740BAAFD" w14:textId="77777777" w:rsidR="00B416F9" w:rsidRPr="00F14AC8" w:rsidRDefault="00B416F9" w:rsidP="000957B4"/>
    <w:p w14:paraId="039BD248" w14:textId="4A59E00E" w:rsidR="00A56DFE" w:rsidRPr="00F14AC8" w:rsidRDefault="00A56DFE" w:rsidP="00A56DFE">
      <w:pPr>
        <w:pStyle w:val="berschrift3"/>
      </w:pPr>
      <w:bookmarkStart w:id="926" w:name="_Toc228444365"/>
      <w:r w:rsidRPr="00F14AC8">
        <w:t>Kundenbeistellungen</w:t>
      </w:r>
      <w:bookmarkEnd w:id="926"/>
    </w:p>
    <w:p w14:paraId="02D2D59B" w14:textId="77777777" w:rsidR="00A56DFE" w:rsidRPr="00F14AC8" w:rsidRDefault="00A56DFE" w:rsidP="000957B4"/>
    <w:p w14:paraId="1F37E25D" w14:textId="6C8E2665" w:rsidR="000957B4" w:rsidRPr="00F14AC8" w:rsidRDefault="000957B4" w:rsidP="000957B4">
      <w:commentRangeStart w:id="927"/>
      <w:commentRangeStart w:id="928"/>
      <w:commentRangeStart w:id="929"/>
      <w:r w:rsidRPr="00F14AC8">
        <w:t xml:space="preserve">Kundenbeistellungen werden </w:t>
      </w:r>
      <w:r w:rsidR="00A945EF">
        <w:t xml:space="preserve">wie </w:t>
      </w:r>
      <w:r w:rsidRPr="00F14AC8">
        <w:t>Lieferantenbeistellung</w:t>
      </w:r>
      <w:r w:rsidR="00A945EF">
        <w:t>en</w:t>
      </w:r>
      <w:r w:rsidRPr="00F14AC8">
        <w:t xml:space="preserve"> behandelt. Kunden werden also auch als Lieferant angelegt. Somit entfällt eine Fremdeigentumslagergruppe pro Kunde und auch die </w:t>
      </w:r>
      <w:r w:rsidR="00C4363E">
        <w:t xml:space="preserve">spätere </w:t>
      </w:r>
      <w:r w:rsidRPr="00F14AC8">
        <w:t>Umlagerung in eine interne Lagergruppe.</w:t>
      </w:r>
      <w:commentRangeEnd w:id="927"/>
      <w:r w:rsidR="000F20CC" w:rsidRPr="00F14AC8">
        <w:rPr>
          <w:rStyle w:val="Kommentarzeichen"/>
          <w:sz w:val="24"/>
          <w:szCs w:val="24"/>
        </w:rPr>
        <w:commentReference w:id="927"/>
      </w:r>
      <w:commentRangeEnd w:id="928"/>
      <w:r w:rsidRPr="00F14AC8">
        <w:rPr>
          <w:rStyle w:val="Kommentarzeichen"/>
          <w:sz w:val="24"/>
          <w:szCs w:val="24"/>
        </w:rPr>
        <w:commentReference w:id="928"/>
      </w:r>
      <w:commentRangeEnd w:id="929"/>
      <w:r w:rsidRPr="00F14AC8">
        <w:rPr>
          <w:rStyle w:val="Kommentarzeichen"/>
          <w:sz w:val="24"/>
          <w:szCs w:val="24"/>
        </w:rPr>
        <w:commentReference w:id="929"/>
      </w:r>
    </w:p>
    <w:p w14:paraId="3DF3D90F" w14:textId="77777777" w:rsidR="000957B4" w:rsidRPr="00F14AC8" w:rsidRDefault="000957B4" w:rsidP="000957B4"/>
    <w:p w14:paraId="0BED8052" w14:textId="7A095468" w:rsidR="00B84FBD" w:rsidRPr="00F14AC8" w:rsidRDefault="00B84FBD" w:rsidP="00B84FBD">
      <w:pPr>
        <w:pStyle w:val="berschrift3"/>
      </w:pPr>
      <w:bookmarkStart w:id="930" w:name="_Toc228444366"/>
      <w:r w:rsidRPr="00F14AC8">
        <w:t>Mitarbeiterstandort</w:t>
      </w:r>
      <w:bookmarkEnd w:id="930"/>
    </w:p>
    <w:p w14:paraId="2B9857E1" w14:textId="77777777" w:rsidR="00B84FBD" w:rsidRPr="00F14AC8" w:rsidRDefault="00B84FBD" w:rsidP="000957B4"/>
    <w:p w14:paraId="4EDAF508" w14:textId="3926C28E" w:rsidR="000957B4" w:rsidRPr="00F14AC8" w:rsidRDefault="000957B4" w:rsidP="000957B4">
      <w:commentRangeStart w:id="931"/>
      <w:commentRangeStart w:id="932"/>
      <w:r w:rsidRPr="00F14AC8">
        <w:t xml:space="preserve">Im Mitarbeiter wird </w:t>
      </w:r>
      <w:r w:rsidR="00B84FBD" w:rsidRPr="00F14AC8">
        <w:t>sein</w:t>
      </w:r>
      <w:r w:rsidRPr="00F14AC8">
        <w:t xml:space="preserve"> Standort definiert und welcher Abteilung er angehört. Dadurch lassen sich alle </w:t>
      </w:r>
      <w:r w:rsidR="00B52445" w:rsidRPr="00F14AC8">
        <w:t xml:space="preserve">definierten </w:t>
      </w:r>
      <w:r w:rsidRPr="00F14AC8">
        <w:t>Infosystem vorbelegen, damit diese die relevanten Daten sofort anzeigen. B</w:t>
      </w:r>
      <w:r w:rsidR="00571A66" w:rsidRPr="00F14AC8">
        <w:t>s</w:t>
      </w:r>
      <w:r w:rsidRPr="00F14AC8">
        <w:t>pw. Bestandsinfosystem ist auf Lagergruppe Haup</w:t>
      </w:r>
      <w:r w:rsidR="00DC6380" w:rsidRPr="00F14AC8">
        <w:t>t</w:t>
      </w:r>
      <w:r w:rsidRPr="00F14AC8">
        <w:t>lager HWK1 vorbelegt, wenn der Mitarbeiter für das Hauptlager in HWK1 arbeitet.</w:t>
      </w:r>
    </w:p>
    <w:p w14:paraId="40F712EA" w14:textId="77777777" w:rsidR="000957B4" w:rsidRPr="00F14AC8" w:rsidRDefault="000957B4" w:rsidP="000957B4"/>
    <w:p w14:paraId="49BC5652" w14:textId="53A3B797" w:rsidR="000957B4" w:rsidRPr="00F14AC8" w:rsidRDefault="000957B4" w:rsidP="000957B4">
      <w:r w:rsidRPr="00F14AC8">
        <w:t>Im V</w:t>
      </w:r>
      <w:r w:rsidR="00F63C1F" w:rsidRPr="00F14AC8">
        <w:t>erkaufsa</w:t>
      </w:r>
      <w:r w:rsidRPr="00F14AC8">
        <w:t>uftrag soll immer der Standardabgangslagerplatz der erfassenden Lagergruppe je Position vorbelegt werden. (Standort und Abteilung des Mitarbeiters)</w:t>
      </w:r>
    </w:p>
    <w:p w14:paraId="3B913751" w14:textId="77777777" w:rsidR="002E3775" w:rsidRPr="00F14AC8" w:rsidRDefault="002E3775" w:rsidP="000957B4"/>
    <w:p w14:paraId="29082087" w14:textId="17533CC7" w:rsidR="002E3775" w:rsidRPr="00F14AC8" w:rsidRDefault="006D2EBB" w:rsidP="000957B4">
      <w:r w:rsidRPr="00F14AC8">
        <w:t>Auf Grund der Einschränkungen der Limited Lizenzen für WAREHOUSE wird die Lagergruppe des Mitarbeiters z</w:t>
      </w:r>
      <w:r w:rsidR="002E3775" w:rsidRPr="00F14AC8">
        <w:t xml:space="preserve">usätzlich </w:t>
      </w:r>
      <w:r w:rsidRPr="00F14AC8">
        <w:t>im</w:t>
      </w:r>
      <w:r w:rsidR="002E3775" w:rsidRPr="00F14AC8">
        <w:t xml:space="preserve"> Intralogistik</w:t>
      </w:r>
      <w:r w:rsidR="00290FF6" w:rsidRPr="00F14AC8">
        <w:t>-Mitarbeiter</w:t>
      </w:r>
      <w:r w:rsidRPr="00F14AC8">
        <w:t xml:space="preserve"> eingerichtet</w:t>
      </w:r>
      <w:r w:rsidR="00290FF6" w:rsidRPr="00F14AC8">
        <w:t>.</w:t>
      </w:r>
    </w:p>
    <w:p w14:paraId="11180343" w14:textId="20B91350" w:rsidR="00CC4B76" w:rsidRPr="00F14AC8" w:rsidRDefault="00CC4B76" w:rsidP="00CC4B76">
      <w:r w:rsidRPr="00F14AC8">
        <w:t xml:space="preserve">Die </w:t>
      </w:r>
      <w:r w:rsidR="00A22AFD" w:rsidRPr="00F14AC8">
        <w:t xml:space="preserve">Anlage der Felder und Anpassung der Masken </w:t>
      </w:r>
      <w:r w:rsidRPr="00F14AC8">
        <w:t xml:space="preserve">ist </w:t>
      </w:r>
      <w:r w:rsidR="00A22AFD" w:rsidRPr="00F14AC8">
        <w:t xml:space="preserve">bereits unter </w:t>
      </w:r>
      <w:r w:rsidR="009E0D1F">
        <w:t xml:space="preserve">Punkt </w:t>
      </w:r>
      <w:r w:rsidR="00A22AFD" w:rsidRPr="00F14AC8">
        <w:t>2</w:t>
      </w:r>
      <w:r w:rsidRPr="00F14AC8">
        <w:t xml:space="preserve"> </w:t>
      </w:r>
      <w:r w:rsidR="009E0D1F">
        <w:t>„</w:t>
      </w:r>
      <w:r w:rsidRPr="00F14AC8">
        <w:t>Variablen und Maskenfelder</w:t>
      </w:r>
      <w:r w:rsidR="009E0D1F">
        <w:t>“</w:t>
      </w:r>
      <w:r w:rsidRPr="00F14AC8">
        <w:t xml:space="preserve"> definiert.</w:t>
      </w:r>
      <w:commentRangeEnd w:id="931"/>
      <w:r w:rsidR="009E0BED" w:rsidRPr="00F14AC8">
        <w:rPr>
          <w:rStyle w:val="Kommentarzeichen"/>
          <w:sz w:val="24"/>
          <w:szCs w:val="24"/>
        </w:rPr>
        <w:commentReference w:id="931"/>
      </w:r>
      <w:commentRangeEnd w:id="932"/>
      <w:r w:rsidRPr="00F14AC8">
        <w:rPr>
          <w:rStyle w:val="Kommentarzeichen"/>
          <w:sz w:val="24"/>
          <w:szCs w:val="24"/>
        </w:rPr>
        <w:commentReference w:id="932"/>
      </w:r>
    </w:p>
    <w:p w14:paraId="09E8CD0C" w14:textId="6F898C35" w:rsidR="000E6A90" w:rsidRPr="00F14AC8" w:rsidRDefault="000E6A90" w:rsidP="000957B4"/>
    <w:p w14:paraId="2518C46F" w14:textId="16AD632F" w:rsidR="0045552A" w:rsidRPr="00F14AC8" w:rsidRDefault="0045552A" w:rsidP="0045552A">
      <w:pPr>
        <w:pStyle w:val="berschrift3"/>
      </w:pPr>
      <w:bookmarkStart w:id="933" w:name="_Toc228444367"/>
      <w:bookmarkStart w:id="934" w:name="AP046"/>
      <w:r w:rsidRPr="00F14AC8">
        <w:t>Verfügbarkeit</w:t>
      </w:r>
      <w:bookmarkEnd w:id="933"/>
    </w:p>
    <w:bookmarkEnd w:id="934"/>
    <w:p w14:paraId="44EB6C7A" w14:textId="77777777" w:rsidR="0045552A" w:rsidRPr="00F14AC8" w:rsidRDefault="0045552A" w:rsidP="000957B4"/>
    <w:p w14:paraId="4A90DB3E" w14:textId="6235FFB5" w:rsidR="000957B4" w:rsidRPr="00F14AC8" w:rsidRDefault="000957B4" w:rsidP="000957B4">
      <w:r w:rsidRPr="00F14AC8">
        <w:t>Zur Prüfung der Verfügbarkeit der benötigten Teile, wird das Infosystem Strukturstückliste angepasst. Hier müssen die Bestände und zugeteilten Mengen angezeigt werden und Aufrufparam</w:t>
      </w:r>
      <w:r w:rsidR="0045552A" w:rsidRPr="00F14AC8">
        <w:t>e</w:t>
      </w:r>
      <w:r w:rsidRPr="00F14AC8">
        <w:t>ter zur Plankarte eingerichtet werden.</w:t>
      </w:r>
    </w:p>
    <w:p w14:paraId="3237C473" w14:textId="77777777" w:rsidR="000957B4" w:rsidRPr="00F14AC8" w:rsidRDefault="000957B4" w:rsidP="000957B4"/>
    <w:p w14:paraId="20782AF9" w14:textId="77777777" w:rsidR="000957B4" w:rsidRPr="00F14AC8" w:rsidRDefault="000957B4" w:rsidP="000957B4">
      <w:r w:rsidRPr="00F14AC8">
        <w:t>Neue Aufträge können auf Grund von Dringlichkeiten nicht korrekt chronologisch eintreffen. Um die Verfügbarkeit für diese Aufträge prüfen zu können, wird ebenfalls das Infosystem Strukturstückliste benötigt. Weiter unten wird noch ein Verfahren zur Vermeidung von Bedarfskollisionen beschrieben.</w:t>
      </w:r>
    </w:p>
    <w:p w14:paraId="3D1558F7" w14:textId="77777777" w:rsidR="000957B4" w:rsidRPr="00F14AC8" w:rsidRDefault="000957B4" w:rsidP="000957B4"/>
    <w:p w14:paraId="079A89E1" w14:textId="77777777" w:rsidR="00282D92" w:rsidRPr="00F14AC8" w:rsidRDefault="00282D92" w:rsidP="00282D92">
      <w:r w:rsidRPr="00F14AC8">
        <w:rPr>
          <w:b/>
          <w:bCs/>
          <w:color w:val="2B5685" w:themeColor="text2" w:themeTint="BF"/>
        </w:rPr>
        <w:t>Umsetzung ABAS</w:t>
      </w:r>
    </w:p>
    <w:p w14:paraId="4EA83A41" w14:textId="77777777" w:rsidR="00282D92" w:rsidRPr="00F14AC8" w:rsidRDefault="00282D92" w:rsidP="00282D92"/>
    <w:p w14:paraId="26CFAE53" w14:textId="77777777" w:rsidR="00282D92" w:rsidRPr="00F14AC8" w:rsidRDefault="00282D92" w:rsidP="00282D92">
      <w:commentRangeStart w:id="935"/>
      <w:commentRangeStart w:id="936"/>
      <w:r w:rsidRPr="00F14AC8">
        <w:t xml:space="preserve">Das Infosystem SSTL 10115 wird individualisiert. Suchwort und Name bleiben gleich. Arbeitsbereich wird zu „owst“ geändert. </w:t>
      </w:r>
      <w:commentRangeEnd w:id="935"/>
      <w:r w:rsidR="00D22103" w:rsidRPr="00F14AC8">
        <w:rPr>
          <w:rStyle w:val="Kommentarzeichen"/>
          <w:sz w:val="24"/>
          <w:szCs w:val="24"/>
        </w:rPr>
        <w:commentReference w:id="935"/>
      </w:r>
      <w:commentRangeEnd w:id="936"/>
      <w:r w:rsidRPr="00F14AC8">
        <w:rPr>
          <w:rStyle w:val="Kommentarzeichen"/>
          <w:sz w:val="24"/>
          <w:szCs w:val="24"/>
        </w:rPr>
        <w:commentReference w:id="936"/>
      </w:r>
    </w:p>
    <w:p w14:paraId="085F7069" w14:textId="77777777" w:rsidR="00282D92" w:rsidRPr="00F14AC8" w:rsidRDefault="00282D92" w:rsidP="00282D92"/>
    <w:p w14:paraId="50681FD8" w14:textId="77777777" w:rsidR="00282D92" w:rsidRPr="00F14AC8" w:rsidRDefault="00282D92" w:rsidP="00282D92">
      <w:r w:rsidRPr="00F14AC8">
        <w:t>Neue Kopf- und Tabellenfelder</w:t>
      </w:r>
    </w:p>
    <w:p w14:paraId="459A880C" w14:textId="77777777" w:rsidR="00282D92" w:rsidRPr="00F14AC8" w:rsidRDefault="00282D92" w:rsidP="00282D92"/>
    <w:tbl>
      <w:tblPr>
        <w:tblStyle w:val="Gitternetztabelle4"/>
        <w:tblW w:w="90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513"/>
        <w:gridCol w:w="1040"/>
        <w:gridCol w:w="4057"/>
        <w:gridCol w:w="1023"/>
        <w:gridCol w:w="774"/>
        <w:gridCol w:w="660"/>
      </w:tblGrid>
      <w:tr w:rsidR="00282D92" w:rsidRPr="00F14AC8" w14:paraId="629280D0" w14:textId="77777777">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513" w:type="dxa"/>
          </w:tcPr>
          <w:p w14:paraId="54620162" w14:textId="77777777" w:rsidR="00282D92" w:rsidRPr="00F14AC8" w:rsidRDefault="00282D92">
            <w:pPr>
              <w:rPr>
                <w:rFonts w:cs="Segoe UI"/>
                <w:color w:val="FCCD0C" w:themeColor="accent3"/>
                <w:sz w:val="16"/>
                <w:szCs w:val="16"/>
              </w:rPr>
            </w:pPr>
            <w:r w:rsidRPr="00F14AC8">
              <w:rPr>
                <w:rFonts w:cs="Segoe UI"/>
                <w:color w:val="92D050"/>
                <w:sz w:val="16"/>
                <w:szCs w:val="16"/>
              </w:rPr>
              <w:t>Variablen-</w:t>
            </w:r>
            <w:r w:rsidRPr="00F14AC8">
              <w:rPr>
                <w:rFonts w:cs="Segoe UI"/>
                <w:color w:val="92D050"/>
                <w:sz w:val="16"/>
                <w:szCs w:val="16"/>
              </w:rPr>
              <w:br/>
              <w:t>name</w:t>
            </w:r>
          </w:p>
        </w:tc>
        <w:tc>
          <w:tcPr>
            <w:tcW w:w="1040" w:type="dxa"/>
          </w:tcPr>
          <w:p w14:paraId="4EDC0250" w14:textId="77777777" w:rsidR="00282D92" w:rsidRPr="00F14AC8" w:rsidRDefault="00282D92">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Variablen-</w:t>
            </w:r>
            <w:r w:rsidRPr="00F14AC8">
              <w:rPr>
                <w:rFonts w:cs="Segoe UI"/>
                <w:color w:val="92D050"/>
                <w:sz w:val="16"/>
                <w:szCs w:val="16"/>
              </w:rPr>
              <w:br/>
              <w:t>art</w:t>
            </w:r>
          </w:p>
        </w:tc>
        <w:tc>
          <w:tcPr>
            <w:tcW w:w="4057" w:type="dxa"/>
          </w:tcPr>
          <w:p w14:paraId="69519E9C" w14:textId="77777777" w:rsidR="00282D92" w:rsidRPr="00F14AC8" w:rsidRDefault="00282D92">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Bezeichnung</w:t>
            </w:r>
          </w:p>
        </w:tc>
        <w:tc>
          <w:tcPr>
            <w:tcW w:w="1023" w:type="dxa"/>
          </w:tcPr>
          <w:p w14:paraId="7B3EC7EB" w14:textId="77777777" w:rsidR="00282D92" w:rsidRPr="00F14AC8" w:rsidRDefault="00282D92">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individuell</w:t>
            </w:r>
          </w:p>
        </w:tc>
        <w:tc>
          <w:tcPr>
            <w:tcW w:w="774" w:type="dxa"/>
          </w:tcPr>
          <w:p w14:paraId="32888F3D" w14:textId="77777777" w:rsidR="00282D92" w:rsidRPr="00F14AC8" w:rsidRDefault="00282D92">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Kopf/</w:t>
            </w:r>
            <w:r w:rsidRPr="00F14AC8">
              <w:rPr>
                <w:rFonts w:cs="Segoe UI"/>
                <w:color w:val="92D050"/>
                <w:sz w:val="16"/>
                <w:szCs w:val="16"/>
              </w:rPr>
              <w:br/>
              <w:t>Tabelle</w:t>
            </w:r>
          </w:p>
        </w:tc>
        <w:tc>
          <w:tcPr>
            <w:tcW w:w="660" w:type="dxa"/>
          </w:tcPr>
          <w:p w14:paraId="3BEBDD38" w14:textId="77777777" w:rsidR="00282D92" w:rsidRPr="00F14AC8" w:rsidRDefault="00282D92">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Alias</w:t>
            </w:r>
            <w:r w:rsidRPr="00F14AC8">
              <w:rPr>
                <w:rFonts w:cs="Segoe UI"/>
                <w:color w:val="FCCD0C" w:themeColor="accent3"/>
                <w:sz w:val="16"/>
                <w:szCs w:val="16"/>
              </w:rPr>
              <w:t>?</w:t>
            </w:r>
          </w:p>
        </w:tc>
      </w:tr>
      <w:tr w:rsidR="00282D92" w:rsidRPr="00F14AC8" w14:paraId="59F85ACC"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shd w:val="clear" w:color="auto" w:fill="D7DFF0" w:themeFill="accent1" w:themeFillTint="33"/>
          </w:tcPr>
          <w:p w14:paraId="296492BE"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„ylgdbestand“</w:t>
            </w:r>
          </w:p>
        </w:tc>
        <w:tc>
          <w:tcPr>
            <w:tcW w:w="1040" w:type="dxa"/>
            <w:shd w:val="clear" w:color="auto" w:fill="D7DFF0" w:themeFill="accent1" w:themeFillTint="33"/>
          </w:tcPr>
          <w:p w14:paraId="125E3B13"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ARTR51100</w:t>
            </w:r>
          </w:p>
        </w:tc>
        <w:tc>
          <w:tcPr>
            <w:tcW w:w="4057" w:type="dxa"/>
            <w:shd w:val="clear" w:color="auto" w:fill="D7DFF0" w:themeFill="accent1" w:themeFillTint="33"/>
          </w:tcPr>
          <w:p w14:paraId="440CF648"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b/>
                <w:bCs/>
                <w:color w:val="0070C0"/>
                <w:sz w:val="16"/>
                <w:szCs w:val="16"/>
              </w:rPr>
            </w:pPr>
            <w:r w:rsidRPr="00F14AC8">
              <w:rPr>
                <w:rFonts w:cs="Segoe UI"/>
                <w:color w:val="102031" w:themeColor="text2"/>
                <w:sz w:val="16"/>
                <w:szCs w:val="16"/>
              </w:rPr>
              <w:t>„Gesamtdispobestand“</w:t>
            </w:r>
          </w:p>
        </w:tc>
        <w:tc>
          <w:tcPr>
            <w:tcW w:w="1023" w:type="dxa"/>
            <w:shd w:val="clear" w:color="auto" w:fill="D7DFF0" w:themeFill="accent1" w:themeFillTint="33"/>
          </w:tcPr>
          <w:p w14:paraId="405112B4"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c>
          <w:tcPr>
            <w:tcW w:w="774" w:type="dxa"/>
            <w:shd w:val="clear" w:color="auto" w:fill="D7DFF0" w:themeFill="accent1" w:themeFillTint="33"/>
          </w:tcPr>
          <w:p w14:paraId="01476879"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660" w:type="dxa"/>
            <w:shd w:val="clear" w:color="auto" w:fill="D7DFF0" w:themeFill="accent1" w:themeFillTint="33"/>
          </w:tcPr>
          <w:p w14:paraId="2B7F9EB5"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282D92" w:rsidRPr="00F14AC8" w14:paraId="69A2C80D" w14:textId="77777777">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27C02FAC"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„yzlgbestand“</w:t>
            </w:r>
          </w:p>
        </w:tc>
        <w:tc>
          <w:tcPr>
            <w:tcW w:w="1040" w:type="dxa"/>
          </w:tcPr>
          <w:p w14:paraId="12F19654"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ARTR51100</w:t>
            </w:r>
          </w:p>
        </w:tc>
        <w:tc>
          <w:tcPr>
            <w:tcW w:w="4057" w:type="dxa"/>
          </w:tcPr>
          <w:p w14:paraId="5920DADF"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b/>
                <w:bCs/>
                <w:color w:val="0070C0"/>
                <w:sz w:val="16"/>
                <w:szCs w:val="16"/>
              </w:rPr>
            </w:pPr>
            <w:r w:rsidRPr="00F14AC8">
              <w:rPr>
                <w:rFonts w:cs="Segoe UI"/>
                <w:color w:val="102031" w:themeColor="text2"/>
                <w:sz w:val="16"/>
                <w:szCs w:val="16"/>
              </w:rPr>
              <w:t>„Zugeteilter Bestand“</w:t>
            </w:r>
          </w:p>
        </w:tc>
        <w:tc>
          <w:tcPr>
            <w:tcW w:w="1023" w:type="dxa"/>
          </w:tcPr>
          <w:p w14:paraId="5C798C5B"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c>
          <w:tcPr>
            <w:tcW w:w="774" w:type="dxa"/>
          </w:tcPr>
          <w:p w14:paraId="3E0A55C0"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660" w:type="dxa"/>
          </w:tcPr>
          <w:p w14:paraId="2D8886A9"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282D92" w:rsidRPr="00F14AC8" w14:paraId="7046C103"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shd w:val="clear" w:color="auto" w:fill="D7DFF0" w:themeFill="accent1" w:themeFillTint="33"/>
          </w:tcPr>
          <w:p w14:paraId="24E17F94"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„yfreierbestand“</w:t>
            </w:r>
          </w:p>
        </w:tc>
        <w:tc>
          <w:tcPr>
            <w:tcW w:w="1040" w:type="dxa"/>
            <w:shd w:val="clear" w:color="auto" w:fill="D7DFF0" w:themeFill="accent1" w:themeFillTint="33"/>
          </w:tcPr>
          <w:p w14:paraId="79E816F8"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ARTR51100</w:t>
            </w:r>
          </w:p>
        </w:tc>
        <w:tc>
          <w:tcPr>
            <w:tcW w:w="4057" w:type="dxa"/>
            <w:shd w:val="clear" w:color="auto" w:fill="D7DFF0" w:themeFill="accent1" w:themeFillTint="33"/>
          </w:tcPr>
          <w:p w14:paraId="57C62FDD"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„Freier Bestand“</w:t>
            </w:r>
          </w:p>
        </w:tc>
        <w:tc>
          <w:tcPr>
            <w:tcW w:w="1023" w:type="dxa"/>
            <w:shd w:val="clear" w:color="auto" w:fill="D7DFF0" w:themeFill="accent1" w:themeFillTint="33"/>
          </w:tcPr>
          <w:p w14:paraId="69271038"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c>
          <w:tcPr>
            <w:tcW w:w="774" w:type="dxa"/>
            <w:shd w:val="clear" w:color="auto" w:fill="D7DFF0" w:themeFill="accent1" w:themeFillTint="33"/>
          </w:tcPr>
          <w:p w14:paraId="1AA61381"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660" w:type="dxa"/>
            <w:shd w:val="clear" w:color="auto" w:fill="D7DFF0" w:themeFill="accent1" w:themeFillTint="33"/>
          </w:tcPr>
          <w:p w14:paraId="70470990"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282D92" w:rsidRPr="00F14AC8" w14:paraId="3A402249" w14:textId="77777777">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656778EA"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„ytlgdbestand“</w:t>
            </w:r>
          </w:p>
        </w:tc>
        <w:tc>
          <w:tcPr>
            <w:tcW w:w="1040" w:type="dxa"/>
          </w:tcPr>
          <w:p w14:paraId="4D968758"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ARTR51100</w:t>
            </w:r>
          </w:p>
        </w:tc>
        <w:tc>
          <w:tcPr>
            <w:tcW w:w="4057" w:type="dxa"/>
          </w:tcPr>
          <w:p w14:paraId="22D308BF"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b/>
                <w:bCs/>
                <w:color w:val="0070C0"/>
                <w:sz w:val="16"/>
                <w:szCs w:val="16"/>
              </w:rPr>
            </w:pPr>
            <w:r w:rsidRPr="00F14AC8">
              <w:rPr>
                <w:rFonts w:cs="Segoe UI"/>
                <w:color w:val="102031" w:themeColor="text2"/>
                <w:sz w:val="16"/>
                <w:szCs w:val="16"/>
              </w:rPr>
              <w:t>„Gesamtdispobestand“</w:t>
            </w:r>
          </w:p>
        </w:tc>
        <w:tc>
          <w:tcPr>
            <w:tcW w:w="1023" w:type="dxa"/>
          </w:tcPr>
          <w:p w14:paraId="15034FB2"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c>
          <w:tcPr>
            <w:tcW w:w="774" w:type="dxa"/>
          </w:tcPr>
          <w:p w14:paraId="3B151E01"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342CEB00"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282D92" w:rsidRPr="00F14AC8" w14:paraId="0F1D2E65"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shd w:val="clear" w:color="auto" w:fill="DCE7F3" w:themeFill="text2" w:themeFillTint="1A"/>
          </w:tcPr>
          <w:p w14:paraId="497028B4"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„ytzlgbestand“</w:t>
            </w:r>
          </w:p>
        </w:tc>
        <w:tc>
          <w:tcPr>
            <w:tcW w:w="1040" w:type="dxa"/>
            <w:shd w:val="clear" w:color="auto" w:fill="DCE7F3" w:themeFill="text2" w:themeFillTint="1A"/>
          </w:tcPr>
          <w:p w14:paraId="6ED66797"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ARTR51100</w:t>
            </w:r>
          </w:p>
        </w:tc>
        <w:tc>
          <w:tcPr>
            <w:tcW w:w="4057" w:type="dxa"/>
            <w:shd w:val="clear" w:color="auto" w:fill="DCE7F3" w:themeFill="text2" w:themeFillTint="1A"/>
          </w:tcPr>
          <w:p w14:paraId="325102C5"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b/>
                <w:bCs/>
                <w:color w:val="0070C0"/>
                <w:sz w:val="16"/>
                <w:szCs w:val="16"/>
              </w:rPr>
            </w:pPr>
            <w:r w:rsidRPr="00F14AC8">
              <w:rPr>
                <w:rFonts w:cs="Segoe UI"/>
                <w:color w:val="102031" w:themeColor="text2"/>
                <w:sz w:val="16"/>
                <w:szCs w:val="16"/>
              </w:rPr>
              <w:t>„Zugeteilter Bestand“</w:t>
            </w:r>
          </w:p>
        </w:tc>
        <w:tc>
          <w:tcPr>
            <w:tcW w:w="1023" w:type="dxa"/>
            <w:shd w:val="clear" w:color="auto" w:fill="DCE7F3" w:themeFill="text2" w:themeFillTint="1A"/>
          </w:tcPr>
          <w:p w14:paraId="68E3FD3B"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c>
          <w:tcPr>
            <w:tcW w:w="774" w:type="dxa"/>
            <w:shd w:val="clear" w:color="auto" w:fill="DCE7F3" w:themeFill="text2" w:themeFillTint="1A"/>
          </w:tcPr>
          <w:p w14:paraId="0D76AD15"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shd w:val="clear" w:color="auto" w:fill="DCE7F3" w:themeFill="text2" w:themeFillTint="1A"/>
          </w:tcPr>
          <w:p w14:paraId="1CDAC0A5"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282D92" w:rsidRPr="00F14AC8" w14:paraId="4DE942CB" w14:textId="77777777">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6D8991DC"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„ytfreierbestand“</w:t>
            </w:r>
          </w:p>
        </w:tc>
        <w:tc>
          <w:tcPr>
            <w:tcW w:w="1040" w:type="dxa"/>
          </w:tcPr>
          <w:p w14:paraId="51AD9577"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ARTR51100</w:t>
            </w:r>
          </w:p>
        </w:tc>
        <w:tc>
          <w:tcPr>
            <w:tcW w:w="4057" w:type="dxa"/>
          </w:tcPr>
          <w:p w14:paraId="0B4BC97B"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„Freier Bestand“</w:t>
            </w:r>
          </w:p>
        </w:tc>
        <w:tc>
          <w:tcPr>
            <w:tcW w:w="1023" w:type="dxa"/>
          </w:tcPr>
          <w:p w14:paraId="757D1F97"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c>
          <w:tcPr>
            <w:tcW w:w="774" w:type="dxa"/>
          </w:tcPr>
          <w:p w14:paraId="5C31CEA0"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7DD0CA2E"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bl>
    <w:p w14:paraId="08B437CC" w14:textId="77777777" w:rsidR="00282D92" w:rsidRPr="00F14AC8" w:rsidRDefault="00282D92" w:rsidP="00282D92"/>
    <w:p w14:paraId="04CD3C9E" w14:textId="77777777" w:rsidR="00282D92" w:rsidRPr="00C15492" w:rsidRDefault="00282D92" w:rsidP="00282D92">
      <w:pPr>
        <w:rPr>
          <w:u w:val="single"/>
          <w:lang w:val="en-GB"/>
          <w:rPrChange w:id="937" w:author="Martin Stehle" w:date="2026-05-04T13:51:00Z" w16du:dateUtc="2026-05-04T11:51:00Z">
            <w:rPr>
              <w:u w:val="single"/>
            </w:rPr>
          </w:rPrChange>
        </w:rPr>
      </w:pPr>
      <w:r w:rsidRPr="00C15492">
        <w:rPr>
          <w:u w:val="single"/>
          <w:lang w:val="en-GB"/>
          <w:rPrChange w:id="938" w:author="Martin Stehle" w:date="2026-05-04T13:51:00Z" w16du:dateUtc="2026-05-04T11:51:00Z">
            <w:rPr>
              <w:u w:val="single"/>
            </w:rPr>
          </w:rPrChange>
        </w:rPr>
        <w:t>Button-Nach-Event, Button „</w:t>
      </w:r>
      <w:r w:rsidRPr="00C15492">
        <w:rPr>
          <w:b/>
          <w:u w:val="single"/>
          <w:lang w:val="en-GB"/>
          <w:rPrChange w:id="939" w:author="Martin Stehle" w:date="2026-05-04T13:51:00Z" w16du:dateUtc="2026-05-04T11:51:00Z">
            <w:rPr>
              <w:b/>
              <w:u w:val="single"/>
            </w:rPr>
          </w:rPrChange>
        </w:rPr>
        <w:t>bstart</w:t>
      </w:r>
      <w:r w:rsidRPr="00C15492">
        <w:rPr>
          <w:u w:val="single"/>
          <w:lang w:val="en-GB"/>
          <w:rPrChange w:id="940" w:author="Martin Stehle" w:date="2026-05-04T13:51:00Z" w16du:dateUtc="2026-05-04T11:51:00Z">
            <w:rPr>
              <w:u w:val="single"/>
            </w:rPr>
          </w:rPrChange>
        </w:rPr>
        <w:t>“</w:t>
      </w:r>
    </w:p>
    <w:p w14:paraId="509B3305" w14:textId="77777777" w:rsidR="00282D92" w:rsidRPr="00C15492" w:rsidRDefault="00282D92" w:rsidP="00282D92">
      <w:pPr>
        <w:rPr>
          <w:lang w:val="en-GB"/>
          <w:rPrChange w:id="941" w:author="Martin Stehle" w:date="2026-05-04T13:51:00Z" w16du:dateUtc="2026-05-04T11:51:00Z">
            <w:rPr/>
          </w:rPrChange>
        </w:rPr>
      </w:pPr>
    </w:p>
    <w:p w14:paraId="6D011471" w14:textId="77777777" w:rsidR="00282D92" w:rsidRPr="00F14AC8" w:rsidRDefault="00282D92" w:rsidP="00282D92">
      <w:r w:rsidRPr="00F14AC8">
        <w:t>Die neuen Felder werden, nach dem Durchlauf des Standardprogramms befüllt.</w:t>
      </w:r>
    </w:p>
    <w:p w14:paraId="5D7A13C8" w14:textId="77777777" w:rsidR="00282D92" w:rsidRPr="00F14AC8" w:rsidRDefault="00282D92" w:rsidP="00282D92"/>
    <w:p w14:paraId="2F55CCAE" w14:textId="77777777" w:rsidR="00282D92" w:rsidRPr="00F14AC8" w:rsidRDefault="00282D92" w:rsidP="00282D92">
      <w:r w:rsidRPr="00F14AC8">
        <w:t>Herkunft der Werte der neuen Felder:</w:t>
      </w:r>
    </w:p>
    <w:p w14:paraId="0999EDB4" w14:textId="77777777" w:rsidR="00282D92" w:rsidRPr="00F14AC8" w:rsidRDefault="00282D92" w:rsidP="00282D92"/>
    <w:tbl>
      <w:tblPr>
        <w:tblStyle w:val="Gitternetztabelle4"/>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869"/>
        <w:gridCol w:w="3275"/>
        <w:gridCol w:w="2794"/>
      </w:tblGrid>
      <w:tr w:rsidR="00282D92" w:rsidRPr="00F14AC8" w14:paraId="5D86DBA0" w14:textId="77777777">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869" w:type="dxa"/>
          </w:tcPr>
          <w:p w14:paraId="7140D899" w14:textId="77777777" w:rsidR="00282D92" w:rsidRPr="00F14AC8" w:rsidRDefault="00282D92">
            <w:pPr>
              <w:rPr>
                <w:rFonts w:cs="Segoe UI"/>
                <w:color w:val="FCCD0C" w:themeColor="accent3"/>
                <w:sz w:val="16"/>
                <w:szCs w:val="16"/>
              </w:rPr>
            </w:pPr>
            <w:r w:rsidRPr="00F14AC8">
              <w:rPr>
                <w:rFonts w:cs="Segoe UI"/>
                <w:color w:val="92D050"/>
                <w:sz w:val="16"/>
                <w:szCs w:val="16"/>
              </w:rPr>
              <w:t>Variablen-</w:t>
            </w:r>
            <w:r w:rsidRPr="00F14AC8">
              <w:rPr>
                <w:rFonts w:cs="Segoe UI"/>
                <w:color w:val="92D050"/>
                <w:sz w:val="16"/>
                <w:szCs w:val="16"/>
              </w:rPr>
              <w:br/>
              <w:t>name</w:t>
            </w:r>
          </w:p>
        </w:tc>
        <w:tc>
          <w:tcPr>
            <w:tcW w:w="3275" w:type="dxa"/>
          </w:tcPr>
          <w:p w14:paraId="5FC246FD" w14:textId="77777777" w:rsidR="00282D92" w:rsidRPr="00F14AC8" w:rsidRDefault="00282D92">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Werte aus</w:t>
            </w:r>
          </w:p>
        </w:tc>
        <w:tc>
          <w:tcPr>
            <w:tcW w:w="2794" w:type="dxa"/>
          </w:tcPr>
          <w:p w14:paraId="3B2A36D8" w14:textId="77777777" w:rsidR="00282D92" w:rsidRPr="00F14AC8" w:rsidRDefault="00282D92">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FCCD0C" w:themeColor="accent3"/>
                <w:sz w:val="16"/>
                <w:szCs w:val="16"/>
              </w:rPr>
              <w:t>Feld</w:t>
            </w:r>
          </w:p>
        </w:tc>
      </w:tr>
      <w:tr w:rsidR="00282D92" w:rsidRPr="00F14AC8" w14:paraId="6B9EC964"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D7DFF0" w:themeFill="accent1" w:themeFillTint="33"/>
          </w:tcPr>
          <w:p w14:paraId="19A47D31"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„ylgdbestand“</w:t>
            </w:r>
          </w:p>
        </w:tc>
        <w:tc>
          <w:tcPr>
            <w:tcW w:w="3275" w:type="dxa"/>
            <w:shd w:val="clear" w:color="auto" w:fill="D7DFF0" w:themeFill="accent1" w:themeFillTint="33"/>
          </w:tcPr>
          <w:p w14:paraId="56638223"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Teil:Artikel</w:t>
            </w:r>
          </w:p>
        </w:tc>
        <w:tc>
          <w:tcPr>
            <w:tcW w:w="2794" w:type="dxa"/>
            <w:shd w:val="clear" w:color="auto" w:fill="D7DFF0" w:themeFill="accent1" w:themeFillTint="33"/>
          </w:tcPr>
          <w:p w14:paraId="5D425336" w14:textId="45AD09C1" w:rsidR="00041BDC" w:rsidRDefault="00D82731">
            <w:pPr>
              <w:cnfStyle w:val="000000100000" w:firstRow="0" w:lastRow="0" w:firstColumn="0" w:lastColumn="0" w:oddVBand="0" w:evenVBand="0" w:oddHBand="1" w:evenHBand="0" w:firstRowFirstColumn="0" w:firstRowLastColumn="0" w:lastRowFirstColumn="0" w:lastRowLastColumn="0"/>
              <w:rPr>
                <w:ins w:id="942" w:author="Peter Koch" w:date="2026-05-15T11:28:00Z" w16du:dateUtc="2026-05-15T09:28:00Z"/>
                <w:rFonts w:cs="Segoe UI"/>
                <w:sz w:val="16"/>
                <w:szCs w:val="16"/>
              </w:rPr>
            </w:pPr>
            <w:ins w:id="943" w:author="Peter Koch" w:date="2026-05-15T11:30:00Z" w16du:dateUtc="2026-05-15T09:30:00Z">
              <w:r>
                <w:rPr>
                  <w:rFonts w:cs="Segoe UI"/>
                  <w:sz w:val="16"/>
                  <w:szCs w:val="16"/>
                </w:rPr>
                <w:t xml:space="preserve">In den </w:t>
              </w:r>
            </w:ins>
            <w:ins w:id="944" w:author="Peter Koch" w:date="2026-05-15T11:28:00Z" w16du:dateUtc="2026-05-15T09:28:00Z">
              <w:r w:rsidR="00041BDC">
                <w:rPr>
                  <w:rFonts w:cs="Segoe UI"/>
                  <w:sz w:val="16"/>
                  <w:szCs w:val="16"/>
                </w:rPr>
                <w:t>Lager</w:t>
              </w:r>
            </w:ins>
            <w:ins w:id="945" w:author="Peter Koch" w:date="2026-05-15T11:29:00Z" w16du:dateUtc="2026-05-15T09:29:00Z">
              <w:r w:rsidR="00041BDC">
                <w:rPr>
                  <w:rFonts w:cs="Segoe UI"/>
                  <w:sz w:val="16"/>
                  <w:szCs w:val="16"/>
                </w:rPr>
                <w:t xml:space="preserve">gruppeneigenschaft und </w:t>
              </w:r>
            </w:ins>
            <w:ins w:id="946" w:author="Peter Koch" w:date="2026-05-15T11:30:00Z" w16du:dateUtc="2026-05-15T09:30:00Z">
              <w:r>
                <w:rPr>
                  <w:rFonts w:cs="Segoe UI"/>
                  <w:sz w:val="16"/>
                  <w:szCs w:val="16"/>
                </w:rPr>
                <w:t xml:space="preserve">der </w:t>
              </w:r>
            </w:ins>
            <w:ins w:id="947" w:author="Peter Koch" w:date="2026-05-15T11:29:00Z" w16du:dateUtc="2026-05-15T09:29:00Z">
              <w:r w:rsidR="00041BDC">
                <w:rPr>
                  <w:rFonts w:cs="Segoe UI"/>
                  <w:sz w:val="16"/>
                  <w:szCs w:val="16"/>
                </w:rPr>
                <w:t>Lagergruppe des Mitarbeiters</w:t>
              </w:r>
            </w:ins>
          </w:p>
          <w:p w14:paraId="4284618A" w14:textId="26AAB80A"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sz w:val="16"/>
                <w:szCs w:val="16"/>
              </w:rPr>
            </w:pPr>
            <w:commentRangeStart w:id="948"/>
            <w:commentRangeStart w:id="949"/>
            <w:commentRangeStart w:id="950"/>
            <w:r w:rsidRPr="00F14AC8">
              <w:rPr>
                <w:rFonts w:cs="Segoe UI"/>
                <w:sz w:val="16"/>
                <w:szCs w:val="16"/>
              </w:rPr>
              <w:t>„</w:t>
            </w:r>
            <w:del w:id="951" w:author="Peter Koch" w:date="2026-05-15T11:29:00Z" w16du:dateUtc="2026-05-15T09:29:00Z">
              <w:r w:rsidRPr="00F14AC8" w:rsidDel="00041BDC">
                <w:rPr>
                  <w:rFonts w:cs="Segoe UI"/>
                  <w:sz w:val="16"/>
                  <w:szCs w:val="16"/>
                </w:rPr>
                <w:delText>artikel^</w:delText>
              </w:r>
            </w:del>
            <w:r w:rsidRPr="00F14AC8">
              <w:rPr>
                <w:rFonts w:cs="Segoe UI"/>
                <w:color w:val="102031" w:themeColor="text2"/>
                <w:sz w:val="16"/>
                <w:szCs w:val="16"/>
              </w:rPr>
              <w:t>lgdbestand“</w:t>
            </w:r>
            <w:commentRangeEnd w:id="948"/>
            <w:r w:rsidR="00442131" w:rsidRPr="00F14AC8">
              <w:rPr>
                <w:rStyle w:val="Kommentarzeichen"/>
                <w:rFonts w:cs="Segoe UI"/>
              </w:rPr>
              <w:commentReference w:id="948"/>
            </w:r>
            <w:commentRangeEnd w:id="949"/>
            <w:r w:rsidRPr="00F14AC8">
              <w:rPr>
                <w:rStyle w:val="Kommentarzeichen"/>
                <w:rFonts w:cs="Segoe UI"/>
              </w:rPr>
              <w:commentReference w:id="949"/>
            </w:r>
            <w:commentRangeEnd w:id="950"/>
            <w:r w:rsidRPr="00F14AC8">
              <w:rPr>
                <w:rStyle w:val="Kommentarzeichen"/>
                <w:rFonts w:cs="Segoe UI"/>
              </w:rPr>
              <w:commentReference w:id="950"/>
            </w:r>
          </w:p>
        </w:tc>
      </w:tr>
      <w:tr w:rsidR="00282D92" w:rsidRPr="00F14AC8" w14:paraId="472B59A5" w14:textId="77777777">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45A0EE80"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„yzlgbestand“</w:t>
            </w:r>
          </w:p>
        </w:tc>
        <w:tc>
          <w:tcPr>
            <w:tcW w:w="3275" w:type="dxa"/>
          </w:tcPr>
          <w:p w14:paraId="49EA7100"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Teil:Artikel</w:t>
            </w:r>
          </w:p>
        </w:tc>
        <w:tc>
          <w:tcPr>
            <w:tcW w:w="2794" w:type="dxa"/>
          </w:tcPr>
          <w:p w14:paraId="73D01F87" w14:textId="77777777" w:rsidR="00D82731" w:rsidRDefault="00D82731" w:rsidP="00D82731">
            <w:pPr>
              <w:cnfStyle w:val="000000000000" w:firstRow="0" w:lastRow="0" w:firstColumn="0" w:lastColumn="0" w:oddVBand="0" w:evenVBand="0" w:oddHBand="0" w:evenHBand="0" w:firstRowFirstColumn="0" w:firstRowLastColumn="0" w:lastRowFirstColumn="0" w:lastRowLastColumn="0"/>
              <w:rPr>
                <w:ins w:id="952" w:author="Peter Koch" w:date="2026-05-15T11:30:00Z" w16du:dateUtc="2026-05-15T09:30:00Z"/>
                <w:rFonts w:cs="Segoe UI"/>
                <w:sz w:val="16"/>
                <w:szCs w:val="16"/>
              </w:rPr>
            </w:pPr>
            <w:ins w:id="953" w:author="Peter Koch" w:date="2026-05-15T11:30:00Z" w16du:dateUtc="2026-05-15T09:30:00Z">
              <w:r>
                <w:rPr>
                  <w:rFonts w:cs="Segoe UI"/>
                  <w:sz w:val="16"/>
                  <w:szCs w:val="16"/>
                </w:rPr>
                <w:t>In den Lagergruppeneigenschaft und der Lagergruppe des Mitarbeiters</w:t>
              </w:r>
            </w:ins>
          </w:p>
          <w:p w14:paraId="41FDF84C"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t>
            </w:r>
            <w:del w:id="954" w:author="Peter Koch" w:date="2026-05-15T11:29:00Z" w16du:dateUtc="2026-05-15T09:29:00Z">
              <w:r w:rsidRPr="00F14AC8" w:rsidDel="008A2EF2">
                <w:rPr>
                  <w:rFonts w:cs="Segoe UI"/>
                  <w:sz w:val="16"/>
                  <w:szCs w:val="16"/>
                </w:rPr>
                <w:delText>artikel^</w:delText>
              </w:r>
            </w:del>
            <w:r w:rsidRPr="00F14AC8">
              <w:rPr>
                <w:rFonts w:cs="Segoe UI"/>
                <w:color w:val="102031" w:themeColor="text2"/>
                <w:sz w:val="16"/>
                <w:szCs w:val="16"/>
              </w:rPr>
              <w:t>zlgbestand“</w:t>
            </w:r>
          </w:p>
        </w:tc>
      </w:tr>
      <w:tr w:rsidR="00282D92" w:rsidRPr="00F14AC8" w14:paraId="4D25733F"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Borders>
              <w:bottom w:val="single" w:sz="4" w:space="0" w:color="auto"/>
            </w:tcBorders>
            <w:shd w:val="clear" w:color="auto" w:fill="D7DFF0" w:themeFill="accent1" w:themeFillTint="33"/>
          </w:tcPr>
          <w:p w14:paraId="651AE734"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„yfreierbestand“</w:t>
            </w:r>
          </w:p>
        </w:tc>
        <w:tc>
          <w:tcPr>
            <w:tcW w:w="3275" w:type="dxa"/>
            <w:tcBorders>
              <w:bottom w:val="single" w:sz="4" w:space="0" w:color="auto"/>
            </w:tcBorders>
            <w:shd w:val="clear" w:color="auto" w:fill="D7DFF0" w:themeFill="accent1" w:themeFillTint="33"/>
          </w:tcPr>
          <w:p w14:paraId="5424B50B"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IS SSTL</w:t>
            </w:r>
          </w:p>
        </w:tc>
        <w:tc>
          <w:tcPr>
            <w:tcW w:w="2794" w:type="dxa"/>
            <w:tcBorders>
              <w:bottom w:val="single" w:sz="4" w:space="0" w:color="auto"/>
            </w:tcBorders>
            <w:shd w:val="clear" w:color="auto" w:fill="D7DFF0" w:themeFill="accent1" w:themeFillTint="33"/>
          </w:tcPr>
          <w:p w14:paraId="1F424A34"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„ylgdbestand -</w:t>
            </w:r>
            <w:r w:rsidRPr="00F14AC8">
              <w:rPr>
                <w:rFonts w:cs="Segoe UI"/>
                <w:b/>
                <w:bCs/>
                <w:color w:val="102031" w:themeColor="text2"/>
                <w:sz w:val="16"/>
                <w:szCs w:val="16"/>
              </w:rPr>
              <w:t xml:space="preserve"> </w:t>
            </w:r>
            <w:r w:rsidRPr="00F14AC8">
              <w:rPr>
                <w:rFonts w:cs="Segoe UI"/>
                <w:color w:val="102031" w:themeColor="text2"/>
                <w:sz w:val="16"/>
                <w:szCs w:val="16"/>
              </w:rPr>
              <w:t>yzlgbestand“</w:t>
            </w:r>
          </w:p>
        </w:tc>
      </w:tr>
      <w:tr w:rsidR="00282D92" w:rsidRPr="00F14AC8" w14:paraId="36B1CE6E" w14:textId="77777777">
        <w:trPr>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FFFFFF" w:themeFill="background1"/>
          </w:tcPr>
          <w:p w14:paraId="30C3273B"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„ytlgdbestand“</w:t>
            </w:r>
          </w:p>
        </w:tc>
        <w:tc>
          <w:tcPr>
            <w:tcW w:w="3275" w:type="dxa"/>
            <w:shd w:val="clear" w:color="auto" w:fill="FFFFFF" w:themeFill="background1"/>
          </w:tcPr>
          <w:p w14:paraId="49C4D920"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Teil:Artikel</w:t>
            </w:r>
          </w:p>
        </w:tc>
        <w:tc>
          <w:tcPr>
            <w:tcW w:w="2794" w:type="dxa"/>
            <w:shd w:val="clear" w:color="auto" w:fill="FFFFFF" w:themeFill="background1"/>
          </w:tcPr>
          <w:p w14:paraId="1FCA8089" w14:textId="77777777" w:rsidR="00282D92" w:rsidRPr="00F14AC8" w:rsidRDefault="00282D92">
            <w:pPr>
              <w:jc w:val="both"/>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sz w:val="16"/>
                <w:szCs w:val="16"/>
              </w:rPr>
              <w:t>„elem^</w:t>
            </w:r>
            <w:r w:rsidRPr="00F14AC8">
              <w:rPr>
                <w:rFonts w:cs="Segoe UI"/>
                <w:color w:val="102031" w:themeColor="text2"/>
                <w:sz w:val="16"/>
                <w:szCs w:val="16"/>
              </w:rPr>
              <w:t>lgdbestand“</w:t>
            </w:r>
          </w:p>
        </w:tc>
      </w:tr>
      <w:tr w:rsidR="00282D92" w:rsidRPr="00F14AC8" w14:paraId="59FBE498"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Borders>
              <w:bottom w:val="single" w:sz="4" w:space="0" w:color="000000" w:themeColor="text1"/>
            </w:tcBorders>
            <w:shd w:val="clear" w:color="auto" w:fill="D7DFF0" w:themeFill="accent1" w:themeFillTint="33"/>
          </w:tcPr>
          <w:p w14:paraId="5E491073" w14:textId="77777777" w:rsidR="00282D92" w:rsidRPr="00F14AC8" w:rsidRDefault="00282D92">
            <w:pPr>
              <w:rPr>
                <w:rFonts w:cs="Segoe UI"/>
                <w:b w:val="0"/>
                <w:bCs w:val="0"/>
                <w:color w:val="102031" w:themeColor="text2"/>
                <w:sz w:val="16"/>
                <w:szCs w:val="16"/>
              </w:rPr>
            </w:pPr>
            <w:r w:rsidRPr="00F14AC8">
              <w:rPr>
                <w:rFonts w:cs="Segoe UI"/>
                <w:b w:val="0"/>
                <w:bCs w:val="0"/>
                <w:color w:val="102031" w:themeColor="text2"/>
                <w:sz w:val="16"/>
                <w:szCs w:val="16"/>
              </w:rPr>
              <w:t>„ytzlgbestand“</w:t>
            </w:r>
          </w:p>
        </w:tc>
        <w:tc>
          <w:tcPr>
            <w:tcW w:w="3275" w:type="dxa"/>
            <w:tcBorders>
              <w:bottom w:val="single" w:sz="4" w:space="0" w:color="000000" w:themeColor="text1"/>
            </w:tcBorders>
            <w:shd w:val="clear" w:color="auto" w:fill="D7DFF0" w:themeFill="accent1" w:themeFillTint="33"/>
          </w:tcPr>
          <w:p w14:paraId="3408F859"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Teil:Artikel</w:t>
            </w:r>
          </w:p>
        </w:tc>
        <w:tc>
          <w:tcPr>
            <w:tcW w:w="2794" w:type="dxa"/>
            <w:tcBorders>
              <w:bottom w:val="single" w:sz="4" w:space="0" w:color="000000" w:themeColor="text1"/>
            </w:tcBorders>
            <w:shd w:val="clear" w:color="auto" w:fill="D7DFF0" w:themeFill="accent1" w:themeFillTint="33"/>
          </w:tcPr>
          <w:p w14:paraId="572C4FBD" w14:textId="77777777" w:rsidR="00282D92" w:rsidRPr="00F14AC8" w:rsidRDefault="00282D92">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sz w:val="16"/>
                <w:szCs w:val="16"/>
              </w:rPr>
              <w:t>„elem^</w:t>
            </w:r>
            <w:r w:rsidRPr="00F14AC8">
              <w:rPr>
                <w:rFonts w:cs="Segoe UI"/>
                <w:color w:val="102031" w:themeColor="text2"/>
                <w:sz w:val="16"/>
                <w:szCs w:val="16"/>
              </w:rPr>
              <w:t>zlgbestand“</w:t>
            </w:r>
          </w:p>
        </w:tc>
      </w:tr>
      <w:tr w:rsidR="00282D92" w:rsidRPr="00F14AC8" w14:paraId="609B7B4A" w14:textId="77777777">
        <w:trPr>
          <w:trHeight w:val="255"/>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000000" w:themeColor="text1"/>
            </w:tcBorders>
          </w:tcPr>
          <w:p w14:paraId="2F7D7A61" w14:textId="77777777" w:rsidR="00282D92" w:rsidRPr="00F14AC8" w:rsidRDefault="00282D92">
            <w:pPr>
              <w:rPr>
                <w:rFonts w:cs="Segoe UI"/>
                <w:color w:val="102031" w:themeColor="text2"/>
                <w:sz w:val="16"/>
                <w:szCs w:val="16"/>
              </w:rPr>
            </w:pPr>
            <w:r w:rsidRPr="00F14AC8">
              <w:rPr>
                <w:rFonts w:cs="Segoe UI"/>
                <w:b w:val="0"/>
                <w:bCs w:val="0"/>
                <w:color w:val="102031" w:themeColor="text2"/>
                <w:sz w:val="16"/>
                <w:szCs w:val="16"/>
              </w:rPr>
              <w:t>„ytfreierbestand“</w:t>
            </w:r>
          </w:p>
        </w:tc>
        <w:tc>
          <w:tcPr>
            <w:tcW w:w="3275" w:type="dxa"/>
            <w:tcBorders>
              <w:top w:val="single" w:sz="4" w:space="0" w:color="000000" w:themeColor="text1"/>
            </w:tcBorders>
          </w:tcPr>
          <w:p w14:paraId="7BCCA8F0"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IS SSTL</w:t>
            </w:r>
          </w:p>
        </w:tc>
        <w:tc>
          <w:tcPr>
            <w:tcW w:w="2794" w:type="dxa"/>
            <w:tcBorders>
              <w:top w:val="single" w:sz="4" w:space="0" w:color="000000" w:themeColor="text1"/>
            </w:tcBorders>
          </w:tcPr>
          <w:p w14:paraId="7579E6E3" w14:textId="77777777" w:rsidR="00282D92" w:rsidRPr="00F14AC8" w:rsidRDefault="00282D92">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„ytzlgbestand – ytfreierbestand“</w:t>
            </w:r>
          </w:p>
        </w:tc>
      </w:tr>
    </w:tbl>
    <w:p w14:paraId="47D5A438" w14:textId="77777777" w:rsidR="00282D92" w:rsidRPr="00F14AC8" w:rsidRDefault="00282D92" w:rsidP="00282D92"/>
    <w:p w14:paraId="6A09C61E" w14:textId="77777777" w:rsidR="00282D92" w:rsidRPr="00F14AC8" w:rsidRDefault="00282D92" w:rsidP="00282D92">
      <w:r w:rsidRPr="00F14AC8">
        <w:t>In allen Verkaufsbelegen (Angebot, Rahmenauftrag, Auftrag, Lieferschein, Rechnung) muss im Tabellenteil ein Aufrufparameter zur individualisierten Strukturstückliste eingerichtet werden. Hier wird der Artikel und die Bestellmenge aus der Position an das Infosystem übergeben und der Start-Button gedrückt.</w:t>
      </w:r>
    </w:p>
    <w:p w14:paraId="14025B92" w14:textId="77777777" w:rsidR="00282D92" w:rsidRPr="00F14AC8" w:rsidRDefault="00282D92" w:rsidP="00282D92"/>
    <w:p w14:paraId="397FAE61" w14:textId="77777777" w:rsidR="00282D92" w:rsidRPr="00F14AC8" w:rsidRDefault="00282D92" w:rsidP="00282D92">
      <w:r w:rsidRPr="00F14AC8">
        <w:t>Im individualisierten „IS SSTL“ wird im Tabellenteil ein Aufrufparameter zu Plankarte benötigt. Hier soll der Artikel übergeben und der Start-Button gedrückt werden.</w:t>
      </w:r>
    </w:p>
    <w:p w14:paraId="6B6CC0F4" w14:textId="77777777" w:rsidR="00282D92" w:rsidRPr="00F14AC8" w:rsidRDefault="00282D92" w:rsidP="000957B4"/>
    <w:tbl>
      <w:tblPr>
        <w:tblStyle w:val="Tabellenraster"/>
        <w:tblW w:w="9085" w:type="dxa"/>
        <w:tblLook w:val="04A0" w:firstRow="1" w:lastRow="0" w:firstColumn="1" w:lastColumn="0" w:noHBand="0" w:noVBand="1"/>
      </w:tblPr>
      <w:tblGrid>
        <w:gridCol w:w="8018"/>
        <w:gridCol w:w="1067"/>
      </w:tblGrid>
      <w:tr w:rsidR="00E62AB4" w:rsidRPr="00F14AC8" w14:paraId="05FB7D09" w14:textId="77777777">
        <w:tc>
          <w:tcPr>
            <w:tcW w:w="8077" w:type="dxa"/>
            <w:shd w:val="clear" w:color="auto" w:fill="DCEEA3" w:themeFill="accent6" w:themeFillTint="99"/>
          </w:tcPr>
          <w:p w14:paraId="18151EED" w14:textId="77777777" w:rsidR="00E62AB4" w:rsidRPr="00F14AC8" w:rsidRDefault="00E62AB4">
            <w:r w:rsidRPr="00F14AC8">
              <w:lastRenderedPageBreak/>
              <w:t>Auswirkungen der Customization/Extension</w:t>
            </w:r>
          </w:p>
        </w:tc>
        <w:tc>
          <w:tcPr>
            <w:tcW w:w="1008" w:type="dxa"/>
            <w:shd w:val="clear" w:color="auto" w:fill="DCEEA3" w:themeFill="accent6" w:themeFillTint="99"/>
          </w:tcPr>
          <w:p w14:paraId="7D50207E" w14:textId="77777777" w:rsidR="00E62AB4" w:rsidRPr="00F14AC8" w:rsidRDefault="00E62AB4">
            <w:r w:rsidRPr="00F14AC8">
              <w:t>Antwort</w:t>
            </w:r>
          </w:p>
        </w:tc>
      </w:tr>
      <w:tr w:rsidR="00E62AB4" w:rsidRPr="00F14AC8" w14:paraId="5F49D1FD" w14:textId="77777777">
        <w:tc>
          <w:tcPr>
            <w:tcW w:w="8077" w:type="dxa"/>
          </w:tcPr>
          <w:p w14:paraId="1BF86E1B" w14:textId="77777777" w:rsidR="00E62AB4" w:rsidRPr="00F14AC8" w:rsidRDefault="00E62AB4">
            <w:pPr>
              <w:rPr>
                <w:sz w:val="20"/>
                <w:szCs w:val="20"/>
              </w:rPr>
            </w:pPr>
            <w:r w:rsidRPr="00F14AC8">
              <w:rPr>
                <w:sz w:val="20"/>
                <w:szCs w:val="20"/>
              </w:rPr>
              <w:t xml:space="preserve">Keine besonderen Auswirkungen </w:t>
            </w:r>
          </w:p>
        </w:tc>
        <w:tc>
          <w:tcPr>
            <w:tcW w:w="1008" w:type="dxa"/>
          </w:tcPr>
          <w:p w14:paraId="24A4BF40" w14:textId="77777777" w:rsidR="00E62AB4" w:rsidRPr="00F14AC8" w:rsidRDefault="00E62AB4">
            <w:pPr>
              <w:rPr>
                <w:sz w:val="20"/>
                <w:szCs w:val="20"/>
              </w:rPr>
            </w:pPr>
            <w:r w:rsidRPr="00F14AC8">
              <w:rPr>
                <w:sz w:val="20"/>
                <w:szCs w:val="20"/>
              </w:rPr>
              <w:t>Ja/Nein</w:t>
            </w:r>
          </w:p>
        </w:tc>
      </w:tr>
      <w:tr w:rsidR="00E62AB4" w:rsidRPr="00F14AC8" w14:paraId="66EC925F" w14:textId="77777777">
        <w:tc>
          <w:tcPr>
            <w:tcW w:w="8077" w:type="dxa"/>
          </w:tcPr>
          <w:p w14:paraId="2E09CBA6" w14:textId="77777777" w:rsidR="00E62AB4" w:rsidRPr="00F14AC8" w:rsidRDefault="00E62AB4">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8D678FE" w14:textId="77777777" w:rsidR="00E62AB4" w:rsidRPr="00F14AC8" w:rsidRDefault="00E62AB4">
            <w:pPr>
              <w:rPr>
                <w:sz w:val="20"/>
                <w:szCs w:val="20"/>
              </w:rPr>
            </w:pPr>
            <w:r w:rsidRPr="00F14AC8">
              <w:rPr>
                <w:sz w:val="20"/>
                <w:szCs w:val="20"/>
              </w:rPr>
              <w:t>Ja/Nein</w:t>
            </w:r>
          </w:p>
        </w:tc>
      </w:tr>
      <w:tr w:rsidR="00E62AB4" w:rsidRPr="00F14AC8" w14:paraId="04096A2C" w14:textId="77777777">
        <w:tc>
          <w:tcPr>
            <w:tcW w:w="8077" w:type="dxa"/>
          </w:tcPr>
          <w:p w14:paraId="1CB82825" w14:textId="77777777" w:rsidR="00E62AB4" w:rsidRPr="00F14AC8" w:rsidRDefault="00E62AB4">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5FE8E0EA" w14:textId="77777777" w:rsidR="00E62AB4" w:rsidRPr="00F14AC8" w:rsidRDefault="00E62AB4">
            <w:pPr>
              <w:rPr>
                <w:sz w:val="20"/>
                <w:szCs w:val="20"/>
              </w:rPr>
            </w:pPr>
            <w:r w:rsidRPr="00F14AC8">
              <w:rPr>
                <w:sz w:val="20"/>
                <w:szCs w:val="20"/>
              </w:rPr>
              <w:t>Ja/Nein</w:t>
            </w:r>
          </w:p>
        </w:tc>
      </w:tr>
      <w:tr w:rsidR="00E62AB4" w:rsidRPr="00F14AC8" w14:paraId="6C4B2EAB" w14:textId="77777777">
        <w:tc>
          <w:tcPr>
            <w:tcW w:w="8077" w:type="dxa"/>
          </w:tcPr>
          <w:p w14:paraId="783AC271" w14:textId="77777777" w:rsidR="00E62AB4" w:rsidRPr="00F14AC8" w:rsidRDefault="00E62AB4">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01426C8E" w14:textId="77777777" w:rsidR="00E62AB4" w:rsidRPr="00F14AC8" w:rsidRDefault="00E62AB4">
            <w:pPr>
              <w:rPr>
                <w:sz w:val="20"/>
                <w:szCs w:val="20"/>
              </w:rPr>
            </w:pPr>
            <w:r w:rsidRPr="00F14AC8">
              <w:rPr>
                <w:sz w:val="20"/>
                <w:szCs w:val="20"/>
              </w:rPr>
              <w:t>Ja/Nein</w:t>
            </w:r>
          </w:p>
        </w:tc>
      </w:tr>
      <w:tr w:rsidR="00E62AB4" w:rsidRPr="00F14AC8" w14:paraId="69316449" w14:textId="77777777">
        <w:tc>
          <w:tcPr>
            <w:tcW w:w="8077" w:type="dxa"/>
          </w:tcPr>
          <w:p w14:paraId="1B4A40F9" w14:textId="77777777" w:rsidR="00E62AB4" w:rsidRPr="00F14AC8" w:rsidRDefault="00E62AB4">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0AAB5039" w14:textId="77777777" w:rsidR="00E62AB4" w:rsidRPr="00F14AC8" w:rsidRDefault="00E62AB4">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E62AB4" w:rsidRPr="00F14AC8" w14:paraId="4FAC5C93" w14:textId="77777777">
        <w:trPr>
          <w:trHeight w:hRule="exact" w:val="861"/>
        </w:trPr>
        <w:tc>
          <w:tcPr>
            <w:tcW w:w="1273" w:type="dxa"/>
            <w:shd w:val="clear" w:color="auto" w:fill="D5D5D5" w:themeFill="background2"/>
            <w:tcMar>
              <w:bottom w:w="57" w:type="dxa"/>
            </w:tcMar>
          </w:tcPr>
          <w:p w14:paraId="26E12C99" w14:textId="77777777" w:rsidR="00E62AB4" w:rsidRPr="00F14AC8" w:rsidRDefault="00E62AB4">
            <w:pPr>
              <w:rPr>
                <w:b/>
              </w:rPr>
            </w:pPr>
            <w:r w:rsidRPr="00F14AC8">
              <w:rPr>
                <w:b/>
              </w:rPr>
              <w:t>Priorität</w:t>
            </w:r>
          </w:p>
        </w:tc>
        <w:tc>
          <w:tcPr>
            <w:tcW w:w="2190" w:type="dxa"/>
            <w:shd w:val="clear" w:color="auto" w:fill="D5D5D5" w:themeFill="background2"/>
            <w:tcMar>
              <w:bottom w:w="57" w:type="dxa"/>
            </w:tcMar>
          </w:tcPr>
          <w:p w14:paraId="2778A886" w14:textId="77777777" w:rsidR="00E62AB4" w:rsidRPr="00F14AC8" w:rsidRDefault="00E62AB4">
            <w:pPr>
              <w:rPr>
                <w:b/>
              </w:rPr>
            </w:pPr>
            <w:r w:rsidRPr="00F14AC8">
              <w:rPr>
                <w:b/>
              </w:rPr>
              <w:t>Realisierung</w:t>
            </w:r>
          </w:p>
        </w:tc>
        <w:tc>
          <w:tcPr>
            <w:tcW w:w="1070" w:type="dxa"/>
            <w:shd w:val="clear" w:color="auto" w:fill="D5D5D5" w:themeFill="background2"/>
            <w:tcMar>
              <w:bottom w:w="57" w:type="dxa"/>
            </w:tcMar>
          </w:tcPr>
          <w:p w14:paraId="5AE5E655" w14:textId="77777777" w:rsidR="00E62AB4" w:rsidRPr="00F14AC8" w:rsidRDefault="00E62AB4">
            <w:pPr>
              <w:rPr>
                <w:b/>
              </w:rPr>
            </w:pPr>
            <w:r w:rsidRPr="00F14AC8">
              <w:rPr>
                <w:b/>
              </w:rPr>
              <w:t>Dauer (ca./h)</w:t>
            </w:r>
          </w:p>
        </w:tc>
        <w:tc>
          <w:tcPr>
            <w:tcW w:w="1134" w:type="dxa"/>
            <w:shd w:val="clear" w:color="auto" w:fill="D5D5D5" w:themeFill="background2"/>
            <w:tcMar>
              <w:bottom w:w="57" w:type="dxa"/>
            </w:tcMar>
          </w:tcPr>
          <w:p w14:paraId="40C239EC" w14:textId="77777777" w:rsidR="00E62AB4" w:rsidRPr="00F14AC8" w:rsidRDefault="00E62AB4">
            <w:pPr>
              <w:rPr>
                <w:b/>
              </w:rPr>
            </w:pPr>
            <w:r w:rsidRPr="00F14AC8">
              <w:rPr>
                <w:b/>
              </w:rPr>
              <w:t>QS</w:t>
            </w:r>
            <w:r w:rsidRPr="00F14AC8">
              <w:rPr>
                <w:b/>
              </w:rPr>
              <w:br/>
              <w:t>(ca./h)</w:t>
            </w:r>
          </w:p>
        </w:tc>
        <w:tc>
          <w:tcPr>
            <w:tcW w:w="1134" w:type="dxa"/>
            <w:shd w:val="clear" w:color="auto" w:fill="D5D5D5" w:themeFill="background2"/>
            <w:tcMar>
              <w:bottom w:w="57" w:type="dxa"/>
            </w:tcMar>
          </w:tcPr>
          <w:p w14:paraId="7634F3EA" w14:textId="77777777" w:rsidR="00E62AB4" w:rsidRPr="00F14AC8" w:rsidRDefault="00E62AB4">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87E4866" w14:textId="77777777" w:rsidR="00E62AB4" w:rsidRPr="00F14AC8" w:rsidRDefault="00E62AB4">
            <w:pPr>
              <w:rPr>
                <w:b/>
              </w:rPr>
            </w:pPr>
            <w:r w:rsidRPr="00F14AC8">
              <w:rPr>
                <w:b/>
              </w:rPr>
              <w:t>Bereich</w:t>
            </w:r>
          </w:p>
        </w:tc>
      </w:tr>
      <w:tr w:rsidR="00E62AB4" w:rsidRPr="00F14AC8" w14:paraId="624A4E49" w14:textId="77777777">
        <w:trPr>
          <w:trHeight w:val="454"/>
        </w:trPr>
        <w:tc>
          <w:tcPr>
            <w:tcW w:w="1273" w:type="dxa"/>
            <w:shd w:val="clear" w:color="auto" w:fill="FFFFFF"/>
            <w:tcMar>
              <w:bottom w:w="57" w:type="dxa"/>
            </w:tcMar>
          </w:tcPr>
          <w:p w14:paraId="22686658" w14:textId="77777777" w:rsidR="00E62AB4" w:rsidRPr="00F14AC8" w:rsidRDefault="00E62AB4" w:rsidP="00394CD1">
            <w:pPr>
              <w:pStyle w:val="Tabelleninhalte"/>
            </w:pPr>
            <w:r w:rsidRPr="00F14AC8">
              <w:t>1</w:t>
            </w:r>
          </w:p>
        </w:tc>
        <w:tc>
          <w:tcPr>
            <w:tcW w:w="2190" w:type="dxa"/>
            <w:shd w:val="clear" w:color="auto" w:fill="FFFFFF"/>
            <w:tcMar>
              <w:bottom w:w="57" w:type="dxa"/>
            </w:tcMar>
          </w:tcPr>
          <w:p w14:paraId="1A2B09E0" w14:textId="77777777" w:rsidR="00E62AB4" w:rsidRPr="00F14AC8" w:rsidRDefault="00E62AB4" w:rsidP="00394CD1">
            <w:pPr>
              <w:pStyle w:val="Tabelleninhalte"/>
            </w:pPr>
            <w:r w:rsidRPr="00F14AC8">
              <w:t>Abas</w:t>
            </w:r>
          </w:p>
        </w:tc>
        <w:tc>
          <w:tcPr>
            <w:tcW w:w="1070" w:type="dxa"/>
            <w:shd w:val="clear" w:color="auto" w:fill="FFFFFF"/>
            <w:tcMar>
              <w:bottom w:w="57" w:type="dxa"/>
            </w:tcMar>
          </w:tcPr>
          <w:p w14:paraId="002689EE" w14:textId="77777777" w:rsidR="00E62AB4" w:rsidRPr="00F14AC8" w:rsidRDefault="00E62AB4" w:rsidP="00394CD1">
            <w:pPr>
              <w:pStyle w:val="Tabelleninhalte"/>
            </w:pPr>
            <w:r w:rsidRPr="00F14AC8">
              <w:t>0,00</w:t>
            </w:r>
          </w:p>
        </w:tc>
        <w:tc>
          <w:tcPr>
            <w:tcW w:w="1134" w:type="dxa"/>
            <w:shd w:val="clear" w:color="auto" w:fill="FFFFFF"/>
            <w:tcMar>
              <w:bottom w:w="57" w:type="dxa"/>
            </w:tcMar>
          </w:tcPr>
          <w:p w14:paraId="618621BC" w14:textId="77777777" w:rsidR="00E62AB4" w:rsidRPr="00F14AC8" w:rsidRDefault="00E62AB4" w:rsidP="00394CD1">
            <w:pPr>
              <w:pStyle w:val="Tabelleninhalte"/>
            </w:pPr>
            <w:r w:rsidRPr="00F14AC8">
              <w:t>0,00</w:t>
            </w:r>
          </w:p>
        </w:tc>
        <w:tc>
          <w:tcPr>
            <w:tcW w:w="1134" w:type="dxa"/>
            <w:shd w:val="clear" w:color="auto" w:fill="FFFFFF"/>
            <w:tcMar>
              <w:bottom w:w="57" w:type="dxa"/>
            </w:tcMar>
          </w:tcPr>
          <w:p w14:paraId="71C924ED" w14:textId="77777777" w:rsidR="00E62AB4" w:rsidRPr="00F14AC8" w:rsidRDefault="00E62AB4" w:rsidP="00394CD1">
            <w:pPr>
              <w:pStyle w:val="Tabelleninhalte"/>
            </w:pPr>
            <w:r w:rsidRPr="00F14AC8">
              <w:t>0,00</w:t>
            </w:r>
          </w:p>
        </w:tc>
        <w:tc>
          <w:tcPr>
            <w:tcW w:w="2271" w:type="dxa"/>
            <w:shd w:val="clear" w:color="auto" w:fill="FFFFFF"/>
            <w:tcMar>
              <w:bottom w:w="57" w:type="dxa"/>
            </w:tcMar>
          </w:tcPr>
          <w:p w14:paraId="4C9A9B72" w14:textId="77777777" w:rsidR="00E62AB4" w:rsidRPr="00F14AC8" w:rsidRDefault="00E62AB4" w:rsidP="00394CD1">
            <w:pPr>
              <w:pStyle w:val="Tabelleninhalte"/>
            </w:pPr>
            <w:r w:rsidRPr="00F14AC8">
              <w:t>Admin</w:t>
            </w:r>
          </w:p>
        </w:tc>
      </w:tr>
    </w:tbl>
    <w:p w14:paraId="3849F075" w14:textId="77777777" w:rsidR="00282D92" w:rsidRPr="00F14AC8" w:rsidRDefault="00282D92" w:rsidP="000957B4"/>
    <w:p w14:paraId="04980366" w14:textId="3B8DA316" w:rsidR="000957B4" w:rsidRPr="00F14AC8" w:rsidRDefault="00EF48D1" w:rsidP="000957B4">
      <w:pPr>
        <w:pStyle w:val="berschrift2"/>
      </w:pPr>
      <w:bookmarkStart w:id="955" w:name="_Toc228444368"/>
      <w:r>
        <w:t>Etiketten</w:t>
      </w:r>
      <w:r w:rsidR="000957B4" w:rsidRPr="00F14AC8">
        <w:t>druck</w:t>
      </w:r>
      <w:bookmarkEnd w:id="955"/>
    </w:p>
    <w:p w14:paraId="56C70405" w14:textId="77777777" w:rsidR="000957B4" w:rsidRPr="00F14AC8" w:rsidRDefault="000957B4" w:rsidP="000957B4"/>
    <w:p w14:paraId="4B8C3F45" w14:textId="1983C319" w:rsidR="00BA274C" w:rsidRPr="00F14AC8" w:rsidRDefault="00FA2E77" w:rsidP="000957B4">
      <w:r w:rsidRPr="00F14AC8">
        <w:t>Dieser Punkt w</w:t>
      </w:r>
      <w:r w:rsidR="002567D1" w:rsidRPr="00F14AC8">
        <w:t xml:space="preserve">ird im Bereich </w:t>
      </w:r>
      <w:r w:rsidR="00703D28" w:rsidRPr="00F14AC8">
        <w:t xml:space="preserve">14 </w:t>
      </w:r>
      <w:r w:rsidR="002567D1" w:rsidRPr="00F14AC8">
        <w:t>Druck</w:t>
      </w:r>
      <w:r w:rsidR="00703D28" w:rsidRPr="00F14AC8">
        <w:t>belege</w:t>
      </w:r>
      <w:r w:rsidR="002567D1" w:rsidRPr="00F14AC8">
        <w:t xml:space="preserve"> </w:t>
      </w:r>
      <w:r w:rsidRPr="00F14AC8">
        <w:t>beschrieben</w:t>
      </w:r>
      <w:r w:rsidR="002567D1" w:rsidRPr="00F14AC8">
        <w:t>.</w:t>
      </w:r>
    </w:p>
    <w:p w14:paraId="4FA22847" w14:textId="77777777" w:rsidR="000957B4" w:rsidRPr="00F14AC8" w:rsidRDefault="000957B4" w:rsidP="000957B4"/>
    <w:p w14:paraId="0533285A" w14:textId="77777777" w:rsidR="000957B4" w:rsidRPr="00F14AC8" w:rsidRDefault="000957B4" w:rsidP="000957B4">
      <w:pPr>
        <w:pStyle w:val="berschrift2"/>
      </w:pPr>
      <w:bookmarkStart w:id="956" w:name="_Toc228444369"/>
      <w:r w:rsidRPr="00F14AC8">
        <w:t>EDI</w:t>
      </w:r>
      <w:bookmarkEnd w:id="956"/>
    </w:p>
    <w:p w14:paraId="169FAC1C" w14:textId="77777777" w:rsidR="000957B4" w:rsidRPr="00F14AC8" w:rsidRDefault="000957B4" w:rsidP="000957B4"/>
    <w:p w14:paraId="283BCEEF" w14:textId="77777777" w:rsidR="00FA5BB0" w:rsidRPr="00F14AC8" w:rsidRDefault="000957B4" w:rsidP="000957B4">
      <w:commentRangeStart w:id="957"/>
      <w:commentRangeStart w:id="958"/>
      <w:r w:rsidRPr="00F14AC8">
        <w:t>Für Neureut 2 wird eine EDI</w:t>
      </w:r>
      <w:r w:rsidR="00A9223E" w:rsidRPr="00F14AC8">
        <w:t>-</w:t>
      </w:r>
      <w:r w:rsidRPr="00F14AC8">
        <w:t>Schnittstelle gewünscht. Die Daten werden</w:t>
      </w:r>
      <w:r w:rsidR="00384B8C" w:rsidRPr="00F14AC8">
        <w:t xml:space="preserve"> aktuell</w:t>
      </w:r>
      <w:r w:rsidRPr="00F14AC8">
        <w:t xml:space="preserve"> aus einem Webportal von Daimler geholt. Aus Kostengründen wird das Infosystem ERFLIE empfohlen, um </w:t>
      </w:r>
      <w:r w:rsidR="00FA5BB0" w:rsidRPr="00F14AC8">
        <w:t xml:space="preserve">einen nötigen </w:t>
      </w:r>
      <w:r w:rsidRPr="00F14AC8">
        <w:t xml:space="preserve">EDI-Dienstleister zu umgehen. </w:t>
      </w:r>
    </w:p>
    <w:p w14:paraId="252EEA87" w14:textId="5076806B" w:rsidR="00FA5BB0" w:rsidRDefault="00FA5BB0" w:rsidP="000957B4">
      <w:pPr>
        <w:rPr>
          <w:ins w:id="959" w:author="Peter Koch" w:date="2026-05-15T11:30:00Z" w16du:dateUtc="2026-05-15T09:30:00Z"/>
        </w:rPr>
      </w:pPr>
      <w:r w:rsidRPr="00F14AC8">
        <w:t xml:space="preserve">Es wird empfohlen den Weg über das Datawarehouse </w:t>
      </w:r>
      <w:r w:rsidR="00DD03EE" w:rsidRPr="00F14AC8">
        <w:t xml:space="preserve">(SDL) </w:t>
      </w:r>
      <w:r w:rsidRPr="00F14AC8">
        <w:t xml:space="preserve">zu gehen, da es hier </w:t>
      </w:r>
      <w:r w:rsidR="00983B79" w:rsidRPr="00F14AC8">
        <w:t xml:space="preserve">in naher Zukunft einen Auftragsschnittstelle </w:t>
      </w:r>
      <w:r w:rsidR="00DD03EE" w:rsidRPr="00F14AC8">
        <w:t xml:space="preserve">(L’Oréal) </w:t>
      </w:r>
      <w:r w:rsidR="00983B79" w:rsidRPr="00F14AC8">
        <w:t xml:space="preserve">geben wird, welche dann </w:t>
      </w:r>
      <w:r w:rsidR="001411DA" w:rsidRPr="00F14AC8">
        <w:t xml:space="preserve">ggf. </w:t>
      </w:r>
      <w:r w:rsidR="00983B79" w:rsidRPr="00F14AC8">
        <w:t>mitverwendet werden kann.</w:t>
      </w:r>
      <w:commentRangeEnd w:id="957"/>
      <w:r w:rsidR="00C15492">
        <w:rPr>
          <w:rStyle w:val="Kommentarzeichen"/>
          <w:sz w:val="24"/>
          <w:szCs w:val="24"/>
        </w:rPr>
        <w:commentReference w:id="957"/>
      </w:r>
      <w:commentRangeEnd w:id="958"/>
      <w:r>
        <w:rPr>
          <w:rStyle w:val="Kommentarzeichen"/>
          <w:sz w:val="24"/>
          <w:szCs w:val="24"/>
        </w:rPr>
        <w:commentReference w:id="958"/>
      </w:r>
    </w:p>
    <w:p w14:paraId="320514B5" w14:textId="44654CA1" w:rsidR="00D82731" w:rsidRPr="00F14AC8" w:rsidRDefault="00D82731" w:rsidP="000957B4">
      <w:ins w:id="961" w:author="Peter Koch" w:date="2026-05-15T11:30:00Z" w16du:dateUtc="2026-05-15T09:30:00Z">
        <w:r>
          <w:t>Hinweis: Die Einrichtung von EDI ist kein Bestandteil des Einführu</w:t>
        </w:r>
      </w:ins>
      <w:ins w:id="962" w:author="Peter Koch" w:date="2026-05-15T11:31:00Z" w16du:dateUtc="2026-05-15T09:31:00Z">
        <w:r>
          <w:t>ngskonzepts.</w:t>
        </w:r>
      </w:ins>
    </w:p>
    <w:p w14:paraId="6EC00B05" w14:textId="77777777" w:rsidR="000957B4" w:rsidRPr="00F14AC8" w:rsidRDefault="000957B4" w:rsidP="000957B4"/>
    <w:p w14:paraId="5873C3D0" w14:textId="77777777" w:rsidR="000957B4" w:rsidRPr="00F14AC8" w:rsidRDefault="000957B4" w:rsidP="000957B4">
      <w:pPr>
        <w:pStyle w:val="berschrift2"/>
      </w:pPr>
      <w:bookmarkStart w:id="963" w:name="_Toc228444370"/>
      <w:r w:rsidRPr="00F14AC8">
        <w:t>Standortübergreifende Fertigung</w:t>
      </w:r>
      <w:bookmarkEnd w:id="963"/>
    </w:p>
    <w:p w14:paraId="6C2BEC49" w14:textId="77777777" w:rsidR="000957B4" w:rsidRPr="00F14AC8" w:rsidRDefault="000957B4" w:rsidP="000957B4"/>
    <w:p w14:paraId="6C1491AC" w14:textId="65624F83" w:rsidR="000957B4" w:rsidRPr="00F14AC8" w:rsidRDefault="000957B4" w:rsidP="000957B4">
      <w:r w:rsidRPr="00F14AC8">
        <w:t>Per manuellem Umlagerungsvorschlag wird die Ware von anderen Betriebsstätten angefordert. Lieferscheine können dann mit einer Position angelegt</w:t>
      </w:r>
      <w:r w:rsidR="00E911BC">
        <w:t xml:space="preserve"> werden</w:t>
      </w:r>
      <w:r w:rsidRPr="00F14AC8">
        <w:t>.</w:t>
      </w:r>
      <w:commentRangeStart w:id="964"/>
      <w:commentRangeStart w:id="965"/>
      <w:r w:rsidRPr="00F14AC8">
        <w:t xml:space="preserve"> Sollte </w:t>
      </w:r>
      <w:r w:rsidR="008A659D" w:rsidRPr="00F14AC8">
        <w:t xml:space="preserve">Teilmengen </w:t>
      </w:r>
      <w:r w:rsidRPr="00F14AC8">
        <w:t xml:space="preserve">von einem anderen Standort ausgeliefert werden, muss die Auftragsposition gesplittet werden und der Lagerplatz entsprechend angepasst werden. </w:t>
      </w:r>
      <w:commentRangeEnd w:id="964"/>
      <w:r w:rsidR="00245D7B" w:rsidRPr="00F14AC8">
        <w:rPr>
          <w:rStyle w:val="Kommentarzeichen"/>
          <w:sz w:val="24"/>
          <w:szCs w:val="24"/>
        </w:rPr>
        <w:commentReference w:id="964"/>
      </w:r>
      <w:commentRangeEnd w:id="965"/>
      <w:r w:rsidRPr="00F14AC8">
        <w:rPr>
          <w:rStyle w:val="Kommentarzeichen"/>
          <w:sz w:val="24"/>
          <w:szCs w:val="24"/>
        </w:rPr>
        <w:commentReference w:id="965"/>
      </w:r>
      <w:commentRangeStart w:id="966"/>
      <w:commentRangeStart w:id="967"/>
      <w:r w:rsidRPr="00F14AC8">
        <w:t>Somit entstehen zwei Lieferscheine, die auch in einer Rechnung wieder zusammengefasst werden können.</w:t>
      </w:r>
      <w:commentRangeEnd w:id="966"/>
      <w:r w:rsidR="003714F0" w:rsidRPr="00F14AC8">
        <w:rPr>
          <w:rStyle w:val="Kommentarzeichen"/>
          <w:sz w:val="24"/>
          <w:szCs w:val="24"/>
        </w:rPr>
        <w:commentReference w:id="966"/>
      </w:r>
      <w:commentRangeEnd w:id="967"/>
      <w:r w:rsidRPr="00F14AC8">
        <w:rPr>
          <w:rStyle w:val="Kommentarzeichen"/>
          <w:sz w:val="24"/>
          <w:szCs w:val="24"/>
        </w:rPr>
        <w:commentReference w:id="967"/>
      </w:r>
    </w:p>
    <w:p w14:paraId="6C2555B7" w14:textId="77777777" w:rsidR="000957B4" w:rsidRPr="00F14AC8" w:rsidRDefault="000957B4" w:rsidP="000957B4">
      <w:r w:rsidRPr="00F14AC8">
        <w:t xml:space="preserve"> </w:t>
      </w:r>
    </w:p>
    <w:p w14:paraId="6F562C69" w14:textId="4492B4A4" w:rsidR="000957B4" w:rsidRPr="00F14AC8" w:rsidRDefault="000957B4" w:rsidP="000957B4">
      <w:r w:rsidRPr="00F14AC8">
        <w:t>Über- und Unterproduktion müssen über Ausschüsse und manuelle Bestandskorrekturen korrigiert werden, damit die Materialentnahmen wieder korrekt sind.</w:t>
      </w:r>
    </w:p>
    <w:p w14:paraId="57F2BDBE" w14:textId="77777777" w:rsidR="000957B4" w:rsidRPr="00F14AC8" w:rsidRDefault="000957B4" w:rsidP="000957B4"/>
    <w:p w14:paraId="6DB03158" w14:textId="5E0DC14F" w:rsidR="000555C7" w:rsidRPr="00F14AC8" w:rsidRDefault="000555C7" w:rsidP="001308ED">
      <w:pPr>
        <w:pStyle w:val="berschrift2"/>
      </w:pPr>
      <w:bookmarkStart w:id="968" w:name="_Toc228444371"/>
      <w:bookmarkStart w:id="969" w:name="AP015"/>
      <w:r w:rsidRPr="00F14AC8">
        <w:t>Wunderkerzen</w:t>
      </w:r>
      <w:bookmarkEnd w:id="968"/>
    </w:p>
    <w:bookmarkEnd w:id="969"/>
    <w:p w14:paraId="18A4D975" w14:textId="77777777" w:rsidR="000555C7" w:rsidRPr="00F14AC8" w:rsidRDefault="000555C7" w:rsidP="000957B4"/>
    <w:p w14:paraId="1665F6C5" w14:textId="783604B2" w:rsidR="000957B4" w:rsidRPr="00F14AC8" w:rsidRDefault="000957B4" w:rsidP="000957B4">
      <w:r w:rsidRPr="00F14AC8">
        <w:lastRenderedPageBreak/>
        <w:t>Überproduktion von Wunderkerzen: Wunderkerzen in allen Ausprägung</w:t>
      </w:r>
      <w:r w:rsidR="00450EA0" w:rsidRPr="00F14AC8">
        <w:t>en</w:t>
      </w:r>
      <w:r w:rsidRPr="00F14AC8">
        <w:t xml:space="preserve"> haben nur einen Artikel. Die Disposition kann hier nicht genau arbeiten. Hier wurde empfohlen auftragsbezogen zu arbeiten. Somit müssen keine Bestände auf Sperrlager verschoben werden. Die Zuordnung des Bestandes ist auftragspositionsgenau.</w:t>
      </w:r>
    </w:p>
    <w:p w14:paraId="60B8A7C0" w14:textId="77777777" w:rsidR="000957B4" w:rsidRPr="00F14AC8" w:rsidRDefault="000957B4" w:rsidP="000957B4">
      <w:r w:rsidRPr="00F14AC8">
        <w:t>Infosystem SQANALYSE wird für die Korrektur von Buchungsfehlern empfohlen. (Stichwort: fehlende Verwendung)</w:t>
      </w:r>
    </w:p>
    <w:p w14:paraId="270855D5" w14:textId="77777777" w:rsidR="000957B4" w:rsidRPr="00F14AC8" w:rsidRDefault="000957B4" w:rsidP="000957B4"/>
    <w:p w14:paraId="05D18122" w14:textId="77777777" w:rsidR="000957B4" w:rsidRPr="00F14AC8" w:rsidRDefault="000957B4" w:rsidP="000957B4">
      <w:r w:rsidRPr="00F14AC8">
        <w:t xml:space="preserve">Information zur Weitergabe: </w:t>
      </w:r>
    </w:p>
    <w:p w14:paraId="5153A408" w14:textId="77777777" w:rsidR="000957B4" w:rsidRPr="00F14AC8" w:rsidRDefault="000957B4" w:rsidP="000957B4">
      <w:r w:rsidRPr="00F14AC8">
        <w:t>Die Informationen für die Wunderkerzen und auch andere Artikel sind so komplex, dass das Feld Information zur Weitergabe zu kurz ist. Dies muss auf T50 erweitert werden. Alle angeschlossenen Datenbanken und Belegdrucke müssen angepasst werden.</w:t>
      </w:r>
    </w:p>
    <w:p w14:paraId="10C8A6F8" w14:textId="3DE777E5" w:rsidR="000957B4" w:rsidRPr="00F14AC8" w:rsidRDefault="000957B4" w:rsidP="000957B4">
      <w:r w:rsidRPr="00F14AC8">
        <w:t xml:space="preserve">Auftrag, Lieferschein, Rechnung, </w:t>
      </w:r>
      <w:r w:rsidR="003F3240" w:rsidRPr="00F14AC8">
        <w:t xml:space="preserve">Auftragsfertigungsliste, </w:t>
      </w:r>
      <w:r w:rsidRPr="00F14AC8">
        <w:t>Entnahmeliste im Kopf, Infosystem Fertigungszentrale in der Zeilenlupe.</w:t>
      </w:r>
    </w:p>
    <w:p w14:paraId="7CBA2652" w14:textId="77777777" w:rsidR="000957B4" w:rsidRPr="00F14AC8" w:rsidRDefault="000957B4" w:rsidP="000957B4">
      <w:r w:rsidRPr="00F14AC8">
        <w:t>Erstmal 4-zeilig.</w:t>
      </w:r>
    </w:p>
    <w:p w14:paraId="0C5D1AC4" w14:textId="77777777" w:rsidR="000957B4" w:rsidRPr="00F14AC8" w:rsidRDefault="000957B4" w:rsidP="000957B4"/>
    <w:p w14:paraId="603E43E3" w14:textId="77777777" w:rsidR="009D5E62" w:rsidRPr="00F14AC8" w:rsidRDefault="009D5E62" w:rsidP="009D5E62">
      <w:pPr>
        <w:rPr>
          <w:b/>
          <w:bCs/>
          <w:color w:val="002060"/>
        </w:rPr>
      </w:pPr>
      <w:r w:rsidRPr="00F14AC8">
        <w:rPr>
          <w:b/>
          <w:bCs/>
          <w:color w:val="002060"/>
        </w:rPr>
        <w:t>Umsetzung ABAS</w:t>
      </w:r>
    </w:p>
    <w:p w14:paraId="600CA11C" w14:textId="385D4667" w:rsidR="009D5E62" w:rsidRPr="00F14AC8" w:rsidRDefault="009D5E62" w:rsidP="009D5E62">
      <w:pPr>
        <w:rPr>
          <w:bCs/>
        </w:rPr>
      </w:pPr>
    </w:p>
    <w:p w14:paraId="7FCF68A0" w14:textId="47D99C66" w:rsidR="00C53B30" w:rsidRPr="00F14AC8" w:rsidRDefault="007A0725" w:rsidP="009D5E62">
      <w:pPr>
        <w:rPr>
          <w:bCs/>
          <w:u w:val="single"/>
        </w:rPr>
      </w:pPr>
      <w:r w:rsidRPr="00F14AC8">
        <w:rPr>
          <w:bCs/>
          <w:u w:val="single"/>
        </w:rPr>
        <w:t>Maskenanpassung</w:t>
      </w:r>
    </w:p>
    <w:p w14:paraId="3CD2CA0B" w14:textId="66C3C736" w:rsidR="007A0725" w:rsidRPr="00F14AC8" w:rsidRDefault="007A0725" w:rsidP="009D5E62">
      <w:pPr>
        <w:rPr>
          <w:bCs/>
        </w:rPr>
      </w:pPr>
    </w:p>
    <w:p w14:paraId="5603D22C" w14:textId="6085D135" w:rsidR="009E21E0" w:rsidRPr="00C15492" w:rsidRDefault="00114375" w:rsidP="009D5E62">
      <w:pPr>
        <w:rPr>
          <w:bCs/>
          <w:lang w:val="en-GB"/>
          <w:rPrChange w:id="970" w:author="Martin Stehle" w:date="2026-05-04T13:51:00Z" w16du:dateUtc="2026-05-04T11:51:00Z">
            <w:rPr>
              <w:bCs/>
            </w:rPr>
          </w:rPrChange>
        </w:rPr>
      </w:pPr>
      <w:commentRangeStart w:id="971"/>
      <w:commentRangeStart w:id="972"/>
      <w:r w:rsidRPr="00F14AC8">
        <w:rPr>
          <w:bCs/>
        </w:rPr>
        <w:t xml:space="preserve">Das Feld </w:t>
      </w:r>
      <w:r w:rsidR="001E736A">
        <w:rPr>
          <w:bCs/>
        </w:rPr>
        <w:t>„</w:t>
      </w:r>
      <w:r w:rsidR="001E736A" w:rsidRPr="00F14AC8">
        <w:rPr>
          <w:b/>
          <w:bCs/>
        </w:rPr>
        <w:t>verwerbtxt</w:t>
      </w:r>
      <w:r w:rsidR="001E736A">
        <w:rPr>
          <w:bCs/>
        </w:rPr>
        <w:t xml:space="preserve">“ </w:t>
      </w:r>
      <w:r w:rsidRPr="00F14AC8">
        <w:rPr>
          <w:bCs/>
        </w:rPr>
        <w:t xml:space="preserve">in der Vartab auf T50 </w:t>
      </w:r>
      <w:r w:rsidR="001E736A">
        <w:rPr>
          <w:bCs/>
        </w:rPr>
        <w:t>ä</w:t>
      </w:r>
      <w:r w:rsidRPr="00F14AC8">
        <w:rPr>
          <w:bCs/>
        </w:rPr>
        <w:t>nder</w:t>
      </w:r>
      <w:r w:rsidR="001E736A">
        <w:rPr>
          <w:bCs/>
        </w:rPr>
        <w:t>n</w:t>
      </w:r>
      <w:r w:rsidRPr="00F14AC8">
        <w:rPr>
          <w:bCs/>
        </w:rPr>
        <w:t>.</w:t>
      </w:r>
      <w:r w:rsidR="002906F1">
        <w:rPr>
          <w:bCs/>
        </w:rPr>
        <w:t xml:space="preserve"> </w:t>
      </w:r>
      <w:r w:rsidR="002906F1" w:rsidRPr="00C15492">
        <w:rPr>
          <w:bCs/>
          <w:lang w:val="en-GB"/>
          <w:rPrChange w:id="973" w:author="Martin Stehle" w:date="2026-05-04T13:51:00Z" w16du:dateUtc="2026-05-04T11:51:00Z">
            <w:rPr>
              <w:bCs/>
            </w:rPr>
          </w:rPrChange>
        </w:rPr>
        <w:t>Siehe</w:t>
      </w:r>
      <w:r w:rsidR="005A4824" w:rsidRPr="00C15492">
        <w:rPr>
          <w:bCs/>
          <w:lang w:val="en-GB"/>
          <w:rPrChange w:id="974" w:author="Martin Stehle" w:date="2026-05-04T13:51:00Z" w16du:dateUtc="2026-05-04T11:51:00Z">
            <w:rPr>
              <w:bCs/>
            </w:rPr>
          </w:rPrChange>
        </w:rPr>
        <w:t>:</w:t>
      </w:r>
      <w:r w:rsidR="002906F1" w:rsidRPr="00C15492">
        <w:rPr>
          <w:bCs/>
          <w:lang w:val="en-GB"/>
          <w:rPrChange w:id="975" w:author="Martin Stehle" w:date="2026-05-04T13:51:00Z" w16du:dateUtc="2026-05-04T11:51:00Z">
            <w:rPr>
              <w:bCs/>
            </w:rPr>
          </w:rPrChange>
        </w:rPr>
        <w:t xml:space="preserve"> &lt;(Company)&gt; %,0:nummer=;0:such=;1:vname~/verwerbtxt;0:vvkopherk=`;@gruppe=26;@ablageart=(Active);@zeilen=(Yes) &lt;(View)&gt;</w:t>
      </w:r>
      <w:commentRangeEnd w:id="971"/>
      <w:r w:rsidR="00CE7F92" w:rsidRPr="00C15492">
        <w:rPr>
          <w:rStyle w:val="Kommentarzeichen"/>
          <w:bCs/>
          <w:sz w:val="24"/>
          <w:szCs w:val="24"/>
          <w:lang w:val="en-GB"/>
          <w:rPrChange w:id="976" w:author="Martin Stehle" w:date="2026-05-04T13:51:00Z" w16du:dateUtc="2026-05-04T11:51:00Z">
            <w:rPr>
              <w:rStyle w:val="Kommentarzeichen"/>
              <w:bCs/>
              <w:sz w:val="24"/>
              <w:szCs w:val="24"/>
            </w:rPr>
          </w:rPrChange>
        </w:rPr>
        <w:commentReference w:id="971"/>
      </w:r>
      <w:commentRangeEnd w:id="972"/>
      <w:r w:rsidRPr="00C15492">
        <w:rPr>
          <w:rStyle w:val="Kommentarzeichen"/>
          <w:bCs/>
          <w:sz w:val="24"/>
          <w:szCs w:val="24"/>
          <w:lang w:val="en-GB"/>
          <w:rPrChange w:id="977" w:author="Martin Stehle" w:date="2026-05-04T13:51:00Z" w16du:dateUtc="2026-05-04T11:51:00Z">
            <w:rPr>
              <w:rStyle w:val="Kommentarzeichen"/>
              <w:bCs/>
              <w:sz w:val="24"/>
              <w:szCs w:val="24"/>
            </w:rPr>
          </w:rPrChange>
        </w:rPr>
        <w:commentReference w:id="972"/>
      </w:r>
    </w:p>
    <w:p w14:paraId="0D2AAF69" w14:textId="77777777" w:rsidR="00114375" w:rsidRPr="00C15492" w:rsidRDefault="00114375" w:rsidP="009D5E62">
      <w:pPr>
        <w:rPr>
          <w:bCs/>
          <w:lang w:val="en-GB"/>
          <w:rPrChange w:id="978" w:author="Martin Stehle" w:date="2026-05-04T13:51:00Z" w16du:dateUtc="2026-05-04T11:51:00Z">
            <w:rPr>
              <w:bCs/>
            </w:rPr>
          </w:rPrChange>
        </w:rPr>
      </w:pPr>
    </w:p>
    <w:p w14:paraId="42164FAC" w14:textId="47193B40" w:rsidR="007A0725" w:rsidRPr="00F14AC8" w:rsidRDefault="007A0725" w:rsidP="009D5E62">
      <w:pPr>
        <w:rPr>
          <w:bCs/>
        </w:rPr>
      </w:pPr>
      <w:r w:rsidRPr="00F14AC8">
        <w:rPr>
          <w:bCs/>
        </w:rPr>
        <w:t xml:space="preserve">Masken </w:t>
      </w:r>
      <w:r w:rsidR="00F338E4" w:rsidRPr="00F14AC8">
        <w:rPr>
          <w:bCs/>
        </w:rPr>
        <w:t>Auftrag, Lieferschein, Rechnung, Auftragsfertigungsliste</w:t>
      </w:r>
      <w:ins w:id="979" w:author="Peter Koch" w:date="2026-05-15T11:40:00Z" w16du:dateUtc="2026-05-15T09:40:00Z">
        <w:r w:rsidR="002D599F">
          <w:rPr>
            <w:bCs/>
          </w:rPr>
          <w:t xml:space="preserve"> und Zeilenlupe i</w:t>
        </w:r>
        <w:r w:rsidR="0012263F">
          <w:rPr>
            <w:bCs/>
          </w:rPr>
          <w:t>n der Fertigungszentrale</w:t>
        </w:r>
      </w:ins>
      <w:r w:rsidR="00340C96" w:rsidRPr="00F14AC8">
        <w:rPr>
          <w:bCs/>
        </w:rPr>
        <w:t xml:space="preserve"> Feld</w:t>
      </w:r>
      <w:r w:rsidR="00402055" w:rsidRPr="00F14AC8">
        <w:rPr>
          <w:bCs/>
        </w:rPr>
        <w:t xml:space="preserve"> „Information zur Weitergabe“, „</w:t>
      </w:r>
      <w:r w:rsidR="00402055" w:rsidRPr="00F14AC8">
        <w:rPr>
          <w:b/>
          <w:bCs/>
        </w:rPr>
        <w:t>verwerbtxt</w:t>
      </w:r>
      <w:r w:rsidR="00402055" w:rsidRPr="00F14AC8">
        <w:rPr>
          <w:bCs/>
        </w:rPr>
        <w:t>“</w:t>
      </w:r>
      <w:r w:rsidR="009E21E0" w:rsidRPr="00F14AC8">
        <w:rPr>
          <w:bCs/>
        </w:rPr>
        <w:t xml:space="preserve"> auf 4 Zeilen vergrößern</w:t>
      </w:r>
      <w:ins w:id="980" w:author="Peter Koch" w:date="2026-05-15T11:40:00Z" w16du:dateUtc="2026-05-15T09:40:00Z">
        <w:r w:rsidR="0012263F">
          <w:rPr>
            <w:bCs/>
          </w:rPr>
          <w:t xml:space="preserve"> bzw. einfügen (Fertigungszentrale)</w:t>
        </w:r>
      </w:ins>
      <w:r w:rsidR="009E21E0" w:rsidRPr="00F14AC8">
        <w:rPr>
          <w:bCs/>
        </w:rPr>
        <w:t>.</w:t>
      </w:r>
      <w:ins w:id="981" w:author="Peter Koch" w:date="2026-05-15T11:40:00Z" w16du:dateUtc="2026-05-15T09:40:00Z">
        <w:r w:rsidR="0012263F">
          <w:rPr>
            <w:bCs/>
          </w:rPr>
          <w:t xml:space="preserve"> </w:t>
        </w:r>
      </w:ins>
    </w:p>
    <w:p w14:paraId="7D4951DB" w14:textId="16AF750E" w:rsidR="00114375" w:rsidRPr="00F14AC8" w:rsidRDefault="00114375" w:rsidP="009D5E62">
      <w:pPr>
        <w:rPr>
          <w:bCs/>
        </w:rPr>
      </w:pPr>
    </w:p>
    <w:p w14:paraId="1FE608DD" w14:textId="42DD5A9D" w:rsidR="00E870BB" w:rsidRDefault="00E870BB" w:rsidP="009D5E62">
      <w:pPr>
        <w:rPr>
          <w:bCs/>
        </w:rPr>
      </w:pPr>
      <w:r>
        <w:rPr>
          <w:bCs/>
        </w:rPr>
        <w:t>Infosystem</w:t>
      </w:r>
      <w:r w:rsidR="003A193B" w:rsidRPr="00F14AC8">
        <w:rPr>
          <w:bCs/>
        </w:rPr>
        <w:t xml:space="preserve"> </w:t>
      </w:r>
      <w:r>
        <w:rPr>
          <w:bCs/>
        </w:rPr>
        <w:t xml:space="preserve">PRODLIST </w:t>
      </w:r>
      <w:r w:rsidR="003A193B" w:rsidRPr="00F14AC8">
        <w:rPr>
          <w:bCs/>
        </w:rPr>
        <w:t xml:space="preserve">Fertigungszentrale individualisieren. </w:t>
      </w:r>
      <w:r>
        <w:rPr>
          <w:bCs/>
        </w:rPr>
        <w:t xml:space="preserve">Hinweis: </w:t>
      </w:r>
      <w:r w:rsidR="00235664">
        <w:rPr>
          <w:bCs/>
        </w:rPr>
        <w:t>Da die Intralogistik installiert wird, muss hier das bereits durch die Intralogistik angepasste Infosystem weiter angepasst werden.</w:t>
      </w:r>
    </w:p>
    <w:p w14:paraId="23F19A2D" w14:textId="492B5EF0" w:rsidR="009E21E0" w:rsidRPr="00F14AC8" w:rsidRDefault="00D22891" w:rsidP="009D5E62">
      <w:pPr>
        <w:rPr>
          <w:bCs/>
        </w:rPr>
      </w:pPr>
      <w:r w:rsidRPr="00F14AC8">
        <w:rPr>
          <w:bCs/>
        </w:rPr>
        <w:t>Alle Quell- und Ziel-Aufrufparameter individualisieren. Feld „Information zur Weitergabe“, „</w:t>
      </w:r>
      <w:r w:rsidRPr="00F14AC8">
        <w:rPr>
          <w:b/>
          <w:bCs/>
        </w:rPr>
        <w:t>verwerbtxt</w:t>
      </w:r>
      <w:r w:rsidRPr="00F14AC8">
        <w:rPr>
          <w:bCs/>
        </w:rPr>
        <w:t xml:space="preserve">“ in Zeilenlupe </w:t>
      </w:r>
      <w:r w:rsidR="009341D5" w:rsidRPr="00F14AC8">
        <w:rPr>
          <w:bCs/>
        </w:rPr>
        <w:t xml:space="preserve">im Register Artikel unten rechts einfügen und </w:t>
      </w:r>
      <w:r w:rsidRPr="00F14AC8">
        <w:rPr>
          <w:bCs/>
        </w:rPr>
        <w:t xml:space="preserve">auf 4 Zeilen </w:t>
      </w:r>
      <w:r w:rsidR="009341D5" w:rsidRPr="00F14AC8">
        <w:rPr>
          <w:bCs/>
        </w:rPr>
        <w:t>anpassen.</w:t>
      </w:r>
    </w:p>
    <w:p w14:paraId="74F95EB7" w14:textId="77777777" w:rsidR="003A193B" w:rsidRPr="00F14AC8" w:rsidRDefault="003A193B" w:rsidP="009D5E62">
      <w:pPr>
        <w:rPr>
          <w:bCs/>
        </w:rPr>
      </w:pPr>
    </w:p>
    <w:tbl>
      <w:tblPr>
        <w:tblStyle w:val="Tabellenraster"/>
        <w:tblW w:w="9085" w:type="dxa"/>
        <w:tblLook w:val="04A0" w:firstRow="1" w:lastRow="0" w:firstColumn="1" w:lastColumn="0" w:noHBand="0" w:noVBand="1"/>
      </w:tblPr>
      <w:tblGrid>
        <w:gridCol w:w="8018"/>
        <w:gridCol w:w="1067"/>
      </w:tblGrid>
      <w:tr w:rsidR="006B5FAA" w:rsidRPr="00F14AC8" w14:paraId="3B4D6145" w14:textId="77777777" w:rsidTr="00D16466">
        <w:tc>
          <w:tcPr>
            <w:tcW w:w="8077" w:type="dxa"/>
            <w:shd w:val="clear" w:color="auto" w:fill="DCEEA3" w:themeFill="accent6" w:themeFillTint="99"/>
          </w:tcPr>
          <w:p w14:paraId="753AFCBE" w14:textId="77777777" w:rsidR="006B5FAA" w:rsidRPr="00F14AC8" w:rsidRDefault="006B5FAA" w:rsidP="00D16466">
            <w:r w:rsidRPr="00F14AC8">
              <w:t>Auswirkungen der Customization/Extension</w:t>
            </w:r>
          </w:p>
        </w:tc>
        <w:tc>
          <w:tcPr>
            <w:tcW w:w="1008" w:type="dxa"/>
            <w:shd w:val="clear" w:color="auto" w:fill="DCEEA3" w:themeFill="accent6" w:themeFillTint="99"/>
          </w:tcPr>
          <w:p w14:paraId="72FEFD6E" w14:textId="77777777" w:rsidR="006B5FAA" w:rsidRPr="00F14AC8" w:rsidRDefault="006B5FAA" w:rsidP="00D16466">
            <w:r w:rsidRPr="00F14AC8">
              <w:t>Antwort</w:t>
            </w:r>
          </w:p>
        </w:tc>
      </w:tr>
      <w:tr w:rsidR="006B5FAA" w:rsidRPr="00F14AC8" w14:paraId="121D24C5" w14:textId="77777777" w:rsidTr="00D16466">
        <w:tc>
          <w:tcPr>
            <w:tcW w:w="8077" w:type="dxa"/>
          </w:tcPr>
          <w:p w14:paraId="229954BB" w14:textId="77777777" w:rsidR="006B5FAA" w:rsidRPr="00F14AC8" w:rsidRDefault="006B5FAA" w:rsidP="00D16466">
            <w:pPr>
              <w:rPr>
                <w:sz w:val="20"/>
                <w:szCs w:val="20"/>
              </w:rPr>
            </w:pPr>
            <w:r w:rsidRPr="00F14AC8">
              <w:rPr>
                <w:sz w:val="20"/>
                <w:szCs w:val="20"/>
              </w:rPr>
              <w:t xml:space="preserve">Keine besonderen Auswirkungen </w:t>
            </w:r>
          </w:p>
        </w:tc>
        <w:tc>
          <w:tcPr>
            <w:tcW w:w="1008" w:type="dxa"/>
          </w:tcPr>
          <w:p w14:paraId="6F545A67" w14:textId="77777777" w:rsidR="006B5FAA" w:rsidRPr="00F14AC8" w:rsidRDefault="006B5FAA" w:rsidP="00D16466">
            <w:pPr>
              <w:rPr>
                <w:sz w:val="20"/>
                <w:szCs w:val="20"/>
              </w:rPr>
            </w:pPr>
            <w:r w:rsidRPr="00F14AC8">
              <w:rPr>
                <w:sz w:val="20"/>
                <w:szCs w:val="20"/>
              </w:rPr>
              <w:t>Ja/Nein</w:t>
            </w:r>
          </w:p>
        </w:tc>
      </w:tr>
      <w:tr w:rsidR="006B5FAA" w:rsidRPr="00F14AC8" w14:paraId="15DBAE1E" w14:textId="77777777" w:rsidTr="00D16466">
        <w:tc>
          <w:tcPr>
            <w:tcW w:w="8077" w:type="dxa"/>
          </w:tcPr>
          <w:p w14:paraId="03185D15" w14:textId="77777777" w:rsidR="006B5FAA" w:rsidRPr="00F14AC8" w:rsidRDefault="006B5FAA"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8B794FE" w14:textId="77777777" w:rsidR="006B5FAA" w:rsidRPr="00F14AC8" w:rsidRDefault="006B5FAA" w:rsidP="00D16466">
            <w:pPr>
              <w:rPr>
                <w:sz w:val="20"/>
                <w:szCs w:val="20"/>
              </w:rPr>
            </w:pPr>
            <w:r w:rsidRPr="00F14AC8">
              <w:rPr>
                <w:sz w:val="20"/>
                <w:szCs w:val="20"/>
              </w:rPr>
              <w:t>Ja/Nein</w:t>
            </w:r>
          </w:p>
        </w:tc>
      </w:tr>
      <w:tr w:rsidR="006B5FAA" w:rsidRPr="00F14AC8" w14:paraId="7FD64699" w14:textId="77777777" w:rsidTr="00D16466">
        <w:tc>
          <w:tcPr>
            <w:tcW w:w="8077" w:type="dxa"/>
          </w:tcPr>
          <w:p w14:paraId="27B37736" w14:textId="77777777" w:rsidR="006B5FAA" w:rsidRPr="00F14AC8" w:rsidRDefault="006B5FAA"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AF122F1" w14:textId="77777777" w:rsidR="006B5FAA" w:rsidRPr="00F14AC8" w:rsidRDefault="006B5FAA" w:rsidP="00D16466">
            <w:pPr>
              <w:rPr>
                <w:sz w:val="20"/>
                <w:szCs w:val="20"/>
              </w:rPr>
            </w:pPr>
            <w:r w:rsidRPr="00F14AC8">
              <w:rPr>
                <w:sz w:val="20"/>
                <w:szCs w:val="20"/>
              </w:rPr>
              <w:t>Ja/Nein</w:t>
            </w:r>
          </w:p>
        </w:tc>
      </w:tr>
      <w:tr w:rsidR="006B5FAA" w:rsidRPr="00F14AC8" w14:paraId="2F779519" w14:textId="77777777" w:rsidTr="00D16466">
        <w:tc>
          <w:tcPr>
            <w:tcW w:w="8077" w:type="dxa"/>
          </w:tcPr>
          <w:p w14:paraId="5A5F4D9F" w14:textId="77777777" w:rsidR="006B5FAA" w:rsidRPr="00F14AC8" w:rsidRDefault="006B5FAA"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1531B849" w14:textId="77777777" w:rsidR="006B5FAA" w:rsidRPr="00F14AC8" w:rsidRDefault="006B5FAA" w:rsidP="00D16466">
            <w:pPr>
              <w:rPr>
                <w:sz w:val="20"/>
                <w:szCs w:val="20"/>
              </w:rPr>
            </w:pPr>
            <w:r w:rsidRPr="00F14AC8">
              <w:rPr>
                <w:sz w:val="20"/>
                <w:szCs w:val="20"/>
              </w:rPr>
              <w:t>Ja/Nein</w:t>
            </w:r>
          </w:p>
        </w:tc>
      </w:tr>
      <w:tr w:rsidR="006B5FAA" w:rsidRPr="00F14AC8" w14:paraId="146BD383" w14:textId="77777777" w:rsidTr="00D16466">
        <w:tc>
          <w:tcPr>
            <w:tcW w:w="8077" w:type="dxa"/>
          </w:tcPr>
          <w:p w14:paraId="199FABFD" w14:textId="77777777" w:rsidR="006B5FAA" w:rsidRPr="00F14AC8" w:rsidRDefault="006B5FAA"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D95BC77" w14:textId="77777777" w:rsidR="006B5FAA" w:rsidRPr="00F14AC8" w:rsidRDefault="006B5FAA"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6B5FAA" w:rsidRPr="00F14AC8" w14:paraId="73F1AC8E" w14:textId="77777777" w:rsidTr="00D16466">
        <w:trPr>
          <w:trHeight w:hRule="exact" w:val="861"/>
        </w:trPr>
        <w:tc>
          <w:tcPr>
            <w:tcW w:w="1273" w:type="dxa"/>
            <w:shd w:val="clear" w:color="auto" w:fill="D5D5D5" w:themeFill="background2"/>
            <w:tcMar>
              <w:bottom w:w="57" w:type="dxa"/>
            </w:tcMar>
          </w:tcPr>
          <w:p w14:paraId="079DF780" w14:textId="77777777" w:rsidR="006B5FAA" w:rsidRPr="00F14AC8" w:rsidRDefault="006B5FAA" w:rsidP="00D16466">
            <w:pPr>
              <w:rPr>
                <w:b/>
              </w:rPr>
            </w:pPr>
            <w:r w:rsidRPr="00F14AC8">
              <w:rPr>
                <w:b/>
              </w:rPr>
              <w:t>Priorität</w:t>
            </w:r>
          </w:p>
        </w:tc>
        <w:tc>
          <w:tcPr>
            <w:tcW w:w="2190" w:type="dxa"/>
            <w:shd w:val="clear" w:color="auto" w:fill="D5D5D5" w:themeFill="background2"/>
            <w:tcMar>
              <w:bottom w:w="57" w:type="dxa"/>
            </w:tcMar>
          </w:tcPr>
          <w:p w14:paraId="522C91BC" w14:textId="77777777" w:rsidR="006B5FAA" w:rsidRPr="00F14AC8" w:rsidRDefault="006B5FAA" w:rsidP="00D16466">
            <w:pPr>
              <w:rPr>
                <w:b/>
              </w:rPr>
            </w:pPr>
            <w:r w:rsidRPr="00F14AC8">
              <w:rPr>
                <w:b/>
              </w:rPr>
              <w:t>Realisierung</w:t>
            </w:r>
          </w:p>
        </w:tc>
        <w:tc>
          <w:tcPr>
            <w:tcW w:w="1070" w:type="dxa"/>
            <w:shd w:val="clear" w:color="auto" w:fill="D5D5D5" w:themeFill="background2"/>
            <w:tcMar>
              <w:bottom w:w="57" w:type="dxa"/>
            </w:tcMar>
          </w:tcPr>
          <w:p w14:paraId="12DFC7E5" w14:textId="77777777" w:rsidR="006B5FAA" w:rsidRPr="00F14AC8" w:rsidRDefault="006B5FAA" w:rsidP="00D16466">
            <w:pPr>
              <w:rPr>
                <w:b/>
              </w:rPr>
            </w:pPr>
            <w:r w:rsidRPr="00F14AC8">
              <w:rPr>
                <w:b/>
              </w:rPr>
              <w:t>Dauer (ca./h)</w:t>
            </w:r>
          </w:p>
        </w:tc>
        <w:tc>
          <w:tcPr>
            <w:tcW w:w="1134" w:type="dxa"/>
            <w:shd w:val="clear" w:color="auto" w:fill="D5D5D5" w:themeFill="background2"/>
            <w:tcMar>
              <w:bottom w:w="57" w:type="dxa"/>
            </w:tcMar>
          </w:tcPr>
          <w:p w14:paraId="2E045391" w14:textId="77777777" w:rsidR="006B5FAA" w:rsidRPr="00F14AC8" w:rsidRDefault="006B5FAA"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77069E11" w14:textId="77777777" w:rsidR="006B5FAA" w:rsidRPr="00F14AC8" w:rsidRDefault="006B5FAA"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3EADB73" w14:textId="77777777" w:rsidR="006B5FAA" w:rsidRPr="00F14AC8" w:rsidRDefault="006B5FAA" w:rsidP="00D16466">
            <w:pPr>
              <w:rPr>
                <w:b/>
              </w:rPr>
            </w:pPr>
            <w:r w:rsidRPr="00F14AC8">
              <w:rPr>
                <w:b/>
              </w:rPr>
              <w:t>Bereich</w:t>
            </w:r>
          </w:p>
        </w:tc>
      </w:tr>
      <w:tr w:rsidR="006B5FAA" w:rsidRPr="00F14AC8" w14:paraId="200D0A38" w14:textId="77777777" w:rsidTr="00D16466">
        <w:trPr>
          <w:trHeight w:val="454"/>
        </w:trPr>
        <w:tc>
          <w:tcPr>
            <w:tcW w:w="1273" w:type="dxa"/>
            <w:shd w:val="clear" w:color="auto" w:fill="FFFFFF"/>
            <w:tcMar>
              <w:bottom w:w="57" w:type="dxa"/>
            </w:tcMar>
          </w:tcPr>
          <w:p w14:paraId="1975C55D" w14:textId="77777777" w:rsidR="006B5FAA" w:rsidRPr="00F14AC8" w:rsidRDefault="006B5FAA" w:rsidP="00394CD1">
            <w:pPr>
              <w:pStyle w:val="Tabelleninhalte"/>
            </w:pPr>
            <w:r w:rsidRPr="00F14AC8">
              <w:lastRenderedPageBreak/>
              <w:t>1</w:t>
            </w:r>
          </w:p>
        </w:tc>
        <w:tc>
          <w:tcPr>
            <w:tcW w:w="2190" w:type="dxa"/>
            <w:shd w:val="clear" w:color="auto" w:fill="FFFFFF"/>
            <w:tcMar>
              <w:bottom w:w="57" w:type="dxa"/>
            </w:tcMar>
          </w:tcPr>
          <w:p w14:paraId="56214B56" w14:textId="77777777" w:rsidR="006B5FAA" w:rsidRPr="00F14AC8" w:rsidRDefault="006B5FAA" w:rsidP="00394CD1">
            <w:pPr>
              <w:pStyle w:val="Tabelleninhalte"/>
            </w:pPr>
            <w:r w:rsidRPr="00F14AC8">
              <w:t>Abas</w:t>
            </w:r>
          </w:p>
        </w:tc>
        <w:tc>
          <w:tcPr>
            <w:tcW w:w="1070" w:type="dxa"/>
            <w:shd w:val="clear" w:color="auto" w:fill="FFFFFF"/>
            <w:tcMar>
              <w:bottom w:w="57" w:type="dxa"/>
            </w:tcMar>
          </w:tcPr>
          <w:p w14:paraId="5654182E" w14:textId="77777777" w:rsidR="006B5FAA" w:rsidRPr="00F14AC8" w:rsidRDefault="006B5FAA" w:rsidP="00394CD1">
            <w:pPr>
              <w:pStyle w:val="Tabelleninhalte"/>
            </w:pPr>
            <w:r w:rsidRPr="00F14AC8">
              <w:t>0,00</w:t>
            </w:r>
          </w:p>
        </w:tc>
        <w:tc>
          <w:tcPr>
            <w:tcW w:w="1134" w:type="dxa"/>
            <w:shd w:val="clear" w:color="auto" w:fill="FFFFFF"/>
            <w:tcMar>
              <w:bottom w:w="57" w:type="dxa"/>
            </w:tcMar>
          </w:tcPr>
          <w:p w14:paraId="733072CD" w14:textId="77777777" w:rsidR="006B5FAA" w:rsidRPr="00F14AC8" w:rsidRDefault="006B5FAA" w:rsidP="00394CD1">
            <w:pPr>
              <w:pStyle w:val="Tabelleninhalte"/>
            </w:pPr>
            <w:r w:rsidRPr="00F14AC8">
              <w:t>0,00</w:t>
            </w:r>
          </w:p>
        </w:tc>
        <w:tc>
          <w:tcPr>
            <w:tcW w:w="1134" w:type="dxa"/>
            <w:shd w:val="clear" w:color="auto" w:fill="FFFFFF"/>
            <w:tcMar>
              <w:bottom w:w="57" w:type="dxa"/>
            </w:tcMar>
          </w:tcPr>
          <w:p w14:paraId="24B1175D" w14:textId="77777777" w:rsidR="006B5FAA" w:rsidRPr="00F14AC8" w:rsidRDefault="006B5FAA" w:rsidP="00394CD1">
            <w:pPr>
              <w:pStyle w:val="Tabelleninhalte"/>
            </w:pPr>
            <w:r w:rsidRPr="00F14AC8">
              <w:t>2,00</w:t>
            </w:r>
          </w:p>
        </w:tc>
        <w:tc>
          <w:tcPr>
            <w:tcW w:w="2271" w:type="dxa"/>
            <w:shd w:val="clear" w:color="auto" w:fill="FFFFFF"/>
            <w:tcMar>
              <w:bottom w:w="57" w:type="dxa"/>
            </w:tcMar>
          </w:tcPr>
          <w:p w14:paraId="38DA0C0C" w14:textId="77777777" w:rsidR="006B5FAA" w:rsidRPr="00F14AC8" w:rsidRDefault="006B5FAA" w:rsidP="00394CD1">
            <w:pPr>
              <w:pStyle w:val="Tabelleninhalte"/>
            </w:pPr>
            <w:r w:rsidRPr="00F14AC8">
              <w:t>Admin</w:t>
            </w:r>
          </w:p>
        </w:tc>
      </w:tr>
    </w:tbl>
    <w:p w14:paraId="71AF82D4" w14:textId="77777777" w:rsidR="006B5FAA" w:rsidRPr="00F14AC8" w:rsidRDefault="006B5FAA" w:rsidP="009D5E62">
      <w:pPr>
        <w:rPr>
          <w:bCs/>
        </w:rPr>
      </w:pPr>
    </w:p>
    <w:p w14:paraId="3A390302" w14:textId="5035FBB0" w:rsidR="00ED2DF3" w:rsidRPr="00F14AC8" w:rsidRDefault="00ED2DF3" w:rsidP="00ED2DF3">
      <w:pPr>
        <w:pStyle w:val="berschrift2"/>
      </w:pPr>
      <w:bookmarkStart w:id="982" w:name="_Toc228444372"/>
      <w:r w:rsidRPr="00F14AC8">
        <w:t>Umlagerungsvorschläge</w:t>
      </w:r>
      <w:bookmarkEnd w:id="982"/>
    </w:p>
    <w:p w14:paraId="4C220566" w14:textId="77777777" w:rsidR="00ED2DF3" w:rsidRPr="00F14AC8" w:rsidRDefault="00ED2DF3" w:rsidP="000957B4"/>
    <w:p w14:paraId="6AD89828" w14:textId="4B5CAE40" w:rsidR="000957B4" w:rsidRPr="00F14AC8" w:rsidRDefault="000957B4" w:rsidP="000957B4">
      <w:commentRangeStart w:id="983"/>
      <w:commentRangeStart w:id="984"/>
      <w:r w:rsidRPr="00F14AC8">
        <w:t xml:space="preserve">Die Anlage der Umlagerungsvorschläge sollte per Knopfdruck aus der Auftragsposition erstellbar sein. </w:t>
      </w:r>
      <w:r w:rsidR="006B5FAA" w:rsidRPr="00F14AC8">
        <w:t>Dabei soll d</w:t>
      </w:r>
      <w:r w:rsidRPr="00F14AC8">
        <w:t>ie Verwendung vorbeleg</w:t>
      </w:r>
      <w:r w:rsidR="006B5FAA" w:rsidRPr="00F14AC8">
        <w:t>t</w:t>
      </w:r>
      <w:r w:rsidRPr="00F14AC8">
        <w:t xml:space="preserve"> und Menge und Lagergruppe </w:t>
      </w:r>
      <w:r w:rsidR="00CA640A" w:rsidRPr="00F14AC8">
        <w:t>durch den</w:t>
      </w:r>
      <w:r w:rsidRPr="00F14AC8">
        <w:t xml:space="preserve"> Mitarbeiter ein</w:t>
      </w:r>
      <w:r w:rsidR="00CA640A" w:rsidRPr="00F14AC8">
        <w:t>ge</w:t>
      </w:r>
      <w:r w:rsidRPr="00F14AC8">
        <w:t>tragen</w:t>
      </w:r>
      <w:r w:rsidR="00CA640A" w:rsidRPr="00F14AC8">
        <w:t xml:space="preserve"> werden</w:t>
      </w:r>
      <w:r w:rsidRPr="00F14AC8">
        <w:t>.</w:t>
      </w:r>
    </w:p>
    <w:p w14:paraId="12523743" w14:textId="77777777" w:rsidR="000957B4" w:rsidRPr="00F14AC8" w:rsidRDefault="000957B4" w:rsidP="000957B4"/>
    <w:p w14:paraId="771EBB36" w14:textId="666FF859" w:rsidR="000957B4" w:rsidRPr="00F14AC8" w:rsidRDefault="000957B4" w:rsidP="000957B4">
      <w:r w:rsidRPr="00F14AC8">
        <w:t xml:space="preserve">Die </w:t>
      </w:r>
      <w:r w:rsidR="001308ED" w:rsidRPr="00F14AC8">
        <w:t>HWK-</w:t>
      </w:r>
      <w:r w:rsidR="009A37D6" w:rsidRPr="00F14AC8">
        <w:t xml:space="preserve">Keyuser </w:t>
      </w:r>
      <w:r w:rsidRPr="00F14AC8">
        <w:t>versuchen den Test erstmal selbst durchzuführen. Ggf. gibt es eine Übungsunterstützung.</w:t>
      </w:r>
      <w:commentRangeEnd w:id="983"/>
      <w:r w:rsidR="00F361BE" w:rsidRPr="00F14AC8">
        <w:rPr>
          <w:rStyle w:val="Kommentarzeichen"/>
          <w:sz w:val="24"/>
          <w:szCs w:val="24"/>
        </w:rPr>
        <w:commentReference w:id="983"/>
      </w:r>
      <w:commentRangeEnd w:id="984"/>
      <w:r w:rsidRPr="00F14AC8">
        <w:rPr>
          <w:rStyle w:val="Kommentarzeichen"/>
          <w:sz w:val="24"/>
          <w:szCs w:val="24"/>
        </w:rPr>
        <w:commentReference w:id="984"/>
      </w:r>
    </w:p>
    <w:p w14:paraId="7100F775" w14:textId="77777777" w:rsidR="000957B4" w:rsidRPr="00F14AC8" w:rsidRDefault="000957B4" w:rsidP="000957B4"/>
    <w:p w14:paraId="465FCB72" w14:textId="0C1C6CA9" w:rsidR="00ED2DF3" w:rsidRPr="00F14AC8" w:rsidRDefault="00ED2DF3" w:rsidP="00ED2DF3">
      <w:pPr>
        <w:pStyle w:val="berschrift2"/>
      </w:pPr>
      <w:bookmarkStart w:id="985" w:name="_Toc228444373"/>
      <w:r w:rsidRPr="00F14AC8">
        <w:t>Rückmeldung von Unterbaugruppen</w:t>
      </w:r>
      <w:bookmarkEnd w:id="985"/>
    </w:p>
    <w:p w14:paraId="31B51CBE" w14:textId="77777777" w:rsidR="00ED2DF3" w:rsidRPr="00F14AC8" w:rsidRDefault="00ED2DF3" w:rsidP="000957B4"/>
    <w:p w14:paraId="33FCE5FD" w14:textId="37A20B9F" w:rsidR="000957B4" w:rsidRPr="00F14AC8" w:rsidRDefault="000957B4" w:rsidP="000957B4">
      <w:r w:rsidRPr="00F14AC8">
        <w:t>Die</w:t>
      </w:r>
      <w:r w:rsidR="00AC6012" w:rsidRPr="00F14AC8">
        <w:t xml:space="preserve"> Unterbaugruppen </w:t>
      </w:r>
      <w:r w:rsidRPr="00F14AC8">
        <w:t>sollte</w:t>
      </w:r>
      <w:r w:rsidR="00AC6012" w:rsidRPr="00F14AC8">
        <w:t>n</w:t>
      </w:r>
      <w:r w:rsidRPr="00F14AC8">
        <w:t xml:space="preserve"> automatisch </w:t>
      </w:r>
      <w:r w:rsidR="00AC6012" w:rsidRPr="00F14AC8">
        <w:t>zurückgemeldet werden, sobald die Hauptbaugruppe zurückgemeldet wird</w:t>
      </w:r>
      <w:r w:rsidRPr="00F14AC8">
        <w:t>, da teilweise nicht korrekt zurückgebucht wird.</w:t>
      </w:r>
    </w:p>
    <w:p w14:paraId="080FE7CA" w14:textId="77777777" w:rsidR="000957B4" w:rsidRPr="00F14AC8" w:rsidRDefault="000957B4" w:rsidP="000957B4">
      <w:r w:rsidRPr="00F14AC8">
        <w:t>Herr Schüle hatte aber berichtet, dass er dies versucht organisatorisch zu lösen. Damit ist das Thema zurückgestellt.</w:t>
      </w:r>
    </w:p>
    <w:p w14:paraId="653BF1CB" w14:textId="77777777" w:rsidR="000957B4" w:rsidRPr="00F14AC8" w:rsidRDefault="000957B4" w:rsidP="000957B4"/>
    <w:p w14:paraId="47B7E88A" w14:textId="77777777" w:rsidR="000957B4" w:rsidRPr="00F14AC8" w:rsidRDefault="000957B4" w:rsidP="000957B4">
      <w:pPr>
        <w:pStyle w:val="berschrift2"/>
      </w:pPr>
      <w:bookmarkStart w:id="986" w:name="_Toc228444374"/>
      <w:r w:rsidRPr="00F14AC8">
        <w:t>Warenausgang</w:t>
      </w:r>
      <w:bookmarkEnd w:id="986"/>
    </w:p>
    <w:p w14:paraId="7560D045" w14:textId="77777777" w:rsidR="000957B4" w:rsidRPr="00F14AC8" w:rsidRDefault="000957B4" w:rsidP="000957B4"/>
    <w:p w14:paraId="5D27068E" w14:textId="6671C3B4" w:rsidR="000957B4" w:rsidRPr="00F14AC8" w:rsidRDefault="008B6206" w:rsidP="008B6206">
      <w:r w:rsidRPr="00F14AC8">
        <w:t xml:space="preserve">Der </w:t>
      </w:r>
      <w:r w:rsidR="000957B4" w:rsidRPr="00F14AC8">
        <w:t xml:space="preserve">Lieferscheindruck mit Kommissionierliste </w:t>
      </w:r>
      <w:r w:rsidRPr="00F14AC8">
        <w:t xml:space="preserve">wurde im Bereich </w:t>
      </w:r>
      <w:r w:rsidR="002931FD" w:rsidRPr="00F14AC8">
        <w:t xml:space="preserve">14 </w:t>
      </w:r>
      <w:r w:rsidRPr="00F14AC8">
        <w:t>Druck</w:t>
      </w:r>
      <w:r w:rsidR="002931FD" w:rsidRPr="00F14AC8">
        <w:t>belege</w:t>
      </w:r>
      <w:r w:rsidRPr="00F14AC8">
        <w:t xml:space="preserve"> </w:t>
      </w:r>
      <w:r w:rsidR="00951983" w:rsidRPr="00F14AC8">
        <w:t>definiert.</w:t>
      </w:r>
    </w:p>
    <w:p w14:paraId="3D3356EB" w14:textId="77777777" w:rsidR="000957B4" w:rsidRPr="00F14AC8" w:rsidRDefault="000957B4" w:rsidP="000957B4"/>
    <w:p w14:paraId="547165F0" w14:textId="77777777" w:rsidR="001008F9" w:rsidRPr="00F14AC8" w:rsidRDefault="001008F9" w:rsidP="001008F9">
      <w:pPr>
        <w:pStyle w:val="berschrift2"/>
      </w:pPr>
      <w:bookmarkStart w:id="987" w:name="_Toc228444375"/>
      <w:r w:rsidRPr="00F14AC8">
        <w:t>Artikel Lagergruppeneigenschaft</w:t>
      </w:r>
      <w:bookmarkEnd w:id="987"/>
    </w:p>
    <w:p w14:paraId="1D6080D5" w14:textId="77777777" w:rsidR="001008F9" w:rsidRPr="00F14AC8" w:rsidRDefault="001008F9" w:rsidP="001008F9"/>
    <w:p w14:paraId="1A3B1A49" w14:textId="77777777" w:rsidR="001008F9" w:rsidRPr="00F14AC8" w:rsidRDefault="001008F9" w:rsidP="001008F9">
      <w:r w:rsidRPr="00F14AC8">
        <w:t>Die Mitarbeiter werden zukünftig den Button Lagergruppeneigenschaften verwenden. Eine zuvor diskutierte Lösung alle Lagergruppeneigenschaften in ein neues Register zu bringen, wurde verworfen.</w:t>
      </w:r>
    </w:p>
    <w:p w14:paraId="686C311E" w14:textId="77777777" w:rsidR="001008F9" w:rsidRPr="00F14AC8" w:rsidRDefault="001008F9" w:rsidP="001008F9"/>
    <w:p w14:paraId="0E0A0364" w14:textId="77777777" w:rsidR="001008F9" w:rsidRPr="00F14AC8" w:rsidRDefault="001008F9" w:rsidP="001008F9">
      <w:pPr>
        <w:pStyle w:val="berschrift2"/>
      </w:pPr>
      <w:bookmarkStart w:id="988" w:name="_Toc228444376"/>
      <w:bookmarkStart w:id="989" w:name="AP017"/>
      <w:r w:rsidRPr="00F14AC8">
        <w:t>Definition Standort</w:t>
      </w:r>
      <w:bookmarkEnd w:id="988"/>
    </w:p>
    <w:bookmarkEnd w:id="989"/>
    <w:p w14:paraId="3130D065" w14:textId="77777777" w:rsidR="001008F9" w:rsidRPr="00F14AC8" w:rsidRDefault="001008F9" w:rsidP="001008F9"/>
    <w:p w14:paraId="38B78DF4" w14:textId="77777777" w:rsidR="001008F9" w:rsidRPr="00F14AC8" w:rsidRDefault="001008F9" w:rsidP="001008F9">
      <w:r w:rsidRPr="00F14AC8">
        <w:t>Der Standort des Mitarbeiters wird über den Standort „</w:t>
      </w:r>
      <w:r w:rsidRPr="00F14AC8">
        <w:rPr>
          <w:b/>
        </w:rPr>
        <w:t>ystandort</w:t>
      </w:r>
      <w:r w:rsidRPr="00F14AC8">
        <w:t>“ in seinem Mitarbeiterdatensatz bestimmt. Diese wird für alle noch zu definierenden Vorbelegungen in Infosystemen und Masken verwendet. Dazu werden u. A. Aufrufparameter individualisiert.</w:t>
      </w:r>
    </w:p>
    <w:p w14:paraId="74CDAC9E" w14:textId="77777777" w:rsidR="001008F9" w:rsidRPr="00F14AC8" w:rsidRDefault="001008F9" w:rsidP="001008F9"/>
    <w:p w14:paraId="11642795" w14:textId="77777777" w:rsidR="001008F9" w:rsidRPr="00F14AC8" w:rsidRDefault="001008F9" w:rsidP="001008F9">
      <w:r w:rsidRPr="00F14AC8">
        <w:t>Aktuell fehlt noch eine Liste der relevanten Infosysteme und Masken. Wir werden daher für folgenden Masken und Infosysteme die Anpassungen vornehmen. Weitere können zu einem späteren Zeitpunkt gesondert beauftragt werden.</w:t>
      </w:r>
    </w:p>
    <w:p w14:paraId="4A4F2E1C" w14:textId="77777777" w:rsidR="001008F9" w:rsidRPr="00F14AC8" w:rsidRDefault="001008F9" w:rsidP="001008F9"/>
    <w:p w14:paraId="6BE0A1BB" w14:textId="77777777" w:rsidR="001008F9" w:rsidRPr="00F14AC8" w:rsidRDefault="001008F9" w:rsidP="001008F9">
      <w:pPr>
        <w:rPr>
          <w:b/>
          <w:bCs/>
          <w:color w:val="002060"/>
        </w:rPr>
      </w:pPr>
      <w:r w:rsidRPr="00F14AC8">
        <w:rPr>
          <w:b/>
          <w:bCs/>
          <w:color w:val="002060"/>
        </w:rPr>
        <w:t>Umsetzung ABAS</w:t>
      </w:r>
    </w:p>
    <w:p w14:paraId="23A98409" w14:textId="77777777" w:rsidR="001008F9" w:rsidRPr="00F14AC8" w:rsidRDefault="001008F9" w:rsidP="001008F9"/>
    <w:p w14:paraId="22FB9933" w14:textId="418AD199" w:rsidR="00D34930" w:rsidRPr="00F14AC8" w:rsidRDefault="000A30CD" w:rsidP="001008F9">
      <w:pPr>
        <w:rPr>
          <w:u w:val="single"/>
        </w:rPr>
      </w:pPr>
      <w:r w:rsidRPr="00F14AC8">
        <w:rPr>
          <w:u w:val="single"/>
        </w:rPr>
        <w:t>Einkaufs- und Verkaufsmasken:</w:t>
      </w:r>
    </w:p>
    <w:p w14:paraId="0D6BCD4D" w14:textId="65A1E940" w:rsidR="00356567" w:rsidRDefault="00356567" w:rsidP="001008F9">
      <w:commentRangeStart w:id="990"/>
      <w:commentRangeStart w:id="991"/>
      <w:commentRangeStart w:id="992"/>
      <w:r w:rsidRPr="00F14AC8">
        <w:t>Angebot, Rahmenauftrag, Auftrag, Lieferschein und Rechnung</w:t>
      </w:r>
    </w:p>
    <w:p w14:paraId="5A145694" w14:textId="5FA30E63" w:rsidR="00D34930" w:rsidRPr="00F14AC8" w:rsidRDefault="007D1116" w:rsidP="001008F9">
      <w:r w:rsidRPr="00F14AC8">
        <w:t xml:space="preserve">Anfrage, </w:t>
      </w:r>
      <w:r>
        <w:t>Einkaufsr</w:t>
      </w:r>
      <w:r w:rsidRPr="00F14AC8">
        <w:t>ahmenauftrag, Bestellung, Lieferschein und Rechnung,</w:t>
      </w:r>
    </w:p>
    <w:p w14:paraId="6CB1876A" w14:textId="6CCBE8C1" w:rsidR="004B57A5" w:rsidRPr="00F14AC8" w:rsidRDefault="004B57A5" w:rsidP="001008F9">
      <w:r w:rsidRPr="00F14AC8">
        <w:t>Screen</w:t>
      </w:r>
      <w:r w:rsidR="00C02E96" w:rsidRPr="00F14AC8">
        <w:t>-Enter-Event, Neu</w:t>
      </w:r>
      <w:r w:rsidR="00281F8D" w:rsidRPr="00F14AC8">
        <w:t>- und Bearbeiten</w:t>
      </w:r>
      <w:r w:rsidR="00C02E96" w:rsidRPr="00F14AC8">
        <w:t>modus:</w:t>
      </w:r>
    </w:p>
    <w:p w14:paraId="546FBBC1" w14:textId="77777777" w:rsidR="001A1114" w:rsidRPr="00F14AC8" w:rsidRDefault="001A1114" w:rsidP="001008F9"/>
    <w:p w14:paraId="799B8F5D" w14:textId="634359CE" w:rsidR="001A1114" w:rsidRPr="00F14AC8" w:rsidRDefault="001A1114" w:rsidP="001008F9">
      <w:r w:rsidRPr="00F14AC8">
        <w:t>Feld Lagergruppe „</w:t>
      </w:r>
      <w:r w:rsidRPr="00F14AC8">
        <w:rPr>
          <w:b/>
          <w:bCs/>
        </w:rPr>
        <w:t>vlgruppe</w:t>
      </w:r>
      <w:r w:rsidRPr="00F14AC8">
        <w:t xml:space="preserve">“ </w:t>
      </w:r>
      <w:r w:rsidR="007A0EC5">
        <w:t>und „</w:t>
      </w:r>
      <w:r w:rsidR="007A0EC5" w:rsidRPr="007A0EC5">
        <w:rPr>
          <w:b/>
        </w:rPr>
        <w:t>ystandort</w:t>
      </w:r>
      <w:r w:rsidR="007A0EC5">
        <w:t xml:space="preserve">“ </w:t>
      </w:r>
      <w:r w:rsidRPr="00F14AC8">
        <w:t>vorbelegen mit de</w:t>
      </w:r>
      <w:r w:rsidR="000371BC" w:rsidRPr="00F14AC8">
        <w:t>r Lagergruppe aus dem Mitarbeiterdatensatz.</w:t>
      </w:r>
    </w:p>
    <w:p w14:paraId="6A04D827" w14:textId="77777777" w:rsidR="00B23CCD" w:rsidRPr="00F14AC8" w:rsidRDefault="00B23CCD" w:rsidP="00B23CCD">
      <w:r w:rsidRPr="00F14AC8">
        <w:t>Standort des Mitarbeiters = „</w:t>
      </w:r>
      <w:r w:rsidRPr="00F14AC8">
        <w:rPr>
          <w:b/>
        </w:rPr>
        <w:t>ystandort</w:t>
      </w:r>
      <w:r w:rsidRPr="00F14AC8">
        <w:t>“ (Lagergruppe) im Mitarbeiterdatensatz</w:t>
      </w:r>
      <w:commentRangeEnd w:id="990"/>
      <w:r w:rsidR="002260C8" w:rsidRPr="00F14AC8">
        <w:rPr>
          <w:rStyle w:val="Kommentarzeichen"/>
          <w:sz w:val="24"/>
          <w:szCs w:val="24"/>
        </w:rPr>
        <w:commentReference w:id="990"/>
      </w:r>
      <w:commentRangeEnd w:id="991"/>
      <w:r w:rsidRPr="00F14AC8">
        <w:rPr>
          <w:rStyle w:val="Kommentarzeichen"/>
          <w:sz w:val="24"/>
          <w:szCs w:val="24"/>
        </w:rPr>
        <w:commentReference w:id="991"/>
      </w:r>
      <w:commentRangeEnd w:id="992"/>
      <w:r w:rsidRPr="00F14AC8">
        <w:rPr>
          <w:rStyle w:val="Kommentarzeichen"/>
          <w:sz w:val="24"/>
          <w:szCs w:val="24"/>
        </w:rPr>
        <w:commentReference w:id="992"/>
      </w:r>
    </w:p>
    <w:p w14:paraId="0231DBE8" w14:textId="77777777" w:rsidR="001008F9" w:rsidRPr="00F14AC8" w:rsidRDefault="001008F9" w:rsidP="001008F9"/>
    <w:p w14:paraId="2953B03B" w14:textId="31199409" w:rsidR="001008F9" w:rsidRPr="00F14AC8" w:rsidRDefault="00FF4A65" w:rsidP="001008F9">
      <w:pPr>
        <w:rPr>
          <w:u w:val="single"/>
        </w:rPr>
      </w:pPr>
      <w:r w:rsidRPr="00F14AC8">
        <w:rPr>
          <w:u w:val="single"/>
        </w:rPr>
        <w:t>Beschaffungsvorschlagsmasken:</w:t>
      </w:r>
    </w:p>
    <w:p w14:paraId="0A9C9CB5" w14:textId="300F1675" w:rsidR="001008F9" w:rsidRPr="00F14AC8" w:rsidRDefault="001008F9" w:rsidP="001008F9">
      <w:r w:rsidRPr="00F14AC8">
        <w:t>In den Masken Bestell-, Fertigungs-, Lohnfertigungsvorschläge bei Erfassung des Artikels im Zugangslagerplatz den Standardzugangslagerplatz des Standortes des Mitarbeiters eintragen.</w:t>
      </w:r>
    </w:p>
    <w:p w14:paraId="353473FE" w14:textId="77777777" w:rsidR="001008F9" w:rsidRPr="00F14AC8" w:rsidRDefault="001008F9" w:rsidP="001008F9"/>
    <w:p w14:paraId="38529F81" w14:textId="77777777" w:rsidR="001008F9" w:rsidRPr="00F14AC8" w:rsidRDefault="001008F9" w:rsidP="001008F9">
      <w:r w:rsidRPr="00F14AC8">
        <w:t>In der Maske Umlagerungsvorschlag bei Erfassung des Artikels im Feld Abgangslagerplatz den Standardabgangslagerplatz des Standortes des Mitarbeiters eintragen.</w:t>
      </w:r>
    </w:p>
    <w:p w14:paraId="54BDF599" w14:textId="77777777" w:rsidR="001008F9" w:rsidRPr="00F14AC8" w:rsidRDefault="001008F9" w:rsidP="001008F9"/>
    <w:p w14:paraId="6CD779AB" w14:textId="77777777" w:rsidR="00FF4A65" w:rsidRPr="00F14AC8" w:rsidRDefault="001008F9" w:rsidP="001008F9">
      <w:pPr>
        <w:rPr>
          <w:u w:val="single"/>
        </w:rPr>
      </w:pPr>
      <w:r w:rsidRPr="00F14AC8">
        <w:rPr>
          <w:u w:val="single"/>
        </w:rPr>
        <w:t xml:space="preserve">Infosysteme: </w:t>
      </w:r>
    </w:p>
    <w:p w14:paraId="05083B75" w14:textId="77777777" w:rsidR="00FF4A65" w:rsidRDefault="00FF4A65" w:rsidP="001008F9">
      <w:pPr>
        <w:rPr>
          <w:ins w:id="993" w:author="Peter Koch" w:date="2026-05-15T11:46:00Z" w16du:dateUtc="2026-05-15T09:46:00Z"/>
        </w:rPr>
      </w:pPr>
    </w:p>
    <w:p w14:paraId="34A16DFA" w14:textId="599DF428" w:rsidR="00F357D2" w:rsidRDefault="00F357D2" w:rsidP="001008F9">
      <w:pPr>
        <w:rPr>
          <w:ins w:id="994" w:author="Peter Koch" w:date="2026-05-15T11:46:00Z" w16du:dateUtc="2026-05-15T09:46:00Z"/>
        </w:rPr>
      </w:pPr>
      <w:ins w:id="995" w:author="Peter Koch" w:date="2026-05-15T11:47:00Z" w16du:dateUtc="2026-05-15T09:47:00Z">
        <w:r>
          <w:t>Ggf. Individualisierung</w:t>
        </w:r>
        <w:r w:rsidR="003C073C">
          <w:t xml:space="preserve">, sofern noch nicht geschehen und dann </w:t>
        </w:r>
      </w:ins>
      <w:ins w:id="996" w:author="Peter Koch" w:date="2026-05-15T11:46:00Z" w16du:dateUtc="2026-05-15T09:46:00Z">
        <w:r>
          <w:t>Vorbelegung der Lagergruppe in:</w:t>
        </w:r>
      </w:ins>
    </w:p>
    <w:p w14:paraId="5A93B252" w14:textId="77777777" w:rsidR="00F357D2" w:rsidRPr="00F14AC8" w:rsidRDefault="00F357D2" w:rsidP="001008F9"/>
    <w:p w14:paraId="5A02B984" w14:textId="3A04D783" w:rsidR="001008F9" w:rsidRPr="00F14AC8" w:rsidRDefault="000614A5" w:rsidP="001008F9">
      <w:commentRangeStart w:id="997"/>
      <w:commentRangeStart w:id="998"/>
      <w:r w:rsidRPr="00F14AC8">
        <w:t xml:space="preserve">Plankarte, Lagerbewegungsjournal, Auftragsobligo, </w:t>
      </w:r>
      <w:r>
        <w:t>Einkaufs- und Verkaufsr</w:t>
      </w:r>
      <w:r w:rsidRPr="00F14AC8">
        <w:t xml:space="preserve">ahmenauftragsobligo, </w:t>
      </w:r>
      <w:r>
        <w:t>Einkaufs- und Verkaufsbe</w:t>
      </w:r>
      <w:r w:rsidRPr="00F14AC8">
        <w:t xml:space="preserve">stellobligo, </w:t>
      </w:r>
      <w:r>
        <w:t>Einkaufs</w:t>
      </w:r>
      <w:r w:rsidRPr="00F14AC8">
        <w:t>-</w:t>
      </w:r>
      <w:r>
        <w:t xml:space="preserve"> und Verkaufsl</w:t>
      </w:r>
      <w:r w:rsidRPr="00F14AC8">
        <w:t xml:space="preserve">ieferobligo, </w:t>
      </w:r>
      <w:r>
        <w:t>Einkaufs</w:t>
      </w:r>
      <w:r w:rsidRPr="00F14AC8">
        <w:t>-</w:t>
      </w:r>
      <w:r>
        <w:t xml:space="preserve"> und Verkaufsr</w:t>
      </w:r>
      <w:r w:rsidRPr="00F14AC8">
        <w:t>echnungsobligo</w:t>
      </w:r>
      <w:r>
        <w:t xml:space="preserve">, </w:t>
      </w:r>
      <w:r w:rsidR="001008F9" w:rsidRPr="00F14AC8">
        <w:t>Fertigungszentrale</w:t>
      </w:r>
      <w:ins w:id="999" w:author="Peter Koch" w:date="2026-05-29T16:26:00Z" w16du:dateUtc="2026-05-29T14:26:00Z">
        <w:r w:rsidR="00E10330">
          <w:t xml:space="preserve">, </w:t>
        </w:r>
      </w:ins>
      <w:ins w:id="1000" w:author="Peter Koch" w:date="2026-05-29T16:27:00Z" w16du:dateUtc="2026-05-29T14:27:00Z">
        <w:r w:rsidR="00F02405">
          <w:t>Bestandsinfosystem</w:t>
        </w:r>
      </w:ins>
      <w:r w:rsidR="006508B4" w:rsidRPr="00F14AC8">
        <w:t>.</w:t>
      </w:r>
      <w:commentRangeEnd w:id="997"/>
      <w:r w:rsidR="00682A77" w:rsidRPr="00F14AC8">
        <w:rPr>
          <w:rStyle w:val="Kommentarzeichen"/>
          <w:sz w:val="24"/>
          <w:szCs w:val="24"/>
        </w:rPr>
        <w:commentReference w:id="997"/>
      </w:r>
      <w:commentRangeEnd w:id="998"/>
      <w:r w:rsidRPr="00F14AC8">
        <w:rPr>
          <w:rStyle w:val="Kommentarzeichen"/>
          <w:sz w:val="24"/>
          <w:szCs w:val="24"/>
        </w:rPr>
        <w:commentReference w:id="998"/>
      </w:r>
    </w:p>
    <w:p w14:paraId="3593DEA9" w14:textId="77777777" w:rsidR="001008F9" w:rsidRPr="00F14AC8" w:rsidRDefault="001008F9" w:rsidP="001008F9"/>
    <w:tbl>
      <w:tblPr>
        <w:tblStyle w:val="Tabellenraster"/>
        <w:tblW w:w="9085" w:type="dxa"/>
        <w:tblLook w:val="04A0" w:firstRow="1" w:lastRow="0" w:firstColumn="1" w:lastColumn="0" w:noHBand="0" w:noVBand="1"/>
      </w:tblPr>
      <w:tblGrid>
        <w:gridCol w:w="8018"/>
        <w:gridCol w:w="1067"/>
      </w:tblGrid>
      <w:tr w:rsidR="001008F9" w:rsidRPr="00F14AC8" w14:paraId="497CEADB" w14:textId="77777777">
        <w:tc>
          <w:tcPr>
            <w:tcW w:w="8077" w:type="dxa"/>
            <w:shd w:val="clear" w:color="auto" w:fill="DCEEA3" w:themeFill="accent6" w:themeFillTint="99"/>
          </w:tcPr>
          <w:p w14:paraId="04D1CDD8" w14:textId="77777777" w:rsidR="001008F9" w:rsidRPr="00F14AC8" w:rsidRDefault="001008F9">
            <w:r w:rsidRPr="00F14AC8">
              <w:t>Auswirkungen der Customization/Extension</w:t>
            </w:r>
          </w:p>
        </w:tc>
        <w:tc>
          <w:tcPr>
            <w:tcW w:w="1008" w:type="dxa"/>
            <w:shd w:val="clear" w:color="auto" w:fill="DCEEA3" w:themeFill="accent6" w:themeFillTint="99"/>
          </w:tcPr>
          <w:p w14:paraId="7FD27FC7" w14:textId="77777777" w:rsidR="001008F9" w:rsidRPr="00F14AC8" w:rsidRDefault="001008F9">
            <w:r w:rsidRPr="00F14AC8">
              <w:t>Antwort</w:t>
            </w:r>
          </w:p>
        </w:tc>
      </w:tr>
      <w:tr w:rsidR="001008F9" w:rsidRPr="00F14AC8" w14:paraId="4B082C2E" w14:textId="77777777">
        <w:tc>
          <w:tcPr>
            <w:tcW w:w="8077" w:type="dxa"/>
          </w:tcPr>
          <w:p w14:paraId="584AAD3F" w14:textId="77777777" w:rsidR="001008F9" w:rsidRPr="00F14AC8" w:rsidRDefault="001008F9">
            <w:pPr>
              <w:rPr>
                <w:sz w:val="20"/>
                <w:szCs w:val="20"/>
              </w:rPr>
            </w:pPr>
            <w:r w:rsidRPr="00F14AC8">
              <w:rPr>
                <w:sz w:val="20"/>
                <w:szCs w:val="20"/>
              </w:rPr>
              <w:t xml:space="preserve">Keine besonderen Auswirkungen </w:t>
            </w:r>
          </w:p>
        </w:tc>
        <w:tc>
          <w:tcPr>
            <w:tcW w:w="1008" w:type="dxa"/>
          </w:tcPr>
          <w:p w14:paraId="43E533FC" w14:textId="77777777" w:rsidR="001008F9" w:rsidRPr="00F14AC8" w:rsidRDefault="001008F9">
            <w:pPr>
              <w:rPr>
                <w:sz w:val="20"/>
                <w:szCs w:val="20"/>
              </w:rPr>
            </w:pPr>
            <w:r w:rsidRPr="00F14AC8">
              <w:rPr>
                <w:sz w:val="20"/>
                <w:szCs w:val="20"/>
              </w:rPr>
              <w:t>Ja/Nein</w:t>
            </w:r>
          </w:p>
        </w:tc>
      </w:tr>
      <w:tr w:rsidR="001008F9" w:rsidRPr="00F14AC8" w14:paraId="225CDEA0" w14:textId="77777777">
        <w:tc>
          <w:tcPr>
            <w:tcW w:w="8077" w:type="dxa"/>
          </w:tcPr>
          <w:p w14:paraId="1393AE31" w14:textId="77777777" w:rsidR="001008F9" w:rsidRPr="00F14AC8" w:rsidRDefault="001008F9">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238E3A3C" w14:textId="77777777" w:rsidR="001008F9" w:rsidRPr="00F14AC8" w:rsidRDefault="001008F9">
            <w:pPr>
              <w:rPr>
                <w:sz w:val="20"/>
                <w:szCs w:val="20"/>
              </w:rPr>
            </w:pPr>
            <w:r w:rsidRPr="00F14AC8">
              <w:rPr>
                <w:sz w:val="20"/>
                <w:szCs w:val="20"/>
              </w:rPr>
              <w:t>Ja/Nein</w:t>
            </w:r>
          </w:p>
        </w:tc>
      </w:tr>
      <w:tr w:rsidR="001008F9" w:rsidRPr="00F14AC8" w14:paraId="690C15FA" w14:textId="77777777">
        <w:tc>
          <w:tcPr>
            <w:tcW w:w="8077" w:type="dxa"/>
          </w:tcPr>
          <w:p w14:paraId="5FD556E5" w14:textId="77777777" w:rsidR="001008F9" w:rsidRPr="00F14AC8" w:rsidRDefault="001008F9">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67386EE" w14:textId="77777777" w:rsidR="001008F9" w:rsidRPr="00F14AC8" w:rsidRDefault="001008F9">
            <w:pPr>
              <w:rPr>
                <w:sz w:val="20"/>
                <w:szCs w:val="20"/>
              </w:rPr>
            </w:pPr>
            <w:r w:rsidRPr="00F14AC8">
              <w:rPr>
                <w:sz w:val="20"/>
                <w:szCs w:val="20"/>
              </w:rPr>
              <w:t>Ja/Nein</w:t>
            </w:r>
          </w:p>
        </w:tc>
      </w:tr>
      <w:tr w:rsidR="001008F9" w:rsidRPr="00F14AC8" w14:paraId="1D7EF276" w14:textId="77777777">
        <w:tc>
          <w:tcPr>
            <w:tcW w:w="8077" w:type="dxa"/>
          </w:tcPr>
          <w:p w14:paraId="0FB3F688" w14:textId="77777777" w:rsidR="001008F9" w:rsidRPr="00F14AC8" w:rsidRDefault="001008F9">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060589AA" w14:textId="77777777" w:rsidR="001008F9" w:rsidRPr="00F14AC8" w:rsidRDefault="001008F9">
            <w:pPr>
              <w:rPr>
                <w:sz w:val="20"/>
                <w:szCs w:val="20"/>
              </w:rPr>
            </w:pPr>
            <w:r w:rsidRPr="00F14AC8">
              <w:rPr>
                <w:sz w:val="20"/>
                <w:szCs w:val="20"/>
              </w:rPr>
              <w:t>Ja/Nein</w:t>
            </w:r>
          </w:p>
        </w:tc>
      </w:tr>
      <w:tr w:rsidR="001008F9" w:rsidRPr="00F14AC8" w14:paraId="183FC762" w14:textId="77777777">
        <w:tc>
          <w:tcPr>
            <w:tcW w:w="8077" w:type="dxa"/>
          </w:tcPr>
          <w:p w14:paraId="2A285915" w14:textId="77777777" w:rsidR="001008F9" w:rsidRPr="00F14AC8" w:rsidRDefault="001008F9">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8EE47A7" w14:textId="77777777" w:rsidR="001008F9" w:rsidRPr="00F14AC8" w:rsidRDefault="001008F9">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1008F9" w:rsidRPr="00F14AC8" w14:paraId="22DDA477" w14:textId="77777777">
        <w:trPr>
          <w:trHeight w:hRule="exact" w:val="861"/>
        </w:trPr>
        <w:tc>
          <w:tcPr>
            <w:tcW w:w="1273" w:type="dxa"/>
            <w:shd w:val="clear" w:color="auto" w:fill="D5D5D5" w:themeFill="background2"/>
            <w:tcMar>
              <w:bottom w:w="57" w:type="dxa"/>
            </w:tcMar>
          </w:tcPr>
          <w:p w14:paraId="61D0BBCA" w14:textId="77777777" w:rsidR="001008F9" w:rsidRPr="00F14AC8" w:rsidRDefault="001008F9">
            <w:pPr>
              <w:rPr>
                <w:b/>
              </w:rPr>
            </w:pPr>
            <w:r w:rsidRPr="00F14AC8">
              <w:rPr>
                <w:b/>
              </w:rPr>
              <w:t>Priorität</w:t>
            </w:r>
          </w:p>
        </w:tc>
        <w:tc>
          <w:tcPr>
            <w:tcW w:w="2190" w:type="dxa"/>
            <w:shd w:val="clear" w:color="auto" w:fill="D5D5D5" w:themeFill="background2"/>
            <w:tcMar>
              <w:bottom w:w="57" w:type="dxa"/>
            </w:tcMar>
          </w:tcPr>
          <w:p w14:paraId="1FC10F46" w14:textId="77777777" w:rsidR="001008F9" w:rsidRPr="00F14AC8" w:rsidRDefault="001008F9">
            <w:pPr>
              <w:rPr>
                <w:b/>
              </w:rPr>
            </w:pPr>
            <w:r w:rsidRPr="00F14AC8">
              <w:rPr>
                <w:b/>
              </w:rPr>
              <w:t>Realisierung</w:t>
            </w:r>
          </w:p>
        </w:tc>
        <w:tc>
          <w:tcPr>
            <w:tcW w:w="1070" w:type="dxa"/>
            <w:shd w:val="clear" w:color="auto" w:fill="D5D5D5" w:themeFill="background2"/>
            <w:tcMar>
              <w:bottom w:w="57" w:type="dxa"/>
            </w:tcMar>
          </w:tcPr>
          <w:p w14:paraId="4C73B091" w14:textId="77777777" w:rsidR="001008F9" w:rsidRPr="00F14AC8" w:rsidRDefault="001008F9">
            <w:pPr>
              <w:rPr>
                <w:b/>
              </w:rPr>
            </w:pPr>
            <w:r w:rsidRPr="00F14AC8">
              <w:rPr>
                <w:b/>
              </w:rPr>
              <w:t>Dauer (ca./h)</w:t>
            </w:r>
          </w:p>
        </w:tc>
        <w:tc>
          <w:tcPr>
            <w:tcW w:w="1134" w:type="dxa"/>
            <w:shd w:val="clear" w:color="auto" w:fill="D5D5D5" w:themeFill="background2"/>
            <w:tcMar>
              <w:bottom w:w="57" w:type="dxa"/>
            </w:tcMar>
          </w:tcPr>
          <w:p w14:paraId="0D49971A" w14:textId="77777777" w:rsidR="001008F9" w:rsidRPr="00F14AC8" w:rsidRDefault="001008F9">
            <w:pPr>
              <w:rPr>
                <w:b/>
              </w:rPr>
            </w:pPr>
            <w:r w:rsidRPr="00F14AC8">
              <w:rPr>
                <w:b/>
              </w:rPr>
              <w:t>QS</w:t>
            </w:r>
            <w:r w:rsidRPr="00F14AC8">
              <w:rPr>
                <w:b/>
              </w:rPr>
              <w:br/>
              <w:t>(ca./h)</w:t>
            </w:r>
          </w:p>
        </w:tc>
        <w:tc>
          <w:tcPr>
            <w:tcW w:w="1134" w:type="dxa"/>
            <w:shd w:val="clear" w:color="auto" w:fill="D5D5D5" w:themeFill="background2"/>
            <w:tcMar>
              <w:bottom w:w="57" w:type="dxa"/>
            </w:tcMar>
          </w:tcPr>
          <w:p w14:paraId="5B366D8D" w14:textId="77777777" w:rsidR="001008F9" w:rsidRPr="00F14AC8" w:rsidRDefault="001008F9">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215A166" w14:textId="77777777" w:rsidR="001008F9" w:rsidRPr="00F14AC8" w:rsidRDefault="001008F9">
            <w:pPr>
              <w:rPr>
                <w:b/>
              </w:rPr>
            </w:pPr>
            <w:r w:rsidRPr="00F14AC8">
              <w:rPr>
                <w:b/>
              </w:rPr>
              <w:t>Bereich</w:t>
            </w:r>
          </w:p>
        </w:tc>
      </w:tr>
      <w:tr w:rsidR="001008F9" w:rsidRPr="00F14AC8" w14:paraId="1CB22AA7" w14:textId="77777777">
        <w:trPr>
          <w:trHeight w:val="454"/>
        </w:trPr>
        <w:tc>
          <w:tcPr>
            <w:tcW w:w="1273" w:type="dxa"/>
            <w:shd w:val="clear" w:color="auto" w:fill="FFFFFF"/>
            <w:tcMar>
              <w:bottom w:w="57" w:type="dxa"/>
            </w:tcMar>
          </w:tcPr>
          <w:p w14:paraId="2BFB3DFA" w14:textId="77777777" w:rsidR="001008F9" w:rsidRPr="00F14AC8" w:rsidRDefault="001008F9" w:rsidP="00394CD1">
            <w:pPr>
              <w:pStyle w:val="Tabelleninhalte"/>
            </w:pPr>
            <w:r w:rsidRPr="00F14AC8">
              <w:t>1</w:t>
            </w:r>
          </w:p>
        </w:tc>
        <w:tc>
          <w:tcPr>
            <w:tcW w:w="2190" w:type="dxa"/>
            <w:shd w:val="clear" w:color="auto" w:fill="FFFFFF"/>
            <w:tcMar>
              <w:bottom w:w="57" w:type="dxa"/>
            </w:tcMar>
          </w:tcPr>
          <w:p w14:paraId="60856401" w14:textId="77777777" w:rsidR="001008F9" w:rsidRPr="00F14AC8" w:rsidRDefault="001008F9" w:rsidP="00394CD1">
            <w:pPr>
              <w:pStyle w:val="Tabelleninhalte"/>
            </w:pPr>
            <w:r w:rsidRPr="00F14AC8">
              <w:t>Abas</w:t>
            </w:r>
          </w:p>
        </w:tc>
        <w:tc>
          <w:tcPr>
            <w:tcW w:w="1070" w:type="dxa"/>
            <w:shd w:val="clear" w:color="auto" w:fill="FFFFFF"/>
            <w:tcMar>
              <w:bottom w:w="57" w:type="dxa"/>
            </w:tcMar>
          </w:tcPr>
          <w:p w14:paraId="785A5F70" w14:textId="77777777" w:rsidR="001008F9" w:rsidRPr="00F14AC8" w:rsidRDefault="001008F9" w:rsidP="00394CD1">
            <w:pPr>
              <w:pStyle w:val="Tabelleninhalte"/>
            </w:pPr>
            <w:r w:rsidRPr="00F14AC8">
              <w:t>0,00</w:t>
            </w:r>
          </w:p>
        </w:tc>
        <w:tc>
          <w:tcPr>
            <w:tcW w:w="1134" w:type="dxa"/>
            <w:shd w:val="clear" w:color="auto" w:fill="FFFFFF"/>
            <w:tcMar>
              <w:bottom w:w="57" w:type="dxa"/>
            </w:tcMar>
          </w:tcPr>
          <w:p w14:paraId="3E0C4D2A" w14:textId="77777777" w:rsidR="001008F9" w:rsidRPr="00F14AC8" w:rsidRDefault="001008F9" w:rsidP="00394CD1">
            <w:pPr>
              <w:pStyle w:val="Tabelleninhalte"/>
            </w:pPr>
            <w:r w:rsidRPr="00F14AC8">
              <w:t>0,00</w:t>
            </w:r>
          </w:p>
        </w:tc>
        <w:tc>
          <w:tcPr>
            <w:tcW w:w="1134" w:type="dxa"/>
            <w:shd w:val="clear" w:color="auto" w:fill="FFFFFF"/>
            <w:tcMar>
              <w:bottom w:w="57" w:type="dxa"/>
            </w:tcMar>
          </w:tcPr>
          <w:p w14:paraId="78F9194C" w14:textId="77777777" w:rsidR="001008F9" w:rsidRPr="00F14AC8" w:rsidRDefault="001008F9" w:rsidP="00394CD1">
            <w:pPr>
              <w:pStyle w:val="Tabelleninhalte"/>
            </w:pPr>
            <w:r w:rsidRPr="00F14AC8">
              <w:t>0,00</w:t>
            </w:r>
          </w:p>
        </w:tc>
        <w:tc>
          <w:tcPr>
            <w:tcW w:w="2271" w:type="dxa"/>
            <w:shd w:val="clear" w:color="auto" w:fill="FFFFFF"/>
            <w:tcMar>
              <w:bottom w:w="57" w:type="dxa"/>
            </w:tcMar>
          </w:tcPr>
          <w:p w14:paraId="074C7F09" w14:textId="77777777" w:rsidR="001008F9" w:rsidRPr="00F14AC8" w:rsidRDefault="001008F9" w:rsidP="00394CD1">
            <w:pPr>
              <w:pStyle w:val="Tabelleninhalte"/>
            </w:pPr>
            <w:r w:rsidRPr="00F14AC8">
              <w:t>Admin</w:t>
            </w:r>
          </w:p>
        </w:tc>
      </w:tr>
    </w:tbl>
    <w:p w14:paraId="7A1B0CD9" w14:textId="77777777" w:rsidR="001008F9" w:rsidRPr="00F14AC8" w:rsidRDefault="001008F9" w:rsidP="001008F9"/>
    <w:p w14:paraId="7B1B2985" w14:textId="77777777" w:rsidR="001008F9" w:rsidRPr="00F14AC8" w:rsidRDefault="001008F9" w:rsidP="001008F9">
      <w:pPr>
        <w:pStyle w:val="berschrift2"/>
      </w:pPr>
      <w:bookmarkStart w:id="1001" w:name="_Toc228444377"/>
      <w:r w:rsidRPr="00F14AC8">
        <w:lastRenderedPageBreak/>
        <w:t>Verpackungseinheit</w:t>
      </w:r>
      <w:bookmarkEnd w:id="1001"/>
    </w:p>
    <w:p w14:paraId="5C14DE75" w14:textId="77777777" w:rsidR="001008F9" w:rsidRPr="00F14AC8" w:rsidRDefault="001008F9" w:rsidP="001008F9"/>
    <w:p w14:paraId="27A7142F" w14:textId="77777777" w:rsidR="001008F9" w:rsidRPr="00F14AC8" w:rsidRDefault="001008F9" w:rsidP="001008F9">
      <w:r w:rsidRPr="00F14AC8">
        <w:t>Im Wareneingang soll es Artikellabel geben, welche auf Basis der Verpackungseinheit mit der enthaltenen Stückmenge pro Verpackung gedruckt werden. Dazu muss im Register Einheiten die Verpackungseinheit gepflegt werden.</w:t>
      </w:r>
    </w:p>
    <w:p w14:paraId="4FBE1535" w14:textId="721729FA" w:rsidR="001008F9" w:rsidRPr="00F14AC8" w:rsidRDefault="001008F9" w:rsidP="001008F9">
      <w:r w:rsidRPr="00F14AC8">
        <w:t xml:space="preserve">Damit die Zuordnung beim Labeldruck sicher funktioniert, </w:t>
      </w:r>
      <w:r w:rsidR="001078C5">
        <w:t>muss</w:t>
      </w:r>
      <w:r w:rsidRPr="00F14AC8">
        <w:t xml:space="preserve"> das Feld Faktor Verpackungseinheit „</w:t>
      </w:r>
      <w:r w:rsidR="00E06011" w:rsidRPr="00F14AC8">
        <w:rPr>
          <w:b/>
          <w:bCs/>
        </w:rPr>
        <w:t>fvele</w:t>
      </w:r>
      <w:r w:rsidRPr="00F14AC8">
        <w:t>“ und Verpackungseinheit „</w:t>
      </w:r>
      <w:r w:rsidRPr="00F14AC8">
        <w:rPr>
          <w:b/>
        </w:rPr>
        <w:t>ve</w:t>
      </w:r>
      <w:r w:rsidRPr="00F14AC8">
        <w:t>“ in der ersten Zeile bei „Umrechnung Sonstiges“ zu befüllen.</w:t>
      </w:r>
    </w:p>
    <w:p w14:paraId="4A406CB1" w14:textId="77777777" w:rsidR="001008F9" w:rsidRPr="00F14AC8" w:rsidRDefault="001008F9" w:rsidP="001008F9"/>
    <w:p w14:paraId="5218549E" w14:textId="12168D8B" w:rsidR="008D23E1" w:rsidRPr="00F14AC8" w:rsidRDefault="008D23E1" w:rsidP="001008F9">
      <w:r w:rsidRPr="00F14AC8">
        <w:rPr>
          <w:noProof/>
        </w:rPr>
        <w:drawing>
          <wp:inline distT="0" distB="0" distL="0" distR="0" wp14:anchorId="0640B596" wp14:editId="3ED612B4">
            <wp:extent cx="5753100" cy="1240790"/>
            <wp:effectExtent l="0" t="0" r="0" b="0"/>
            <wp:docPr id="1149276456" name="Grafik 1" descr="Ein Bild, das Text, Reihe,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76456" name="Grafik 1" descr="Ein Bild, das Text, Reihe, Schrift, Zahl enthält.&#10;&#10;KI-generierte Inhalte können fehlerhaft sein."/>
                    <pic:cNvPicPr/>
                  </pic:nvPicPr>
                  <pic:blipFill>
                    <a:blip r:embed="rId16"/>
                    <a:stretch>
                      <a:fillRect/>
                    </a:stretch>
                  </pic:blipFill>
                  <pic:spPr>
                    <a:xfrm>
                      <a:off x="0" y="0"/>
                      <a:ext cx="5753100" cy="1240790"/>
                    </a:xfrm>
                    <a:prstGeom prst="rect">
                      <a:avLst/>
                    </a:prstGeom>
                  </pic:spPr>
                </pic:pic>
              </a:graphicData>
            </a:graphic>
          </wp:inline>
        </w:drawing>
      </w:r>
    </w:p>
    <w:p w14:paraId="2B9F03E4" w14:textId="77777777" w:rsidR="008D23E1" w:rsidRPr="00F14AC8" w:rsidRDefault="008D23E1" w:rsidP="001008F9"/>
    <w:p w14:paraId="2496A55C" w14:textId="77777777" w:rsidR="001008F9" w:rsidRPr="00F14AC8" w:rsidRDefault="001008F9" w:rsidP="001008F9">
      <w:pPr>
        <w:rPr>
          <w:b/>
          <w:bCs/>
          <w:color w:val="002060"/>
        </w:rPr>
      </w:pPr>
      <w:r w:rsidRPr="00F14AC8">
        <w:rPr>
          <w:b/>
          <w:bCs/>
          <w:color w:val="002060"/>
        </w:rPr>
        <w:t>Umsetzung HWK</w:t>
      </w:r>
    </w:p>
    <w:p w14:paraId="425272D8" w14:textId="77777777" w:rsidR="001008F9" w:rsidRPr="00F14AC8" w:rsidRDefault="001008F9" w:rsidP="001008F9"/>
    <w:p w14:paraId="700C99B0" w14:textId="7C37BC1A" w:rsidR="001008F9" w:rsidRPr="00F14AC8" w:rsidRDefault="008D23E1" w:rsidP="001008F9">
      <w:r w:rsidRPr="00F14AC8">
        <w:t xml:space="preserve">Die </w:t>
      </w:r>
      <w:r w:rsidR="001008F9" w:rsidRPr="00F14AC8">
        <w:t xml:space="preserve">Migration </w:t>
      </w:r>
      <w:r w:rsidR="006510B8" w:rsidRPr="00F14AC8">
        <w:t xml:space="preserve">und </w:t>
      </w:r>
      <w:r w:rsidR="00F05F3B">
        <w:t xml:space="preserve">die </w:t>
      </w:r>
      <w:r w:rsidR="006510B8" w:rsidRPr="00F14AC8">
        <w:t xml:space="preserve">Schulungsunterlagen </w:t>
      </w:r>
      <w:r w:rsidR="001008F9" w:rsidRPr="00F14AC8">
        <w:t>vervollständigen.</w:t>
      </w:r>
    </w:p>
    <w:p w14:paraId="2E70F13F" w14:textId="77777777" w:rsidR="001008F9" w:rsidRPr="00F14AC8" w:rsidRDefault="001008F9" w:rsidP="001008F9"/>
    <w:p w14:paraId="2F61B58B" w14:textId="77777777" w:rsidR="006A5E75" w:rsidRPr="00F14AC8" w:rsidRDefault="006A5E75" w:rsidP="006A5E75">
      <w:pPr>
        <w:pStyle w:val="berschrift2"/>
      </w:pPr>
      <w:bookmarkStart w:id="1002" w:name="_Toc228444378"/>
      <w:bookmarkStart w:id="1003" w:name="AP018"/>
      <w:commentRangeStart w:id="1004"/>
      <w:commentRangeStart w:id="1005"/>
      <w:r w:rsidRPr="00F14AC8">
        <w:t>Plankarte</w:t>
      </w:r>
      <w:bookmarkEnd w:id="1002"/>
      <w:commentRangeEnd w:id="1004"/>
      <w:r w:rsidR="002C385C" w:rsidRPr="00F14AC8">
        <w:rPr>
          <w:rStyle w:val="Kommentarzeichen"/>
          <w:sz w:val="32"/>
          <w:szCs w:val="26"/>
        </w:rPr>
        <w:commentReference w:id="1004"/>
      </w:r>
      <w:commentRangeEnd w:id="1005"/>
      <w:r w:rsidRPr="00F14AC8">
        <w:rPr>
          <w:rStyle w:val="Kommentarzeichen"/>
          <w:sz w:val="32"/>
          <w:szCs w:val="26"/>
        </w:rPr>
        <w:commentReference w:id="1005"/>
      </w:r>
    </w:p>
    <w:bookmarkEnd w:id="1003"/>
    <w:p w14:paraId="527E6B70" w14:textId="77777777" w:rsidR="006A5E75" w:rsidRPr="00F14AC8" w:rsidRDefault="006A5E75" w:rsidP="006A5E75"/>
    <w:p w14:paraId="56EC9A24" w14:textId="6E943B58" w:rsidR="006A5E75" w:rsidRPr="00F14AC8" w:rsidDel="00CC3C54" w:rsidRDefault="006A5E75" w:rsidP="006A5E75">
      <w:pPr>
        <w:rPr>
          <w:del w:id="1006" w:author="Peter Koch" w:date="2026-05-29T16:28:00Z" w16du:dateUtc="2026-05-29T14:28:00Z"/>
        </w:rPr>
      </w:pPr>
      <w:commentRangeStart w:id="1007"/>
      <w:del w:id="1008" w:author="Peter Koch" w:date="2026-05-29T16:28:00Z" w16du:dateUtc="2026-05-29T14:28:00Z">
        <w:r w:rsidRPr="00F14AC8" w:rsidDel="00CC3C54">
          <w:delText>Da es sehr viele Umlagerungsvorschläge geben wird, wird ein Button zum Ausblenden der Umlagerungsvorschläge benötigt. Hinweis: Spalten wie die Kumulierung der „Verfügbare Menge“ zeigen dann keine korrekten Werte mehr an.</w:delText>
        </w:r>
        <w:commentRangeEnd w:id="1007"/>
        <w:r w:rsidR="00265DAF" w:rsidRPr="00F14AC8" w:rsidDel="00CC3C54">
          <w:rPr>
            <w:rStyle w:val="Kommentarzeichen"/>
            <w:sz w:val="24"/>
            <w:szCs w:val="24"/>
          </w:rPr>
          <w:commentReference w:id="1007"/>
        </w:r>
      </w:del>
    </w:p>
    <w:p w14:paraId="4DE22F31" w14:textId="47B58F4A" w:rsidR="006A5E75" w:rsidRPr="00F14AC8" w:rsidDel="00CC3C54" w:rsidRDefault="006A5E75" w:rsidP="006A5E75">
      <w:pPr>
        <w:rPr>
          <w:del w:id="1009" w:author="Peter Koch" w:date="2026-05-29T16:28:00Z" w16du:dateUtc="2026-05-29T14:28:00Z"/>
        </w:rPr>
      </w:pPr>
    </w:p>
    <w:p w14:paraId="79395C04" w14:textId="08E8C9E7" w:rsidR="006A5E75" w:rsidRPr="00F14AC8" w:rsidDel="00CC3C54" w:rsidRDefault="006A5E75" w:rsidP="006A5E75">
      <w:pPr>
        <w:rPr>
          <w:del w:id="1010" w:author="Peter Koch" w:date="2026-05-29T16:28:00Z" w16du:dateUtc="2026-05-29T14:28:00Z"/>
        </w:rPr>
      </w:pPr>
      <w:del w:id="1011" w:author="Peter Koch" w:date="2026-05-29T16:28:00Z" w16du:dateUtc="2026-05-29T14:28:00Z">
        <w:r w:rsidRPr="00F14AC8" w:rsidDel="00CC3C54">
          <w:delText>Spalte für Status der Kommissionierbarkeit anzeigen. Dies kann über den Standardbutton „Ermitteln“ angezeigt werden. Hinweis: Hier wird es keine Anpassung geben.</w:delText>
        </w:r>
      </w:del>
    </w:p>
    <w:p w14:paraId="288BF0E7" w14:textId="659648E8" w:rsidR="006A5E75" w:rsidRPr="00F14AC8" w:rsidDel="00CC3C54" w:rsidRDefault="006A5E75" w:rsidP="006A5E75">
      <w:pPr>
        <w:rPr>
          <w:del w:id="1012" w:author="Peter Koch" w:date="2026-05-29T16:28:00Z" w16du:dateUtc="2026-05-29T14:28:00Z"/>
        </w:rPr>
      </w:pPr>
    </w:p>
    <w:p w14:paraId="1BA593AE" w14:textId="7B7F7EDA" w:rsidR="006A5E75" w:rsidRPr="00F14AC8" w:rsidDel="00CC3C54" w:rsidRDefault="006A5E75" w:rsidP="006A5E75">
      <w:pPr>
        <w:rPr>
          <w:del w:id="1013" w:author="Peter Koch" w:date="2026-05-29T16:28:00Z" w16du:dateUtc="2026-05-29T14:28:00Z"/>
        </w:rPr>
      </w:pPr>
      <w:del w:id="1014" w:author="Peter Koch" w:date="2026-05-29T16:28:00Z" w16du:dateUtc="2026-05-29T14:28:00Z">
        <w:r w:rsidRPr="00F14AC8" w:rsidDel="00CC3C54">
          <w:delText>Es wird keine Kombination aus mehreren Lagergruppen geben.</w:delText>
        </w:r>
      </w:del>
    </w:p>
    <w:p w14:paraId="686B5B7C" w14:textId="5639DA3E" w:rsidR="005D1CA5" w:rsidRPr="00F029EB" w:rsidRDefault="00CC3C54" w:rsidP="006A5E75">
      <w:pPr>
        <w:rPr>
          <w:ins w:id="1015" w:author="Peter Koch" w:date="2026-05-15T11:49:00Z" w16du:dateUtc="2026-05-15T09:49:00Z"/>
          <w:b/>
          <w:bCs/>
          <w:color w:val="EE0000"/>
          <w:rPrChange w:id="1016" w:author="Peter Koch" w:date="2026-05-15T11:49:00Z" w16du:dateUtc="2026-05-15T09:49:00Z">
            <w:rPr>
              <w:ins w:id="1017" w:author="Peter Koch" w:date="2026-05-15T11:49:00Z" w16du:dateUtc="2026-05-15T09:49:00Z"/>
            </w:rPr>
          </w:rPrChange>
        </w:rPr>
      </w:pPr>
      <w:ins w:id="1018" w:author="Peter Koch" w:date="2026-05-29T16:28:00Z" w16du:dateUtc="2026-05-29T14:28:00Z">
        <w:r>
          <w:t xml:space="preserve">Dieser Punkt wurde nach </w:t>
        </w:r>
      </w:ins>
      <w:ins w:id="1019" w:author="Peter Koch" w:date="2026-05-29T16:29:00Z" w16du:dateUtc="2026-05-29T14:29:00Z">
        <w:r>
          <w:t>interner Rücksprache HWK verworfen.</w:t>
        </w:r>
      </w:ins>
    </w:p>
    <w:p w14:paraId="1FB2CD60" w14:textId="77777777" w:rsidR="004F14EB" w:rsidRPr="00F14AC8" w:rsidRDefault="004F14EB" w:rsidP="006A5E75"/>
    <w:p w14:paraId="59C6A37F" w14:textId="77777777" w:rsidR="006A5E75" w:rsidRPr="00F14AC8" w:rsidRDefault="006A5E75" w:rsidP="006A5E75">
      <w:pPr>
        <w:rPr>
          <w:b/>
          <w:bCs/>
          <w:color w:val="002060"/>
        </w:rPr>
      </w:pPr>
      <w:r w:rsidRPr="00F14AC8">
        <w:rPr>
          <w:b/>
          <w:bCs/>
          <w:color w:val="002060"/>
        </w:rPr>
        <w:t>Umsetzung ABAS</w:t>
      </w:r>
    </w:p>
    <w:p w14:paraId="347B1C0D" w14:textId="77777777" w:rsidR="006A5E75" w:rsidRPr="00F14AC8" w:rsidRDefault="006A5E75" w:rsidP="006A5E75"/>
    <w:p w14:paraId="71EFDB30" w14:textId="55E46204" w:rsidR="006A5E75" w:rsidRPr="00265DAF" w:rsidDel="00CC3C54" w:rsidRDefault="006A5E75" w:rsidP="006A5E75">
      <w:pPr>
        <w:rPr>
          <w:del w:id="1020" w:author="Peter Koch" w:date="2026-05-29T16:28:00Z" w16du:dateUtc="2026-05-29T14:28:00Z"/>
        </w:rPr>
      </w:pPr>
      <w:del w:id="1021" w:author="Peter Koch" w:date="2026-05-29T16:28:00Z" w16du:dateUtc="2026-05-29T14:28:00Z">
        <w:r w:rsidRPr="00265DAF" w:rsidDel="00CC3C54">
          <w:delText>Infosystem Plankarte individualisieren</w:delText>
        </w:r>
        <w:r w:rsidR="00265DAF" w:rsidDel="00CC3C54">
          <w:delText>.</w:delText>
        </w:r>
      </w:del>
    </w:p>
    <w:p w14:paraId="19B8B0AF" w14:textId="35911E01" w:rsidR="006A5E75" w:rsidRPr="00F14AC8" w:rsidDel="00CC3C54" w:rsidRDefault="006A5E75" w:rsidP="006A5E75">
      <w:pPr>
        <w:rPr>
          <w:del w:id="1022" w:author="Peter Koch" w:date="2026-05-29T16:28:00Z" w16du:dateUtc="2026-05-29T14:28:00Z"/>
        </w:rPr>
      </w:pPr>
    </w:p>
    <w:p w14:paraId="5D5EE0F2" w14:textId="5514F14A" w:rsidR="006A5E75" w:rsidRPr="00F14AC8" w:rsidDel="00CC3C54" w:rsidRDefault="006A5E75" w:rsidP="006A5E75">
      <w:pPr>
        <w:rPr>
          <w:del w:id="1023" w:author="Peter Koch" w:date="2026-05-29T16:28:00Z" w16du:dateUtc="2026-05-29T14:28:00Z"/>
        </w:rPr>
      </w:pPr>
      <w:del w:id="1024" w:author="Peter Koch" w:date="2026-05-29T16:28:00Z" w16du:dateUtc="2026-05-29T14:28:00Z">
        <w:r w:rsidRPr="00F14AC8" w:rsidDel="00CC3C54">
          <w:delText>Neuen Button im Kopf einfügen „Umlagerungsvorschläge ausblenden“, „</w:delText>
        </w:r>
        <w:r w:rsidRPr="00F14AC8" w:rsidDel="00CC3C54">
          <w:rPr>
            <w:b/>
          </w:rPr>
          <w:delText>ybuumlv</w:delText>
        </w:r>
        <w:r w:rsidRPr="00F14AC8" w:rsidDel="00CC3C54">
          <w:delText>“.</w:delText>
        </w:r>
      </w:del>
    </w:p>
    <w:p w14:paraId="1BE886AC" w14:textId="131B10E8" w:rsidR="006A5E75" w:rsidRPr="00F14AC8" w:rsidDel="00CC3C54" w:rsidRDefault="006A5E75" w:rsidP="006A5E75">
      <w:pPr>
        <w:rPr>
          <w:del w:id="1025" w:author="Peter Koch" w:date="2026-05-29T16:28:00Z" w16du:dateUtc="2026-05-29T14:28:00Z"/>
        </w:rPr>
      </w:pPr>
      <w:del w:id="1026" w:author="Peter Koch" w:date="2026-05-29T16:28:00Z" w16du:dateUtc="2026-05-29T14:28:00Z">
        <w:r w:rsidRPr="00F14AC8" w:rsidDel="00CC3C54">
          <w:delText>Alle Aufrufparameter Quelle und Ziel Plankarte individualisieren und einhängen.</w:delText>
        </w:r>
      </w:del>
    </w:p>
    <w:p w14:paraId="42833765" w14:textId="10645B9E" w:rsidR="006A5E75" w:rsidRPr="00F14AC8" w:rsidDel="00CC3C54" w:rsidRDefault="006A5E75" w:rsidP="006A5E75">
      <w:pPr>
        <w:rPr>
          <w:del w:id="1027" w:author="Peter Koch" w:date="2026-05-29T16:28:00Z" w16du:dateUtc="2026-05-29T14:28:00Z"/>
        </w:rPr>
      </w:pPr>
    </w:p>
    <w:p w14:paraId="3EF0FF66" w14:textId="40D6A29B" w:rsidR="006A5E75" w:rsidRPr="00F14AC8" w:rsidDel="00CC3C54" w:rsidRDefault="006A5E75" w:rsidP="006A5E75">
      <w:pPr>
        <w:rPr>
          <w:del w:id="1028" w:author="Peter Koch" w:date="2026-05-29T16:28:00Z" w16du:dateUtc="2026-05-29T14:28:00Z"/>
          <w:u w:val="single"/>
        </w:rPr>
      </w:pPr>
      <w:del w:id="1029" w:author="Peter Koch" w:date="2026-05-29T16:28:00Z" w16du:dateUtc="2026-05-29T14:28:00Z">
        <w:r w:rsidRPr="00F14AC8" w:rsidDel="00CC3C54">
          <w:rPr>
            <w:u w:val="single"/>
          </w:rPr>
          <w:delText>Button-After-Event, „</w:delText>
        </w:r>
        <w:r w:rsidRPr="00F14AC8" w:rsidDel="00CC3C54">
          <w:rPr>
            <w:b/>
            <w:u w:val="single"/>
          </w:rPr>
          <w:delText>ybuumlv</w:delText>
        </w:r>
        <w:r w:rsidRPr="00F14AC8" w:rsidDel="00CC3C54">
          <w:rPr>
            <w:u w:val="single"/>
          </w:rPr>
          <w:delText>“</w:delText>
        </w:r>
      </w:del>
    </w:p>
    <w:p w14:paraId="3E82C080" w14:textId="0528F199" w:rsidR="006A5E75" w:rsidRPr="00F14AC8" w:rsidDel="00CC3C54" w:rsidRDefault="006A5E75" w:rsidP="006A5E75">
      <w:pPr>
        <w:rPr>
          <w:del w:id="1030" w:author="Peter Koch" w:date="2026-05-29T16:28:00Z" w16du:dateUtc="2026-05-29T14:28:00Z"/>
        </w:rPr>
      </w:pPr>
    </w:p>
    <w:p w14:paraId="391FBD2D" w14:textId="57CA9DAE" w:rsidR="006A5E75" w:rsidRPr="00F14AC8" w:rsidDel="00CC3C54" w:rsidRDefault="006A5E75" w:rsidP="006A5E75">
      <w:pPr>
        <w:rPr>
          <w:del w:id="1031" w:author="Peter Koch" w:date="2026-05-29T16:28:00Z" w16du:dateUtc="2026-05-29T14:28:00Z"/>
        </w:rPr>
      </w:pPr>
      <w:del w:id="1032" w:author="Peter Koch" w:date="2026-05-29T16:28:00Z" w16du:dateUtc="2026-05-29T14:28:00Z">
        <w:r w:rsidRPr="00F14AC8" w:rsidDel="00CC3C54">
          <w:lastRenderedPageBreak/>
          <w:delText>Durchlaufen aller Zeile, Wenn Zeile eine Umlagerungsvorschlag ist, dann Zeile löschen.</w:delText>
        </w:r>
      </w:del>
    </w:p>
    <w:p w14:paraId="11A9368D" w14:textId="77777777" w:rsidR="006A5E75" w:rsidRPr="00F14AC8" w:rsidRDefault="006A5E75" w:rsidP="006A5E75"/>
    <w:tbl>
      <w:tblPr>
        <w:tblStyle w:val="Tabellenraster"/>
        <w:tblW w:w="9085" w:type="dxa"/>
        <w:tblLook w:val="04A0" w:firstRow="1" w:lastRow="0" w:firstColumn="1" w:lastColumn="0" w:noHBand="0" w:noVBand="1"/>
      </w:tblPr>
      <w:tblGrid>
        <w:gridCol w:w="8018"/>
        <w:gridCol w:w="1067"/>
      </w:tblGrid>
      <w:tr w:rsidR="006A5E75" w:rsidRPr="00F14AC8" w14:paraId="0FA484C0" w14:textId="77777777">
        <w:tc>
          <w:tcPr>
            <w:tcW w:w="8077" w:type="dxa"/>
            <w:shd w:val="clear" w:color="auto" w:fill="DCEEA3" w:themeFill="accent6" w:themeFillTint="99"/>
          </w:tcPr>
          <w:p w14:paraId="239E727A" w14:textId="77777777" w:rsidR="006A5E75" w:rsidRPr="00F14AC8" w:rsidRDefault="006A5E75">
            <w:r w:rsidRPr="00F14AC8">
              <w:t>Auswirkungen der Customization/Extension</w:t>
            </w:r>
          </w:p>
        </w:tc>
        <w:tc>
          <w:tcPr>
            <w:tcW w:w="1008" w:type="dxa"/>
            <w:shd w:val="clear" w:color="auto" w:fill="DCEEA3" w:themeFill="accent6" w:themeFillTint="99"/>
          </w:tcPr>
          <w:p w14:paraId="109A6F17" w14:textId="77777777" w:rsidR="006A5E75" w:rsidRPr="00F14AC8" w:rsidRDefault="006A5E75">
            <w:r w:rsidRPr="00F14AC8">
              <w:t>Antwort</w:t>
            </w:r>
          </w:p>
        </w:tc>
      </w:tr>
      <w:tr w:rsidR="006A5E75" w:rsidRPr="00F14AC8" w14:paraId="42BED000" w14:textId="77777777">
        <w:tc>
          <w:tcPr>
            <w:tcW w:w="8077" w:type="dxa"/>
          </w:tcPr>
          <w:p w14:paraId="3585607D" w14:textId="77777777" w:rsidR="006A5E75" w:rsidRPr="00F14AC8" w:rsidRDefault="006A5E75">
            <w:pPr>
              <w:rPr>
                <w:sz w:val="20"/>
                <w:szCs w:val="20"/>
              </w:rPr>
            </w:pPr>
            <w:r w:rsidRPr="00F14AC8">
              <w:rPr>
                <w:sz w:val="20"/>
                <w:szCs w:val="20"/>
              </w:rPr>
              <w:t xml:space="preserve">Keine besonderen Auswirkungen </w:t>
            </w:r>
          </w:p>
        </w:tc>
        <w:tc>
          <w:tcPr>
            <w:tcW w:w="1008" w:type="dxa"/>
          </w:tcPr>
          <w:p w14:paraId="58D371BA" w14:textId="77777777" w:rsidR="006A5E75" w:rsidRPr="00F14AC8" w:rsidRDefault="006A5E75">
            <w:pPr>
              <w:rPr>
                <w:sz w:val="20"/>
                <w:szCs w:val="20"/>
              </w:rPr>
            </w:pPr>
            <w:r w:rsidRPr="00F14AC8">
              <w:rPr>
                <w:sz w:val="20"/>
                <w:szCs w:val="20"/>
              </w:rPr>
              <w:t>Ja/Nein</w:t>
            </w:r>
          </w:p>
        </w:tc>
      </w:tr>
      <w:tr w:rsidR="006A5E75" w:rsidRPr="00F14AC8" w14:paraId="499C3D9B" w14:textId="77777777">
        <w:tc>
          <w:tcPr>
            <w:tcW w:w="8077" w:type="dxa"/>
          </w:tcPr>
          <w:p w14:paraId="2D3E6B44" w14:textId="77777777" w:rsidR="006A5E75" w:rsidRPr="00F14AC8" w:rsidRDefault="006A5E75">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EA5CC52" w14:textId="77777777" w:rsidR="006A5E75" w:rsidRPr="00F14AC8" w:rsidRDefault="006A5E75">
            <w:pPr>
              <w:rPr>
                <w:sz w:val="20"/>
                <w:szCs w:val="20"/>
              </w:rPr>
            </w:pPr>
            <w:r w:rsidRPr="00F14AC8">
              <w:rPr>
                <w:sz w:val="20"/>
                <w:szCs w:val="20"/>
              </w:rPr>
              <w:t>Ja/Nein</w:t>
            </w:r>
          </w:p>
        </w:tc>
      </w:tr>
      <w:tr w:rsidR="006A5E75" w:rsidRPr="00F14AC8" w14:paraId="7C96CC44" w14:textId="77777777">
        <w:tc>
          <w:tcPr>
            <w:tcW w:w="8077" w:type="dxa"/>
          </w:tcPr>
          <w:p w14:paraId="09F438A8" w14:textId="77777777" w:rsidR="006A5E75" w:rsidRPr="00F14AC8" w:rsidRDefault="006A5E75">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92E343C" w14:textId="77777777" w:rsidR="006A5E75" w:rsidRPr="00F14AC8" w:rsidRDefault="006A5E75">
            <w:pPr>
              <w:rPr>
                <w:sz w:val="20"/>
                <w:szCs w:val="20"/>
              </w:rPr>
            </w:pPr>
            <w:r w:rsidRPr="00F14AC8">
              <w:rPr>
                <w:sz w:val="20"/>
                <w:szCs w:val="20"/>
              </w:rPr>
              <w:t>Ja/Nein</w:t>
            </w:r>
          </w:p>
        </w:tc>
      </w:tr>
      <w:tr w:rsidR="006A5E75" w:rsidRPr="00F14AC8" w14:paraId="1D861490" w14:textId="77777777">
        <w:tc>
          <w:tcPr>
            <w:tcW w:w="8077" w:type="dxa"/>
          </w:tcPr>
          <w:p w14:paraId="40275140" w14:textId="77777777" w:rsidR="006A5E75" w:rsidRPr="00F14AC8" w:rsidRDefault="006A5E75">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3F64EA87" w14:textId="77777777" w:rsidR="006A5E75" w:rsidRPr="00F14AC8" w:rsidRDefault="006A5E75">
            <w:pPr>
              <w:rPr>
                <w:sz w:val="20"/>
                <w:szCs w:val="20"/>
              </w:rPr>
            </w:pPr>
            <w:r w:rsidRPr="00F14AC8">
              <w:rPr>
                <w:sz w:val="20"/>
                <w:szCs w:val="20"/>
              </w:rPr>
              <w:t>Ja/Nein</w:t>
            </w:r>
          </w:p>
        </w:tc>
      </w:tr>
      <w:tr w:rsidR="006A5E75" w:rsidRPr="00F14AC8" w14:paraId="39B487BB" w14:textId="77777777">
        <w:tc>
          <w:tcPr>
            <w:tcW w:w="8077" w:type="dxa"/>
          </w:tcPr>
          <w:p w14:paraId="3BCF91C8" w14:textId="77777777" w:rsidR="006A5E75" w:rsidRPr="00F14AC8" w:rsidRDefault="006A5E75">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5188BB6" w14:textId="77777777" w:rsidR="006A5E75" w:rsidRPr="00F14AC8" w:rsidRDefault="006A5E75">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6A5E75" w:rsidRPr="00F14AC8" w14:paraId="25536C59" w14:textId="77777777">
        <w:trPr>
          <w:trHeight w:hRule="exact" w:val="861"/>
        </w:trPr>
        <w:tc>
          <w:tcPr>
            <w:tcW w:w="1273" w:type="dxa"/>
            <w:shd w:val="clear" w:color="auto" w:fill="D5D5D5" w:themeFill="background2"/>
            <w:tcMar>
              <w:bottom w:w="57" w:type="dxa"/>
            </w:tcMar>
          </w:tcPr>
          <w:p w14:paraId="5DC7D6C4" w14:textId="77777777" w:rsidR="006A5E75" w:rsidRPr="00F14AC8" w:rsidRDefault="006A5E75">
            <w:pPr>
              <w:rPr>
                <w:b/>
              </w:rPr>
            </w:pPr>
            <w:r w:rsidRPr="00F14AC8">
              <w:rPr>
                <w:b/>
              </w:rPr>
              <w:t>Priorität</w:t>
            </w:r>
          </w:p>
        </w:tc>
        <w:tc>
          <w:tcPr>
            <w:tcW w:w="2190" w:type="dxa"/>
            <w:shd w:val="clear" w:color="auto" w:fill="D5D5D5" w:themeFill="background2"/>
            <w:tcMar>
              <w:bottom w:w="57" w:type="dxa"/>
            </w:tcMar>
          </w:tcPr>
          <w:p w14:paraId="56870221" w14:textId="77777777" w:rsidR="006A5E75" w:rsidRPr="00F14AC8" w:rsidRDefault="006A5E75">
            <w:pPr>
              <w:rPr>
                <w:b/>
              </w:rPr>
            </w:pPr>
            <w:r w:rsidRPr="00F14AC8">
              <w:rPr>
                <w:b/>
              </w:rPr>
              <w:t>Realisierung</w:t>
            </w:r>
          </w:p>
        </w:tc>
        <w:tc>
          <w:tcPr>
            <w:tcW w:w="1070" w:type="dxa"/>
            <w:shd w:val="clear" w:color="auto" w:fill="D5D5D5" w:themeFill="background2"/>
            <w:tcMar>
              <w:bottom w:w="57" w:type="dxa"/>
            </w:tcMar>
          </w:tcPr>
          <w:p w14:paraId="14699F88" w14:textId="77777777" w:rsidR="006A5E75" w:rsidRPr="00F14AC8" w:rsidRDefault="006A5E75">
            <w:pPr>
              <w:rPr>
                <w:b/>
              </w:rPr>
            </w:pPr>
            <w:r w:rsidRPr="00F14AC8">
              <w:rPr>
                <w:b/>
              </w:rPr>
              <w:t>Dauer (ca./h)</w:t>
            </w:r>
          </w:p>
        </w:tc>
        <w:tc>
          <w:tcPr>
            <w:tcW w:w="1134" w:type="dxa"/>
            <w:shd w:val="clear" w:color="auto" w:fill="D5D5D5" w:themeFill="background2"/>
            <w:tcMar>
              <w:bottom w:w="57" w:type="dxa"/>
            </w:tcMar>
          </w:tcPr>
          <w:p w14:paraId="3319DB54" w14:textId="77777777" w:rsidR="006A5E75" w:rsidRPr="00F14AC8" w:rsidRDefault="006A5E75">
            <w:pPr>
              <w:rPr>
                <w:b/>
              </w:rPr>
            </w:pPr>
            <w:r w:rsidRPr="00F14AC8">
              <w:rPr>
                <w:b/>
              </w:rPr>
              <w:t>QS</w:t>
            </w:r>
            <w:r w:rsidRPr="00F14AC8">
              <w:rPr>
                <w:b/>
              </w:rPr>
              <w:br/>
              <w:t>(ca./h)</w:t>
            </w:r>
          </w:p>
        </w:tc>
        <w:tc>
          <w:tcPr>
            <w:tcW w:w="1134" w:type="dxa"/>
            <w:shd w:val="clear" w:color="auto" w:fill="D5D5D5" w:themeFill="background2"/>
            <w:tcMar>
              <w:bottom w:w="57" w:type="dxa"/>
            </w:tcMar>
          </w:tcPr>
          <w:p w14:paraId="020004D4" w14:textId="77777777" w:rsidR="006A5E75" w:rsidRPr="00F14AC8" w:rsidRDefault="006A5E75">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5C5EE4A" w14:textId="77777777" w:rsidR="006A5E75" w:rsidRPr="00F14AC8" w:rsidRDefault="006A5E75">
            <w:pPr>
              <w:rPr>
                <w:b/>
              </w:rPr>
            </w:pPr>
            <w:r w:rsidRPr="00F14AC8">
              <w:rPr>
                <w:b/>
              </w:rPr>
              <w:t>Bereich</w:t>
            </w:r>
          </w:p>
        </w:tc>
      </w:tr>
      <w:tr w:rsidR="006A5E75" w:rsidRPr="00F14AC8" w14:paraId="3B74CA3C" w14:textId="77777777">
        <w:trPr>
          <w:trHeight w:val="454"/>
        </w:trPr>
        <w:tc>
          <w:tcPr>
            <w:tcW w:w="1273" w:type="dxa"/>
            <w:shd w:val="clear" w:color="auto" w:fill="FFFFFF"/>
            <w:tcMar>
              <w:bottom w:w="57" w:type="dxa"/>
            </w:tcMar>
          </w:tcPr>
          <w:p w14:paraId="0C704630" w14:textId="77777777" w:rsidR="006A5E75" w:rsidRPr="00F14AC8" w:rsidRDefault="006A5E75" w:rsidP="00394CD1">
            <w:pPr>
              <w:pStyle w:val="Tabelleninhalte"/>
            </w:pPr>
            <w:r w:rsidRPr="00F14AC8">
              <w:t>1</w:t>
            </w:r>
          </w:p>
        </w:tc>
        <w:tc>
          <w:tcPr>
            <w:tcW w:w="2190" w:type="dxa"/>
            <w:shd w:val="clear" w:color="auto" w:fill="FFFFFF"/>
            <w:tcMar>
              <w:bottom w:w="57" w:type="dxa"/>
            </w:tcMar>
          </w:tcPr>
          <w:p w14:paraId="4A414739" w14:textId="77777777" w:rsidR="006A5E75" w:rsidRPr="00F14AC8" w:rsidRDefault="006A5E75" w:rsidP="00394CD1">
            <w:pPr>
              <w:pStyle w:val="Tabelleninhalte"/>
            </w:pPr>
            <w:r w:rsidRPr="00F14AC8">
              <w:t>Abas</w:t>
            </w:r>
          </w:p>
        </w:tc>
        <w:tc>
          <w:tcPr>
            <w:tcW w:w="1070" w:type="dxa"/>
            <w:shd w:val="clear" w:color="auto" w:fill="FFFFFF"/>
            <w:tcMar>
              <w:bottom w:w="57" w:type="dxa"/>
            </w:tcMar>
          </w:tcPr>
          <w:p w14:paraId="455640DB" w14:textId="77777777" w:rsidR="006A5E75" w:rsidRPr="00F14AC8" w:rsidRDefault="006A5E75" w:rsidP="00394CD1">
            <w:pPr>
              <w:pStyle w:val="Tabelleninhalte"/>
            </w:pPr>
            <w:r w:rsidRPr="00F14AC8">
              <w:t>0,00</w:t>
            </w:r>
          </w:p>
        </w:tc>
        <w:tc>
          <w:tcPr>
            <w:tcW w:w="1134" w:type="dxa"/>
            <w:shd w:val="clear" w:color="auto" w:fill="FFFFFF"/>
            <w:tcMar>
              <w:bottom w:w="57" w:type="dxa"/>
            </w:tcMar>
          </w:tcPr>
          <w:p w14:paraId="1902E1A9" w14:textId="77777777" w:rsidR="006A5E75" w:rsidRPr="00F14AC8" w:rsidRDefault="006A5E75" w:rsidP="00394CD1">
            <w:pPr>
              <w:pStyle w:val="Tabelleninhalte"/>
            </w:pPr>
            <w:r w:rsidRPr="00F14AC8">
              <w:t>0,00</w:t>
            </w:r>
          </w:p>
        </w:tc>
        <w:tc>
          <w:tcPr>
            <w:tcW w:w="1134" w:type="dxa"/>
            <w:shd w:val="clear" w:color="auto" w:fill="FFFFFF"/>
            <w:tcMar>
              <w:bottom w:w="57" w:type="dxa"/>
            </w:tcMar>
          </w:tcPr>
          <w:p w14:paraId="1E97CA8B" w14:textId="77777777" w:rsidR="006A5E75" w:rsidRPr="00F14AC8" w:rsidRDefault="006A5E75" w:rsidP="00394CD1">
            <w:pPr>
              <w:pStyle w:val="Tabelleninhalte"/>
            </w:pPr>
            <w:r w:rsidRPr="00F14AC8">
              <w:t>0,00</w:t>
            </w:r>
          </w:p>
        </w:tc>
        <w:tc>
          <w:tcPr>
            <w:tcW w:w="2271" w:type="dxa"/>
            <w:shd w:val="clear" w:color="auto" w:fill="FFFFFF"/>
            <w:tcMar>
              <w:bottom w:w="57" w:type="dxa"/>
            </w:tcMar>
          </w:tcPr>
          <w:p w14:paraId="4041E82D" w14:textId="77777777" w:rsidR="006A5E75" w:rsidRPr="00F14AC8" w:rsidRDefault="006A5E75" w:rsidP="00394CD1">
            <w:pPr>
              <w:pStyle w:val="Tabelleninhalte"/>
            </w:pPr>
            <w:r w:rsidRPr="00F14AC8">
              <w:t>Admin</w:t>
            </w:r>
          </w:p>
        </w:tc>
      </w:tr>
    </w:tbl>
    <w:p w14:paraId="0A7F2901" w14:textId="77777777" w:rsidR="006A5E75" w:rsidRPr="00F14AC8" w:rsidRDefault="006A5E75" w:rsidP="006A5E75"/>
    <w:p w14:paraId="759A4D55" w14:textId="77777777" w:rsidR="000957B4" w:rsidRPr="00F14AC8" w:rsidRDefault="000957B4" w:rsidP="000957B4">
      <w:pPr>
        <w:pStyle w:val="berschrift2"/>
      </w:pPr>
      <w:bookmarkStart w:id="1033" w:name="_Toc228444379"/>
      <w:bookmarkStart w:id="1034" w:name="AP070"/>
      <w:r w:rsidRPr="00F14AC8">
        <w:t>Inventur</w:t>
      </w:r>
      <w:bookmarkEnd w:id="1033"/>
    </w:p>
    <w:bookmarkEnd w:id="1034"/>
    <w:p w14:paraId="3B95BF86" w14:textId="77777777" w:rsidR="000957B4" w:rsidRPr="00F14AC8" w:rsidRDefault="000957B4" w:rsidP="000957B4"/>
    <w:p w14:paraId="0AAA11F0" w14:textId="44212A62" w:rsidR="00B52C0B" w:rsidRPr="00F14AC8" w:rsidRDefault="000957B4" w:rsidP="000957B4">
      <w:r w:rsidRPr="00F14AC8">
        <w:t>Die Inventur</w:t>
      </w:r>
      <w:r w:rsidR="00BD3879" w:rsidRPr="00F14AC8">
        <w:t>zähllisten müssen über einen Lagerplatzfilter erstellt werden.</w:t>
      </w:r>
      <w:r w:rsidR="00B52C0B" w:rsidRPr="00F14AC8">
        <w:t xml:space="preserve"> Bei der Erstellung der Zähllisten ist ein Filter über Lagerplätze möglich.</w:t>
      </w:r>
    </w:p>
    <w:p w14:paraId="2F240275" w14:textId="762E2752" w:rsidR="000957B4" w:rsidRPr="00F14AC8" w:rsidRDefault="00B52C0B" w:rsidP="000957B4">
      <w:r w:rsidRPr="00F14AC8">
        <w:t xml:space="preserve">Da eine </w:t>
      </w:r>
      <w:r w:rsidR="000957B4" w:rsidRPr="00F14AC8">
        <w:t>Permanente Inventur durchgeführt werden</w:t>
      </w:r>
      <w:r w:rsidRPr="00F14AC8">
        <w:t xml:space="preserve"> soll, ist zusätzlich ein Filter über das letzte Inventurdatum des Lagerplatzes nötig.</w:t>
      </w:r>
      <w:r w:rsidR="00884779" w:rsidRPr="00F14AC8">
        <w:t xml:space="preserve"> Dafür wird ein neues </w:t>
      </w:r>
      <w:r w:rsidR="00042CA0" w:rsidRPr="00F14AC8">
        <w:t>Datums-</w:t>
      </w:r>
      <w:r w:rsidR="00884779" w:rsidRPr="00F14AC8">
        <w:t xml:space="preserve">Feld </w:t>
      </w:r>
      <w:r w:rsidR="003355B0" w:rsidRPr="00F14AC8">
        <w:t xml:space="preserve">im Lagerplatzobjekt </w:t>
      </w:r>
      <w:r w:rsidR="00884779" w:rsidRPr="00F14AC8">
        <w:t>erstellt</w:t>
      </w:r>
      <w:r w:rsidR="00042CA0" w:rsidRPr="00F14AC8">
        <w:t xml:space="preserve"> und nach Inventurabschluss befüllt</w:t>
      </w:r>
      <w:r w:rsidR="00884779" w:rsidRPr="00F14AC8">
        <w:t>.</w:t>
      </w:r>
    </w:p>
    <w:p w14:paraId="15302C04" w14:textId="77777777" w:rsidR="0099024D" w:rsidRPr="00F14AC8" w:rsidRDefault="0099024D" w:rsidP="000957B4"/>
    <w:p w14:paraId="0D66B98B" w14:textId="09559902" w:rsidR="000957B4" w:rsidRPr="00F14AC8" w:rsidRDefault="000957B4" w:rsidP="000957B4">
      <w:r w:rsidRPr="00F14AC8">
        <w:t xml:space="preserve">Die Inventur der Beistellteile </w:t>
      </w:r>
      <w:r w:rsidR="00181888" w:rsidRPr="00F14AC8">
        <w:t>nimmt immer mehr an Bedeutung zu</w:t>
      </w:r>
      <w:r w:rsidRPr="00F14AC8">
        <w:t>.</w:t>
      </w:r>
      <w:r w:rsidR="00182280" w:rsidRPr="00F14AC8">
        <w:t xml:space="preserve"> Die Lagerung von Beistellteilen könnte </w:t>
      </w:r>
      <w:r w:rsidR="00181888" w:rsidRPr="00F14AC8">
        <w:t xml:space="preserve">über korrekte Lagerbestände </w:t>
      </w:r>
      <w:r w:rsidR="00182280" w:rsidRPr="00F14AC8">
        <w:t>besser abgerechnet werden.</w:t>
      </w:r>
    </w:p>
    <w:p w14:paraId="54866C65" w14:textId="77777777" w:rsidR="001C0764" w:rsidRPr="00F14AC8" w:rsidRDefault="001C0764" w:rsidP="000957B4"/>
    <w:p w14:paraId="38E8B807" w14:textId="4772BDDE" w:rsidR="000957B4" w:rsidRPr="00F14AC8" w:rsidRDefault="000957B4" w:rsidP="000957B4">
      <w:r w:rsidRPr="00F14AC8">
        <w:t>C-Teile sollen</w:t>
      </w:r>
      <w:r w:rsidR="00746661" w:rsidRPr="00F14AC8">
        <w:t xml:space="preserve"> nur</w:t>
      </w:r>
      <w:r w:rsidRPr="00F14AC8">
        <w:t xml:space="preserve"> alle zwei Jahre gezählt werden. </w:t>
      </w:r>
      <w:r w:rsidR="00746661" w:rsidRPr="00F14AC8">
        <w:t>Bei</w:t>
      </w:r>
      <w:r w:rsidRPr="00F14AC8">
        <w:t xml:space="preserve"> der Migration </w:t>
      </w:r>
      <w:r w:rsidR="00746661" w:rsidRPr="00F14AC8">
        <w:t xml:space="preserve">von C-Teilen muss </w:t>
      </w:r>
      <w:r w:rsidRPr="00F14AC8">
        <w:t xml:space="preserve">das letzte Inventurdatum </w:t>
      </w:r>
      <w:r w:rsidR="00080B93" w:rsidRPr="00F14AC8">
        <w:t>gesetzt werden</w:t>
      </w:r>
      <w:r w:rsidRPr="00F14AC8">
        <w:t xml:space="preserve">. Alle C-Teile ohne Inventurdatum werden dann </w:t>
      </w:r>
      <w:r w:rsidR="004745EB" w:rsidRPr="00F14AC8">
        <w:t>im Jahr 2027</w:t>
      </w:r>
      <w:r w:rsidRPr="00F14AC8">
        <w:t xml:space="preserve"> gezählt und alle mit Inventurdatum 2026 werden nicht gezählt.</w:t>
      </w:r>
    </w:p>
    <w:p w14:paraId="3F9A914E" w14:textId="77777777" w:rsidR="00E85C03" w:rsidRPr="00F14AC8" w:rsidRDefault="00E85C03" w:rsidP="000957B4"/>
    <w:p w14:paraId="38237495" w14:textId="21564B3B" w:rsidR="00686A63" w:rsidRPr="00F14AC8" w:rsidRDefault="004D5812" w:rsidP="000957B4">
      <w:r w:rsidRPr="00F14AC8">
        <w:t xml:space="preserve">ToDo HWK/worKA: </w:t>
      </w:r>
      <w:r w:rsidR="00175A4A" w:rsidRPr="00F14AC8">
        <w:t xml:space="preserve">Bei der Migration von C-Teilbeständen muss das neue Feld </w:t>
      </w:r>
      <w:r w:rsidR="004745EB" w:rsidRPr="00F14AC8">
        <w:t>„Letztes Inventurdatum“-„</w:t>
      </w:r>
      <w:r w:rsidR="004745EB" w:rsidRPr="00F14AC8">
        <w:rPr>
          <w:b/>
        </w:rPr>
        <w:t>yinventurdatum</w:t>
      </w:r>
      <w:r w:rsidR="004745EB" w:rsidRPr="00F14AC8">
        <w:t>“ gesetzt werden.</w:t>
      </w:r>
    </w:p>
    <w:p w14:paraId="7AAE9972" w14:textId="77777777" w:rsidR="00686A63" w:rsidRPr="00F14AC8" w:rsidRDefault="00686A63" w:rsidP="000957B4"/>
    <w:p w14:paraId="5874E3AC" w14:textId="77777777" w:rsidR="00746661" w:rsidRPr="00F14AC8" w:rsidRDefault="00746661" w:rsidP="00746661">
      <w:pPr>
        <w:rPr>
          <w:b/>
          <w:bCs/>
          <w:color w:val="002060"/>
        </w:rPr>
      </w:pPr>
      <w:r w:rsidRPr="00F14AC8">
        <w:rPr>
          <w:b/>
          <w:bCs/>
          <w:color w:val="002060"/>
        </w:rPr>
        <w:t>Umsetzung ABAS</w:t>
      </w:r>
    </w:p>
    <w:p w14:paraId="28FF336D" w14:textId="77777777" w:rsidR="0095798F" w:rsidRPr="00F14AC8" w:rsidRDefault="0095798F" w:rsidP="000957B4"/>
    <w:p w14:paraId="52E8B6AA" w14:textId="7D5E5FF9" w:rsidR="000957B4" w:rsidRPr="00F14AC8" w:rsidRDefault="007D7313" w:rsidP="000957B4">
      <w:r w:rsidRPr="00F14AC8">
        <w:t xml:space="preserve">Nach </w:t>
      </w:r>
      <w:commentRangeStart w:id="1035"/>
      <w:commentRangeStart w:id="1036"/>
      <w:r w:rsidRPr="00F14AC8">
        <w:t xml:space="preserve">Inventurabschluss </w:t>
      </w:r>
      <w:commentRangeEnd w:id="1035"/>
      <w:r w:rsidR="004A71DA" w:rsidRPr="00F14AC8">
        <w:rPr>
          <w:rStyle w:val="Kommentarzeichen"/>
          <w:sz w:val="24"/>
          <w:szCs w:val="24"/>
        </w:rPr>
        <w:commentReference w:id="1035"/>
      </w:r>
      <w:commentRangeEnd w:id="1036"/>
      <w:r w:rsidR="00BA077F" w:rsidRPr="00F14AC8">
        <w:rPr>
          <w:rStyle w:val="Kommentarzeichen"/>
          <w:sz w:val="24"/>
          <w:szCs w:val="24"/>
        </w:rPr>
        <w:commentReference w:id="1036"/>
      </w:r>
      <w:r w:rsidRPr="00F14AC8">
        <w:t>m</w:t>
      </w:r>
      <w:r w:rsidR="00C222EC" w:rsidRPr="00F14AC8">
        <w:t>uss das Inventurdatum „</w:t>
      </w:r>
      <w:r w:rsidR="00C222EC" w:rsidRPr="00F14AC8">
        <w:rPr>
          <w:b/>
        </w:rPr>
        <w:t>yinventurdatum</w:t>
      </w:r>
      <w:r w:rsidR="00C222EC" w:rsidRPr="00F14AC8">
        <w:t xml:space="preserve">“ </w:t>
      </w:r>
      <w:r w:rsidRPr="00F14AC8">
        <w:t>alle</w:t>
      </w:r>
      <w:r w:rsidR="00C222EC" w:rsidRPr="00F14AC8">
        <w:t>r</w:t>
      </w:r>
      <w:r w:rsidRPr="00F14AC8">
        <w:t xml:space="preserve"> gezählten Lagerplätze mit dem aktuellen Tagesdatum b</w:t>
      </w:r>
      <w:r w:rsidR="00C222EC" w:rsidRPr="00F14AC8">
        <w:t>efüllt werden.</w:t>
      </w:r>
    </w:p>
    <w:p w14:paraId="4136B5F1" w14:textId="77777777" w:rsidR="006E045E" w:rsidRPr="00F14AC8" w:rsidRDefault="006E045E" w:rsidP="000957B4"/>
    <w:p w14:paraId="62A06BF2" w14:textId="5C10FD62" w:rsidR="006E045E" w:rsidRPr="00F14AC8" w:rsidRDefault="006E045E" w:rsidP="000957B4">
      <w:r w:rsidRPr="00F14AC8">
        <w:t xml:space="preserve">Zusätzlich wird ein Selektionsrohling </w:t>
      </w:r>
      <w:r w:rsidR="000E7E8C" w:rsidRPr="00F14AC8">
        <w:t>benötigt,</w:t>
      </w:r>
      <w:r w:rsidRPr="00F14AC8">
        <w:t xml:space="preserve"> der bei Erstellung der Zählliste gezogen werden kann. Dieser muss als </w:t>
      </w:r>
      <w:r w:rsidR="000E7E8C" w:rsidRPr="00F14AC8">
        <w:t xml:space="preserve">zusätzlichen </w:t>
      </w:r>
      <w:r w:rsidRPr="00F14AC8">
        <w:t>Filter das</w:t>
      </w:r>
      <w:r w:rsidR="000E7E8C" w:rsidRPr="00F14AC8">
        <w:t xml:space="preserve"> Inventurdatum des Lagerplatzes </w:t>
      </w:r>
      <w:r w:rsidR="00402B1B" w:rsidRPr="00F14AC8">
        <w:t>„</w:t>
      </w:r>
      <w:r w:rsidR="005776F3" w:rsidRPr="00F14AC8">
        <w:rPr>
          <w:b/>
        </w:rPr>
        <w:t>platz^</w:t>
      </w:r>
      <w:r w:rsidR="00402B1B" w:rsidRPr="00F14AC8">
        <w:rPr>
          <w:b/>
        </w:rPr>
        <w:t>yinventurdatum</w:t>
      </w:r>
      <w:r w:rsidR="00402B1B" w:rsidRPr="00F14AC8">
        <w:t xml:space="preserve">“ </w:t>
      </w:r>
      <w:r w:rsidR="000E7E8C" w:rsidRPr="00F14AC8">
        <w:t>beinhalten.</w:t>
      </w:r>
      <w:r w:rsidR="00271BD1" w:rsidRPr="00F14AC8">
        <w:t xml:space="preserve"> </w:t>
      </w:r>
      <w:commentRangeStart w:id="1037"/>
      <w:commentRangeStart w:id="1038"/>
      <w:r w:rsidR="00271BD1" w:rsidRPr="00F14AC8">
        <w:t xml:space="preserve">Nicht zu verwechseln mit dem Standardfeld </w:t>
      </w:r>
      <w:r w:rsidR="005776F3" w:rsidRPr="00F14AC8">
        <w:t xml:space="preserve">„Datum der letzten </w:t>
      </w:r>
      <w:r w:rsidR="00271BD1" w:rsidRPr="00F14AC8">
        <w:t>Inventur</w:t>
      </w:r>
      <w:r w:rsidR="005776F3" w:rsidRPr="00F14AC8">
        <w:t xml:space="preserve">“ in </w:t>
      </w:r>
      <w:r w:rsidR="00271BD1" w:rsidRPr="00F14AC8">
        <w:t>der Platzmenge.</w:t>
      </w:r>
      <w:commentRangeEnd w:id="1037"/>
      <w:r w:rsidR="00731BD5" w:rsidRPr="00F14AC8">
        <w:rPr>
          <w:rStyle w:val="Kommentarzeichen"/>
          <w:sz w:val="24"/>
          <w:szCs w:val="24"/>
        </w:rPr>
        <w:commentReference w:id="1037"/>
      </w:r>
      <w:commentRangeEnd w:id="1038"/>
      <w:r w:rsidRPr="00F14AC8">
        <w:rPr>
          <w:rStyle w:val="Kommentarzeichen"/>
          <w:sz w:val="24"/>
          <w:szCs w:val="24"/>
        </w:rPr>
        <w:commentReference w:id="1038"/>
      </w:r>
    </w:p>
    <w:p w14:paraId="24C05B20" w14:textId="77777777" w:rsidR="000E7E8C" w:rsidRPr="00F14AC8" w:rsidRDefault="000E7E8C" w:rsidP="000957B4"/>
    <w:p w14:paraId="4E64F722" w14:textId="653790B3" w:rsidR="000E7E8C" w:rsidRPr="00F14AC8" w:rsidRDefault="009E7D61" w:rsidP="000957B4">
      <w:r w:rsidRPr="00F14AC8">
        <w:t>I</w:t>
      </w:r>
      <w:r w:rsidR="00B37ED1" w:rsidRPr="00F14AC8">
        <w:t xml:space="preserve">nhalt des Selektionsrohlings: </w:t>
      </w:r>
      <w:r w:rsidR="000E7E8C" w:rsidRPr="00F14AC8">
        <w:t>Lagerplatz, Artikel, Inventurdatum</w:t>
      </w:r>
      <w:r w:rsidR="00C808E2" w:rsidRPr="00F14AC8">
        <w:t xml:space="preserve"> des Lagerplatzes und alle Felder aus dem Selektionsrohling 7 ARTLAPLATZ Platzmenge.</w:t>
      </w:r>
    </w:p>
    <w:p w14:paraId="526C0A7F" w14:textId="77777777" w:rsidR="004D6E81" w:rsidRPr="00F14AC8" w:rsidRDefault="004D6E81" w:rsidP="000957B4"/>
    <w:tbl>
      <w:tblPr>
        <w:tblStyle w:val="Tabellenraster"/>
        <w:tblW w:w="9085" w:type="dxa"/>
        <w:tblLook w:val="04A0" w:firstRow="1" w:lastRow="0" w:firstColumn="1" w:lastColumn="0" w:noHBand="0" w:noVBand="1"/>
      </w:tblPr>
      <w:tblGrid>
        <w:gridCol w:w="8018"/>
        <w:gridCol w:w="1067"/>
      </w:tblGrid>
      <w:tr w:rsidR="00402B1B" w:rsidRPr="00F14AC8" w14:paraId="7D096A96" w14:textId="77777777" w:rsidTr="00D16466">
        <w:tc>
          <w:tcPr>
            <w:tcW w:w="8077" w:type="dxa"/>
            <w:shd w:val="clear" w:color="auto" w:fill="DCEEA3" w:themeFill="accent6" w:themeFillTint="99"/>
          </w:tcPr>
          <w:p w14:paraId="4E3E2615" w14:textId="77777777" w:rsidR="00402B1B" w:rsidRPr="00F14AC8" w:rsidRDefault="00402B1B" w:rsidP="00D16466">
            <w:r w:rsidRPr="00F14AC8">
              <w:t>Auswirkungen der Customization/Extension</w:t>
            </w:r>
          </w:p>
        </w:tc>
        <w:tc>
          <w:tcPr>
            <w:tcW w:w="1008" w:type="dxa"/>
            <w:shd w:val="clear" w:color="auto" w:fill="DCEEA3" w:themeFill="accent6" w:themeFillTint="99"/>
          </w:tcPr>
          <w:p w14:paraId="4147DD81" w14:textId="77777777" w:rsidR="00402B1B" w:rsidRPr="00F14AC8" w:rsidRDefault="00402B1B" w:rsidP="00D16466">
            <w:r w:rsidRPr="00F14AC8">
              <w:t>Antwort</w:t>
            </w:r>
          </w:p>
        </w:tc>
      </w:tr>
      <w:tr w:rsidR="00402B1B" w:rsidRPr="00F14AC8" w14:paraId="05153E95" w14:textId="77777777" w:rsidTr="00D16466">
        <w:tc>
          <w:tcPr>
            <w:tcW w:w="8077" w:type="dxa"/>
          </w:tcPr>
          <w:p w14:paraId="6D4AFCB1" w14:textId="77777777" w:rsidR="00402B1B" w:rsidRPr="00F14AC8" w:rsidRDefault="00402B1B" w:rsidP="00D16466">
            <w:pPr>
              <w:rPr>
                <w:sz w:val="20"/>
                <w:szCs w:val="20"/>
              </w:rPr>
            </w:pPr>
            <w:r w:rsidRPr="00F14AC8">
              <w:rPr>
                <w:sz w:val="20"/>
                <w:szCs w:val="20"/>
              </w:rPr>
              <w:t xml:space="preserve">Keine besonderen Auswirkungen </w:t>
            </w:r>
          </w:p>
        </w:tc>
        <w:tc>
          <w:tcPr>
            <w:tcW w:w="1008" w:type="dxa"/>
          </w:tcPr>
          <w:p w14:paraId="70CD0A68" w14:textId="77777777" w:rsidR="00402B1B" w:rsidRPr="00F14AC8" w:rsidRDefault="00402B1B" w:rsidP="00D16466">
            <w:pPr>
              <w:rPr>
                <w:sz w:val="20"/>
                <w:szCs w:val="20"/>
              </w:rPr>
            </w:pPr>
            <w:r w:rsidRPr="00F14AC8">
              <w:rPr>
                <w:sz w:val="20"/>
                <w:szCs w:val="20"/>
              </w:rPr>
              <w:t>Ja/Nein</w:t>
            </w:r>
          </w:p>
        </w:tc>
      </w:tr>
      <w:tr w:rsidR="00402B1B" w:rsidRPr="00F14AC8" w14:paraId="088A2F43" w14:textId="77777777" w:rsidTr="00D16466">
        <w:tc>
          <w:tcPr>
            <w:tcW w:w="8077" w:type="dxa"/>
          </w:tcPr>
          <w:p w14:paraId="1B0E84EA" w14:textId="77777777" w:rsidR="00402B1B" w:rsidRPr="00F14AC8" w:rsidRDefault="00402B1B"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70DD3FC" w14:textId="77777777" w:rsidR="00402B1B" w:rsidRPr="00F14AC8" w:rsidRDefault="00402B1B" w:rsidP="00D16466">
            <w:pPr>
              <w:rPr>
                <w:sz w:val="20"/>
                <w:szCs w:val="20"/>
              </w:rPr>
            </w:pPr>
            <w:r w:rsidRPr="00F14AC8">
              <w:rPr>
                <w:sz w:val="20"/>
                <w:szCs w:val="20"/>
              </w:rPr>
              <w:t>Ja/Nein</w:t>
            </w:r>
          </w:p>
        </w:tc>
      </w:tr>
      <w:tr w:rsidR="00402B1B" w:rsidRPr="00F14AC8" w14:paraId="65D6905A" w14:textId="77777777" w:rsidTr="00D16466">
        <w:tc>
          <w:tcPr>
            <w:tcW w:w="8077" w:type="dxa"/>
          </w:tcPr>
          <w:p w14:paraId="3843C01B" w14:textId="77777777" w:rsidR="00402B1B" w:rsidRPr="00F14AC8" w:rsidRDefault="00402B1B"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A2DB071" w14:textId="77777777" w:rsidR="00402B1B" w:rsidRPr="00F14AC8" w:rsidRDefault="00402B1B" w:rsidP="00D16466">
            <w:pPr>
              <w:rPr>
                <w:sz w:val="20"/>
                <w:szCs w:val="20"/>
              </w:rPr>
            </w:pPr>
            <w:r w:rsidRPr="00F14AC8">
              <w:rPr>
                <w:sz w:val="20"/>
                <w:szCs w:val="20"/>
              </w:rPr>
              <w:t>Ja/Nein</w:t>
            </w:r>
          </w:p>
        </w:tc>
      </w:tr>
      <w:tr w:rsidR="00402B1B" w:rsidRPr="00F14AC8" w14:paraId="2F777A5C" w14:textId="77777777" w:rsidTr="00D16466">
        <w:tc>
          <w:tcPr>
            <w:tcW w:w="8077" w:type="dxa"/>
          </w:tcPr>
          <w:p w14:paraId="736CBA76" w14:textId="77777777" w:rsidR="00402B1B" w:rsidRPr="00F14AC8" w:rsidRDefault="00402B1B"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D3A450B" w14:textId="77777777" w:rsidR="00402B1B" w:rsidRPr="00F14AC8" w:rsidRDefault="00402B1B" w:rsidP="00D16466">
            <w:pPr>
              <w:rPr>
                <w:sz w:val="20"/>
                <w:szCs w:val="20"/>
              </w:rPr>
            </w:pPr>
            <w:r w:rsidRPr="00F14AC8">
              <w:rPr>
                <w:sz w:val="20"/>
                <w:szCs w:val="20"/>
              </w:rPr>
              <w:t>Ja/Nein</w:t>
            </w:r>
          </w:p>
        </w:tc>
      </w:tr>
      <w:tr w:rsidR="00402B1B" w:rsidRPr="00F14AC8" w14:paraId="379E42F3" w14:textId="77777777" w:rsidTr="00D16466">
        <w:tc>
          <w:tcPr>
            <w:tcW w:w="8077" w:type="dxa"/>
          </w:tcPr>
          <w:p w14:paraId="159DDA37" w14:textId="77777777" w:rsidR="00402B1B" w:rsidRPr="00F14AC8" w:rsidRDefault="00402B1B"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3C92BB2" w14:textId="77777777" w:rsidR="00402B1B" w:rsidRPr="00F14AC8" w:rsidRDefault="00402B1B"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402B1B" w:rsidRPr="00F14AC8" w14:paraId="5C0C86C4" w14:textId="77777777" w:rsidTr="00D16466">
        <w:trPr>
          <w:trHeight w:hRule="exact" w:val="861"/>
        </w:trPr>
        <w:tc>
          <w:tcPr>
            <w:tcW w:w="1273" w:type="dxa"/>
            <w:shd w:val="clear" w:color="auto" w:fill="D5D5D5" w:themeFill="background2"/>
            <w:tcMar>
              <w:bottom w:w="57" w:type="dxa"/>
            </w:tcMar>
          </w:tcPr>
          <w:p w14:paraId="4D7B44B6" w14:textId="77777777" w:rsidR="00402B1B" w:rsidRPr="00F14AC8" w:rsidRDefault="00402B1B" w:rsidP="00D16466">
            <w:pPr>
              <w:rPr>
                <w:b/>
              </w:rPr>
            </w:pPr>
            <w:r w:rsidRPr="00F14AC8">
              <w:rPr>
                <w:b/>
              </w:rPr>
              <w:t>Priorität</w:t>
            </w:r>
          </w:p>
        </w:tc>
        <w:tc>
          <w:tcPr>
            <w:tcW w:w="2190" w:type="dxa"/>
            <w:shd w:val="clear" w:color="auto" w:fill="D5D5D5" w:themeFill="background2"/>
            <w:tcMar>
              <w:bottom w:w="57" w:type="dxa"/>
            </w:tcMar>
          </w:tcPr>
          <w:p w14:paraId="0D07CB31" w14:textId="77777777" w:rsidR="00402B1B" w:rsidRPr="00F14AC8" w:rsidRDefault="00402B1B" w:rsidP="00D16466">
            <w:pPr>
              <w:rPr>
                <w:b/>
              </w:rPr>
            </w:pPr>
            <w:r w:rsidRPr="00F14AC8">
              <w:rPr>
                <w:b/>
              </w:rPr>
              <w:t>Realisierung</w:t>
            </w:r>
          </w:p>
        </w:tc>
        <w:tc>
          <w:tcPr>
            <w:tcW w:w="1070" w:type="dxa"/>
            <w:shd w:val="clear" w:color="auto" w:fill="D5D5D5" w:themeFill="background2"/>
            <w:tcMar>
              <w:bottom w:w="57" w:type="dxa"/>
            </w:tcMar>
          </w:tcPr>
          <w:p w14:paraId="7F0ADECE" w14:textId="77777777" w:rsidR="00402B1B" w:rsidRPr="00F14AC8" w:rsidRDefault="00402B1B" w:rsidP="00D16466">
            <w:pPr>
              <w:rPr>
                <w:b/>
              </w:rPr>
            </w:pPr>
            <w:r w:rsidRPr="00F14AC8">
              <w:rPr>
                <w:b/>
              </w:rPr>
              <w:t>Dauer (ca./h)</w:t>
            </w:r>
          </w:p>
        </w:tc>
        <w:tc>
          <w:tcPr>
            <w:tcW w:w="1134" w:type="dxa"/>
            <w:shd w:val="clear" w:color="auto" w:fill="D5D5D5" w:themeFill="background2"/>
            <w:tcMar>
              <w:bottom w:w="57" w:type="dxa"/>
            </w:tcMar>
          </w:tcPr>
          <w:p w14:paraId="5F127407" w14:textId="77777777" w:rsidR="00402B1B" w:rsidRPr="00F14AC8" w:rsidRDefault="00402B1B"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61FA1FA9" w14:textId="77777777" w:rsidR="00402B1B" w:rsidRPr="00F14AC8" w:rsidRDefault="00402B1B"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39D7E8B" w14:textId="77777777" w:rsidR="00402B1B" w:rsidRPr="00F14AC8" w:rsidRDefault="00402B1B" w:rsidP="00D16466">
            <w:pPr>
              <w:rPr>
                <w:b/>
              </w:rPr>
            </w:pPr>
            <w:r w:rsidRPr="00F14AC8">
              <w:rPr>
                <w:b/>
              </w:rPr>
              <w:t>Bereich</w:t>
            </w:r>
          </w:p>
        </w:tc>
      </w:tr>
      <w:tr w:rsidR="00402B1B" w:rsidRPr="00F14AC8" w14:paraId="3F35B74E" w14:textId="77777777" w:rsidTr="00D16466">
        <w:trPr>
          <w:trHeight w:val="454"/>
        </w:trPr>
        <w:tc>
          <w:tcPr>
            <w:tcW w:w="1273" w:type="dxa"/>
            <w:shd w:val="clear" w:color="auto" w:fill="FFFFFF"/>
            <w:tcMar>
              <w:bottom w:w="57" w:type="dxa"/>
            </w:tcMar>
          </w:tcPr>
          <w:p w14:paraId="679AF919" w14:textId="77777777" w:rsidR="00402B1B" w:rsidRPr="00F14AC8" w:rsidRDefault="00402B1B" w:rsidP="00394CD1">
            <w:pPr>
              <w:pStyle w:val="Tabelleninhalte"/>
            </w:pPr>
            <w:r w:rsidRPr="00F14AC8">
              <w:t>1</w:t>
            </w:r>
          </w:p>
        </w:tc>
        <w:tc>
          <w:tcPr>
            <w:tcW w:w="2190" w:type="dxa"/>
            <w:shd w:val="clear" w:color="auto" w:fill="FFFFFF"/>
            <w:tcMar>
              <w:bottom w:w="57" w:type="dxa"/>
            </w:tcMar>
          </w:tcPr>
          <w:p w14:paraId="3F532380" w14:textId="77777777" w:rsidR="00402B1B" w:rsidRPr="00F14AC8" w:rsidRDefault="00402B1B" w:rsidP="00394CD1">
            <w:pPr>
              <w:pStyle w:val="Tabelleninhalte"/>
            </w:pPr>
            <w:r w:rsidRPr="00F14AC8">
              <w:t>Abas</w:t>
            </w:r>
          </w:p>
        </w:tc>
        <w:tc>
          <w:tcPr>
            <w:tcW w:w="1070" w:type="dxa"/>
            <w:shd w:val="clear" w:color="auto" w:fill="FFFFFF"/>
            <w:tcMar>
              <w:bottom w:w="57" w:type="dxa"/>
            </w:tcMar>
          </w:tcPr>
          <w:p w14:paraId="7385C328" w14:textId="77777777" w:rsidR="00402B1B" w:rsidRPr="00F14AC8" w:rsidRDefault="00402B1B" w:rsidP="00394CD1">
            <w:pPr>
              <w:pStyle w:val="Tabelleninhalte"/>
            </w:pPr>
            <w:r w:rsidRPr="00F14AC8">
              <w:t>0,00</w:t>
            </w:r>
          </w:p>
        </w:tc>
        <w:tc>
          <w:tcPr>
            <w:tcW w:w="1134" w:type="dxa"/>
            <w:shd w:val="clear" w:color="auto" w:fill="FFFFFF"/>
            <w:tcMar>
              <w:bottom w:w="57" w:type="dxa"/>
            </w:tcMar>
          </w:tcPr>
          <w:p w14:paraId="6D9CD7AE" w14:textId="77777777" w:rsidR="00402B1B" w:rsidRPr="00F14AC8" w:rsidRDefault="00402B1B" w:rsidP="00394CD1">
            <w:pPr>
              <w:pStyle w:val="Tabelleninhalte"/>
            </w:pPr>
            <w:r w:rsidRPr="00F14AC8">
              <w:t>0,00</w:t>
            </w:r>
          </w:p>
        </w:tc>
        <w:tc>
          <w:tcPr>
            <w:tcW w:w="1134" w:type="dxa"/>
            <w:shd w:val="clear" w:color="auto" w:fill="FFFFFF"/>
            <w:tcMar>
              <w:bottom w:w="57" w:type="dxa"/>
            </w:tcMar>
          </w:tcPr>
          <w:p w14:paraId="350B1BAF" w14:textId="6372A279" w:rsidR="00402B1B" w:rsidRPr="00F14AC8" w:rsidRDefault="00C80A38" w:rsidP="00394CD1">
            <w:pPr>
              <w:pStyle w:val="Tabelleninhalte"/>
            </w:pPr>
            <w:r w:rsidRPr="00F14AC8">
              <w:t>0</w:t>
            </w:r>
            <w:r w:rsidR="00402B1B" w:rsidRPr="00F14AC8">
              <w:t>,00</w:t>
            </w:r>
          </w:p>
        </w:tc>
        <w:tc>
          <w:tcPr>
            <w:tcW w:w="2271" w:type="dxa"/>
            <w:shd w:val="clear" w:color="auto" w:fill="FFFFFF"/>
            <w:tcMar>
              <w:bottom w:w="57" w:type="dxa"/>
            </w:tcMar>
          </w:tcPr>
          <w:p w14:paraId="0631CA97" w14:textId="77777777" w:rsidR="00402B1B" w:rsidRPr="00F14AC8" w:rsidRDefault="00402B1B" w:rsidP="00394CD1">
            <w:pPr>
              <w:pStyle w:val="Tabelleninhalte"/>
            </w:pPr>
            <w:r w:rsidRPr="00F14AC8">
              <w:t>Admin</w:t>
            </w:r>
          </w:p>
        </w:tc>
      </w:tr>
    </w:tbl>
    <w:p w14:paraId="07687ADD" w14:textId="77777777" w:rsidR="00402B1B" w:rsidRPr="00F14AC8" w:rsidRDefault="00402B1B" w:rsidP="000957B4"/>
    <w:p w14:paraId="44B47498" w14:textId="77777777" w:rsidR="000957B4" w:rsidRPr="00F14AC8" w:rsidRDefault="000957B4" w:rsidP="000957B4">
      <w:pPr>
        <w:pStyle w:val="berschrift2"/>
      </w:pPr>
      <w:bookmarkStart w:id="1039" w:name="_Toc228444380"/>
      <w:r w:rsidRPr="00F14AC8">
        <w:t>Mobile Lösungen</w:t>
      </w:r>
      <w:bookmarkEnd w:id="1039"/>
    </w:p>
    <w:p w14:paraId="59E9C714" w14:textId="77777777" w:rsidR="000957B4" w:rsidRPr="00F14AC8" w:rsidRDefault="000957B4" w:rsidP="000957B4"/>
    <w:p w14:paraId="2CF1202F" w14:textId="308B97FA" w:rsidR="002568E2" w:rsidRPr="00F14AC8" w:rsidRDefault="00225D52" w:rsidP="000957B4">
      <w:r w:rsidRPr="00F14AC8">
        <w:t>Bei</w:t>
      </w:r>
      <w:r w:rsidR="00C33280" w:rsidRPr="00F14AC8">
        <w:t xml:space="preserve"> der HWK kommen mobile Lösungen je nach Befähigung der Beschäftigten zum Einsatz. </w:t>
      </w:r>
      <w:r w:rsidR="00E92CCA" w:rsidRPr="00F14AC8">
        <w:t>Für die Sicherstellung eines korrekten Scan</w:t>
      </w:r>
      <w:r w:rsidR="00F4099C" w:rsidRPr="00F14AC8">
        <w:t>-E</w:t>
      </w:r>
      <w:r w:rsidR="00E92CCA" w:rsidRPr="00F14AC8">
        <w:t>rgebnisses sind Artikel- und Lagerplatzbarcodes mit Präfixen ausgestattet. Artikel haben im Barcode immer eine führende „</w:t>
      </w:r>
      <w:r w:rsidR="00006F08">
        <w:t>99</w:t>
      </w:r>
      <w:r w:rsidR="00E92CCA" w:rsidRPr="00F14AC8">
        <w:t>“ und Lagerplätze eine führende „</w:t>
      </w:r>
      <w:r w:rsidR="00006F08">
        <w:t>77</w:t>
      </w:r>
      <w:r w:rsidR="00E92CCA" w:rsidRPr="00F14AC8">
        <w:t>“.</w:t>
      </w:r>
    </w:p>
    <w:p w14:paraId="777A83B2" w14:textId="77777777" w:rsidR="000957B4" w:rsidRPr="00F14AC8" w:rsidRDefault="000957B4" w:rsidP="000957B4"/>
    <w:p w14:paraId="321B425E" w14:textId="77777777" w:rsidR="000957B4" w:rsidRPr="00F14AC8" w:rsidRDefault="000957B4" w:rsidP="000957B4">
      <w:r w:rsidRPr="00F14AC8">
        <w:t xml:space="preserve">Es werden Profile zum Anmelden benötigt. Diese sollen auch schon Einfluss auf die Menüansicht haben. Es dürfen nicht alle Menüpunkte angezeigt werden. </w:t>
      </w:r>
    </w:p>
    <w:p w14:paraId="5ACDEFFB" w14:textId="4AB3F6ED" w:rsidR="000957B4" w:rsidRPr="00F14AC8" w:rsidRDefault="00820B56" w:rsidP="000957B4">
      <w:r w:rsidRPr="00F14AC8">
        <w:rPr>
          <w:u w:val="single"/>
        </w:rPr>
        <w:t>Hinweis</w:t>
      </w:r>
      <w:r w:rsidRPr="00F14AC8">
        <w:t xml:space="preserve">: </w:t>
      </w:r>
      <w:r w:rsidR="0099378A" w:rsidRPr="00F14AC8">
        <w:t>Diese Funktionalität ist so im WAREHOUSE nicht vorgesehen. Man kann lediglich die Verwendung unterbinden.</w:t>
      </w:r>
    </w:p>
    <w:p w14:paraId="297C563D" w14:textId="77777777" w:rsidR="000957B4" w:rsidRPr="00F14AC8" w:rsidRDefault="000957B4" w:rsidP="000957B4"/>
    <w:p w14:paraId="25C3BD60" w14:textId="5397C4EC" w:rsidR="00DB52E0" w:rsidRPr="00F14AC8" w:rsidRDefault="00DB52E0" w:rsidP="000957B4">
      <w:r w:rsidRPr="00F14AC8">
        <w:t xml:space="preserve">Es wurde ursprünglich über den Bedarf eines zentralen Infosystems gesprochen, welches alle </w:t>
      </w:r>
      <w:r w:rsidR="0085796D" w:rsidRPr="00F14AC8">
        <w:t>durchzuführenden Lagerbewegungen anzeigen soll. Wareneingang, Umlagerung, Warenausgang, Fertigungskommissionierung.</w:t>
      </w:r>
    </w:p>
    <w:p w14:paraId="26B73B83" w14:textId="6BF6CD51" w:rsidR="002E7A77" w:rsidRPr="00F14AC8" w:rsidRDefault="002E7A77" w:rsidP="000957B4">
      <w:r w:rsidRPr="00F14AC8">
        <w:t>In diesem sollte di</w:t>
      </w:r>
      <w:r w:rsidR="00511624" w:rsidRPr="00F14AC8">
        <w:t xml:space="preserve">e Rechtesteuerung wie im Warehouse greifen und den Mitarbeitern </w:t>
      </w:r>
      <w:r w:rsidR="003A3E9E" w:rsidRPr="00F14AC8">
        <w:t>nur die Lagerbewegungen anzeigen, die sie durchführen dürfen.</w:t>
      </w:r>
    </w:p>
    <w:p w14:paraId="170C72B1" w14:textId="43D70AB6" w:rsidR="003A3E9E" w:rsidRPr="00F14AC8" w:rsidRDefault="00696680" w:rsidP="000957B4">
      <w:r w:rsidRPr="00F14AC8">
        <w:t>Durch die Einführung der ABAS-Intralogistik fällt ein großer Teil aus diesem Infosystem heraus.</w:t>
      </w:r>
    </w:p>
    <w:p w14:paraId="23F86EC5" w14:textId="0C516444" w:rsidR="000957B4" w:rsidRPr="00F14AC8" w:rsidRDefault="007937F0" w:rsidP="000957B4">
      <w:r w:rsidRPr="00F14AC8">
        <w:t>Zu einem späteren Zeitpunkt sollte der Bedarf dieses Infosystem nochmal überdacht werden.</w:t>
      </w:r>
    </w:p>
    <w:p w14:paraId="0B54D8B1" w14:textId="463D26A9" w:rsidR="0050757C" w:rsidRPr="00F14AC8" w:rsidRDefault="0050757C" w:rsidP="000957B4">
      <w:commentRangeStart w:id="1040"/>
      <w:commentRangeStart w:id="1041"/>
      <w:r w:rsidRPr="00F14AC8">
        <w:t xml:space="preserve">Hinweis: über den WebClient lassen sich Infosysteme komplett </w:t>
      </w:r>
      <w:r w:rsidR="00BC1E47">
        <w:t>im Browser</w:t>
      </w:r>
      <w:r w:rsidRPr="00F14AC8">
        <w:t xml:space="preserve"> darstellen und benutzen. </w:t>
      </w:r>
      <w:commentRangeEnd w:id="1040"/>
      <w:r w:rsidR="000F0BD7" w:rsidRPr="00F14AC8">
        <w:rPr>
          <w:rStyle w:val="Kommentarzeichen"/>
          <w:sz w:val="24"/>
          <w:szCs w:val="24"/>
        </w:rPr>
        <w:commentReference w:id="1040"/>
      </w:r>
      <w:commentRangeEnd w:id="1041"/>
      <w:r w:rsidRPr="00F14AC8">
        <w:rPr>
          <w:rStyle w:val="Kommentarzeichen"/>
          <w:sz w:val="24"/>
          <w:szCs w:val="24"/>
        </w:rPr>
        <w:commentReference w:id="1041"/>
      </w:r>
    </w:p>
    <w:p w14:paraId="023A8169" w14:textId="77777777" w:rsidR="00434082" w:rsidRPr="00F14AC8" w:rsidRDefault="00434082" w:rsidP="00434082"/>
    <w:p w14:paraId="029D89C9" w14:textId="77777777" w:rsidR="00334D40" w:rsidRPr="00F14AC8" w:rsidRDefault="00334D40" w:rsidP="00334D40">
      <w:pPr>
        <w:pStyle w:val="berschrift3"/>
      </w:pPr>
      <w:bookmarkStart w:id="1042" w:name="_Toc228444381"/>
      <w:bookmarkStart w:id="1043" w:name="AP020"/>
      <w:r w:rsidRPr="00F14AC8">
        <w:t>WAREHOUSE – Startmenü</w:t>
      </w:r>
      <w:bookmarkEnd w:id="1042"/>
    </w:p>
    <w:bookmarkEnd w:id="1043"/>
    <w:p w14:paraId="70BB8FED" w14:textId="77777777" w:rsidR="00334D40" w:rsidRPr="00F14AC8" w:rsidRDefault="00334D40" w:rsidP="00334D40"/>
    <w:p w14:paraId="668D61DF" w14:textId="77777777" w:rsidR="00334D40" w:rsidRPr="00F14AC8" w:rsidRDefault="00334D40" w:rsidP="00334D40">
      <w:r w:rsidRPr="00F14AC8">
        <w:t>Das Warehouse Menü wird angepasst. Sie unten im Punkt „Umsetzung ABAS“.</w:t>
      </w:r>
    </w:p>
    <w:p w14:paraId="58F092A2" w14:textId="77777777" w:rsidR="00334D40" w:rsidRPr="00F14AC8" w:rsidRDefault="00334D40" w:rsidP="00334D40">
      <w:r w:rsidRPr="00F14AC8">
        <w:lastRenderedPageBreak/>
        <w:t>Die Fertigungskommissionierung wird durch die Punkte der Intralogistik ersetzt. Der Punkt ETIKETTENDRUCK war nicht besprochen und wird somit nicht umgesetzt.</w:t>
      </w:r>
    </w:p>
    <w:p w14:paraId="20363CE7" w14:textId="77777777" w:rsidR="00334D40" w:rsidRPr="00F14AC8" w:rsidRDefault="00334D40" w:rsidP="00334D40">
      <w:r w:rsidRPr="00F14AC8">
        <w:t>Entgegen der ursprünglichen Anforderung werden keine farbigen Zeilen und Masken mehr benötigt.</w:t>
      </w:r>
    </w:p>
    <w:p w14:paraId="5BCB1A8C" w14:textId="77777777" w:rsidR="00334D40" w:rsidRPr="00F14AC8" w:rsidRDefault="00334D40" w:rsidP="00334D40"/>
    <w:p w14:paraId="19C64248" w14:textId="77777777" w:rsidR="00334D40" w:rsidRPr="00F14AC8" w:rsidRDefault="00334D40" w:rsidP="00334D40">
      <w:pPr>
        <w:rPr>
          <w:b/>
          <w:bCs/>
          <w:color w:val="002060"/>
        </w:rPr>
      </w:pPr>
      <w:r w:rsidRPr="00F14AC8">
        <w:rPr>
          <w:b/>
          <w:bCs/>
          <w:color w:val="002060"/>
        </w:rPr>
        <w:t>Umsetzung ABAS</w:t>
      </w:r>
    </w:p>
    <w:p w14:paraId="65E97A54" w14:textId="77777777" w:rsidR="00334D40" w:rsidRDefault="00334D40" w:rsidP="00334D40"/>
    <w:p w14:paraId="2EDB5139" w14:textId="14B668E2" w:rsidR="00A81BA7" w:rsidRPr="00F14AC8" w:rsidRDefault="00A81BA7" w:rsidP="00A81BA7">
      <w:r w:rsidRPr="00F14AC8">
        <w:rPr>
          <w:i/>
          <w:iCs/>
        </w:rPr>
        <w:t>Bedingung</w:t>
      </w:r>
      <w:r w:rsidRPr="00F14AC8">
        <w:t>: Das Hauptmenü der ABAS-Intralogistik muss zuerst auf dem Entwicklungs- und Produktivmandanten installiert sein.</w:t>
      </w:r>
    </w:p>
    <w:p w14:paraId="5411183A" w14:textId="77777777" w:rsidR="00A81BA7" w:rsidRPr="00F14AC8" w:rsidRDefault="00A81BA7" w:rsidP="00334D40"/>
    <w:p w14:paraId="4906CEDE" w14:textId="77777777" w:rsidR="00334D40" w:rsidRPr="00F14AC8" w:rsidRDefault="00334D40" w:rsidP="00334D40">
      <w:pPr>
        <w:rPr>
          <w:u w:val="single"/>
        </w:rPr>
      </w:pPr>
      <w:r w:rsidRPr="00F14AC8">
        <w:rPr>
          <w:u w:val="single"/>
        </w:rPr>
        <w:t>Anpassung Warehouse Menü</w:t>
      </w:r>
    </w:p>
    <w:p w14:paraId="253AF923" w14:textId="77777777" w:rsidR="00334D40" w:rsidRPr="00F14AC8" w:rsidRDefault="00334D40" w:rsidP="00334D40"/>
    <w:p w14:paraId="62746910" w14:textId="77777777" w:rsidR="00334D40" w:rsidRPr="00F14AC8" w:rsidRDefault="00334D40" w:rsidP="00334D40">
      <w:pPr>
        <w:pStyle w:val="Listenabsatz"/>
        <w:numPr>
          <w:ilvl w:val="0"/>
          <w:numId w:val="14"/>
        </w:numPr>
      </w:pPr>
      <w:r w:rsidRPr="00F14AC8">
        <w:t>Menüpunkt BEHÄLTERAKTIONEN entfernen.</w:t>
      </w:r>
    </w:p>
    <w:p w14:paraId="26EF713E" w14:textId="77777777" w:rsidR="00334D40" w:rsidRPr="00F14AC8" w:rsidRDefault="00334D40" w:rsidP="00334D40">
      <w:pPr>
        <w:pStyle w:val="Listenabsatz"/>
        <w:numPr>
          <w:ilvl w:val="0"/>
          <w:numId w:val="14"/>
        </w:numPr>
      </w:pPr>
      <w:r w:rsidRPr="00F14AC8">
        <w:t>Untermenü EINLAGERN auflösen. Die Unterpunkte wie in untenstehender Liste auf oberster Ebene wieder einfügen.</w:t>
      </w:r>
    </w:p>
    <w:p w14:paraId="4AD8169D" w14:textId="77777777" w:rsidR="00334D40" w:rsidRPr="00F14AC8" w:rsidRDefault="00334D40" w:rsidP="00334D40"/>
    <w:tbl>
      <w:tblPr>
        <w:tblStyle w:val="Tabellenraster"/>
        <w:tblW w:w="9493" w:type="dxa"/>
        <w:tblLook w:val="04A0" w:firstRow="1" w:lastRow="0" w:firstColumn="1" w:lastColumn="0" w:noHBand="0" w:noVBand="1"/>
      </w:tblPr>
      <w:tblGrid>
        <w:gridCol w:w="3922"/>
        <w:gridCol w:w="5571"/>
      </w:tblGrid>
      <w:tr w:rsidR="00334D40" w:rsidRPr="00F14AC8" w14:paraId="25320208" w14:textId="77777777">
        <w:tc>
          <w:tcPr>
            <w:tcW w:w="3922" w:type="dxa"/>
            <w:shd w:val="clear" w:color="auto" w:fill="102031" w:themeFill="text2"/>
          </w:tcPr>
          <w:p w14:paraId="5EE85CA0" w14:textId="77777777" w:rsidR="00334D40" w:rsidRPr="00F14AC8" w:rsidRDefault="00334D40">
            <w:pPr>
              <w:rPr>
                <w:color w:val="DCEEA3" w:themeColor="accent6" w:themeTint="99"/>
              </w:rPr>
            </w:pPr>
            <w:r w:rsidRPr="00F14AC8">
              <w:rPr>
                <w:color w:val="DCEEA3" w:themeColor="accent6" w:themeTint="99"/>
              </w:rPr>
              <w:t>Neu</w:t>
            </w:r>
          </w:p>
        </w:tc>
        <w:tc>
          <w:tcPr>
            <w:tcW w:w="5571" w:type="dxa"/>
            <w:shd w:val="clear" w:color="auto" w:fill="102031" w:themeFill="text2"/>
          </w:tcPr>
          <w:p w14:paraId="13364CEE" w14:textId="77777777" w:rsidR="00334D40" w:rsidRPr="00F14AC8" w:rsidRDefault="00334D40">
            <w:pPr>
              <w:rPr>
                <w:color w:val="DCEEA3" w:themeColor="accent6" w:themeTint="99"/>
              </w:rPr>
            </w:pPr>
            <w:r w:rsidRPr="00F14AC8">
              <w:rPr>
                <w:color w:val="DCEEA3" w:themeColor="accent6" w:themeTint="99"/>
              </w:rPr>
              <w:t>Alt</w:t>
            </w:r>
          </w:p>
        </w:tc>
      </w:tr>
      <w:tr w:rsidR="00334D40" w:rsidRPr="00F14AC8" w14:paraId="406C7330" w14:textId="77777777">
        <w:tc>
          <w:tcPr>
            <w:tcW w:w="3922" w:type="dxa"/>
          </w:tcPr>
          <w:p w14:paraId="0A84AFE5" w14:textId="77777777" w:rsidR="00334D40" w:rsidRPr="00F14AC8" w:rsidRDefault="00334D40">
            <w:r w:rsidRPr="00F14AC8">
              <w:t>WARENEINGANG</w:t>
            </w:r>
          </w:p>
        </w:tc>
        <w:tc>
          <w:tcPr>
            <w:tcW w:w="5571" w:type="dxa"/>
          </w:tcPr>
          <w:p w14:paraId="1F5CA681" w14:textId="77777777" w:rsidR="00334D40" w:rsidRPr="00F14AC8" w:rsidRDefault="00334D40">
            <w:r w:rsidRPr="00F14AC8">
              <w:t>EINLAGERN -&gt; EINLAGERN MIT LIEFERSCHEIN</w:t>
            </w:r>
          </w:p>
        </w:tc>
      </w:tr>
      <w:tr w:rsidR="00334D40" w:rsidRPr="00F14AC8" w14:paraId="6F38815D" w14:textId="77777777">
        <w:tc>
          <w:tcPr>
            <w:tcW w:w="3922" w:type="dxa"/>
          </w:tcPr>
          <w:p w14:paraId="1B8BC77D" w14:textId="77777777" w:rsidR="00334D40" w:rsidRPr="00F14AC8" w:rsidRDefault="00334D40">
            <w:r w:rsidRPr="00F14AC8">
              <w:t>ANSTEHENDE LIEFERUNGEN</w:t>
            </w:r>
          </w:p>
        </w:tc>
        <w:tc>
          <w:tcPr>
            <w:tcW w:w="5571" w:type="dxa"/>
          </w:tcPr>
          <w:p w14:paraId="5C70D216" w14:textId="77777777" w:rsidR="00334D40" w:rsidRPr="00F14AC8" w:rsidRDefault="00334D40"/>
        </w:tc>
      </w:tr>
      <w:tr w:rsidR="00334D40" w:rsidRPr="00F14AC8" w14:paraId="45F62235" w14:textId="77777777">
        <w:tc>
          <w:tcPr>
            <w:tcW w:w="3922" w:type="dxa"/>
          </w:tcPr>
          <w:p w14:paraId="65C7B1C9" w14:textId="77777777" w:rsidR="00334D40" w:rsidRPr="00F14AC8" w:rsidRDefault="00334D40">
            <w:r w:rsidRPr="00F14AC8">
              <w:t>FERTIGUNGSKOMMISSIONIERUNG</w:t>
            </w:r>
          </w:p>
        </w:tc>
        <w:tc>
          <w:tcPr>
            <w:tcW w:w="5571" w:type="dxa"/>
          </w:tcPr>
          <w:p w14:paraId="38FC6687" w14:textId="77777777" w:rsidR="00334D40" w:rsidRPr="00F14AC8" w:rsidRDefault="00334D40">
            <w:r w:rsidRPr="00F14AC8">
              <w:t>INTRALOGISTIK – SCANNER LAGERIST</w:t>
            </w:r>
          </w:p>
        </w:tc>
      </w:tr>
      <w:tr w:rsidR="00334D40" w:rsidRPr="00F14AC8" w14:paraId="39D3A831" w14:textId="77777777">
        <w:tc>
          <w:tcPr>
            <w:tcW w:w="3922" w:type="dxa"/>
          </w:tcPr>
          <w:p w14:paraId="0E8B2AF1" w14:textId="77777777" w:rsidR="00334D40" w:rsidRPr="00F14AC8" w:rsidRDefault="00334D40">
            <w:r w:rsidRPr="00F14AC8">
              <w:t>TRANSIT-UMLAGERUNG</w:t>
            </w:r>
          </w:p>
        </w:tc>
        <w:tc>
          <w:tcPr>
            <w:tcW w:w="5571" w:type="dxa"/>
          </w:tcPr>
          <w:p w14:paraId="0BFB114F" w14:textId="77777777" w:rsidR="00334D40" w:rsidRPr="00F14AC8" w:rsidRDefault="00334D40">
            <w:r w:rsidRPr="00F14AC8">
              <w:t>INTRALOGISTIK – UMLAGERUNG MASCHINE 2</w:t>
            </w:r>
          </w:p>
        </w:tc>
      </w:tr>
      <w:tr w:rsidR="00334D40" w:rsidRPr="00F14AC8" w14:paraId="60E34EED" w14:textId="77777777">
        <w:tc>
          <w:tcPr>
            <w:tcW w:w="3922" w:type="dxa"/>
          </w:tcPr>
          <w:p w14:paraId="07E824E3" w14:textId="77777777" w:rsidR="00334D40" w:rsidRPr="00F14AC8" w:rsidRDefault="00334D40">
            <w:r w:rsidRPr="00F14AC8">
              <w:t>AUTOKOMMISSIONIERUNG</w:t>
            </w:r>
          </w:p>
        </w:tc>
        <w:tc>
          <w:tcPr>
            <w:tcW w:w="5571" w:type="dxa"/>
          </w:tcPr>
          <w:p w14:paraId="6FDBDE12" w14:textId="77777777" w:rsidR="00334D40" w:rsidRPr="00F14AC8" w:rsidRDefault="00334D40"/>
        </w:tc>
      </w:tr>
      <w:tr w:rsidR="00334D40" w:rsidRPr="00F14AC8" w14:paraId="347F5CC0" w14:textId="77777777">
        <w:tc>
          <w:tcPr>
            <w:tcW w:w="3922" w:type="dxa"/>
          </w:tcPr>
          <w:p w14:paraId="0B57B3A4" w14:textId="77777777" w:rsidR="00334D40" w:rsidRPr="00F14AC8" w:rsidRDefault="00334D40">
            <w:r w:rsidRPr="00F14AC8">
              <w:t>BEISTELLUNGEN</w:t>
            </w:r>
          </w:p>
        </w:tc>
        <w:tc>
          <w:tcPr>
            <w:tcW w:w="5571" w:type="dxa"/>
          </w:tcPr>
          <w:p w14:paraId="3E935061" w14:textId="1646A4A5" w:rsidR="00334D40" w:rsidRPr="00F14AC8" w:rsidRDefault="00AA66E0">
            <w:r w:rsidRPr="00F14AC8">
              <w:t>Neue Funktion sieh 5.14.6</w:t>
            </w:r>
            <w:r w:rsidR="00115EF2" w:rsidRPr="00F14AC8">
              <w:t xml:space="preserve"> Kundenbeistellungen</w:t>
            </w:r>
          </w:p>
        </w:tc>
      </w:tr>
      <w:tr w:rsidR="00334D40" w:rsidRPr="00F14AC8" w14:paraId="6138BE91" w14:textId="77777777">
        <w:tc>
          <w:tcPr>
            <w:tcW w:w="3922" w:type="dxa"/>
          </w:tcPr>
          <w:p w14:paraId="1515FE7B" w14:textId="77777777" w:rsidR="00334D40" w:rsidRPr="00F14AC8" w:rsidRDefault="00334D40">
            <w:r w:rsidRPr="00F14AC8">
              <w:t>VERSANDKOMMISSIONIERUNG</w:t>
            </w:r>
          </w:p>
        </w:tc>
        <w:tc>
          <w:tcPr>
            <w:tcW w:w="5571" w:type="dxa"/>
          </w:tcPr>
          <w:p w14:paraId="07D0682A" w14:textId="77777777" w:rsidR="00334D40" w:rsidRPr="00F14AC8" w:rsidRDefault="00334D40"/>
        </w:tc>
      </w:tr>
      <w:tr w:rsidR="00334D40" w:rsidRPr="00F14AC8" w14:paraId="4D01D72C" w14:textId="77777777">
        <w:tc>
          <w:tcPr>
            <w:tcW w:w="3922" w:type="dxa"/>
          </w:tcPr>
          <w:p w14:paraId="58F39A10" w14:textId="77777777" w:rsidR="00334D40" w:rsidRPr="00F14AC8" w:rsidRDefault="00334D40">
            <w:r w:rsidRPr="00F14AC8">
              <w:t>UMLAGERN</w:t>
            </w:r>
          </w:p>
        </w:tc>
        <w:tc>
          <w:tcPr>
            <w:tcW w:w="5571" w:type="dxa"/>
          </w:tcPr>
          <w:p w14:paraId="146A4C67" w14:textId="77777777" w:rsidR="00334D40" w:rsidRPr="00F14AC8" w:rsidRDefault="00334D40"/>
        </w:tc>
      </w:tr>
      <w:tr w:rsidR="00334D40" w:rsidRPr="00F14AC8" w14:paraId="73AD5FC4" w14:textId="77777777">
        <w:tc>
          <w:tcPr>
            <w:tcW w:w="3922" w:type="dxa"/>
          </w:tcPr>
          <w:p w14:paraId="5AA87EF6" w14:textId="77777777" w:rsidR="00334D40" w:rsidRPr="00F14AC8" w:rsidRDefault="00334D40">
            <w:r w:rsidRPr="00F14AC8">
              <w:t>ZUGANG</w:t>
            </w:r>
          </w:p>
        </w:tc>
        <w:tc>
          <w:tcPr>
            <w:tcW w:w="5571" w:type="dxa"/>
          </w:tcPr>
          <w:p w14:paraId="0D1B8441" w14:textId="77777777" w:rsidR="00334D40" w:rsidRPr="00F14AC8" w:rsidRDefault="00334D40">
            <w:r w:rsidRPr="00F14AC8">
              <w:t>EINLAGERN -&gt; EINLAGERUNG OHNE LIEFERSCHEIN</w:t>
            </w:r>
          </w:p>
        </w:tc>
      </w:tr>
      <w:tr w:rsidR="00334D40" w:rsidRPr="00F14AC8" w14:paraId="0B57CE87" w14:textId="77777777">
        <w:tc>
          <w:tcPr>
            <w:tcW w:w="3922" w:type="dxa"/>
          </w:tcPr>
          <w:p w14:paraId="5D3FDE35" w14:textId="77777777" w:rsidR="00334D40" w:rsidRPr="00F14AC8" w:rsidRDefault="00334D40">
            <w:r w:rsidRPr="00F14AC8">
              <w:t>ABGANG</w:t>
            </w:r>
          </w:p>
        </w:tc>
        <w:tc>
          <w:tcPr>
            <w:tcW w:w="5571" w:type="dxa"/>
          </w:tcPr>
          <w:p w14:paraId="763C88C4" w14:textId="77777777" w:rsidR="00334D40" w:rsidRPr="00F14AC8" w:rsidRDefault="00334D40">
            <w:r w:rsidRPr="00F14AC8">
              <w:t>AUSLAGERN</w:t>
            </w:r>
          </w:p>
        </w:tc>
      </w:tr>
      <w:tr w:rsidR="00334D40" w:rsidRPr="00F14AC8" w14:paraId="7343F7AC" w14:textId="77777777">
        <w:tc>
          <w:tcPr>
            <w:tcW w:w="3922" w:type="dxa"/>
          </w:tcPr>
          <w:p w14:paraId="429AC651" w14:textId="77777777" w:rsidR="00334D40" w:rsidRPr="00F14AC8" w:rsidRDefault="00334D40">
            <w:r w:rsidRPr="00F14AC8">
              <w:t>BESTANDSINFO</w:t>
            </w:r>
          </w:p>
        </w:tc>
        <w:tc>
          <w:tcPr>
            <w:tcW w:w="5571" w:type="dxa"/>
          </w:tcPr>
          <w:p w14:paraId="46B6F0E2" w14:textId="77777777" w:rsidR="00334D40" w:rsidRPr="00F14AC8" w:rsidRDefault="00334D40"/>
        </w:tc>
      </w:tr>
      <w:tr w:rsidR="00334D40" w:rsidRPr="00F14AC8" w14:paraId="4FF1D5E3" w14:textId="77777777">
        <w:tc>
          <w:tcPr>
            <w:tcW w:w="3922" w:type="dxa"/>
          </w:tcPr>
          <w:p w14:paraId="11817F11" w14:textId="77777777" w:rsidR="00334D40" w:rsidRPr="00F14AC8" w:rsidRDefault="00334D40">
            <w:r w:rsidRPr="00F14AC8">
              <w:t>BESTELLVORSCHLÄGE</w:t>
            </w:r>
          </w:p>
        </w:tc>
        <w:tc>
          <w:tcPr>
            <w:tcW w:w="5571" w:type="dxa"/>
          </w:tcPr>
          <w:p w14:paraId="2FF47323" w14:textId="77777777" w:rsidR="00334D40" w:rsidRPr="00F14AC8" w:rsidRDefault="00334D40"/>
        </w:tc>
      </w:tr>
      <w:tr w:rsidR="00334D40" w:rsidRPr="00F14AC8" w14:paraId="1D231F38" w14:textId="77777777">
        <w:tc>
          <w:tcPr>
            <w:tcW w:w="3922" w:type="dxa"/>
          </w:tcPr>
          <w:p w14:paraId="0BA74CF2" w14:textId="77777777" w:rsidR="00334D40" w:rsidRPr="00F14AC8" w:rsidRDefault="00334D40">
            <w:r w:rsidRPr="00F14AC8">
              <w:t>INVENTURZENTRALE</w:t>
            </w:r>
          </w:p>
        </w:tc>
        <w:tc>
          <w:tcPr>
            <w:tcW w:w="5571" w:type="dxa"/>
          </w:tcPr>
          <w:p w14:paraId="2C3F8D79" w14:textId="77777777" w:rsidR="00334D40" w:rsidRPr="00F14AC8" w:rsidRDefault="00334D40"/>
        </w:tc>
      </w:tr>
    </w:tbl>
    <w:p w14:paraId="67716D06" w14:textId="77777777" w:rsidR="00334D40" w:rsidRDefault="00334D40" w:rsidP="00334D40">
      <w:pPr>
        <w:rPr>
          <w:u w:val="single"/>
        </w:rPr>
      </w:pPr>
    </w:p>
    <w:p w14:paraId="5A1C8A27" w14:textId="6D3F597C" w:rsidR="004F1156" w:rsidRDefault="004F1156" w:rsidP="00334D40">
      <w:r w:rsidRPr="004F1156">
        <w:t xml:space="preserve">Auf die </w:t>
      </w:r>
      <w:r>
        <w:t>zusätzlichen Menüpunkte der Intralogistik wird zu einem späteren Zeitpunkt um Konzept eingegangen.</w:t>
      </w:r>
    </w:p>
    <w:p w14:paraId="34D8F2F9" w14:textId="77777777" w:rsidR="004F1156" w:rsidRPr="004F1156" w:rsidRDefault="004F1156" w:rsidP="00334D40"/>
    <w:tbl>
      <w:tblPr>
        <w:tblStyle w:val="Tabellenraster"/>
        <w:tblW w:w="9493" w:type="dxa"/>
        <w:tblLook w:val="04A0" w:firstRow="1" w:lastRow="0" w:firstColumn="1" w:lastColumn="0" w:noHBand="0" w:noVBand="1"/>
      </w:tblPr>
      <w:tblGrid>
        <w:gridCol w:w="8378"/>
        <w:gridCol w:w="1115"/>
      </w:tblGrid>
      <w:tr w:rsidR="00334D40" w:rsidRPr="00F14AC8" w14:paraId="3EDE32F9" w14:textId="77777777">
        <w:tc>
          <w:tcPr>
            <w:tcW w:w="8018" w:type="dxa"/>
            <w:shd w:val="clear" w:color="auto" w:fill="DCEEA3" w:themeFill="accent6" w:themeFillTint="99"/>
          </w:tcPr>
          <w:p w14:paraId="05707C8A" w14:textId="77777777" w:rsidR="00334D40" w:rsidRPr="00F14AC8" w:rsidRDefault="00334D40">
            <w:r w:rsidRPr="00F14AC8">
              <w:t>Auswirkungen der Customization/Extension</w:t>
            </w:r>
          </w:p>
        </w:tc>
        <w:tc>
          <w:tcPr>
            <w:tcW w:w="1067" w:type="dxa"/>
            <w:shd w:val="clear" w:color="auto" w:fill="DCEEA3" w:themeFill="accent6" w:themeFillTint="99"/>
          </w:tcPr>
          <w:p w14:paraId="47666930" w14:textId="77777777" w:rsidR="00334D40" w:rsidRPr="00F14AC8" w:rsidRDefault="00334D40">
            <w:r w:rsidRPr="00F14AC8">
              <w:t>Antwort</w:t>
            </w:r>
          </w:p>
        </w:tc>
      </w:tr>
      <w:tr w:rsidR="00334D40" w:rsidRPr="00F14AC8" w14:paraId="3B7BEC5D" w14:textId="77777777">
        <w:tc>
          <w:tcPr>
            <w:tcW w:w="8018" w:type="dxa"/>
          </w:tcPr>
          <w:p w14:paraId="6D5660CE" w14:textId="77777777" w:rsidR="00334D40" w:rsidRPr="00F14AC8" w:rsidRDefault="00334D40">
            <w:pPr>
              <w:rPr>
                <w:sz w:val="20"/>
                <w:szCs w:val="20"/>
              </w:rPr>
            </w:pPr>
            <w:r w:rsidRPr="00F14AC8">
              <w:rPr>
                <w:sz w:val="20"/>
                <w:szCs w:val="20"/>
              </w:rPr>
              <w:t xml:space="preserve">Keine besonderen Auswirkungen </w:t>
            </w:r>
          </w:p>
        </w:tc>
        <w:tc>
          <w:tcPr>
            <w:tcW w:w="1067" w:type="dxa"/>
          </w:tcPr>
          <w:p w14:paraId="25CCC3B0" w14:textId="77777777" w:rsidR="00334D40" w:rsidRPr="00F14AC8" w:rsidRDefault="00334D40">
            <w:pPr>
              <w:rPr>
                <w:sz w:val="20"/>
                <w:szCs w:val="20"/>
              </w:rPr>
            </w:pPr>
            <w:r w:rsidRPr="00F14AC8">
              <w:rPr>
                <w:sz w:val="20"/>
                <w:szCs w:val="20"/>
              </w:rPr>
              <w:t>Ja/Nein</w:t>
            </w:r>
          </w:p>
        </w:tc>
      </w:tr>
      <w:tr w:rsidR="00334D40" w:rsidRPr="00F14AC8" w14:paraId="51D9C4F1" w14:textId="77777777">
        <w:tc>
          <w:tcPr>
            <w:tcW w:w="8018" w:type="dxa"/>
          </w:tcPr>
          <w:p w14:paraId="1C2772D2" w14:textId="77777777" w:rsidR="00334D40" w:rsidRPr="00F14AC8" w:rsidRDefault="00334D40">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306C9D42" w14:textId="77777777" w:rsidR="00334D40" w:rsidRPr="00F14AC8" w:rsidRDefault="00334D40">
            <w:pPr>
              <w:rPr>
                <w:sz w:val="20"/>
                <w:szCs w:val="20"/>
              </w:rPr>
            </w:pPr>
            <w:r w:rsidRPr="00F14AC8">
              <w:rPr>
                <w:sz w:val="20"/>
                <w:szCs w:val="20"/>
              </w:rPr>
              <w:t>Ja/Nein</w:t>
            </w:r>
          </w:p>
        </w:tc>
      </w:tr>
      <w:tr w:rsidR="00334D40" w:rsidRPr="00F14AC8" w14:paraId="6A90909C" w14:textId="77777777">
        <w:tc>
          <w:tcPr>
            <w:tcW w:w="8018" w:type="dxa"/>
          </w:tcPr>
          <w:p w14:paraId="2A6534D5" w14:textId="77777777" w:rsidR="00334D40" w:rsidRPr="00F14AC8" w:rsidRDefault="00334D40">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07A89CB5" w14:textId="77777777" w:rsidR="00334D40" w:rsidRPr="00F14AC8" w:rsidRDefault="00334D40">
            <w:pPr>
              <w:rPr>
                <w:sz w:val="20"/>
                <w:szCs w:val="20"/>
              </w:rPr>
            </w:pPr>
            <w:r w:rsidRPr="00F14AC8">
              <w:rPr>
                <w:sz w:val="20"/>
                <w:szCs w:val="20"/>
              </w:rPr>
              <w:t>Ja/Nein</w:t>
            </w:r>
          </w:p>
        </w:tc>
      </w:tr>
      <w:tr w:rsidR="00334D40" w:rsidRPr="00F14AC8" w14:paraId="6D2F7ECB" w14:textId="77777777">
        <w:tc>
          <w:tcPr>
            <w:tcW w:w="8018" w:type="dxa"/>
          </w:tcPr>
          <w:p w14:paraId="4708AE1A" w14:textId="77777777" w:rsidR="00334D40" w:rsidRPr="00F14AC8" w:rsidRDefault="00334D40">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330BF7D5" w14:textId="77777777" w:rsidR="00334D40" w:rsidRPr="00F14AC8" w:rsidRDefault="00334D40">
            <w:pPr>
              <w:rPr>
                <w:sz w:val="20"/>
                <w:szCs w:val="20"/>
              </w:rPr>
            </w:pPr>
            <w:r w:rsidRPr="00F14AC8">
              <w:rPr>
                <w:sz w:val="20"/>
                <w:szCs w:val="20"/>
              </w:rPr>
              <w:t>Ja/Nein</w:t>
            </w:r>
          </w:p>
        </w:tc>
      </w:tr>
      <w:tr w:rsidR="00334D40" w:rsidRPr="00F14AC8" w14:paraId="23C768B7" w14:textId="77777777">
        <w:tc>
          <w:tcPr>
            <w:tcW w:w="8018" w:type="dxa"/>
          </w:tcPr>
          <w:p w14:paraId="52201879" w14:textId="77777777" w:rsidR="00334D40" w:rsidRPr="00F14AC8" w:rsidRDefault="00334D40">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3457B4FF" w14:textId="77777777" w:rsidR="00334D40" w:rsidRPr="00F14AC8" w:rsidRDefault="00334D40">
            <w:pPr>
              <w:rPr>
                <w:sz w:val="20"/>
                <w:szCs w:val="20"/>
              </w:rPr>
            </w:pPr>
            <w:r w:rsidRPr="00F14AC8">
              <w:rPr>
                <w:sz w:val="20"/>
                <w:szCs w:val="20"/>
              </w:rPr>
              <w:t>Ja/Nein</w:t>
            </w:r>
          </w:p>
        </w:tc>
      </w:tr>
    </w:tbl>
    <w:tbl>
      <w:tblPr>
        <w:tblW w:w="9495"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694"/>
      </w:tblGrid>
      <w:tr w:rsidR="00334D40" w:rsidRPr="00F14AC8" w14:paraId="14A1547D" w14:textId="77777777">
        <w:trPr>
          <w:trHeight w:hRule="exact" w:val="861"/>
        </w:trPr>
        <w:tc>
          <w:tcPr>
            <w:tcW w:w="1273" w:type="dxa"/>
            <w:shd w:val="clear" w:color="auto" w:fill="D5D5D5" w:themeFill="background2"/>
            <w:tcMar>
              <w:bottom w:w="57" w:type="dxa"/>
            </w:tcMar>
          </w:tcPr>
          <w:p w14:paraId="3408F24C" w14:textId="77777777" w:rsidR="00334D40" w:rsidRPr="00F14AC8" w:rsidRDefault="00334D40">
            <w:pPr>
              <w:rPr>
                <w:b/>
              </w:rPr>
            </w:pPr>
            <w:r w:rsidRPr="00F14AC8">
              <w:rPr>
                <w:b/>
              </w:rPr>
              <w:lastRenderedPageBreak/>
              <w:t>Priorität</w:t>
            </w:r>
          </w:p>
        </w:tc>
        <w:tc>
          <w:tcPr>
            <w:tcW w:w="2190" w:type="dxa"/>
            <w:shd w:val="clear" w:color="auto" w:fill="D5D5D5" w:themeFill="background2"/>
            <w:tcMar>
              <w:bottom w:w="57" w:type="dxa"/>
            </w:tcMar>
          </w:tcPr>
          <w:p w14:paraId="564421D4" w14:textId="77777777" w:rsidR="00334D40" w:rsidRPr="00F14AC8" w:rsidRDefault="00334D40">
            <w:pPr>
              <w:rPr>
                <w:b/>
              </w:rPr>
            </w:pPr>
            <w:r w:rsidRPr="00F14AC8">
              <w:rPr>
                <w:b/>
              </w:rPr>
              <w:t>Realisierung</w:t>
            </w:r>
          </w:p>
        </w:tc>
        <w:tc>
          <w:tcPr>
            <w:tcW w:w="1070" w:type="dxa"/>
            <w:shd w:val="clear" w:color="auto" w:fill="D5D5D5" w:themeFill="background2"/>
            <w:tcMar>
              <w:bottom w:w="57" w:type="dxa"/>
            </w:tcMar>
          </w:tcPr>
          <w:p w14:paraId="0ED2A227" w14:textId="77777777" w:rsidR="00334D40" w:rsidRPr="00F14AC8" w:rsidRDefault="00334D40">
            <w:pPr>
              <w:rPr>
                <w:b/>
              </w:rPr>
            </w:pPr>
            <w:r w:rsidRPr="00F14AC8">
              <w:rPr>
                <w:b/>
              </w:rPr>
              <w:t>Dauer (ca./h)</w:t>
            </w:r>
          </w:p>
        </w:tc>
        <w:tc>
          <w:tcPr>
            <w:tcW w:w="1134" w:type="dxa"/>
            <w:shd w:val="clear" w:color="auto" w:fill="D5D5D5" w:themeFill="background2"/>
            <w:tcMar>
              <w:bottom w:w="57" w:type="dxa"/>
            </w:tcMar>
          </w:tcPr>
          <w:p w14:paraId="41A3675E" w14:textId="77777777" w:rsidR="00334D40" w:rsidRPr="00F14AC8" w:rsidRDefault="00334D40">
            <w:pPr>
              <w:rPr>
                <w:b/>
              </w:rPr>
            </w:pPr>
            <w:r w:rsidRPr="00F14AC8">
              <w:rPr>
                <w:b/>
              </w:rPr>
              <w:t>QS</w:t>
            </w:r>
            <w:r w:rsidRPr="00F14AC8">
              <w:rPr>
                <w:b/>
              </w:rPr>
              <w:br/>
              <w:t>(ca./h)</w:t>
            </w:r>
          </w:p>
        </w:tc>
        <w:tc>
          <w:tcPr>
            <w:tcW w:w="1134" w:type="dxa"/>
            <w:shd w:val="clear" w:color="auto" w:fill="D5D5D5" w:themeFill="background2"/>
            <w:tcMar>
              <w:bottom w:w="57" w:type="dxa"/>
            </w:tcMar>
          </w:tcPr>
          <w:p w14:paraId="34C159A4" w14:textId="77777777" w:rsidR="00334D40" w:rsidRPr="00F14AC8" w:rsidRDefault="00334D40">
            <w:pPr>
              <w:rPr>
                <w:b/>
              </w:rPr>
            </w:pPr>
            <w:r w:rsidRPr="00F14AC8">
              <w:rPr>
                <w:b/>
              </w:rPr>
              <w:t>Kunde</w:t>
            </w:r>
            <w:r w:rsidRPr="00F14AC8">
              <w:rPr>
                <w:b/>
              </w:rPr>
              <w:br/>
              <w:t>(ca./h)</w:t>
            </w:r>
            <w:r w:rsidRPr="00F14AC8">
              <w:rPr>
                <w:b/>
              </w:rPr>
              <w:br/>
            </w:r>
          </w:p>
        </w:tc>
        <w:tc>
          <w:tcPr>
            <w:tcW w:w="2694" w:type="dxa"/>
            <w:shd w:val="clear" w:color="auto" w:fill="D5D5D5" w:themeFill="background2"/>
            <w:tcMar>
              <w:bottom w:w="57" w:type="dxa"/>
            </w:tcMar>
          </w:tcPr>
          <w:p w14:paraId="7898AFE8" w14:textId="77777777" w:rsidR="00334D40" w:rsidRPr="00F14AC8" w:rsidRDefault="00334D40">
            <w:pPr>
              <w:rPr>
                <w:b/>
              </w:rPr>
            </w:pPr>
            <w:r w:rsidRPr="00F14AC8">
              <w:rPr>
                <w:b/>
              </w:rPr>
              <w:t>Bereich</w:t>
            </w:r>
          </w:p>
        </w:tc>
      </w:tr>
      <w:tr w:rsidR="00334D40" w:rsidRPr="00F14AC8" w14:paraId="2FCD59CF" w14:textId="77777777">
        <w:trPr>
          <w:trHeight w:val="454"/>
        </w:trPr>
        <w:tc>
          <w:tcPr>
            <w:tcW w:w="1273" w:type="dxa"/>
            <w:shd w:val="clear" w:color="auto" w:fill="FFFFFF"/>
            <w:tcMar>
              <w:bottom w:w="57" w:type="dxa"/>
            </w:tcMar>
          </w:tcPr>
          <w:p w14:paraId="0C3306F8" w14:textId="77777777" w:rsidR="00334D40" w:rsidRPr="00F14AC8" w:rsidRDefault="00334D40" w:rsidP="00394CD1">
            <w:pPr>
              <w:pStyle w:val="Tabelleninhalte"/>
            </w:pPr>
            <w:r w:rsidRPr="00F14AC8">
              <w:t>1</w:t>
            </w:r>
          </w:p>
        </w:tc>
        <w:tc>
          <w:tcPr>
            <w:tcW w:w="2190" w:type="dxa"/>
            <w:shd w:val="clear" w:color="auto" w:fill="FFFFFF"/>
            <w:tcMar>
              <w:bottom w:w="57" w:type="dxa"/>
            </w:tcMar>
          </w:tcPr>
          <w:p w14:paraId="1C9F1D7B" w14:textId="77777777" w:rsidR="00334D40" w:rsidRPr="00F14AC8" w:rsidRDefault="00334D40" w:rsidP="00394CD1">
            <w:pPr>
              <w:pStyle w:val="Tabelleninhalte"/>
            </w:pPr>
            <w:r w:rsidRPr="00F14AC8">
              <w:t>Abas</w:t>
            </w:r>
          </w:p>
        </w:tc>
        <w:tc>
          <w:tcPr>
            <w:tcW w:w="1070" w:type="dxa"/>
            <w:shd w:val="clear" w:color="auto" w:fill="FFFFFF"/>
            <w:tcMar>
              <w:bottom w:w="57" w:type="dxa"/>
            </w:tcMar>
          </w:tcPr>
          <w:p w14:paraId="1F3AB2CE" w14:textId="77777777" w:rsidR="00334D40" w:rsidRPr="00F14AC8" w:rsidRDefault="00334D40" w:rsidP="00394CD1">
            <w:pPr>
              <w:pStyle w:val="Tabelleninhalte"/>
            </w:pPr>
            <w:r w:rsidRPr="00F14AC8">
              <w:t>0,00</w:t>
            </w:r>
          </w:p>
        </w:tc>
        <w:tc>
          <w:tcPr>
            <w:tcW w:w="1134" w:type="dxa"/>
            <w:shd w:val="clear" w:color="auto" w:fill="FFFFFF"/>
            <w:tcMar>
              <w:bottom w:w="57" w:type="dxa"/>
            </w:tcMar>
          </w:tcPr>
          <w:p w14:paraId="29EA4860" w14:textId="77777777" w:rsidR="00334D40" w:rsidRPr="00F14AC8" w:rsidRDefault="00334D40" w:rsidP="00394CD1">
            <w:pPr>
              <w:pStyle w:val="Tabelleninhalte"/>
            </w:pPr>
            <w:r w:rsidRPr="00F14AC8">
              <w:t>0,00</w:t>
            </w:r>
          </w:p>
        </w:tc>
        <w:tc>
          <w:tcPr>
            <w:tcW w:w="1134" w:type="dxa"/>
            <w:shd w:val="clear" w:color="auto" w:fill="FFFFFF"/>
            <w:tcMar>
              <w:bottom w:w="57" w:type="dxa"/>
            </w:tcMar>
          </w:tcPr>
          <w:p w14:paraId="1BE765EA" w14:textId="77777777" w:rsidR="00334D40" w:rsidRPr="00F14AC8" w:rsidRDefault="00334D40" w:rsidP="00394CD1">
            <w:pPr>
              <w:pStyle w:val="Tabelleninhalte"/>
            </w:pPr>
            <w:r w:rsidRPr="00F14AC8">
              <w:t>0,00</w:t>
            </w:r>
          </w:p>
        </w:tc>
        <w:tc>
          <w:tcPr>
            <w:tcW w:w="2694" w:type="dxa"/>
            <w:shd w:val="clear" w:color="auto" w:fill="FFFFFF"/>
            <w:tcMar>
              <w:bottom w:w="57" w:type="dxa"/>
            </w:tcMar>
          </w:tcPr>
          <w:p w14:paraId="173D9016" w14:textId="77777777" w:rsidR="00334D40" w:rsidRPr="00F14AC8" w:rsidRDefault="00334D40" w:rsidP="00394CD1">
            <w:pPr>
              <w:pStyle w:val="Tabelleninhalte"/>
            </w:pPr>
            <w:r w:rsidRPr="00F14AC8">
              <w:t>Admin</w:t>
            </w:r>
          </w:p>
        </w:tc>
      </w:tr>
    </w:tbl>
    <w:p w14:paraId="73FB2E6A" w14:textId="77777777" w:rsidR="00334D40" w:rsidRPr="00F14AC8" w:rsidRDefault="00334D40" w:rsidP="00334D40">
      <w:pPr>
        <w:rPr>
          <w:u w:val="single"/>
        </w:rPr>
      </w:pPr>
    </w:p>
    <w:p w14:paraId="6030447F" w14:textId="77777777" w:rsidR="000957B4" w:rsidRPr="00F14AC8" w:rsidRDefault="000957B4" w:rsidP="000957B4">
      <w:pPr>
        <w:pStyle w:val="berschrift3"/>
      </w:pPr>
      <w:bookmarkStart w:id="1044" w:name="_Toc228444382"/>
      <w:bookmarkStart w:id="1045" w:name="AP061"/>
      <w:r w:rsidRPr="00F14AC8">
        <w:t>Zugang und Abgang</w:t>
      </w:r>
      <w:bookmarkEnd w:id="1044"/>
    </w:p>
    <w:bookmarkEnd w:id="1045"/>
    <w:p w14:paraId="36C098AD" w14:textId="77777777" w:rsidR="000957B4" w:rsidRPr="00F14AC8" w:rsidRDefault="000957B4" w:rsidP="000957B4"/>
    <w:p w14:paraId="15ADE4D7" w14:textId="3CE32D66" w:rsidR="000957B4" w:rsidRPr="00F14AC8" w:rsidRDefault="000957B4" w:rsidP="000957B4">
      <w:r w:rsidRPr="00F14AC8">
        <w:t xml:space="preserve">Für Abgänge werden </w:t>
      </w:r>
      <w:r w:rsidR="00983C9A" w:rsidRPr="00F14AC8">
        <w:t xml:space="preserve">folgende Felder benötigt: </w:t>
      </w:r>
      <w:r w:rsidRPr="00F14AC8">
        <w:t>Chargen, Artikelnummer, Verwendung, Kostenstelle, Menge -&gt; Vorbelegung Lagerplatz des Standardabgangslagerplatzes</w:t>
      </w:r>
      <w:r w:rsidR="00067262" w:rsidRPr="00F14AC8">
        <w:t xml:space="preserve"> und der Buchungstext</w:t>
      </w:r>
      <w:r w:rsidR="00513B5A" w:rsidRPr="00F14AC8">
        <w:t xml:space="preserve"> für den Buc</w:t>
      </w:r>
      <w:r w:rsidR="003C1391" w:rsidRPr="00F14AC8">
        <w:t>hungsgrund.</w:t>
      </w:r>
    </w:p>
    <w:p w14:paraId="047F945A" w14:textId="77777777" w:rsidR="009005A1" w:rsidRPr="00F14AC8" w:rsidRDefault="009005A1" w:rsidP="000957B4"/>
    <w:p w14:paraId="565B9352" w14:textId="77777777" w:rsidR="00B272EE" w:rsidRPr="00F14AC8" w:rsidRDefault="00B272EE" w:rsidP="00B272EE">
      <w:pPr>
        <w:rPr>
          <w:b/>
          <w:bCs/>
          <w:color w:val="002060"/>
        </w:rPr>
      </w:pPr>
      <w:r w:rsidRPr="00F14AC8">
        <w:rPr>
          <w:b/>
          <w:bCs/>
          <w:color w:val="002060"/>
        </w:rPr>
        <w:t>Umsetzung ABAS</w:t>
      </w:r>
    </w:p>
    <w:p w14:paraId="122F853D" w14:textId="77777777" w:rsidR="00B272EE" w:rsidRPr="00F14AC8" w:rsidRDefault="00B272EE" w:rsidP="00B272EE">
      <w:pPr>
        <w:rPr>
          <w:b/>
          <w:bCs/>
          <w:color w:val="002060"/>
        </w:rPr>
      </w:pPr>
    </w:p>
    <w:p w14:paraId="44171D79" w14:textId="4B16D50A" w:rsidR="00B272EE" w:rsidRPr="00F14AC8" w:rsidRDefault="00B272EE" w:rsidP="00B272EE">
      <w:r w:rsidRPr="00F14AC8">
        <w:t>Erweiterung der WAREHOUSE Oberfläche</w:t>
      </w:r>
      <w:r w:rsidR="00E44865" w:rsidRPr="00F14AC8">
        <w:t>n</w:t>
      </w:r>
      <w:r w:rsidRPr="00F14AC8">
        <w:t xml:space="preserve"> </w:t>
      </w:r>
      <w:r w:rsidR="00E44865" w:rsidRPr="00F14AC8">
        <w:t>„EINLAGERN OHNE LIEFERSCHEIN“ (Neu: „ZUGANG“) und „ABGANG“.</w:t>
      </w:r>
    </w:p>
    <w:p w14:paraId="4E6886B8" w14:textId="77777777" w:rsidR="00E44865" w:rsidRPr="00F14AC8" w:rsidRDefault="00E44865" w:rsidP="00B272EE"/>
    <w:p w14:paraId="2FAC486D" w14:textId="1F889956" w:rsidR="00E44865" w:rsidRPr="00F14AC8" w:rsidRDefault="00616C25" w:rsidP="00B272EE">
      <w:r w:rsidRPr="00F14AC8">
        <w:t>Die Felder Kostenstelle „</w:t>
      </w:r>
      <w:r w:rsidRPr="00F14AC8">
        <w:rPr>
          <w:b/>
          <w:bCs/>
        </w:rPr>
        <w:t>kstelle</w:t>
      </w:r>
      <w:r w:rsidRPr="00F14AC8">
        <w:t xml:space="preserve">“ und Buchungstext </w:t>
      </w:r>
      <w:r w:rsidR="00904098" w:rsidRPr="00F14AC8">
        <w:t>„</w:t>
      </w:r>
      <w:r w:rsidR="00904098" w:rsidRPr="00F14AC8">
        <w:rPr>
          <w:b/>
          <w:bCs/>
        </w:rPr>
        <w:t>ljtext1</w:t>
      </w:r>
      <w:r w:rsidR="00904098" w:rsidRPr="00F14AC8">
        <w:t>“</w:t>
      </w:r>
      <w:r w:rsidR="007B2060">
        <w:t xml:space="preserve"> im WAREHOUSE </w:t>
      </w:r>
      <w:del w:id="1046" w:author="Florian Petersen" w:date="2026-05-06T11:15:00Z" w16du:dateUtc="2026-05-06T09:15:00Z">
        <w:r w:rsidR="007B2060" w:rsidDel="005F79A1">
          <w:delText>Formualr</w:delText>
        </w:r>
      </w:del>
      <w:ins w:id="1047" w:author="Florian Petersen" w:date="2026-05-06T11:15:00Z" w16du:dateUtc="2026-05-06T09:15:00Z">
        <w:r w:rsidR="005F79A1">
          <w:t>Formular</w:t>
        </w:r>
      </w:ins>
      <w:r w:rsidR="00904098" w:rsidRPr="00F14AC8">
        <w:t xml:space="preserve"> </w:t>
      </w:r>
      <w:r w:rsidRPr="00F14AC8">
        <w:t>einfügen.</w:t>
      </w:r>
    </w:p>
    <w:p w14:paraId="31FCF164" w14:textId="77777777" w:rsidR="009945E2" w:rsidRPr="00F14AC8" w:rsidRDefault="009945E2" w:rsidP="00B272EE"/>
    <w:tbl>
      <w:tblPr>
        <w:tblStyle w:val="Tabellenraster"/>
        <w:tblW w:w="0" w:type="auto"/>
        <w:tblLook w:val="04A0" w:firstRow="1" w:lastRow="0" w:firstColumn="1" w:lastColumn="0" w:noHBand="0" w:noVBand="1"/>
      </w:tblPr>
      <w:tblGrid>
        <w:gridCol w:w="1555"/>
        <w:gridCol w:w="7495"/>
      </w:tblGrid>
      <w:tr w:rsidR="00510DE8" w:rsidRPr="00F14AC8" w14:paraId="6262B262" w14:textId="77777777">
        <w:tc>
          <w:tcPr>
            <w:tcW w:w="1555" w:type="dxa"/>
          </w:tcPr>
          <w:p w14:paraId="587702BC" w14:textId="77777777" w:rsidR="00510DE8" w:rsidRPr="00F14AC8" w:rsidRDefault="00510DE8">
            <w:r w:rsidRPr="00F14AC8">
              <w:t>Maske</w:t>
            </w:r>
          </w:p>
        </w:tc>
        <w:tc>
          <w:tcPr>
            <w:tcW w:w="7495" w:type="dxa"/>
          </w:tcPr>
          <w:p w14:paraId="68B0D184" w14:textId="201B7DF7" w:rsidR="00510DE8" w:rsidRPr="00F14AC8" w:rsidRDefault="009B670C">
            <w:r w:rsidRPr="00F14AC8">
              <w:t>Manuelle Lagerbuchung, 140</w:t>
            </w:r>
          </w:p>
        </w:tc>
      </w:tr>
      <w:tr w:rsidR="00510DE8" w:rsidRPr="00F14AC8" w14:paraId="15926DE2" w14:textId="77777777">
        <w:tc>
          <w:tcPr>
            <w:tcW w:w="1555" w:type="dxa"/>
          </w:tcPr>
          <w:p w14:paraId="7F6235FC" w14:textId="77777777" w:rsidR="00510DE8" w:rsidRPr="00F14AC8" w:rsidRDefault="00510DE8">
            <w:r w:rsidRPr="00F14AC8">
              <w:t>Modus</w:t>
            </w:r>
          </w:p>
        </w:tc>
        <w:tc>
          <w:tcPr>
            <w:tcW w:w="7495" w:type="dxa"/>
          </w:tcPr>
          <w:p w14:paraId="75BE0353" w14:textId="7BB8E1DE" w:rsidR="00510DE8" w:rsidRPr="00F14AC8" w:rsidRDefault="009B670C">
            <w:r w:rsidRPr="00F14AC8">
              <w:t>Neu</w:t>
            </w:r>
          </w:p>
        </w:tc>
      </w:tr>
      <w:tr w:rsidR="00510DE8" w:rsidRPr="00F14AC8" w14:paraId="1CB5DD54" w14:textId="77777777">
        <w:tc>
          <w:tcPr>
            <w:tcW w:w="1555" w:type="dxa"/>
          </w:tcPr>
          <w:p w14:paraId="2D8E2BC7" w14:textId="77777777" w:rsidR="00510DE8" w:rsidRPr="00F14AC8" w:rsidRDefault="00510DE8">
            <w:r w:rsidRPr="00F14AC8">
              <w:t>Event</w:t>
            </w:r>
          </w:p>
        </w:tc>
        <w:tc>
          <w:tcPr>
            <w:tcW w:w="7495" w:type="dxa"/>
          </w:tcPr>
          <w:p w14:paraId="42323F5E" w14:textId="0A4F1225" w:rsidR="00510DE8" w:rsidRPr="00F14AC8" w:rsidRDefault="009B670C">
            <w:r w:rsidRPr="00F14AC8">
              <w:t>Field_Fill</w:t>
            </w:r>
            <w:r w:rsidR="001D221A" w:rsidRPr="00F14AC8">
              <w:t>, Artikel „</w:t>
            </w:r>
            <w:r w:rsidR="001D221A" w:rsidRPr="00F14AC8">
              <w:rPr>
                <w:b/>
              </w:rPr>
              <w:t>artikel</w:t>
            </w:r>
            <w:r w:rsidR="001D221A" w:rsidRPr="00F14AC8">
              <w:t>“</w:t>
            </w:r>
          </w:p>
        </w:tc>
      </w:tr>
      <w:tr w:rsidR="00510DE8" w:rsidRPr="00F14AC8" w14:paraId="7C3A3E85" w14:textId="77777777">
        <w:tc>
          <w:tcPr>
            <w:tcW w:w="1555" w:type="dxa"/>
          </w:tcPr>
          <w:p w14:paraId="07F8B3BD" w14:textId="77777777" w:rsidR="00510DE8" w:rsidRPr="00F14AC8" w:rsidRDefault="00510DE8">
            <w:r w:rsidRPr="00F14AC8">
              <w:t>Bedingung</w:t>
            </w:r>
          </w:p>
        </w:tc>
        <w:tc>
          <w:tcPr>
            <w:tcW w:w="7495" w:type="dxa"/>
          </w:tcPr>
          <w:p w14:paraId="6B14136D" w14:textId="6FD4FE06" w:rsidR="00510DE8" w:rsidRPr="00F14AC8" w:rsidRDefault="001D221A">
            <w:r w:rsidRPr="00F14AC8">
              <w:t xml:space="preserve">wenn per </w:t>
            </w:r>
            <w:r w:rsidR="00FF0685" w:rsidRPr="00F14AC8">
              <w:t>WAREHOUSE</w:t>
            </w:r>
            <w:r w:rsidRPr="00F14AC8">
              <w:t xml:space="preserve"> befüllt wird. (ggf. Warehouse User prüfen)</w:t>
            </w:r>
          </w:p>
        </w:tc>
      </w:tr>
      <w:tr w:rsidR="001D221A" w:rsidRPr="00F14AC8" w14:paraId="41E3E822" w14:textId="77777777">
        <w:tc>
          <w:tcPr>
            <w:tcW w:w="1555" w:type="dxa"/>
          </w:tcPr>
          <w:p w14:paraId="3C16DED2" w14:textId="420F5E6E" w:rsidR="001D221A" w:rsidRPr="00F14AC8" w:rsidRDefault="001D221A">
            <w:r w:rsidRPr="00F14AC8">
              <w:t>Dann</w:t>
            </w:r>
          </w:p>
        </w:tc>
        <w:tc>
          <w:tcPr>
            <w:tcW w:w="7495" w:type="dxa"/>
          </w:tcPr>
          <w:p w14:paraId="546F0371" w14:textId="47664835" w:rsidR="00E13921" w:rsidRPr="00F14AC8" w:rsidRDefault="00E13921">
            <w:r w:rsidRPr="00F14AC8">
              <w:t>Prüfen, ob die ersten beiden Zeichen = „</w:t>
            </w:r>
            <w:r w:rsidR="00006F08">
              <w:t>99</w:t>
            </w:r>
            <w:r w:rsidRPr="00F14AC8">
              <w:t>“ sind</w:t>
            </w:r>
          </w:p>
        </w:tc>
      </w:tr>
      <w:tr w:rsidR="00E13921" w:rsidRPr="00F14AC8" w14:paraId="2AA5BAD0" w14:textId="77777777">
        <w:tc>
          <w:tcPr>
            <w:tcW w:w="1555" w:type="dxa"/>
          </w:tcPr>
          <w:p w14:paraId="0AA59C94" w14:textId="6319072C" w:rsidR="00E13921" w:rsidRPr="00F14AC8" w:rsidRDefault="00E13921">
            <w:r w:rsidRPr="00F14AC8">
              <w:t>Wenn ja</w:t>
            </w:r>
          </w:p>
        </w:tc>
        <w:tc>
          <w:tcPr>
            <w:tcW w:w="7495" w:type="dxa"/>
          </w:tcPr>
          <w:p w14:paraId="0E749C88" w14:textId="1FEA76C1" w:rsidR="00E13921" w:rsidRPr="00F14AC8" w:rsidRDefault="00FB54EA">
            <w:r w:rsidRPr="00F14AC8">
              <w:t>die ersten beiden Zeichen löschen und weiter</w:t>
            </w:r>
          </w:p>
        </w:tc>
      </w:tr>
      <w:tr w:rsidR="00FB54EA" w:rsidRPr="00F14AC8" w14:paraId="1CEBF286" w14:textId="77777777">
        <w:tc>
          <w:tcPr>
            <w:tcW w:w="1555" w:type="dxa"/>
          </w:tcPr>
          <w:p w14:paraId="06763860" w14:textId="627700BF" w:rsidR="00FB54EA" w:rsidRPr="00F14AC8" w:rsidRDefault="00FB54EA">
            <w:r w:rsidRPr="00F14AC8">
              <w:t>Wenn nein</w:t>
            </w:r>
          </w:p>
        </w:tc>
        <w:tc>
          <w:tcPr>
            <w:tcW w:w="7495" w:type="dxa"/>
          </w:tcPr>
          <w:p w14:paraId="005D78B2" w14:textId="07435C8F" w:rsidR="00FB54EA" w:rsidRPr="00F14AC8" w:rsidRDefault="00A005D6">
            <w:commentRangeStart w:id="1048"/>
            <w:commentRangeStart w:id="1049"/>
            <w:r w:rsidRPr="00F14AC8">
              <w:t xml:space="preserve">Feldinhalt komplett </w:t>
            </w:r>
            <w:r w:rsidR="00FB54EA" w:rsidRPr="00F14AC8">
              <w:t>löschen,</w:t>
            </w:r>
            <w:ins w:id="1050" w:author="Peter Koch" w:date="2026-05-15T11:52:00Z" w16du:dateUtc="2026-05-15T09:52:00Z">
              <w:r w:rsidR="006A330E">
                <w:t xml:space="preserve"> .error</w:t>
              </w:r>
            </w:ins>
            <w:r w:rsidR="00FB54EA" w:rsidRPr="00F14AC8">
              <w:t xml:space="preserve"> Fehlermeldung: „Das ist kein Artikel“</w:t>
            </w:r>
            <w:commentRangeEnd w:id="1048"/>
            <w:r w:rsidR="00525AC0" w:rsidRPr="00F14AC8">
              <w:rPr>
                <w:rStyle w:val="Kommentarzeichen"/>
                <w:sz w:val="24"/>
                <w:szCs w:val="24"/>
              </w:rPr>
              <w:commentReference w:id="1048"/>
            </w:r>
            <w:commentRangeEnd w:id="1049"/>
            <w:r w:rsidRPr="00F14AC8">
              <w:rPr>
                <w:rStyle w:val="Kommentarzeichen"/>
                <w:sz w:val="24"/>
                <w:szCs w:val="24"/>
              </w:rPr>
              <w:commentReference w:id="1049"/>
            </w:r>
          </w:p>
        </w:tc>
      </w:tr>
    </w:tbl>
    <w:p w14:paraId="5DFC6E06" w14:textId="33B57256" w:rsidR="009945E2" w:rsidRPr="00F14AC8" w:rsidRDefault="009945E2" w:rsidP="00B272EE"/>
    <w:tbl>
      <w:tblPr>
        <w:tblStyle w:val="Tabellenraster"/>
        <w:tblW w:w="0" w:type="auto"/>
        <w:tblLook w:val="04A0" w:firstRow="1" w:lastRow="0" w:firstColumn="1" w:lastColumn="0" w:noHBand="0" w:noVBand="1"/>
      </w:tblPr>
      <w:tblGrid>
        <w:gridCol w:w="1555"/>
        <w:gridCol w:w="7495"/>
      </w:tblGrid>
      <w:tr w:rsidR="00C92417" w:rsidRPr="00F14AC8" w14:paraId="7E32D258" w14:textId="77777777">
        <w:tc>
          <w:tcPr>
            <w:tcW w:w="1555" w:type="dxa"/>
          </w:tcPr>
          <w:p w14:paraId="64B91591" w14:textId="77777777" w:rsidR="00C92417" w:rsidRPr="00F14AC8" w:rsidRDefault="00C92417">
            <w:r w:rsidRPr="00F14AC8">
              <w:t>Maske</w:t>
            </w:r>
          </w:p>
        </w:tc>
        <w:tc>
          <w:tcPr>
            <w:tcW w:w="7495" w:type="dxa"/>
          </w:tcPr>
          <w:p w14:paraId="2B7D3A50" w14:textId="77777777" w:rsidR="00C92417" w:rsidRPr="00F14AC8" w:rsidRDefault="00C92417">
            <w:r w:rsidRPr="00F14AC8">
              <w:t>Manuelle Lagerbuchung, 140</w:t>
            </w:r>
          </w:p>
        </w:tc>
      </w:tr>
      <w:tr w:rsidR="00C92417" w:rsidRPr="00F14AC8" w14:paraId="7CCDD305" w14:textId="77777777">
        <w:tc>
          <w:tcPr>
            <w:tcW w:w="1555" w:type="dxa"/>
          </w:tcPr>
          <w:p w14:paraId="7EBC7E83" w14:textId="77777777" w:rsidR="00C92417" w:rsidRPr="00F14AC8" w:rsidRDefault="00C92417">
            <w:r w:rsidRPr="00F14AC8">
              <w:t>Modus</w:t>
            </w:r>
          </w:p>
        </w:tc>
        <w:tc>
          <w:tcPr>
            <w:tcW w:w="7495" w:type="dxa"/>
          </w:tcPr>
          <w:p w14:paraId="204E743C" w14:textId="77777777" w:rsidR="00C92417" w:rsidRPr="00F14AC8" w:rsidRDefault="00C92417">
            <w:r w:rsidRPr="00F14AC8">
              <w:t>Neu</w:t>
            </w:r>
          </w:p>
        </w:tc>
      </w:tr>
      <w:tr w:rsidR="00C92417" w:rsidRPr="00F14AC8" w14:paraId="4291AFF6" w14:textId="77777777">
        <w:tc>
          <w:tcPr>
            <w:tcW w:w="1555" w:type="dxa"/>
          </w:tcPr>
          <w:p w14:paraId="7F2573FA" w14:textId="77777777" w:rsidR="00C92417" w:rsidRPr="00F14AC8" w:rsidRDefault="00C92417">
            <w:r w:rsidRPr="00F14AC8">
              <w:t>Event</w:t>
            </w:r>
          </w:p>
        </w:tc>
        <w:tc>
          <w:tcPr>
            <w:tcW w:w="7495" w:type="dxa"/>
          </w:tcPr>
          <w:p w14:paraId="5ADF461D" w14:textId="067F0495" w:rsidR="00C92417" w:rsidRPr="00F14AC8" w:rsidRDefault="00C92417">
            <w:r w:rsidRPr="00F14AC8">
              <w:t>Field_Fill, Artikel „</w:t>
            </w:r>
            <w:r w:rsidR="00BF38EB" w:rsidRPr="00F14AC8">
              <w:rPr>
                <w:b/>
              </w:rPr>
              <w:t>platz</w:t>
            </w:r>
            <w:r w:rsidRPr="00F14AC8">
              <w:t>“</w:t>
            </w:r>
            <w:r w:rsidR="00BF38EB" w:rsidRPr="00F14AC8">
              <w:t xml:space="preserve"> oder „</w:t>
            </w:r>
            <w:r w:rsidR="00BF38EB" w:rsidRPr="00F14AC8">
              <w:rPr>
                <w:b/>
              </w:rPr>
              <w:t>platz2</w:t>
            </w:r>
            <w:r w:rsidR="00BF38EB" w:rsidRPr="00F14AC8">
              <w:t>“</w:t>
            </w:r>
          </w:p>
        </w:tc>
      </w:tr>
      <w:tr w:rsidR="00C92417" w:rsidRPr="00F14AC8" w14:paraId="457187A7" w14:textId="77777777">
        <w:tc>
          <w:tcPr>
            <w:tcW w:w="1555" w:type="dxa"/>
          </w:tcPr>
          <w:p w14:paraId="6A1839A5" w14:textId="77777777" w:rsidR="00C92417" w:rsidRPr="00F14AC8" w:rsidRDefault="00C92417">
            <w:r w:rsidRPr="00F14AC8">
              <w:t>Bedingung</w:t>
            </w:r>
          </w:p>
        </w:tc>
        <w:tc>
          <w:tcPr>
            <w:tcW w:w="7495" w:type="dxa"/>
          </w:tcPr>
          <w:p w14:paraId="3E686182" w14:textId="77777777" w:rsidR="00C92417" w:rsidRPr="00F14AC8" w:rsidRDefault="00C92417">
            <w:r w:rsidRPr="00F14AC8">
              <w:t>wenn per WAREHOUSE befüllt wird. (ggf. Warehouse User prüfen)</w:t>
            </w:r>
          </w:p>
        </w:tc>
      </w:tr>
      <w:tr w:rsidR="00C92417" w:rsidRPr="00F14AC8" w14:paraId="5115D1BF" w14:textId="77777777">
        <w:tc>
          <w:tcPr>
            <w:tcW w:w="1555" w:type="dxa"/>
          </w:tcPr>
          <w:p w14:paraId="2F6DD9D3" w14:textId="77777777" w:rsidR="00C92417" w:rsidRPr="00F14AC8" w:rsidRDefault="00C92417">
            <w:r w:rsidRPr="00F14AC8">
              <w:t>Dann</w:t>
            </w:r>
          </w:p>
        </w:tc>
        <w:tc>
          <w:tcPr>
            <w:tcW w:w="7495" w:type="dxa"/>
          </w:tcPr>
          <w:p w14:paraId="244A4A6C" w14:textId="09928EF4" w:rsidR="00C92417" w:rsidRPr="00F14AC8" w:rsidRDefault="00C92417">
            <w:r w:rsidRPr="00F14AC8">
              <w:t>Prüfen, ob die ersten beiden Zeichen = „</w:t>
            </w:r>
            <w:r w:rsidR="00006F08">
              <w:t>77</w:t>
            </w:r>
            <w:r w:rsidRPr="00F14AC8">
              <w:t>“ sind</w:t>
            </w:r>
          </w:p>
        </w:tc>
      </w:tr>
      <w:tr w:rsidR="00C92417" w:rsidRPr="00F14AC8" w14:paraId="5528C66F" w14:textId="77777777">
        <w:tc>
          <w:tcPr>
            <w:tcW w:w="1555" w:type="dxa"/>
          </w:tcPr>
          <w:p w14:paraId="4D1C7549" w14:textId="77777777" w:rsidR="00C92417" w:rsidRPr="00F14AC8" w:rsidRDefault="00C92417">
            <w:r w:rsidRPr="00F14AC8">
              <w:t>Wenn ja</w:t>
            </w:r>
          </w:p>
        </w:tc>
        <w:tc>
          <w:tcPr>
            <w:tcW w:w="7495" w:type="dxa"/>
          </w:tcPr>
          <w:p w14:paraId="57CC56BF" w14:textId="77777777" w:rsidR="00C92417" w:rsidRPr="00F14AC8" w:rsidRDefault="00C92417">
            <w:r w:rsidRPr="00F14AC8">
              <w:t>die ersten beiden Zeichen löschen und weiter</w:t>
            </w:r>
          </w:p>
        </w:tc>
      </w:tr>
      <w:tr w:rsidR="00C92417" w:rsidRPr="00F14AC8" w14:paraId="296FB8E5" w14:textId="77777777">
        <w:tc>
          <w:tcPr>
            <w:tcW w:w="1555" w:type="dxa"/>
          </w:tcPr>
          <w:p w14:paraId="1851837E" w14:textId="77777777" w:rsidR="00C92417" w:rsidRPr="00F14AC8" w:rsidRDefault="00C92417">
            <w:r w:rsidRPr="00F14AC8">
              <w:t>Wenn nein</w:t>
            </w:r>
          </w:p>
        </w:tc>
        <w:tc>
          <w:tcPr>
            <w:tcW w:w="7495" w:type="dxa"/>
          </w:tcPr>
          <w:p w14:paraId="0A2E3339" w14:textId="78AA5A33" w:rsidR="00C92417" w:rsidRPr="00F14AC8" w:rsidRDefault="00C92417">
            <w:r w:rsidRPr="00F14AC8">
              <w:t xml:space="preserve">Feldinhalt komplett löschen, Fehlermeldung: „Das ist kein </w:t>
            </w:r>
            <w:r w:rsidR="00BF38EB" w:rsidRPr="00F14AC8">
              <w:t>Lagerplatz</w:t>
            </w:r>
            <w:r w:rsidRPr="00F14AC8">
              <w:t>“</w:t>
            </w:r>
          </w:p>
        </w:tc>
      </w:tr>
    </w:tbl>
    <w:p w14:paraId="45D27A28" w14:textId="77777777" w:rsidR="00B272EE" w:rsidRPr="00F14AC8" w:rsidRDefault="00B272EE" w:rsidP="00B272EE"/>
    <w:tbl>
      <w:tblPr>
        <w:tblStyle w:val="Tabellenraster"/>
        <w:tblW w:w="9085" w:type="dxa"/>
        <w:tblLook w:val="04A0" w:firstRow="1" w:lastRow="0" w:firstColumn="1" w:lastColumn="0" w:noHBand="0" w:noVBand="1"/>
      </w:tblPr>
      <w:tblGrid>
        <w:gridCol w:w="8018"/>
        <w:gridCol w:w="1067"/>
      </w:tblGrid>
      <w:tr w:rsidR="00B272EE" w:rsidRPr="00F14AC8" w14:paraId="5AD8B6CA" w14:textId="77777777">
        <w:tc>
          <w:tcPr>
            <w:tcW w:w="8077" w:type="dxa"/>
            <w:shd w:val="clear" w:color="auto" w:fill="DCEEA3" w:themeFill="accent6" w:themeFillTint="99"/>
          </w:tcPr>
          <w:p w14:paraId="36A52A25" w14:textId="77777777" w:rsidR="00B272EE" w:rsidRPr="00F14AC8" w:rsidRDefault="00B272EE">
            <w:r w:rsidRPr="00F14AC8">
              <w:t>Auswirkungen der Customization/Extension</w:t>
            </w:r>
          </w:p>
        </w:tc>
        <w:tc>
          <w:tcPr>
            <w:tcW w:w="1008" w:type="dxa"/>
            <w:shd w:val="clear" w:color="auto" w:fill="DCEEA3" w:themeFill="accent6" w:themeFillTint="99"/>
          </w:tcPr>
          <w:p w14:paraId="794EB092" w14:textId="77777777" w:rsidR="00B272EE" w:rsidRPr="00F14AC8" w:rsidRDefault="00B272EE">
            <w:r w:rsidRPr="00F14AC8">
              <w:t>Antwort</w:t>
            </w:r>
          </w:p>
        </w:tc>
      </w:tr>
      <w:tr w:rsidR="00B272EE" w:rsidRPr="00F14AC8" w14:paraId="2E4DFE04" w14:textId="77777777">
        <w:tc>
          <w:tcPr>
            <w:tcW w:w="8077" w:type="dxa"/>
          </w:tcPr>
          <w:p w14:paraId="46E956FF" w14:textId="77777777" w:rsidR="00B272EE" w:rsidRPr="00F14AC8" w:rsidRDefault="00B272EE">
            <w:pPr>
              <w:rPr>
                <w:sz w:val="20"/>
                <w:szCs w:val="20"/>
              </w:rPr>
            </w:pPr>
            <w:r w:rsidRPr="00F14AC8">
              <w:rPr>
                <w:sz w:val="20"/>
                <w:szCs w:val="20"/>
              </w:rPr>
              <w:t xml:space="preserve">Keine besonderen Auswirkungen </w:t>
            </w:r>
          </w:p>
        </w:tc>
        <w:tc>
          <w:tcPr>
            <w:tcW w:w="1008" w:type="dxa"/>
          </w:tcPr>
          <w:p w14:paraId="00BB58E5" w14:textId="77777777" w:rsidR="00B272EE" w:rsidRPr="00F14AC8" w:rsidRDefault="00B272EE">
            <w:pPr>
              <w:rPr>
                <w:sz w:val="20"/>
                <w:szCs w:val="20"/>
              </w:rPr>
            </w:pPr>
            <w:r w:rsidRPr="00F14AC8">
              <w:rPr>
                <w:sz w:val="20"/>
                <w:szCs w:val="20"/>
              </w:rPr>
              <w:t>Ja/Nein</w:t>
            </w:r>
          </w:p>
        </w:tc>
      </w:tr>
      <w:tr w:rsidR="00B272EE" w:rsidRPr="00F14AC8" w14:paraId="2D20A2BE" w14:textId="77777777">
        <w:tc>
          <w:tcPr>
            <w:tcW w:w="8077" w:type="dxa"/>
          </w:tcPr>
          <w:p w14:paraId="0116BB78" w14:textId="77777777" w:rsidR="00B272EE" w:rsidRPr="00F14AC8" w:rsidRDefault="00B272E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6022ABAB" w14:textId="77777777" w:rsidR="00B272EE" w:rsidRPr="00F14AC8" w:rsidRDefault="00B272EE">
            <w:pPr>
              <w:rPr>
                <w:sz w:val="20"/>
                <w:szCs w:val="20"/>
              </w:rPr>
            </w:pPr>
            <w:r w:rsidRPr="00F14AC8">
              <w:rPr>
                <w:sz w:val="20"/>
                <w:szCs w:val="20"/>
              </w:rPr>
              <w:t>Ja/Nein</w:t>
            </w:r>
          </w:p>
        </w:tc>
      </w:tr>
      <w:tr w:rsidR="00B272EE" w:rsidRPr="00F14AC8" w14:paraId="57B1C915" w14:textId="77777777">
        <w:tc>
          <w:tcPr>
            <w:tcW w:w="8077" w:type="dxa"/>
          </w:tcPr>
          <w:p w14:paraId="581011AA" w14:textId="77777777" w:rsidR="00B272EE" w:rsidRPr="00F14AC8" w:rsidRDefault="00B272E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B827AE6" w14:textId="77777777" w:rsidR="00B272EE" w:rsidRPr="00F14AC8" w:rsidRDefault="00B272EE">
            <w:pPr>
              <w:rPr>
                <w:sz w:val="20"/>
                <w:szCs w:val="20"/>
              </w:rPr>
            </w:pPr>
            <w:r w:rsidRPr="00F14AC8">
              <w:rPr>
                <w:sz w:val="20"/>
                <w:szCs w:val="20"/>
              </w:rPr>
              <w:t>Ja/Nein</w:t>
            </w:r>
          </w:p>
        </w:tc>
      </w:tr>
      <w:tr w:rsidR="00B272EE" w:rsidRPr="00F14AC8" w14:paraId="1409BE59" w14:textId="77777777">
        <w:tc>
          <w:tcPr>
            <w:tcW w:w="8077" w:type="dxa"/>
          </w:tcPr>
          <w:p w14:paraId="5A7C0A76" w14:textId="77777777" w:rsidR="00B272EE" w:rsidRPr="00F14AC8" w:rsidRDefault="00B272E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63AA36EB" w14:textId="77777777" w:rsidR="00B272EE" w:rsidRPr="00F14AC8" w:rsidRDefault="00B272EE">
            <w:pPr>
              <w:rPr>
                <w:sz w:val="20"/>
                <w:szCs w:val="20"/>
              </w:rPr>
            </w:pPr>
            <w:r w:rsidRPr="00F14AC8">
              <w:rPr>
                <w:sz w:val="20"/>
                <w:szCs w:val="20"/>
              </w:rPr>
              <w:t>Ja/Nein</w:t>
            </w:r>
          </w:p>
        </w:tc>
      </w:tr>
      <w:tr w:rsidR="00B272EE" w:rsidRPr="00F14AC8" w14:paraId="56F9209D" w14:textId="77777777">
        <w:tc>
          <w:tcPr>
            <w:tcW w:w="8077" w:type="dxa"/>
          </w:tcPr>
          <w:p w14:paraId="54D8222A" w14:textId="77777777" w:rsidR="00B272EE" w:rsidRPr="00F14AC8" w:rsidRDefault="00B272EE">
            <w:pPr>
              <w:rPr>
                <w:sz w:val="20"/>
                <w:szCs w:val="20"/>
              </w:rPr>
            </w:pPr>
            <w:r w:rsidRPr="00F14AC8">
              <w:rPr>
                <w:sz w:val="20"/>
                <w:szCs w:val="20"/>
              </w:rPr>
              <w:lastRenderedPageBreak/>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02A38A31" w14:textId="77777777" w:rsidR="00B272EE" w:rsidRPr="00F14AC8" w:rsidRDefault="00B272E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B272EE" w:rsidRPr="00F14AC8" w14:paraId="2FBB81E9" w14:textId="77777777">
        <w:trPr>
          <w:trHeight w:hRule="exact" w:val="861"/>
        </w:trPr>
        <w:tc>
          <w:tcPr>
            <w:tcW w:w="1273" w:type="dxa"/>
            <w:shd w:val="clear" w:color="auto" w:fill="D5D5D5" w:themeFill="background2"/>
            <w:tcMar>
              <w:bottom w:w="57" w:type="dxa"/>
            </w:tcMar>
          </w:tcPr>
          <w:p w14:paraId="2E650453" w14:textId="77777777" w:rsidR="00B272EE" w:rsidRPr="00F14AC8" w:rsidRDefault="00B272EE">
            <w:pPr>
              <w:rPr>
                <w:b/>
              </w:rPr>
            </w:pPr>
            <w:r w:rsidRPr="00F14AC8">
              <w:rPr>
                <w:b/>
              </w:rPr>
              <w:t>Priorität</w:t>
            </w:r>
          </w:p>
        </w:tc>
        <w:tc>
          <w:tcPr>
            <w:tcW w:w="2190" w:type="dxa"/>
            <w:shd w:val="clear" w:color="auto" w:fill="D5D5D5" w:themeFill="background2"/>
            <w:tcMar>
              <w:bottom w:w="57" w:type="dxa"/>
            </w:tcMar>
          </w:tcPr>
          <w:p w14:paraId="7463B419" w14:textId="77777777" w:rsidR="00B272EE" w:rsidRPr="00F14AC8" w:rsidRDefault="00B272EE">
            <w:pPr>
              <w:rPr>
                <w:b/>
              </w:rPr>
            </w:pPr>
            <w:r w:rsidRPr="00F14AC8">
              <w:rPr>
                <w:b/>
              </w:rPr>
              <w:t>Realisierung</w:t>
            </w:r>
          </w:p>
        </w:tc>
        <w:tc>
          <w:tcPr>
            <w:tcW w:w="1070" w:type="dxa"/>
            <w:shd w:val="clear" w:color="auto" w:fill="D5D5D5" w:themeFill="background2"/>
            <w:tcMar>
              <w:bottom w:w="57" w:type="dxa"/>
            </w:tcMar>
          </w:tcPr>
          <w:p w14:paraId="30011C05" w14:textId="77777777" w:rsidR="00B272EE" w:rsidRPr="00F14AC8" w:rsidRDefault="00B272EE">
            <w:pPr>
              <w:rPr>
                <w:b/>
              </w:rPr>
            </w:pPr>
            <w:r w:rsidRPr="00F14AC8">
              <w:rPr>
                <w:b/>
              </w:rPr>
              <w:t>Dauer (ca./h)</w:t>
            </w:r>
          </w:p>
        </w:tc>
        <w:tc>
          <w:tcPr>
            <w:tcW w:w="1134" w:type="dxa"/>
            <w:shd w:val="clear" w:color="auto" w:fill="D5D5D5" w:themeFill="background2"/>
            <w:tcMar>
              <w:bottom w:w="57" w:type="dxa"/>
            </w:tcMar>
          </w:tcPr>
          <w:p w14:paraId="359CA5E3" w14:textId="77777777" w:rsidR="00B272EE" w:rsidRPr="00F14AC8" w:rsidRDefault="00B272EE">
            <w:pPr>
              <w:rPr>
                <w:b/>
              </w:rPr>
            </w:pPr>
            <w:r w:rsidRPr="00F14AC8">
              <w:rPr>
                <w:b/>
              </w:rPr>
              <w:t>QS</w:t>
            </w:r>
            <w:r w:rsidRPr="00F14AC8">
              <w:rPr>
                <w:b/>
              </w:rPr>
              <w:br/>
              <w:t>(ca./h)</w:t>
            </w:r>
          </w:p>
        </w:tc>
        <w:tc>
          <w:tcPr>
            <w:tcW w:w="1134" w:type="dxa"/>
            <w:shd w:val="clear" w:color="auto" w:fill="D5D5D5" w:themeFill="background2"/>
            <w:tcMar>
              <w:bottom w:w="57" w:type="dxa"/>
            </w:tcMar>
          </w:tcPr>
          <w:p w14:paraId="5594C689" w14:textId="77777777" w:rsidR="00B272EE" w:rsidRPr="00F14AC8" w:rsidRDefault="00B272E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47916424" w14:textId="77777777" w:rsidR="00B272EE" w:rsidRPr="00F14AC8" w:rsidRDefault="00B272EE">
            <w:pPr>
              <w:rPr>
                <w:b/>
              </w:rPr>
            </w:pPr>
            <w:r w:rsidRPr="00F14AC8">
              <w:rPr>
                <w:b/>
              </w:rPr>
              <w:t>Bereich</w:t>
            </w:r>
          </w:p>
        </w:tc>
      </w:tr>
      <w:tr w:rsidR="00B272EE" w:rsidRPr="00F14AC8" w14:paraId="30436A24" w14:textId="77777777">
        <w:trPr>
          <w:trHeight w:val="454"/>
        </w:trPr>
        <w:tc>
          <w:tcPr>
            <w:tcW w:w="1273" w:type="dxa"/>
            <w:shd w:val="clear" w:color="auto" w:fill="FFFFFF"/>
            <w:tcMar>
              <w:bottom w:w="57" w:type="dxa"/>
            </w:tcMar>
          </w:tcPr>
          <w:p w14:paraId="47739066" w14:textId="77777777" w:rsidR="00B272EE" w:rsidRPr="00F14AC8" w:rsidRDefault="00B272EE" w:rsidP="00394CD1">
            <w:pPr>
              <w:pStyle w:val="Tabelleninhalte"/>
            </w:pPr>
            <w:r w:rsidRPr="00F14AC8">
              <w:t>1</w:t>
            </w:r>
          </w:p>
        </w:tc>
        <w:tc>
          <w:tcPr>
            <w:tcW w:w="2190" w:type="dxa"/>
            <w:shd w:val="clear" w:color="auto" w:fill="FFFFFF"/>
            <w:tcMar>
              <w:bottom w:w="57" w:type="dxa"/>
            </w:tcMar>
          </w:tcPr>
          <w:p w14:paraId="37778135" w14:textId="77777777" w:rsidR="00B272EE" w:rsidRPr="00F14AC8" w:rsidRDefault="00B272EE" w:rsidP="00394CD1">
            <w:pPr>
              <w:pStyle w:val="Tabelleninhalte"/>
            </w:pPr>
            <w:r w:rsidRPr="00F14AC8">
              <w:t>Abas</w:t>
            </w:r>
          </w:p>
        </w:tc>
        <w:tc>
          <w:tcPr>
            <w:tcW w:w="1070" w:type="dxa"/>
            <w:shd w:val="clear" w:color="auto" w:fill="FFFFFF"/>
            <w:tcMar>
              <w:bottom w:w="57" w:type="dxa"/>
            </w:tcMar>
          </w:tcPr>
          <w:p w14:paraId="7EA49429" w14:textId="77777777" w:rsidR="00B272EE" w:rsidRPr="00F14AC8" w:rsidRDefault="00B272EE" w:rsidP="00394CD1">
            <w:pPr>
              <w:pStyle w:val="Tabelleninhalte"/>
            </w:pPr>
            <w:r w:rsidRPr="00F14AC8">
              <w:t>0,00</w:t>
            </w:r>
          </w:p>
        </w:tc>
        <w:tc>
          <w:tcPr>
            <w:tcW w:w="1134" w:type="dxa"/>
            <w:shd w:val="clear" w:color="auto" w:fill="FFFFFF"/>
            <w:tcMar>
              <w:bottom w:w="57" w:type="dxa"/>
            </w:tcMar>
          </w:tcPr>
          <w:p w14:paraId="0AD4D4CB" w14:textId="77777777" w:rsidR="00B272EE" w:rsidRPr="00F14AC8" w:rsidRDefault="00B272EE" w:rsidP="00394CD1">
            <w:pPr>
              <w:pStyle w:val="Tabelleninhalte"/>
            </w:pPr>
            <w:r w:rsidRPr="00F14AC8">
              <w:t>0,00</w:t>
            </w:r>
          </w:p>
        </w:tc>
        <w:tc>
          <w:tcPr>
            <w:tcW w:w="1134" w:type="dxa"/>
            <w:shd w:val="clear" w:color="auto" w:fill="FFFFFF"/>
            <w:tcMar>
              <w:bottom w:w="57" w:type="dxa"/>
            </w:tcMar>
          </w:tcPr>
          <w:p w14:paraId="21F438CE" w14:textId="77777777" w:rsidR="00B272EE" w:rsidRPr="00F14AC8" w:rsidRDefault="00B272EE" w:rsidP="00394CD1">
            <w:pPr>
              <w:pStyle w:val="Tabelleninhalte"/>
            </w:pPr>
            <w:r w:rsidRPr="00F14AC8">
              <w:t>0,00</w:t>
            </w:r>
          </w:p>
        </w:tc>
        <w:tc>
          <w:tcPr>
            <w:tcW w:w="2271" w:type="dxa"/>
            <w:shd w:val="clear" w:color="auto" w:fill="FFFFFF"/>
            <w:tcMar>
              <w:bottom w:w="57" w:type="dxa"/>
            </w:tcMar>
          </w:tcPr>
          <w:p w14:paraId="3133EE22" w14:textId="77777777" w:rsidR="00B272EE" w:rsidRPr="00F14AC8" w:rsidRDefault="00B272EE" w:rsidP="00394CD1">
            <w:pPr>
              <w:pStyle w:val="Tabelleninhalte"/>
            </w:pPr>
            <w:r w:rsidRPr="00F14AC8">
              <w:t>Admin</w:t>
            </w:r>
          </w:p>
        </w:tc>
      </w:tr>
    </w:tbl>
    <w:p w14:paraId="78C8D749" w14:textId="77777777" w:rsidR="00460128" w:rsidRPr="00F14AC8" w:rsidRDefault="00460128" w:rsidP="000957B4"/>
    <w:p w14:paraId="07ADE355" w14:textId="77777777" w:rsidR="00875CD9" w:rsidRPr="00F14AC8" w:rsidRDefault="00875CD9" w:rsidP="00875CD9">
      <w:pPr>
        <w:pStyle w:val="berschrift3"/>
      </w:pPr>
      <w:bookmarkStart w:id="1051" w:name="_Toc228444383"/>
      <w:r w:rsidRPr="00F14AC8">
        <w:t>Wareneingang</w:t>
      </w:r>
      <w:bookmarkEnd w:id="1051"/>
    </w:p>
    <w:p w14:paraId="34F6EB7A" w14:textId="77777777" w:rsidR="00875CD9" w:rsidRPr="00F14AC8" w:rsidRDefault="00875CD9" w:rsidP="00875CD9"/>
    <w:p w14:paraId="7FB4789D" w14:textId="6DA04E66" w:rsidR="00875CD9" w:rsidRPr="00F14AC8" w:rsidRDefault="00875CD9" w:rsidP="00875CD9">
      <w:r w:rsidRPr="00F14AC8">
        <w:t xml:space="preserve">Der Wareneingang wird über WAREHOUSE abgebildet. Die bestehende Lösung muss dazu angepasst werden. So soll die Bestellnummer, die Artikelnummer und die Lieferantenartikelnummer </w:t>
      </w:r>
      <w:r w:rsidR="00115EF2" w:rsidRPr="00F14AC8">
        <w:t>per Scanner erfassbar</w:t>
      </w:r>
      <w:r w:rsidRPr="00F14AC8">
        <w:t xml:space="preserve"> sein. </w:t>
      </w:r>
    </w:p>
    <w:p w14:paraId="4984224F" w14:textId="361B25EF" w:rsidR="00875CD9" w:rsidRPr="00F14AC8" w:rsidRDefault="00875CD9" w:rsidP="00875CD9">
      <w:r w:rsidRPr="00F14AC8">
        <w:t>Dabei ist wie auch in den anderen Lösungen zu beachten, dass der Barcode der Artikelnummer mit „</w:t>
      </w:r>
      <w:r w:rsidR="00006F08">
        <w:t>99</w:t>
      </w:r>
      <w:r w:rsidRPr="00F14AC8">
        <w:t>“ beginnt und der Barcode des Lagerplatzes mit „</w:t>
      </w:r>
      <w:r w:rsidR="00006F08">
        <w:t>77</w:t>
      </w:r>
      <w:r w:rsidRPr="00F14AC8">
        <w:t>“ beginnt.</w:t>
      </w:r>
    </w:p>
    <w:p w14:paraId="749D1E1D" w14:textId="77777777" w:rsidR="00A016E9" w:rsidRPr="00F14AC8" w:rsidRDefault="00BE1E1D" w:rsidP="00875CD9">
      <w:r w:rsidRPr="00F14AC8">
        <w:t xml:space="preserve">Der </w:t>
      </w:r>
      <w:r w:rsidR="00875CD9" w:rsidRPr="00F14AC8">
        <w:t xml:space="preserve">Lieferschein </w:t>
      </w:r>
      <w:r w:rsidRPr="00F14AC8">
        <w:t xml:space="preserve">wird dabei </w:t>
      </w:r>
      <w:r w:rsidR="00875CD9" w:rsidRPr="00F14AC8">
        <w:t>über Warehouse</w:t>
      </w:r>
      <w:r w:rsidRPr="00F14AC8">
        <w:t xml:space="preserve"> erstellt</w:t>
      </w:r>
      <w:r w:rsidR="00875CD9" w:rsidRPr="00F14AC8">
        <w:t xml:space="preserve">. </w:t>
      </w:r>
    </w:p>
    <w:p w14:paraId="70233735" w14:textId="77777777" w:rsidR="00A016E9" w:rsidRPr="00F14AC8" w:rsidRDefault="00A016E9" w:rsidP="00875CD9"/>
    <w:p w14:paraId="6D251387" w14:textId="2C309A74" w:rsidR="00875CD9" w:rsidRPr="00F14AC8" w:rsidRDefault="005211B1" w:rsidP="00875CD9">
      <w:r w:rsidRPr="00F14AC8">
        <w:t>Der Wunsch n</w:t>
      </w:r>
      <w:r w:rsidR="00875CD9" w:rsidRPr="00F14AC8">
        <w:t xml:space="preserve">ach jeder erfassten Position den Lieferschein </w:t>
      </w:r>
      <w:r w:rsidRPr="00F14AC8">
        <w:t xml:space="preserve">zu </w:t>
      </w:r>
      <w:r w:rsidR="00875CD9" w:rsidRPr="00F14AC8">
        <w:t>speichern, um Datenverluste zu minimieren</w:t>
      </w:r>
      <w:r w:rsidRPr="00F14AC8">
        <w:t>, kann im Standard nicht erfüllt werden</w:t>
      </w:r>
      <w:r w:rsidR="00875CD9" w:rsidRPr="00F14AC8">
        <w:t>.</w:t>
      </w:r>
      <w:r w:rsidRPr="00F14AC8">
        <w:t xml:space="preserve"> Dazu muss ein Zusatzdatenbank angelegt werden, damit dort die gebuchten Zeilen zwischengespeichert werden.</w:t>
      </w:r>
      <w:r w:rsidR="00BD0472" w:rsidRPr="00F14AC8">
        <w:t xml:space="preserve"> </w:t>
      </w:r>
      <w:r w:rsidR="00910FEE" w:rsidRPr="00351B16">
        <w:t xml:space="preserve">Das Thema muss </w:t>
      </w:r>
      <w:r w:rsidR="00A418D6">
        <w:t>auf die zweite Organisationsphase zurückgestellt</w:t>
      </w:r>
      <w:r w:rsidR="00910FEE" w:rsidRPr="00351B16">
        <w:t xml:space="preserve"> werden.</w:t>
      </w:r>
    </w:p>
    <w:p w14:paraId="53215313" w14:textId="7B25BC69" w:rsidR="00910FEE" w:rsidRDefault="00910FEE" w:rsidP="00875CD9"/>
    <w:p w14:paraId="3689B8FD" w14:textId="6B33BCDC" w:rsidR="00CC7AAC" w:rsidRPr="00F14AC8" w:rsidRDefault="00CC7AAC" w:rsidP="00875CD9">
      <w:r w:rsidRPr="00F14AC8">
        <w:t>Folgende Funktionen werden im Wareneingang benötigt:</w:t>
      </w:r>
    </w:p>
    <w:p w14:paraId="3FD82B7B" w14:textId="77777777" w:rsidR="00DB6D94" w:rsidRPr="00F14AC8" w:rsidRDefault="00DB6D94" w:rsidP="000957B4"/>
    <w:p w14:paraId="0EE0D04D" w14:textId="2CEFD610" w:rsidR="00DB6D94" w:rsidRPr="00F14AC8" w:rsidRDefault="005B13DC" w:rsidP="005B13DC">
      <w:r w:rsidRPr="00F14AC8">
        <w:rPr>
          <w:u w:val="single"/>
        </w:rPr>
        <w:t>Funktion 1:</w:t>
      </w:r>
      <w:r w:rsidRPr="00F14AC8">
        <w:tab/>
      </w:r>
      <w:r w:rsidR="00DB6D94" w:rsidRPr="00F14AC8">
        <w:t xml:space="preserve">Wareneingang </w:t>
      </w:r>
      <w:r w:rsidR="00CD1322" w:rsidRPr="00F14AC8">
        <w:t>mit</w:t>
      </w:r>
      <w:r w:rsidR="00DB6D94" w:rsidRPr="00F14AC8">
        <w:t xml:space="preserve"> Lieferschein</w:t>
      </w:r>
      <w:r w:rsidR="00C91644" w:rsidRPr="00F14AC8">
        <w:t xml:space="preserve"> und A</w:t>
      </w:r>
      <w:r w:rsidR="00DB6D94" w:rsidRPr="00F14AC8">
        <w:t>nstehende Lieferung</w:t>
      </w:r>
      <w:r w:rsidR="00CD1322" w:rsidRPr="00F14AC8">
        <w:t>en</w:t>
      </w:r>
    </w:p>
    <w:p w14:paraId="42484C04" w14:textId="47CC1AB9" w:rsidR="008761CA" w:rsidRPr="00F14AC8" w:rsidRDefault="005B13DC" w:rsidP="005B13DC">
      <w:r w:rsidRPr="00F14AC8">
        <w:rPr>
          <w:u w:val="single"/>
        </w:rPr>
        <w:t>Funktion 2:</w:t>
      </w:r>
      <w:r w:rsidRPr="00F14AC8">
        <w:tab/>
      </w:r>
      <w:r w:rsidR="008761CA" w:rsidRPr="00F14AC8">
        <w:t xml:space="preserve">Neue Funktion für </w:t>
      </w:r>
      <w:r w:rsidR="00E3764A" w:rsidRPr="00F14AC8">
        <w:t xml:space="preserve">die </w:t>
      </w:r>
      <w:r w:rsidR="008761CA" w:rsidRPr="00F14AC8">
        <w:t>Zulagerung von Beistellteilen</w:t>
      </w:r>
    </w:p>
    <w:p w14:paraId="58214825" w14:textId="77777777" w:rsidR="00D32B63" w:rsidRPr="00F14AC8" w:rsidRDefault="00D32B63" w:rsidP="00D32B63"/>
    <w:p w14:paraId="51440427" w14:textId="5BFE866C" w:rsidR="00D32B63" w:rsidRPr="00F14AC8" w:rsidRDefault="00AC2192" w:rsidP="00D32B63">
      <w:r w:rsidRPr="00F14AC8">
        <w:t>Alle verwendeten Labels enthalten</w:t>
      </w:r>
      <w:r w:rsidR="007E03BF" w:rsidRPr="00F14AC8">
        <w:t xml:space="preserve"> </w:t>
      </w:r>
      <w:r w:rsidR="00D32B63" w:rsidRPr="00F14AC8">
        <w:t xml:space="preserve">zwei führenden Ziffern. </w:t>
      </w:r>
      <w:r w:rsidR="005709F9">
        <w:t>99</w:t>
      </w:r>
      <w:r w:rsidR="00D32B63" w:rsidRPr="00F14AC8">
        <w:t xml:space="preserve"> oder </w:t>
      </w:r>
      <w:r w:rsidR="005709F9">
        <w:t>77</w:t>
      </w:r>
      <w:r w:rsidR="00D32B63" w:rsidRPr="00F14AC8">
        <w:t>, je nachdem ob es sich um einen Artikel (</w:t>
      </w:r>
      <w:r w:rsidR="00006F08">
        <w:t>99</w:t>
      </w:r>
      <w:r w:rsidR="00D32B63" w:rsidRPr="00F14AC8">
        <w:t>) oder um einen Lagerplatz (</w:t>
      </w:r>
      <w:r w:rsidR="00006F08">
        <w:t>77</w:t>
      </w:r>
      <w:r w:rsidR="00D32B63" w:rsidRPr="00F14AC8">
        <w:t>) handelt.</w:t>
      </w:r>
      <w:r w:rsidR="007E03BF" w:rsidRPr="00F14AC8">
        <w:t xml:space="preserve"> </w:t>
      </w:r>
      <w:r w:rsidR="00D32B63" w:rsidRPr="00F14AC8">
        <w:t>Da alle alten Labels ebenfalls dieser Nomenklatur folgen und ein Nachdruck aller bestehenden Labels nicht gewünscht wird, muss diese Nomenklatur in ABAS eingeführt werden und auch beim Scannen eines solchen Labels erkannt werden.</w:t>
      </w:r>
    </w:p>
    <w:p w14:paraId="39603AC3" w14:textId="4806429C" w:rsidR="00D32B63" w:rsidRPr="00F14AC8" w:rsidRDefault="00D32B63" w:rsidP="00D32B63">
      <w:r w:rsidRPr="00F14AC8">
        <w:t xml:space="preserve">Beispielsweise darf in einem Artikelfeld kein Lagerplatz eingescannt werden. Das wird über die ersten beiden Ziffern geprüft. </w:t>
      </w:r>
    </w:p>
    <w:p w14:paraId="03E4E901" w14:textId="77777777" w:rsidR="002845F9" w:rsidRDefault="002845F9" w:rsidP="000957B4"/>
    <w:p w14:paraId="688B124C" w14:textId="7A652002" w:rsidR="00924AF3" w:rsidRDefault="00924AF3" w:rsidP="000957B4">
      <w:r w:rsidRPr="00924AF3">
        <w:rPr>
          <w:u w:val="single"/>
        </w:rPr>
        <w:t>Hinweis</w:t>
      </w:r>
      <w:r>
        <w:t>: Ggf. können durch die Anpassungen Volllizenzen nötig werden.</w:t>
      </w:r>
      <w:r w:rsidR="00D948DC">
        <w:t xml:space="preserve"> Beispielsweise beim Zurückschreiben einer veränderten Verpackungsgröße in den Artikel.</w:t>
      </w:r>
    </w:p>
    <w:p w14:paraId="248E685E" w14:textId="77777777" w:rsidR="00924AF3" w:rsidRPr="00F14AC8" w:rsidRDefault="00924AF3" w:rsidP="000957B4"/>
    <w:p w14:paraId="54F25181" w14:textId="14254ECF" w:rsidR="008052A2" w:rsidRPr="00F14AC8" w:rsidRDefault="005C426D" w:rsidP="008052A2">
      <w:pPr>
        <w:pStyle w:val="berschrift3"/>
      </w:pPr>
      <w:bookmarkStart w:id="1052" w:name="_Toc228444384"/>
      <w:bookmarkStart w:id="1053" w:name="AP047"/>
      <w:r w:rsidRPr="00F14AC8">
        <w:t xml:space="preserve">Anpassungen im </w:t>
      </w:r>
      <w:r w:rsidR="007B784B" w:rsidRPr="00F14AC8">
        <w:t>Einkaufsl</w:t>
      </w:r>
      <w:r w:rsidRPr="00F14AC8">
        <w:t>ieferschein</w:t>
      </w:r>
      <w:bookmarkEnd w:id="1052"/>
    </w:p>
    <w:bookmarkEnd w:id="1053"/>
    <w:p w14:paraId="270B5385" w14:textId="77777777" w:rsidR="003437AE" w:rsidRPr="00F14AC8" w:rsidRDefault="003437AE" w:rsidP="003437AE"/>
    <w:p w14:paraId="1957F542" w14:textId="77777777" w:rsidR="004B17F5" w:rsidRDefault="004B17F5" w:rsidP="004B17F5">
      <w:pPr>
        <w:rPr>
          <w:b/>
          <w:bCs/>
          <w:color w:val="002060"/>
        </w:rPr>
      </w:pPr>
      <w:r w:rsidRPr="00F14AC8">
        <w:rPr>
          <w:b/>
          <w:bCs/>
          <w:color w:val="002060"/>
        </w:rPr>
        <w:t>Umsetzung ABAS</w:t>
      </w:r>
    </w:p>
    <w:p w14:paraId="2D919D4A" w14:textId="77777777" w:rsidR="00083FC2" w:rsidRDefault="00083FC2" w:rsidP="004B17F5">
      <w:pPr>
        <w:rPr>
          <w:b/>
          <w:bCs/>
          <w:color w:val="002060"/>
        </w:rPr>
      </w:pPr>
    </w:p>
    <w:p w14:paraId="66D87801" w14:textId="37087E78" w:rsidR="00083FC2" w:rsidRPr="00083FC2" w:rsidRDefault="00083FC2" w:rsidP="00083FC2">
      <w:pPr>
        <w:pStyle w:val="Listenabsatz"/>
        <w:numPr>
          <w:ilvl w:val="0"/>
          <w:numId w:val="14"/>
        </w:numPr>
        <w:rPr>
          <w:bCs/>
        </w:rPr>
      </w:pPr>
      <w:r w:rsidRPr="00083FC2">
        <w:rPr>
          <w:bCs/>
        </w:rPr>
        <w:t>Anpassung</w:t>
      </w:r>
      <w:r>
        <w:rPr>
          <w:bCs/>
        </w:rPr>
        <w:t xml:space="preserve"> für die Bearbeitung der Verpackungsgröße</w:t>
      </w:r>
    </w:p>
    <w:p w14:paraId="4F2AC448" w14:textId="77777777" w:rsidR="004B17F5" w:rsidRPr="00F14AC8" w:rsidRDefault="004B17F5" w:rsidP="003437AE"/>
    <w:tbl>
      <w:tblPr>
        <w:tblStyle w:val="Tabellenraster"/>
        <w:tblW w:w="0" w:type="auto"/>
        <w:tblLook w:val="04A0" w:firstRow="1" w:lastRow="0" w:firstColumn="1" w:lastColumn="0" w:noHBand="0" w:noVBand="1"/>
      </w:tblPr>
      <w:tblGrid>
        <w:gridCol w:w="1555"/>
        <w:gridCol w:w="7495"/>
      </w:tblGrid>
      <w:tr w:rsidR="008052A2" w:rsidRPr="00F14AC8" w14:paraId="6DF10CB2" w14:textId="77777777">
        <w:tc>
          <w:tcPr>
            <w:tcW w:w="1555" w:type="dxa"/>
          </w:tcPr>
          <w:p w14:paraId="67A0E2D7" w14:textId="77777777" w:rsidR="008052A2" w:rsidRPr="00F14AC8" w:rsidRDefault="008052A2">
            <w:r w:rsidRPr="00F14AC8">
              <w:t>Maske</w:t>
            </w:r>
          </w:p>
        </w:tc>
        <w:tc>
          <w:tcPr>
            <w:tcW w:w="7495" w:type="dxa"/>
          </w:tcPr>
          <w:p w14:paraId="222B3084" w14:textId="1DEA9298" w:rsidR="008052A2" w:rsidRPr="00F14AC8" w:rsidRDefault="008052A2">
            <w:r w:rsidRPr="00F14AC8">
              <w:t>Einkaufslieferschein</w:t>
            </w:r>
            <w:r w:rsidR="00F23910" w:rsidRPr="00F14AC8">
              <w:t xml:space="preserve">, </w:t>
            </w:r>
            <w:r w:rsidR="003437AE" w:rsidRPr="00F14AC8">
              <w:t>45</w:t>
            </w:r>
          </w:p>
        </w:tc>
      </w:tr>
      <w:tr w:rsidR="008052A2" w:rsidRPr="00F14AC8" w14:paraId="1FDA9E85" w14:textId="77777777">
        <w:tc>
          <w:tcPr>
            <w:tcW w:w="1555" w:type="dxa"/>
          </w:tcPr>
          <w:p w14:paraId="5380F336" w14:textId="77777777" w:rsidR="008052A2" w:rsidRPr="00F14AC8" w:rsidRDefault="008052A2">
            <w:r w:rsidRPr="00F14AC8">
              <w:t>Modus</w:t>
            </w:r>
          </w:p>
        </w:tc>
        <w:tc>
          <w:tcPr>
            <w:tcW w:w="7495" w:type="dxa"/>
          </w:tcPr>
          <w:p w14:paraId="14FF43D9" w14:textId="7A1C2333" w:rsidR="008052A2" w:rsidRPr="00F14AC8" w:rsidRDefault="008052A2">
            <w:r w:rsidRPr="00F14AC8">
              <w:t>Bearbeiten</w:t>
            </w:r>
            <w:r w:rsidR="0080032E" w:rsidRPr="00F14AC8">
              <w:t>, Zeigen, Freigeben</w:t>
            </w:r>
          </w:p>
        </w:tc>
      </w:tr>
      <w:tr w:rsidR="008052A2" w:rsidRPr="00F14AC8" w14:paraId="2508594F" w14:textId="77777777">
        <w:tc>
          <w:tcPr>
            <w:tcW w:w="1555" w:type="dxa"/>
          </w:tcPr>
          <w:p w14:paraId="2100211F" w14:textId="77777777" w:rsidR="008052A2" w:rsidRPr="00F14AC8" w:rsidRDefault="008052A2">
            <w:r w:rsidRPr="00F14AC8">
              <w:t>Event</w:t>
            </w:r>
          </w:p>
        </w:tc>
        <w:tc>
          <w:tcPr>
            <w:tcW w:w="7495" w:type="dxa"/>
          </w:tcPr>
          <w:p w14:paraId="1D035CB5" w14:textId="0A827D42" w:rsidR="0080032E" w:rsidRPr="00F14AC8" w:rsidRDefault="0080032E">
            <w:r w:rsidRPr="00F14AC8">
              <w:t>Screen_Enter</w:t>
            </w:r>
          </w:p>
        </w:tc>
      </w:tr>
      <w:tr w:rsidR="008052A2" w:rsidRPr="00F14AC8" w14:paraId="5E1A9650" w14:textId="77777777">
        <w:tc>
          <w:tcPr>
            <w:tcW w:w="1555" w:type="dxa"/>
          </w:tcPr>
          <w:p w14:paraId="4C56DF19" w14:textId="3458CD87" w:rsidR="008052A2" w:rsidRPr="00F14AC8" w:rsidRDefault="0080032E">
            <w:r w:rsidRPr="00F14AC8">
              <w:t>Prozess</w:t>
            </w:r>
          </w:p>
        </w:tc>
        <w:tc>
          <w:tcPr>
            <w:tcW w:w="7495" w:type="dxa"/>
          </w:tcPr>
          <w:p w14:paraId="3BB9B326" w14:textId="704E9AE9" w:rsidR="008052A2" w:rsidRPr="00F14AC8" w:rsidRDefault="0080032E">
            <w:r w:rsidRPr="00F14AC8">
              <w:t>Alle Zeilen durchlaufen</w:t>
            </w:r>
          </w:p>
        </w:tc>
      </w:tr>
      <w:tr w:rsidR="008052A2" w:rsidRPr="00F14AC8" w14:paraId="2ADD5AC3" w14:textId="77777777">
        <w:tc>
          <w:tcPr>
            <w:tcW w:w="1555" w:type="dxa"/>
          </w:tcPr>
          <w:p w14:paraId="3D056F47" w14:textId="23A8C003" w:rsidR="008052A2" w:rsidRPr="00F14AC8" w:rsidRDefault="00E51AA5">
            <w:r w:rsidRPr="00F14AC8">
              <w:t>je Zeile</w:t>
            </w:r>
          </w:p>
        </w:tc>
        <w:tc>
          <w:tcPr>
            <w:tcW w:w="7495" w:type="dxa"/>
          </w:tcPr>
          <w:p w14:paraId="148AC612" w14:textId="2460B80E" w:rsidR="008052A2" w:rsidRPr="00F14AC8" w:rsidRDefault="008052A2">
            <w:r w:rsidRPr="00F14AC8">
              <w:t xml:space="preserve">Prüfen, ob </w:t>
            </w:r>
            <w:r w:rsidR="008D0814" w:rsidRPr="00F14AC8">
              <w:t xml:space="preserve">aktuelle </w:t>
            </w:r>
            <w:r w:rsidR="00E51AA5" w:rsidRPr="00F14AC8">
              <w:t xml:space="preserve">Zeile </w:t>
            </w:r>
            <w:r w:rsidR="00F23910" w:rsidRPr="00F14AC8">
              <w:t xml:space="preserve">eine </w:t>
            </w:r>
            <w:r w:rsidR="00A90320" w:rsidRPr="00F14AC8">
              <w:t>Artikelpositio</w:t>
            </w:r>
            <w:r w:rsidR="00F23910" w:rsidRPr="00F14AC8">
              <w:t>n ist. (P2:1)</w:t>
            </w:r>
          </w:p>
        </w:tc>
      </w:tr>
      <w:tr w:rsidR="008052A2" w:rsidRPr="00F14AC8" w14:paraId="2E4331EE" w14:textId="77777777">
        <w:tc>
          <w:tcPr>
            <w:tcW w:w="1555" w:type="dxa"/>
          </w:tcPr>
          <w:p w14:paraId="08EFA37D" w14:textId="77777777" w:rsidR="008052A2" w:rsidRPr="00F14AC8" w:rsidRDefault="008052A2">
            <w:r w:rsidRPr="00F14AC8">
              <w:t>Wenn ja</w:t>
            </w:r>
          </w:p>
        </w:tc>
        <w:tc>
          <w:tcPr>
            <w:tcW w:w="7495" w:type="dxa"/>
          </w:tcPr>
          <w:p w14:paraId="02B98081" w14:textId="4D8BB781" w:rsidR="008052A2" w:rsidRPr="00F14AC8" w:rsidRDefault="00586B0E">
            <w:r>
              <w:rPr>
                <w:b/>
              </w:rPr>
              <w:t>„</w:t>
            </w:r>
            <w:commentRangeStart w:id="1054"/>
            <w:commentRangeStart w:id="1055"/>
            <w:r w:rsidR="00A90320" w:rsidRPr="00586B0E">
              <w:rPr>
                <w:b/>
              </w:rPr>
              <w:t>yvpe</w:t>
            </w:r>
            <w:commentRangeEnd w:id="1054"/>
            <w:r w:rsidR="00C56156">
              <w:rPr>
                <w:rStyle w:val="Kommentarzeichen"/>
                <w:b/>
                <w:sz w:val="24"/>
                <w:szCs w:val="24"/>
              </w:rPr>
              <w:commentReference w:id="1054"/>
            </w:r>
            <w:commentRangeEnd w:id="1055"/>
            <w:r>
              <w:rPr>
                <w:rStyle w:val="Kommentarzeichen"/>
                <w:b/>
                <w:sz w:val="24"/>
                <w:szCs w:val="24"/>
              </w:rPr>
              <w:commentReference w:id="1055"/>
            </w:r>
            <w:r>
              <w:rPr>
                <w:b/>
              </w:rPr>
              <w:t>“</w:t>
            </w:r>
            <w:r w:rsidR="00A90320" w:rsidRPr="00F14AC8">
              <w:t xml:space="preserve"> = „</w:t>
            </w:r>
            <w:r w:rsidR="00A90320" w:rsidRPr="00F14AC8">
              <w:rPr>
                <w:b/>
              </w:rPr>
              <w:t>artex^ve</w:t>
            </w:r>
            <w:r w:rsidR="00A90320" w:rsidRPr="00F14AC8">
              <w:t>“</w:t>
            </w:r>
          </w:p>
          <w:p w14:paraId="6C5FB22C" w14:textId="523FBA57" w:rsidR="00A90320" w:rsidRPr="00F14AC8" w:rsidRDefault="00586B0E">
            <w:r>
              <w:rPr>
                <w:b/>
              </w:rPr>
              <w:t>„</w:t>
            </w:r>
            <w:r w:rsidR="00A90320" w:rsidRPr="00586B0E">
              <w:rPr>
                <w:b/>
              </w:rPr>
              <w:t>yvpemge</w:t>
            </w:r>
            <w:r>
              <w:rPr>
                <w:b/>
              </w:rPr>
              <w:t>“</w:t>
            </w:r>
            <w:r w:rsidR="00A90320" w:rsidRPr="00F14AC8">
              <w:t xml:space="preserve"> = „</w:t>
            </w:r>
            <w:r w:rsidR="00A90320" w:rsidRPr="00F14AC8">
              <w:rPr>
                <w:b/>
              </w:rPr>
              <w:t>artex^fvele</w:t>
            </w:r>
            <w:r w:rsidR="00A90320" w:rsidRPr="00F14AC8">
              <w:t>“</w:t>
            </w:r>
          </w:p>
        </w:tc>
      </w:tr>
      <w:tr w:rsidR="008052A2" w:rsidRPr="00F14AC8" w14:paraId="279FDE52" w14:textId="77777777">
        <w:tc>
          <w:tcPr>
            <w:tcW w:w="1555" w:type="dxa"/>
          </w:tcPr>
          <w:p w14:paraId="62DF3952" w14:textId="77777777" w:rsidR="008052A2" w:rsidRPr="00F14AC8" w:rsidRDefault="008052A2">
            <w:r w:rsidRPr="00F14AC8">
              <w:t>Wenn nein</w:t>
            </w:r>
          </w:p>
        </w:tc>
        <w:tc>
          <w:tcPr>
            <w:tcW w:w="7495" w:type="dxa"/>
          </w:tcPr>
          <w:p w14:paraId="28A6F208" w14:textId="6578069B" w:rsidR="008052A2" w:rsidRPr="00F14AC8" w:rsidRDefault="00E51AA5">
            <w:r w:rsidRPr="00F14AC8">
              <w:t>nächste Zeile</w:t>
            </w:r>
          </w:p>
        </w:tc>
      </w:tr>
    </w:tbl>
    <w:p w14:paraId="584B9BB2" w14:textId="77777777" w:rsidR="008052A2" w:rsidRPr="00F14AC8" w:rsidRDefault="008052A2" w:rsidP="008052A2"/>
    <w:tbl>
      <w:tblPr>
        <w:tblStyle w:val="Tabellenraster"/>
        <w:tblW w:w="0" w:type="auto"/>
        <w:tblLook w:val="04A0" w:firstRow="1" w:lastRow="0" w:firstColumn="1" w:lastColumn="0" w:noHBand="0" w:noVBand="1"/>
      </w:tblPr>
      <w:tblGrid>
        <w:gridCol w:w="1555"/>
        <w:gridCol w:w="7495"/>
      </w:tblGrid>
      <w:tr w:rsidR="003437AE" w:rsidRPr="00F14AC8" w14:paraId="39970F81" w14:textId="77777777">
        <w:tc>
          <w:tcPr>
            <w:tcW w:w="1555" w:type="dxa"/>
          </w:tcPr>
          <w:p w14:paraId="0F43AE06" w14:textId="77777777" w:rsidR="003437AE" w:rsidRPr="00F14AC8" w:rsidRDefault="003437AE">
            <w:r w:rsidRPr="00F14AC8">
              <w:t>Maske</w:t>
            </w:r>
          </w:p>
        </w:tc>
        <w:tc>
          <w:tcPr>
            <w:tcW w:w="7495" w:type="dxa"/>
          </w:tcPr>
          <w:p w14:paraId="3277D0EE" w14:textId="77777777" w:rsidR="003437AE" w:rsidRPr="00F14AC8" w:rsidRDefault="003437AE">
            <w:r w:rsidRPr="00F14AC8">
              <w:t>Einkaufslieferschein</w:t>
            </w:r>
          </w:p>
        </w:tc>
      </w:tr>
      <w:tr w:rsidR="003437AE" w:rsidRPr="00F14AC8" w14:paraId="025FBC35" w14:textId="77777777">
        <w:tc>
          <w:tcPr>
            <w:tcW w:w="1555" w:type="dxa"/>
          </w:tcPr>
          <w:p w14:paraId="733AA7EB" w14:textId="77777777" w:rsidR="003437AE" w:rsidRPr="00F14AC8" w:rsidRDefault="003437AE">
            <w:r w:rsidRPr="00F14AC8">
              <w:t>Modus</w:t>
            </w:r>
          </w:p>
        </w:tc>
        <w:tc>
          <w:tcPr>
            <w:tcW w:w="7495" w:type="dxa"/>
          </w:tcPr>
          <w:p w14:paraId="2C48DD54" w14:textId="24DAC857" w:rsidR="003437AE" w:rsidRPr="00F14AC8" w:rsidRDefault="003437AE">
            <w:r w:rsidRPr="00F14AC8">
              <w:t>Neu, Bearbeiten, Freigeben</w:t>
            </w:r>
          </w:p>
        </w:tc>
      </w:tr>
      <w:tr w:rsidR="003437AE" w:rsidRPr="00F14AC8" w14:paraId="322FF116" w14:textId="77777777">
        <w:tc>
          <w:tcPr>
            <w:tcW w:w="1555" w:type="dxa"/>
          </w:tcPr>
          <w:p w14:paraId="2DC3E4D1" w14:textId="77777777" w:rsidR="003437AE" w:rsidRPr="00F14AC8" w:rsidRDefault="003437AE">
            <w:r w:rsidRPr="00F14AC8">
              <w:t>Event</w:t>
            </w:r>
          </w:p>
        </w:tc>
        <w:tc>
          <w:tcPr>
            <w:tcW w:w="7495" w:type="dxa"/>
          </w:tcPr>
          <w:p w14:paraId="4F2DFC2C" w14:textId="29CF8473" w:rsidR="003437AE" w:rsidRPr="00F14AC8" w:rsidRDefault="003437AE">
            <w:r w:rsidRPr="00F14AC8">
              <w:t>Field_</w:t>
            </w:r>
            <w:r w:rsidR="00824C15" w:rsidRPr="00F14AC8">
              <w:t>Exit</w:t>
            </w:r>
            <w:r w:rsidRPr="00F14AC8">
              <w:t>, Artikel „</w:t>
            </w:r>
            <w:r w:rsidR="00824C15" w:rsidRPr="00F14AC8">
              <w:rPr>
                <w:b/>
              </w:rPr>
              <w:t>yvpe</w:t>
            </w:r>
            <w:r w:rsidRPr="00F14AC8">
              <w:t>“</w:t>
            </w:r>
            <w:r w:rsidR="00824C15" w:rsidRPr="00F14AC8">
              <w:t xml:space="preserve"> oder „</w:t>
            </w:r>
            <w:r w:rsidR="00824C15" w:rsidRPr="00F14AC8">
              <w:rPr>
                <w:b/>
              </w:rPr>
              <w:t>yvpemge</w:t>
            </w:r>
            <w:r w:rsidR="00824C15" w:rsidRPr="00F14AC8">
              <w:t>“</w:t>
            </w:r>
          </w:p>
        </w:tc>
      </w:tr>
      <w:tr w:rsidR="003437AE" w:rsidRPr="00F14AC8" w14:paraId="37A5C654" w14:textId="77777777">
        <w:tc>
          <w:tcPr>
            <w:tcW w:w="1555" w:type="dxa"/>
          </w:tcPr>
          <w:p w14:paraId="7440AF4F" w14:textId="6BBF8534" w:rsidR="003437AE" w:rsidRPr="00F14AC8" w:rsidRDefault="001C514B">
            <w:r w:rsidRPr="00F14AC8">
              <w:t>Prozess</w:t>
            </w:r>
          </w:p>
        </w:tc>
        <w:tc>
          <w:tcPr>
            <w:tcW w:w="7495" w:type="dxa"/>
          </w:tcPr>
          <w:p w14:paraId="3B1F3EC3" w14:textId="5CA6B74C" w:rsidR="001C514B" w:rsidRPr="00F14AC8" w:rsidRDefault="001C514B">
            <w:commentRangeStart w:id="1056"/>
            <w:commentRangeStart w:id="1057"/>
            <w:r w:rsidRPr="00F14AC8">
              <w:t>per EDP und Modus „</w:t>
            </w:r>
            <w:r w:rsidRPr="00F14AC8">
              <w:rPr>
                <w:b/>
              </w:rPr>
              <w:t>MODIFY</w:t>
            </w:r>
            <w:r w:rsidRPr="00F14AC8">
              <w:t xml:space="preserve">“ </w:t>
            </w:r>
            <w:r w:rsidR="0067754D" w:rsidRPr="00F14AC8">
              <w:t xml:space="preserve">(wegen Limited Lizenz) </w:t>
            </w:r>
            <w:r w:rsidRPr="00F14AC8">
              <w:t>in den Artikel</w:t>
            </w:r>
            <w:r w:rsidR="00252D7E" w:rsidRPr="00F14AC8">
              <w:t xml:space="preserve"> „</w:t>
            </w:r>
            <w:r w:rsidR="00252D7E" w:rsidRPr="00F14AC8">
              <w:rPr>
                <w:b/>
              </w:rPr>
              <w:t>artex</w:t>
            </w:r>
            <w:r w:rsidR="00252D7E" w:rsidRPr="00F14AC8">
              <w:t>“</w:t>
            </w:r>
            <w:r w:rsidRPr="00F14AC8">
              <w:t xml:space="preserve"> zurückschreiben</w:t>
            </w:r>
            <w:r w:rsidR="00252D7E" w:rsidRPr="00F14AC8">
              <w:t>:</w:t>
            </w:r>
          </w:p>
          <w:p w14:paraId="3B21876D" w14:textId="2947DEDF" w:rsidR="0067754D" w:rsidRPr="00F14AC8" w:rsidRDefault="0067754D">
            <w:r w:rsidRPr="00F14AC8">
              <w:t>„</w:t>
            </w:r>
            <w:r w:rsidRPr="00F14AC8">
              <w:rPr>
                <w:b/>
              </w:rPr>
              <w:t>ve</w:t>
            </w:r>
            <w:r w:rsidRPr="00F14AC8">
              <w:t>“ = „</w:t>
            </w:r>
            <w:r w:rsidRPr="00F14AC8">
              <w:rPr>
                <w:b/>
              </w:rPr>
              <w:t>yvpe</w:t>
            </w:r>
            <w:r w:rsidRPr="00F14AC8">
              <w:t>“</w:t>
            </w:r>
          </w:p>
          <w:p w14:paraId="70924D20" w14:textId="7DE3B0A8" w:rsidR="0067754D" w:rsidRPr="00F14AC8" w:rsidRDefault="0067754D">
            <w:r w:rsidRPr="00F14AC8">
              <w:t>„</w:t>
            </w:r>
            <w:r w:rsidRPr="00F14AC8">
              <w:rPr>
                <w:b/>
              </w:rPr>
              <w:t>fvele</w:t>
            </w:r>
            <w:r w:rsidRPr="00F14AC8">
              <w:t>“ = „</w:t>
            </w:r>
            <w:r w:rsidRPr="00F14AC8">
              <w:rPr>
                <w:b/>
              </w:rPr>
              <w:t>yvpemge</w:t>
            </w:r>
            <w:r w:rsidRPr="00F14AC8">
              <w:t>“</w:t>
            </w:r>
            <w:commentRangeEnd w:id="1056"/>
            <w:r w:rsidR="00C56156" w:rsidRPr="00F14AC8">
              <w:rPr>
                <w:rStyle w:val="Kommentarzeichen"/>
                <w:sz w:val="24"/>
                <w:szCs w:val="24"/>
              </w:rPr>
              <w:commentReference w:id="1056"/>
            </w:r>
            <w:commentRangeEnd w:id="1057"/>
            <w:r w:rsidRPr="00F14AC8">
              <w:rPr>
                <w:rStyle w:val="Kommentarzeichen"/>
                <w:sz w:val="24"/>
                <w:szCs w:val="24"/>
              </w:rPr>
              <w:commentReference w:id="1057"/>
            </w:r>
          </w:p>
        </w:tc>
      </w:tr>
    </w:tbl>
    <w:p w14:paraId="22C29595" w14:textId="77777777" w:rsidR="00D948DC" w:rsidRPr="00F14AC8" w:rsidRDefault="00D948DC" w:rsidP="00252D7E"/>
    <w:p w14:paraId="6B1851D3" w14:textId="59393848" w:rsidR="00691DA5" w:rsidRPr="00F14AC8" w:rsidRDefault="00691DA5" w:rsidP="007B784B">
      <w:pPr>
        <w:pStyle w:val="Listenabsatz"/>
        <w:numPr>
          <w:ilvl w:val="0"/>
          <w:numId w:val="16"/>
        </w:numPr>
      </w:pPr>
      <w:r w:rsidRPr="00F14AC8">
        <w:t>Anpassung zwecks der führenden Zeichen im Barcode:</w:t>
      </w:r>
    </w:p>
    <w:p w14:paraId="1F080351" w14:textId="77777777" w:rsidR="00691DA5" w:rsidRPr="00F14AC8" w:rsidRDefault="00691DA5" w:rsidP="00691DA5">
      <w:pPr>
        <w:pStyle w:val="Listenabsatz"/>
      </w:pPr>
    </w:p>
    <w:tbl>
      <w:tblPr>
        <w:tblStyle w:val="Tabellenraster"/>
        <w:tblW w:w="0" w:type="auto"/>
        <w:tblLook w:val="04A0" w:firstRow="1" w:lastRow="0" w:firstColumn="1" w:lastColumn="0" w:noHBand="0" w:noVBand="1"/>
      </w:tblPr>
      <w:tblGrid>
        <w:gridCol w:w="1555"/>
        <w:gridCol w:w="7495"/>
      </w:tblGrid>
      <w:tr w:rsidR="00691DA5" w:rsidRPr="00F14AC8" w14:paraId="3A6441A7" w14:textId="77777777">
        <w:tc>
          <w:tcPr>
            <w:tcW w:w="1555" w:type="dxa"/>
          </w:tcPr>
          <w:p w14:paraId="1173F10D" w14:textId="77777777" w:rsidR="00691DA5" w:rsidRPr="00F14AC8" w:rsidRDefault="00691DA5">
            <w:r w:rsidRPr="00F14AC8">
              <w:t>Maske</w:t>
            </w:r>
          </w:p>
        </w:tc>
        <w:tc>
          <w:tcPr>
            <w:tcW w:w="7495" w:type="dxa"/>
          </w:tcPr>
          <w:p w14:paraId="27F34329" w14:textId="0FA25859" w:rsidR="00691DA5" w:rsidRPr="00F14AC8" w:rsidRDefault="007B784B">
            <w:r w:rsidRPr="00F14AC8">
              <w:t>Einkaufslieferschein</w:t>
            </w:r>
          </w:p>
        </w:tc>
      </w:tr>
      <w:tr w:rsidR="00691DA5" w:rsidRPr="00F14AC8" w14:paraId="632DD1EE" w14:textId="77777777">
        <w:tc>
          <w:tcPr>
            <w:tcW w:w="1555" w:type="dxa"/>
          </w:tcPr>
          <w:p w14:paraId="333781A1" w14:textId="77777777" w:rsidR="00691DA5" w:rsidRPr="00F14AC8" w:rsidRDefault="00691DA5">
            <w:r w:rsidRPr="00F14AC8">
              <w:t>Modus</w:t>
            </w:r>
          </w:p>
        </w:tc>
        <w:tc>
          <w:tcPr>
            <w:tcW w:w="7495" w:type="dxa"/>
          </w:tcPr>
          <w:p w14:paraId="7374CEC8" w14:textId="0F4F5852" w:rsidR="00691DA5" w:rsidRPr="00F14AC8" w:rsidRDefault="00B51C73">
            <w:r w:rsidRPr="00F14AC8">
              <w:t>Neu, Bearbeiten, Freigeben</w:t>
            </w:r>
          </w:p>
        </w:tc>
      </w:tr>
      <w:tr w:rsidR="00691DA5" w:rsidRPr="00F14AC8" w14:paraId="663AFE5C" w14:textId="77777777">
        <w:tc>
          <w:tcPr>
            <w:tcW w:w="1555" w:type="dxa"/>
          </w:tcPr>
          <w:p w14:paraId="6FDB7A4A" w14:textId="77777777" w:rsidR="00691DA5" w:rsidRPr="00F14AC8" w:rsidRDefault="00691DA5">
            <w:r w:rsidRPr="00F14AC8">
              <w:t>Event</w:t>
            </w:r>
          </w:p>
        </w:tc>
        <w:tc>
          <w:tcPr>
            <w:tcW w:w="7495" w:type="dxa"/>
          </w:tcPr>
          <w:p w14:paraId="51EF5920" w14:textId="77777777" w:rsidR="00691DA5" w:rsidRPr="00F14AC8" w:rsidRDefault="00691DA5">
            <w:r w:rsidRPr="00F14AC8">
              <w:t>Field_Fill, Artikel „</w:t>
            </w:r>
            <w:r w:rsidRPr="00F14AC8">
              <w:rPr>
                <w:b/>
              </w:rPr>
              <w:t>artikel</w:t>
            </w:r>
            <w:r w:rsidRPr="00F14AC8">
              <w:t>“</w:t>
            </w:r>
          </w:p>
        </w:tc>
      </w:tr>
      <w:tr w:rsidR="00691DA5" w:rsidRPr="00F14AC8" w14:paraId="18966279" w14:textId="77777777">
        <w:tc>
          <w:tcPr>
            <w:tcW w:w="1555" w:type="dxa"/>
          </w:tcPr>
          <w:p w14:paraId="003CF22E" w14:textId="77777777" w:rsidR="00691DA5" w:rsidRPr="00F14AC8" w:rsidRDefault="00691DA5">
            <w:r w:rsidRPr="00F14AC8">
              <w:t>Bedingung</w:t>
            </w:r>
          </w:p>
        </w:tc>
        <w:tc>
          <w:tcPr>
            <w:tcW w:w="7495" w:type="dxa"/>
          </w:tcPr>
          <w:p w14:paraId="3D23919F" w14:textId="77777777" w:rsidR="00691DA5" w:rsidRPr="00F14AC8" w:rsidRDefault="00691DA5">
            <w:commentRangeStart w:id="1058"/>
            <w:commentRangeStart w:id="1059"/>
            <w:r w:rsidRPr="00F14AC8">
              <w:t>wenn per WAREHOUSE befüllt wird. (ggf. Warehouse User prüfen)</w:t>
            </w:r>
            <w:commentRangeEnd w:id="1058"/>
            <w:r w:rsidR="00F8547D" w:rsidRPr="00F14AC8">
              <w:rPr>
                <w:rStyle w:val="Kommentarzeichen"/>
                <w:sz w:val="24"/>
                <w:szCs w:val="24"/>
              </w:rPr>
              <w:commentReference w:id="1058"/>
            </w:r>
            <w:commentRangeEnd w:id="1059"/>
            <w:r w:rsidRPr="00F14AC8">
              <w:rPr>
                <w:rStyle w:val="Kommentarzeichen"/>
                <w:sz w:val="24"/>
                <w:szCs w:val="24"/>
              </w:rPr>
              <w:commentReference w:id="1059"/>
            </w:r>
          </w:p>
        </w:tc>
      </w:tr>
      <w:tr w:rsidR="00691DA5" w:rsidRPr="00F14AC8" w14:paraId="3BEFA0E8" w14:textId="77777777">
        <w:tc>
          <w:tcPr>
            <w:tcW w:w="1555" w:type="dxa"/>
          </w:tcPr>
          <w:p w14:paraId="5C4C786C" w14:textId="77777777" w:rsidR="00691DA5" w:rsidRPr="00F14AC8" w:rsidRDefault="00691DA5">
            <w:r w:rsidRPr="00F14AC8">
              <w:t>Dann</w:t>
            </w:r>
          </w:p>
        </w:tc>
        <w:tc>
          <w:tcPr>
            <w:tcW w:w="7495" w:type="dxa"/>
          </w:tcPr>
          <w:p w14:paraId="7CB4B779" w14:textId="43729D28" w:rsidR="00691DA5" w:rsidRPr="00F14AC8" w:rsidRDefault="00691DA5">
            <w:r w:rsidRPr="00F14AC8">
              <w:t>Prüfen, ob die ersten beiden Zeichen = „</w:t>
            </w:r>
            <w:r w:rsidR="00006F08">
              <w:t>99</w:t>
            </w:r>
            <w:r w:rsidRPr="00F14AC8">
              <w:t>“ sind</w:t>
            </w:r>
          </w:p>
        </w:tc>
      </w:tr>
      <w:tr w:rsidR="00691DA5" w:rsidRPr="00F14AC8" w14:paraId="3C9C696E" w14:textId="77777777">
        <w:tc>
          <w:tcPr>
            <w:tcW w:w="1555" w:type="dxa"/>
          </w:tcPr>
          <w:p w14:paraId="72FCB92C" w14:textId="77777777" w:rsidR="00691DA5" w:rsidRPr="00F14AC8" w:rsidRDefault="00691DA5">
            <w:r w:rsidRPr="00F14AC8">
              <w:t>Wenn ja</w:t>
            </w:r>
          </w:p>
        </w:tc>
        <w:tc>
          <w:tcPr>
            <w:tcW w:w="7495" w:type="dxa"/>
          </w:tcPr>
          <w:p w14:paraId="6458C578" w14:textId="77777777" w:rsidR="00691DA5" w:rsidRPr="00F14AC8" w:rsidRDefault="00691DA5">
            <w:r w:rsidRPr="00F14AC8">
              <w:t>die ersten beiden Zeichen löschen und weiter</w:t>
            </w:r>
          </w:p>
        </w:tc>
      </w:tr>
      <w:tr w:rsidR="00691DA5" w:rsidRPr="00F14AC8" w14:paraId="5AAB7BE1" w14:textId="77777777">
        <w:tc>
          <w:tcPr>
            <w:tcW w:w="1555" w:type="dxa"/>
          </w:tcPr>
          <w:p w14:paraId="57857CD2" w14:textId="77777777" w:rsidR="00691DA5" w:rsidRPr="00F14AC8" w:rsidRDefault="00691DA5">
            <w:r w:rsidRPr="00F14AC8">
              <w:t>Wenn nein</w:t>
            </w:r>
          </w:p>
        </w:tc>
        <w:tc>
          <w:tcPr>
            <w:tcW w:w="7495" w:type="dxa"/>
          </w:tcPr>
          <w:p w14:paraId="371278A7" w14:textId="065CC923" w:rsidR="00691DA5" w:rsidRPr="00F14AC8" w:rsidRDefault="00691DA5">
            <w:r w:rsidRPr="00F14AC8">
              <w:t xml:space="preserve">Feldinhalt komplett löschen, </w:t>
            </w:r>
            <w:r w:rsidR="00873C59">
              <w:t>Hinweis</w:t>
            </w:r>
            <w:r w:rsidRPr="00F14AC8">
              <w:t>: „Das ist kein Artikel</w:t>
            </w:r>
            <w:r w:rsidR="00873C59">
              <w:t>!</w:t>
            </w:r>
            <w:r w:rsidRPr="00F14AC8">
              <w:t>“</w:t>
            </w:r>
          </w:p>
        </w:tc>
      </w:tr>
    </w:tbl>
    <w:p w14:paraId="7FBC3F13" w14:textId="77777777" w:rsidR="00691DA5" w:rsidRPr="00F14AC8" w:rsidRDefault="00691DA5" w:rsidP="00691DA5"/>
    <w:tbl>
      <w:tblPr>
        <w:tblStyle w:val="Tabellenraster"/>
        <w:tblW w:w="0" w:type="auto"/>
        <w:tblLook w:val="04A0" w:firstRow="1" w:lastRow="0" w:firstColumn="1" w:lastColumn="0" w:noHBand="0" w:noVBand="1"/>
      </w:tblPr>
      <w:tblGrid>
        <w:gridCol w:w="1555"/>
        <w:gridCol w:w="7495"/>
      </w:tblGrid>
      <w:tr w:rsidR="00C90F0D" w:rsidRPr="00F14AC8" w14:paraId="4F599A40" w14:textId="77777777">
        <w:tc>
          <w:tcPr>
            <w:tcW w:w="1555" w:type="dxa"/>
          </w:tcPr>
          <w:p w14:paraId="73CCC205" w14:textId="77777777" w:rsidR="00C90F0D" w:rsidRPr="00F14AC8" w:rsidRDefault="00C90F0D" w:rsidP="00C90F0D">
            <w:r w:rsidRPr="00F14AC8">
              <w:t>Maske</w:t>
            </w:r>
          </w:p>
        </w:tc>
        <w:tc>
          <w:tcPr>
            <w:tcW w:w="7495" w:type="dxa"/>
          </w:tcPr>
          <w:p w14:paraId="113C3F6B" w14:textId="35CB7264" w:rsidR="00C90F0D" w:rsidRPr="00F14AC8" w:rsidRDefault="00C90F0D" w:rsidP="00C90F0D">
            <w:r w:rsidRPr="00F14AC8">
              <w:t>Einkaufslieferschein</w:t>
            </w:r>
          </w:p>
        </w:tc>
      </w:tr>
      <w:tr w:rsidR="00C90F0D" w:rsidRPr="00F14AC8" w14:paraId="0980928E" w14:textId="77777777">
        <w:tc>
          <w:tcPr>
            <w:tcW w:w="1555" w:type="dxa"/>
          </w:tcPr>
          <w:p w14:paraId="3B7F73CC" w14:textId="77777777" w:rsidR="00C90F0D" w:rsidRPr="00F14AC8" w:rsidRDefault="00C90F0D" w:rsidP="00C90F0D">
            <w:r w:rsidRPr="00F14AC8">
              <w:t>Modus</w:t>
            </w:r>
          </w:p>
        </w:tc>
        <w:tc>
          <w:tcPr>
            <w:tcW w:w="7495" w:type="dxa"/>
          </w:tcPr>
          <w:p w14:paraId="238A3E31" w14:textId="1408813A" w:rsidR="00C90F0D" w:rsidRPr="00F14AC8" w:rsidRDefault="00C90F0D" w:rsidP="00C90F0D">
            <w:r w:rsidRPr="00F14AC8">
              <w:t>Neu, Bearbeiten, Freigeben</w:t>
            </w:r>
          </w:p>
        </w:tc>
      </w:tr>
      <w:tr w:rsidR="00691DA5" w:rsidRPr="00F14AC8" w14:paraId="40C5DD6F" w14:textId="77777777">
        <w:tc>
          <w:tcPr>
            <w:tcW w:w="1555" w:type="dxa"/>
          </w:tcPr>
          <w:p w14:paraId="24830045" w14:textId="77777777" w:rsidR="00691DA5" w:rsidRPr="00F14AC8" w:rsidRDefault="00691DA5">
            <w:r w:rsidRPr="00F14AC8">
              <w:t>Event</w:t>
            </w:r>
          </w:p>
        </w:tc>
        <w:tc>
          <w:tcPr>
            <w:tcW w:w="7495" w:type="dxa"/>
          </w:tcPr>
          <w:p w14:paraId="50AE10C3" w14:textId="2E6306DA" w:rsidR="00691DA5" w:rsidRPr="00F14AC8" w:rsidRDefault="00691DA5">
            <w:r w:rsidRPr="00F14AC8">
              <w:t>Field_Fill, Artikel „</w:t>
            </w:r>
            <w:r w:rsidRPr="00F14AC8">
              <w:rPr>
                <w:b/>
              </w:rPr>
              <w:t>platz</w:t>
            </w:r>
            <w:r w:rsidR="00C90F0D" w:rsidRPr="00F14AC8">
              <w:t>“</w:t>
            </w:r>
          </w:p>
        </w:tc>
      </w:tr>
      <w:tr w:rsidR="00691DA5" w:rsidRPr="00F14AC8" w14:paraId="49AEAACF" w14:textId="77777777">
        <w:tc>
          <w:tcPr>
            <w:tcW w:w="1555" w:type="dxa"/>
          </w:tcPr>
          <w:p w14:paraId="01CCC7F1" w14:textId="77777777" w:rsidR="00691DA5" w:rsidRPr="00F14AC8" w:rsidRDefault="00691DA5">
            <w:r w:rsidRPr="00F14AC8">
              <w:t>Bedingung</w:t>
            </w:r>
          </w:p>
        </w:tc>
        <w:tc>
          <w:tcPr>
            <w:tcW w:w="7495" w:type="dxa"/>
          </w:tcPr>
          <w:p w14:paraId="281F0925" w14:textId="77777777" w:rsidR="00691DA5" w:rsidRPr="00F14AC8" w:rsidRDefault="00691DA5">
            <w:commentRangeStart w:id="1060"/>
            <w:r w:rsidRPr="00F14AC8">
              <w:t>wenn per WAREHOUSE befüllt wird. (ggf. Warehouse User prüfen)</w:t>
            </w:r>
            <w:commentRangeEnd w:id="1060"/>
            <w:r w:rsidR="00305046" w:rsidRPr="00F14AC8">
              <w:rPr>
                <w:rStyle w:val="Kommentarzeichen"/>
                <w:sz w:val="24"/>
                <w:szCs w:val="24"/>
              </w:rPr>
              <w:commentReference w:id="1060"/>
            </w:r>
          </w:p>
        </w:tc>
      </w:tr>
      <w:tr w:rsidR="00691DA5" w:rsidRPr="00F14AC8" w14:paraId="4A7DFCDC" w14:textId="77777777">
        <w:tc>
          <w:tcPr>
            <w:tcW w:w="1555" w:type="dxa"/>
          </w:tcPr>
          <w:p w14:paraId="4CDB93ED" w14:textId="77777777" w:rsidR="00691DA5" w:rsidRPr="00F14AC8" w:rsidRDefault="00691DA5">
            <w:r w:rsidRPr="00F14AC8">
              <w:t>Dann</w:t>
            </w:r>
          </w:p>
        </w:tc>
        <w:tc>
          <w:tcPr>
            <w:tcW w:w="7495" w:type="dxa"/>
          </w:tcPr>
          <w:p w14:paraId="1EC6C4F0" w14:textId="11F26B98" w:rsidR="00691DA5" w:rsidRPr="00F14AC8" w:rsidRDefault="00691DA5">
            <w:r w:rsidRPr="00F14AC8">
              <w:t>Prüfen, ob die ersten beiden Zeichen = „</w:t>
            </w:r>
            <w:r w:rsidR="00006F08">
              <w:t>77</w:t>
            </w:r>
            <w:r w:rsidRPr="00F14AC8">
              <w:t>“ sind</w:t>
            </w:r>
          </w:p>
        </w:tc>
      </w:tr>
      <w:tr w:rsidR="00691DA5" w:rsidRPr="00F14AC8" w14:paraId="4FD7A6A2" w14:textId="77777777">
        <w:tc>
          <w:tcPr>
            <w:tcW w:w="1555" w:type="dxa"/>
          </w:tcPr>
          <w:p w14:paraId="5E5A5D4F" w14:textId="77777777" w:rsidR="00691DA5" w:rsidRPr="00F14AC8" w:rsidRDefault="00691DA5">
            <w:r w:rsidRPr="00F14AC8">
              <w:t>Wenn ja</w:t>
            </w:r>
          </w:p>
        </w:tc>
        <w:tc>
          <w:tcPr>
            <w:tcW w:w="7495" w:type="dxa"/>
          </w:tcPr>
          <w:p w14:paraId="4BBA944A" w14:textId="77777777" w:rsidR="00691DA5" w:rsidRPr="00F14AC8" w:rsidRDefault="00691DA5">
            <w:r w:rsidRPr="00F14AC8">
              <w:t>die ersten beiden Zeichen löschen und weiter</w:t>
            </w:r>
          </w:p>
        </w:tc>
      </w:tr>
      <w:tr w:rsidR="00691DA5" w:rsidRPr="00F14AC8" w14:paraId="1F046518" w14:textId="77777777">
        <w:tc>
          <w:tcPr>
            <w:tcW w:w="1555" w:type="dxa"/>
          </w:tcPr>
          <w:p w14:paraId="1F208732" w14:textId="77777777" w:rsidR="00691DA5" w:rsidRPr="00F14AC8" w:rsidRDefault="00691DA5">
            <w:r w:rsidRPr="00F14AC8">
              <w:t>Wenn nein</w:t>
            </w:r>
          </w:p>
        </w:tc>
        <w:tc>
          <w:tcPr>
            <w:tcW w:w="7495" w:type="dxa"/>
          </w:tcPr>
          <w:p w14:paraId="3DEF43AF" w14:textId="309CFBD6" w:rsidR="00691DA5" w:rsidRPr="00F14AC8" w:rsidRDefault="00691DA5">
            <w:commentRangeStart w:id="1061"/>
            <w:commentRangeStart w:id="1062"/>
            <w:r w:rsidRPr="00F14AC8">
              <w:t xml:space="preserve">Feldinhalt komplett löschen, </w:t>
            </w:r>
            <w:r w:rsidR="009B261B">
              <w:t>Hinweis</w:t>
            </w:r>
            <w:r w:rsidRPr="00F14AC8">
              <w:t>: „Das ist kein Lagerplatz</w:t>
            </w:r>
            <w:r w:rsidR="00873C59">
              <w:t>!</w:t>
            </w:r>
            <w:r w:rsidRPr="00F14AC8">
              <w:t>“</w:t>
            </w:r>
            <w:commentRangeEnd w:id="1061"/>
            <w:r w:rsidR="00305046" w:rsidRPr="00F14AC8">
              <w:rPr>
                <w:rStyle w:val="Kommentarzeichen"/>
                <w:sz w:val="24"/>
                <w:szCs w:val="24"/>
              </w:rPr>
              <w:commentReference w:id="1061"/>
            </w:r>
            <w:commentRangeEnd w:id="1062"/>
            <w:r w:rsidRPr="00F14AC8">
              <w:rPr>
                <w:rStyle w:val="Kommentarzeichen"/>
                <w:sz w:val="24"/>
                <w:szCs w:val="24"/>
              </w:rPr>
              <w:commentReference w:id="1062"/>
            </w:r>
          </w:p>
        </w:tc>
      </w:tr>
    </w:tbl>
    <w:p w14:paraId="295D5F80" w14:textId="77777777" w:rsidR="00691DA5" w:rsidRPr="00F14AC8" w:rsidRDefault="00691DA5" w:rsidP="000957B4"/>
    <w:p w14:paraId="196ACEFA" w14:textId="3E3A164A" w:rsidR="002C2FB0" w:rsidRPr="00F14AC8" w:rsidRDefault="002C2FB0" w:rsidP="002C2FB0">
      <w:pPr>
        <w:pStyle w:val="Listenabsatz"/>
        <w:numPr>
          <w:ilvl w:val="0"/>
          <w:numId w:val="16"/>
        </w:numPr>
      </w:pPr>
      <w:r w:rsidRPr="00F14AC8">
        <w:t>Anpassungen für Etikettendrucksteuerung</w:t>
      </w:r>
    </w:p>
    <w:p w14:paraId="3B06E734" w14:textId="77777777" w:rsidR="002C2FB0" w:rsidRPr="00F14AC8" w:rsidRDefault="002C2FB0" w:rsidP="000957B4"/>
    <w:tbl>
      <w:tblPr>
        <w:tblStyle w:val="Tabellenraster"/>
        <w:tblW w:w="0" w:type="auto"/>
        <w:tblLook w:val="04A0" w:firstRow="1" w:lastRow="0" w:firstColumn="1" w:lastColumn="0" w:noHBand="0" w:noVBand="1"/>
      </w:tblPr>
      <w:tblGrid>
        <w:gridCol w:w="1555"/>
        <w:gridCol w:w="7495"/>
      </w:tblGrid>
      <w:tr w:rsidR="002C2FB0" w:rsidRPr="00F14AC8" w14:paraId="491F548D" w14:textId="77777777" w:rsidTr="00D40DFE">
        <w:tc>
          <w:tcPr>
            <w:tcW w:w="1555" w:type="dxa"/>
          </w:tcPr>
          <w:p w14:paraId="4BE07AB7" w14:textId="77777777" w:rsidR="002C2FB0" w:rsidRPr="00F14AC8" w:rsidRDefault="002C2FB0" w:rsidP="00D40DFE">
            <w:r w:rsidRPr="00F14AC8">
              <w:t>Maske</w:t>
            </w:r>
          </w:p>
        </w:tc>
        <w:tc>
          <w:tcPr>
            <w:tcW w:w="7495" w:type="dxa"/>
          </w:tcPr>
          <w:p w14:paraId="7DD0AA39" w14:textId="77777777" w:rsidR="002C2FB0" w:rsidRPr="00F14AC8" w:rsidRDefault="002C2FB0" w:rsidP="00D40DFE">
            <w:r w:rsidRPr="00F14AC8">
              <w:t>Einkaufslieferschein, 45</w:t>
            </w:r>
          </w:p>
        </w:tc>
      </w:tr>
      <w:tr w:rsidR="002C2FB0" w:rsidRPr="00F14AC8" w14:paraId="469922B9" w14:textId="77777777" w:rsidTr="00D40DFE">
        <w:tc>
          <w:tcPr>
            <w:tcW w:w="1555" w:type="dxa"/>
          </w:tcPr>
          <w:p w14:paraId="51FB8B33" w14:textId="77777777" w:rsidR="002C2FB0" w:rsidRPr="00F14AC8" w:rsidRDefault="002C2FB0" w:rsidP="00D40DFE">
            <w:r w:rsidRPr="00F14AC8">
              <w:t>Modus</w:t>
            </w:r>
          </w:p>
        </w:tc>
        <w:tc>
          <w:tcPr>
            <w:tcW w:w="7495" w:type="dxa"/>
          </w:tcPr>
          <w:p w14:paraId="3A180589" w14:textId="77777777" w:rsidR="002C2FB0" w:rsidRPr="00F14AC8" w:rsidRDefault="002C2FB0" w:rsidP="00D40DFE">
            <w:r w:rsidRPr="00F14AC8">
              <w:t>Neu und Bearbeiten</w:t>
            </w:r>
          </w:p>
        </w:tc>
      </w:tr>
      <w:tr w:rsidR="002C2FB0" w:rsidRPr="00F14AC8" w14:paraId="3216ADBD" w14:textId="77777777" w:rsidTr="00D40DFE">
        <w:tc>
          <w:tcPr>
            <w:tcW w:w="1555" w:type="dxa"/>
          </w:tcPr>
          <w:p w14:paraId="7BD5F7C2" w14:textId="77777777" w:rsidR="002C2FB0" w:rsidRPr="00F14AC8" w:rsidRDefault="002C2FB0" w:rsidP="00D40DFE">
            <w:r w:rsidRPr="00F14AC8">
              <w:t>Event</w:t>
            </w:r>
          </w:p>
        </w:tc>
        <w:tc>
          <w:tcPr>
            <w:tcW w:w="7495" w:type="dxa"/>
          </w:tcPr>
          <w:p w14:paraId="5A8EC489" w14:textId="77777777" w:rsidR="002C2FB0" w:rsidRPr="00F14AC8" w:rsidRDefault="002C2FB0" w:rsidP="00D40DFE">
            <w:r w:rsidRPr="00F14AC8">
              <w:t>Field_Exit „</w:t>
            </w:r>
            <w:r w:rsidRPr="00F14AC8">
              <w:rPr>
                <w:b/>
              </w:rPr>
              <w:t>beleg</w:t>
            </w:r>
            <w:r w:rsidRPr="00F14AC8">
              <w:t>“</w:t>
            </w:r>
          </w:p>
        </w:tc>
      </w:tr>
      <w:tr w:rsidR="002C2FB0" w:rsidRPr="00F14AC8" w14:paraId="12C51BE0" w14:textId="77777777" w:rsidTr="00D40DFE">
        <w:tc>
          <w:tcPr>
            <w:tcW w:w="1555" w:type="dxa"/>
          </w:tcPr>
          <w:p w14:paraId="2B13E9B4" w14:textId="77777777" w:rsidR="002C2FB0" w:rsidRPr="00F14AC8" w:rsidRDefault="002C2FB0" w:rsidP="00D40DFE">
            <w:r w:rsidRPr="00F14AC8">
              <w:lastRenderedPageBreak/>
              <w:t>Bedingung</w:t>
            </w:r>
          </w:p>
        </w:tc>
        <w:tc>
          <w:tcPr>
            <w:tcW w:w="7495" w:type="dxa"/>
          </w:tcPr>
          <w:p w14:paraId="35F96127" w14:textId="77777777" w:rsidR="002C2FB0" w:rsidRPr="00F14AC8" w:rsidRDefault="002C2FB0" w:rsidP="00D40DFE">
            <w:pPr>
              <w:rPr>
                <w:bCs/>
              </w:rPr>
            </w:pPr>
            <w:r w:rsidRPr="00F14AC8">
              <w:rPr>
                <w:b/>
              </w:rPr>
              <w:t>„artex^</w:t>
            </w:r>
            <w:r w:rsidRPr="00F14AC8">
              <w:rPr>
                <w:b/>
                <w:bCs/>
              </w:rPr>
              <w:t xml:space="preserve">yartetikett“ </w:t>
            </w:r>
            <w:r w:rsidRPr="00F14AC8">
              <w:rPr>
                <w:bCs/>
              </w:rPr>
              <w:t>= ja</w:t>
            </w:r>
          </w:p>
          <w:p w14:paraId="3B10E8F0" w14:textId="77777777" w:rsidR="002C2FB0" w:rsidRPr="00F14AC8" w:rsidRDefault="002C2FB0" w:rsidP="00D40DFE">
            <w:pPr>
              <w:rPr>
                <w:bCs/>
              </w:rPr>
            </w:pPr>
            <w:r w:rsidRPr="00F14AC8">
              <w:rPr>
                <w:b/>
              </w:rPr>
              <w:t>„artex^</w:t>
            </w:r>
            <w:r w:rsidRPr="00F14AC8">
              <w:rPr>
                <w:b/>
                <w:bCs/>
              </w:rPr>
              <w:t xml:space="preserve">ymgeetikett“ </w:t>
            </w:r>
            <w:r w:rsidRPr="00F14AC8">
              <w:rPr>
                <w:bCs/>
              </w:rPr>
              <w:t>= ja</w:t>
            </w:r>
          </w:p>
        </w:tc>
      </w:tr>
      <w:tr w:rsidR="002C2FB0" w:rsidRPr="00F14AC8" w14:paraId="21AD1872" w14:textId="77777777" w:rsidTr="00D40DFE">
        <w:tc>
          <w:tcPr>
            <w:tcW w:w="1555" w:type="dxa"/>
          </w:tcPr>
          <w:p w14:paraId="2ECB2E4D" w14:textId="77777777" w:rsidR="002C2FB0" w:rsidRPr="00F14AC8" w:rsidRDefault="002C2FB0" w:rsidP="00D40DFE">
            <w:r w:rsidRPr="00F14AC8">
              <w:t>Dann</w:t>
            </w:r>
          </w:p>
        </w:tc>
        <w:tc>
          <w:tcPr>
            <w:tcW w:w="7495" w:type="dxa"/>
          </w:tcPr>
          <w:p w14:paraId="43BC1637" w14:textId="77777777" w:rsidR="002C2FB0" w:rsidRPr="00F14AC8" w:rsidRDefault="002C2FB0" w:rsidP="00D40DFE">
            <w:r w:rsidRPr="00F14AC8">
              <w:rPr>
                <w:b/>
              </w:rPr>
              <w:t>„yetikettdrucken“</w:t>
            </w:r>
            <w:r w:rsidRPr="00F14AC8">
              <w:t xml:space="preserve"> = ja</w:t>
            </w:r>
          </w:p>
        </w:tc>
      </w:tr>
    </w:tbl>
    <w:p w14:paraId="088F8670" w14:textId="77777777" w:rsidR="002C2FB0" w:rsidRPr="00F14AC8" w:rsidRDefault="002C2FB0" w:rsidP="002C2FB0"/>
    <w:p w14:paraId="052532EF" w14:textId="74AB9EA8" w:rsidR="002C2FB0" w:rsidRPr="00F14AC8" w:rsidRDefault="002C2FB0" w:rsidP="002C2FB0">
      <w:pPr>
        <w:rPr>
          <w:u w:val="single"/>
        </w:rPr>
      </w:pPr>
      <w:r w:rsidRPr="00F14AC8">
        <w:rPr>
          <w:u w:val="single"/>
        </w:rPr>
        <w:t>Anzeige im Warehouse</w:t>
      </w:r>
    </w:p>
    <w:p w14:paraId="7F1FAFCC" w14:textId="77777777" w:rsidR="002C2FB0" w:rsidRPr="00F14AC8" w:rsidRDefault="002C2FB0" w:rsidP="002C2FB0"/>
    <w:p w14:paraId="7DA80F0E" w14:textId="23229815" w:rsidR="002C2FB0" w:rsidRPr="00F14AC8" w:rsidRDefault="002C2FB0" w:rsidP="002C2FB0">
      <w:r w:rsidRPr="00F14AC8">
        <w:t>Feld „</w:t>
      </w:r>
      <w:r w:rsidRPr="00F14AC8">
        <w:rPr>
          <w:b/>
          <w:bCs/>
        </w:rPr>
        <w:t>yetikettdrucken</w:t>
      </w:r>
      <w:r w:rsidRPr="00F14AC8">
        <w:t>“ in Lieferscheinposition</w:t>
      </w:r>
      <w:r w:rsidR="00873C59">
        <w:t xml:space="preserve"> im WAREHOUSE</w:t>
      </w:r>
      <w:r w:rsidRPr="00F14AC8">
        <w:t xml:space="preserve"> anzeigen und ab- und anwählbar machen.</w:t>
      </w:r>
    </w:p>
    <w:p w14:paraId="3E4DDB3D" w14:textId="77777777" w:rsidR="002C2FB0" w:rsidRPr="00F14AC8" w:rsidRDefault="002C2FB0" w:rsidP="000957B4"/>
    <w:tbl>
      <w:tblPr>
        <w:tblStyle w:val="Tabellenraster"/>
        <w:tblW w:w="9085" w:type="dxa"/>
        <w:tblLook w:val="04A0" w:firstRow="1" w:lastRow="0" w:firstColumn="1" w:lastColumn="0" w:noHBand="0" w:noVBand="1"/>
      </w:tblPr>
      <w:tblGrid>
        <w:gridCol w:w="8018"/>
        <w:gridCol w:w="1067"/>
      </w:tblGrid>
      <w:tr w:rsidR="00C26E58" w:rsidRPr="00F14AC8" w14:paraId="31ABADC2" w14:textId="77777777">
        <w:tc>
          <w:tcPr>
            <w:tcW w:w="8077" w:type="dxa"/>
            <w:shd w:val="clear" w:color="auto" w:fill="DCEEA3" w:themeFill="accent6" w:themeFillTint="99"/>
          </w:tcPr>
          <w:p w14:paraId="322C5E73" w14:textId="77777777" w:rsidR="00C26E58" w:rsidRPr="00F14AC8" w:rsidRDefault="00C26E58">
            <w:r w:rsidRPr="00F14AC8">
              <w:t>Auswirkungen der Customization/Extension</w:t>
            </w:r>
          </w:p>
        </w:tc>
        <w:tc>
          <w:tcPr>
            <w:tcW w:w="1008" w:type="dxa"/>
            <w:shd w:val="clear" w:color="auto" w:fill="DCEEA3" w:themeFill="accent6" w:themeFillTint="99"/>
          </w:tcPr>
          <w:p w14:paraId="6B302942" w14:textId="77777777" w:rsidR="00C26E58" w:rsidRPr="00F14AC8" w:rsidRDefault="00C26E58">
            <w:r w:rsidRPr="00F14AC8">
              <w:t>Antwort</w:t>
            </w:r>
          </w:p>
        </w:tc>
      </w:tr>
      <w:tr w:rsidR="00C26E58" w:rsidRPr="00F14AC8" w14:paraId="33C9D92E" w14:textId="77777777">
        <w:tc>
          <w:tcPr>
            <w:tcW w:w="8077" w:type="dxa"/>
          </w:tcPr>
          <w:p w14:paraId="2235AACB" w14:textId="77777777" w:rsidR="00C26E58" w:rsidRPr="00F14AC8" w:rsidRDefault="00C26E58">
            <w:pPr>
              <w:rPr>
                <w:sz w:val="20"/>
                <w:szCs w:val="20"/>
              </w:rPr>
            </w:pPr>
            <w:r w:rsidRPr="00F14AC8">
              <w:rPr>
                <w:sz w:val="20"/>
                <w:szCs w:val="20"/>
              </w:rPr>
              <w:t xml:space="preserve">Keine besonderen Auswirkungen </w:t>
            </w:r>
          </w:p>
        </w:tc>
        <w:tc>
          <w:tcPr>
            <w:tcW w:w="1008" w:type="dxa"/>
          </w:tcPr>
          <w:p w14:paraId="7FE5F3E0" w14:textId="77777777" w:rsidR="00C26E58" w:rsidRPr="00F14AC8" w:rsidRDefault="00C26E58">
            <w:pPr>
              <w:rPr>
                <w:sz w:val="20"/>
                <w:szCs w:val="20"/>
              </w:rPr>
            </w:pPr>
            <w:r w:rsidRPr="00F14AC8">
              <w:rPr>
                <w:sz w:val="20"/>
                <w:szCs w:val="20"/>
              </w:rPr>
              <w:t>Ja/Nein</w:t>
            </w:r>
          </w:p>
        </w:tc>
      </w:tr>
      <w:tr w:rsidR="00C26E58" w:rsidRPr="00F14AC8" w14:paraId="04F70202" w14:textId="77777777">
        <w:tc>
          <w:tcPr>
            <w:tcW w:w="8077" w:type="dxa"/>
          </w:tcPr>
          <w:p w14:paraId="619D767A" w14:textId="77777777" w:rsidR="00C26E58" w:rsidRPr="00F14AC8" w:rsidRDefault="00C26E58">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70D70C12" w14:textId="77777777" w:rsidR="00C26E58" w:rsidRPr="00F14AC8" w:rsidRDefault="00C26E58">
            <w:pPr>
              <w:rPr>
                <w:sz w:val="20"/>
                <w:szCs w:val="20"/>
              </w:rPr>
            </w:pPr>
            <w:r w:rsidRPr="00F14AC8">
              <w:rPr>
                <w:sz w:val="20"/>
                <w:szCs w:val="20"/>
              </w:rPr>
              <w:t>Ja/Nein</w:t>
            </w:r>
          </w:p>
        </w:tc>
      </w:tr>
      <w:tr w:rsidR="00C26E58" w:rsidRPr="00F14AC8" w14:paraId="3EB81CBB" w14:textId="77777777">
        <w:tc>
          <w:tcPr>
            <w:tcW w:w="8077" w:type="dxa"/>
          </w:tcPr>
          <w:p w14:paraId="1314B6C2" w14:textId="77777777" w:rsidR="00C26E58" w:rsidRPr="00F14AC8" w:rsidRDefault="00C26E58">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CB3F484" w14:textId="77777777" w:rsidR="00C26E58" w:rsidRPr="00F14AC8" w:rsidRDefault="00C26E58">
            <w:pPr>
              <w:rPr>
                <w:sz w:val="20"/>
                <w:szCs w:val="20"/>
              </w:rPr>
            </w:pPr>
            <w:r w:rsidRPr="00F14AC8">
              <w:rPr>
                <w:sz w:val="20"/>
                <w:szCs w:val="20"/>
              </w:rPr>
              <w:t>Ja/Nein</w:t>
            </w:r>
          </w:p>
        </w:tc>
      </w:tr>
      <w:tr w:rsidR="00C26E58" w:rsidRPr="00F14AC8" w14:paraId="01428174" w14:textId="77777777">
        <w:tc>
          <w:tcPr>
            <w:tcW w:w="8077" w:type="dxa"/>
          </w:tcPr>
          <w:p w14:paraId="3833154A" w14:textId="77777777" w:rsidR="00C26E58" w:rsidRPr="00F14AC8" w:rsidRDefault="00C26E58">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1AC48C2E" w14:textId="77777777" w:rsidR="00C26E58" w:rsidRPr="00F14AC8" w:rsidRDefault="00C26E58">
            <w:pPr>
              <w:rPr>
                <w:sz w:val="20"/>
                <w:szCs w:val="20"/>
              </w:rPr>
            </w:pPr>
            <w:r w:rsidRPr="00F14AC8">
              <w:rPr>
                <w:sz w:val="20"/>
                <w:szCs w:val="20"/>
              </w:rPr>
              <w:t>Ja/Nein</w:t>
            </w:r>
          </w:p>
        </w:tc>
      </w:tr>
      <w:tr w:rsidR="00C26E58" w:rsidRPr="00F14AC8" w14:paraId="12927FF8" w14:textId="77777777">
        <w:tc>
          <w:tcPr>
            <w:tcW w:w="8077" w:type="dxa"/>
          </w:tcPr>
          <w:p w14:paraId="6F6CF037" w14:textId="77777777" w:rsidR="00C26E58" w:rsidRPr="00F14AC8" w:rsidRDefault="00C26E58">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41486D36" w14:textId="77777777" w:rsidR="00C26E58" w:rsidRPr="00F14AC8" w:rsidRDefault="00C26E58">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C26E58" w:rsidRPr="00F14AC8" w14:paraId="71E37CA8" w14:textId="77777777">
        <w:trPr>
          <w:trHeight w:hRule="exact" w:val="861"/>
        </w:trPr>
        <w:tc>
          <w:tcPr>
            <w:tcW w:w="1273" w:type="dxa"/>
            <w:shd w:val="clear" w:color="auto" w:fill="D5D5D5" w:themeFill="background2"/>
            <w:tcMar>
              <w:bottom w:w="57" w:type="dxa"/>
            </w:tcMar>
          </w:tcPr>
          <w:p w14:paraId="19440E49" w14:textId="77777777" w:rsidR="00C26E58" w:rsidRPr="00F14AC8" w:rsidRDefault="00C26E58">
            <w:pPr>
              <w:rPr>
                <w:b/>
              </w:rPr>
            </w:pPr>
            <w:r w:rsidRPr="00F14AC8">
              <w:rPr>
                <w:b/>
              </w:rPr>
              <w:t>Priorität</w:t>
            </w:r>
          </w:p>
        </w:tc>
        <w:tc>
          <w:tcPr>
            <w:tcW w:w="2190" w:type="dxa"/>
            <w:shd w:val="clear" w:color="auto" w:fill="D5D5D5" w:themeFill="background2"/>
            <w:tcMar>
              <w:bottom w:w="57" w:type="dxa"/>
            </w:tcMar>
          </w:tcPr>
          <w:p w14:paraId="62E4BB0B" w14:textId="77777777" w:rsidR="00C26E58" w:rsidRPr="00F14AC8" w:rsidRDefault="00C26E58">
            <w:pPr>
              <w:rPr>
                <w:b/>
              </w:rPr>
            </w:pPr>
            <w:r w:rsidRPr="00F14AC8">
              <w:rPr>
                <w:b/>
              </w:rPr>
              <w:t>Realisierung</w:t>
            </w:r>
          </w:p>
        </w:tc>
        <w:tc>
          <w:tcPr>
            <w:tcW w:w="1070" w:type="dxa"/>
            <w:shd w:val="clear" w:color="auto" w:fill="D5D5D5" w:themeFill="background2"/>
            <w:tcMar>
              <w:bottom w:w="57" w:type="dxa"/>
            </w:tcMar>
          </w:tcPr>
          <w:p w14:paraId="7BE87B7F" w14:textId="77777777" w:rsidR="00C26E58" w:rsidRPr="00F14AC8" w:rsidRDefault="00C26E58">
            <w:pPr>
              <w:rPr>
                <w:b/>
              </w:rPr>
            </w:pPr>
            <w:r w:rsidRPr="00F14AC8">
              <w:rPr>
                <w:b/>
              </w:rPr>
              <w:t>Dauer (ca./h)</w:t>
            </w:r>
          </w:p>
        </w:tc>
        <w:tc>
          <w:tcPr>
            <w:tcW w:w="1134" w:type="dxa"/>
            <w:shd w:val="clear" w:color="auto" w:fill="D5D5D5" w:themeFill="background2"/>
            <w:tcMar>
              <w:bottom w:w="57" w:type="dxa"/>
            </w:tcMar>
          </w:tcPr>
          <w:p w14:paraId="20D6A38F" w14:textId="77777777" w:rsidR="00C26E58" w:rsidRPr="00F14AC8" w:rsidRDefault="00C26E58">
            <w:pPr>
              <w:rPr>
                <w:b/>
              </w:rPr>
            </w:pPr>
            <w:r w:rsidRPr="00F14AC8">
              <w:rPr>
                <w:b/>
              </w:rPr>
              <w:t>QS</w:t>
            </w:r>
            <w:r w:rsidRPr="00F14AC8">
              <w:rPr>
                <w:b/>
              </w:rPr>
              <w:br/>
              <w:t>(ca./h)</w:t>
            </w:r>
          </w:p>
        </w:tc>
        <w:tc>
          <w:tcPr>
            <w:tcW w:w="1134" w:type="dxa"/>
            <w:shd w:val="clear" w:color="auto" w:fill="D5D5D5" w:themeFill="background2"/>
            <w:tcMar>
              <w:bottom w:w="57" w:type="dxa"/>
            </w:tcMar>
          </w:tcPr>
          <w:p w14:paraId="654D787E" w14:textId="77777777" w:rsidR="00C26E58" w:rsidRPr="00F14AC8" w:rsidRDefault="00C26E58">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81467EA" w14:textId="77777777" w:rsidR="00C26E58" w:rsidRPr="00F14AC8" w:rsidRDefault="00C26E58">
            <w:pPr>
              <w:rPr>
                <w:b/>
              </w:rPr>
            </w:pPr>
            <w:r w:rsidRPr="00F14AC8">
              <w:rPr>
                <w:b/>
              </w:rPr>
              <w:t>Bereich</w:t>
            </w:r>
          </w:p>
        </w:tc>
      </w:tr>
      <w:tr w:rsidR="00C26E58" w:rsidRPr="00F14AC8" w14:paraId="684C155F" w14:textId="77777777">
        <w:trPr>
          <w:trHeight w:val="454"/>
        </w:trPr>
        <w:tc>
          <w:tcPr>
            <w:tcW w:w="1273" w:type="dxa"/>
            <w:shd w:val="clear" w:color="auto" w:fill="FFFFFF"/>
            <w:tcMar>
              <w:bottom w:w="57" w:type="dxa"/>
            </w:tcMar>
          </w:tcPr>
          <w:p w14:paraId="3F323483" w14:textId="77777777" w:rsidR="00C26E58" w:rsidRPr="00F14AC8" w:rsidRDefault="00C26E58" w:rsidP="00394CD1">
            <w:pPr>
              <w:pStyle w:val="Tabelleninhalte"/>
            </w:pPr>
            <w:r w:rsidRPr="00F14AC8">
              <w:t>1</w:t>
            </w:r>
          </w:p>
        </w:tc>
        <w:tc>
          <w:tcPr>
            <w:tcW w:w="2190" w:type="dxa"/>
            <w:shd w:val="clear" w:color="auto" w:fill="FFFFFF"/>
            <w:tcMar>
              <w:bottom w:w="57" w:type="dxa"/>
            </w:tcMar>
          </w:tcPr>
          <w:p w14:paraId="04156C9F" w14:textId="77777777" w:rsidR="00C26E58" w:rsidRPr="00F14AC8" w:rsidRDefault="00C26E58" w:rsidP="00394CD1">
            <w:pPr>
              <w:pStyle w:val="Tabelleninhalte"/>
            </w:pPr>
            <w:r w:rsidRPr="00F14AC8">
              <w:t>Abas</w:t>
            </w:r>
          </w:p>
        </w:tc>
        <w:tc>
          <w:tcPr>
            <w:tcW w:w="1070" w:type="dxa"/>
            <w:shd w:val="clear" w:color="auto" w:fill="FFFFFF"/>
            <w:tcMar>
              <w:bottom w:w="57" w:type="dxa"/>
            </w:tcMar>
          </w:tcPr>
          <w:p w14:paraId="44F4B9DF" w14:textId="77777777" w:rsidR="00C26E58" w:rsidRPr="00F14AC8" w:rsidRDefault="00C26E58" w:rsidP="00394CD1">
            <w:pPr>
              <w:pStyle w:val="Tabelleninhalte"/>
            </w:pPr>
            <w:r w:rsidRPr="00F14AC8">
              <w:t>0,00</w:t>
            </w:r>
          </w:p>
        </w:tc>
        <w:tc>
          <w:tcPr>
            <w:tcW w:w="1134" w:type="dxa"/>
            <w:shd w:val="clear" w:color="auto" w:fill="FFFFFF"/>
            <w:tcMar>
              <w:bottom w:w="57" w:type="dxa"/>
            </w:tcMar>
          </w:tcPr>
          <w:p w14:paraId="7B8B7CFF" w14:textId="77777777" w:rsidR="00C26E58" w:rsidRPr="00F14AC8" w:rsidRDefault="00C26E58" w:rsidP="00394CD1">
            <w:pPr>
              <w:pStyle w:val="Tabelleninhalte"/>
            </w:pPr>
            <w:r w:rsidRPr="00F14AC8">
              <w:t>0,00</w:t>
            </w:r>
          </w:p>
        </w:tc>
        <w:tc>
          <w:tcPr>
            <w:tcW w:w="1134" w:type="dxa"/>
            <w:shd w:val="clear" w:color="auto" w:fill="FFFFFF"/>
            <w:tcMar>
              <w:bottom w:w="57" w:type="dxa"/>
            </w:tcMar>
          </w:tcPr>
          <w:p w14:paraId="31472C70" w14:textId="77777777" w:rsidR="00C26E58" w:rsidRPr="00F14AC8" w:rsidRDefault="00C26E58" w:rsidP="00394CD1">
            <w:pPr>
              <w:pStyle w:val="Tabelleninhalte"/>
            </w:pPr>
            <w:r w:rsidRPr="00F14AC8">
              <w:t>0,00</w:t>
            </w:r>
          </w:p>
        </w:tc>
        <w:tc>
          <w:tcPr>
            <w:tcW w:w="2271" w:type="dxa"/>
            <w:shd w:val="clear" w:color="auto" w:fill="FFFFFF"/>
            <w:tcMar>
              <w:bottom w:w="57" w:type="dxa"/>
            </w:tcMar>
          </w:tcPr>
          <w:p w14:paraId="12808A73" w14:textId="77777777" w:rsidR="00C26E58" w:rsidRPr="00F14AC8" w:rsidRDefault="00C26E58" w:rsidP="00394CD1">
            <w:pPr>
              <w:pStyle w:val="Tabelleninhalte"/>
            </w:pPr>
            <w:r w:rsidRPr="00F14AC8">
              <w:t>Admin</w:t>
            </w:r>
          </w:p>
        </w:tc>
      </w:tr>
    </w:tbl>
    <w:p w14:paraId="49789657" w14:textId="77777777" w:rsidR="00C26E58" w:rsidRPr="00F14AC8" w:rsidRDefault="00C26E58" w:rsidP="000957B4"/>
    <w:p w14:paraId="61C4727C" w14:textId="6432FFFE" w:rsidR="00AA1B6B" w:rsidRPr="00F14AC8" w:rsidRDefault="002117F0" w:rsidP="002117F0">
      <w:pPr>
        <w:pStyle w:val="berschrift3"/>
      </w:pPr>
      <w:bookmarkStart w:id="1063" w:name="_Toc228444385"/>
      <w:bookmarkStart w:id="1064" w:name="AP021"/>
      <w:r w:rsidRPr="00F14AC8">
        <w:t>Wareneingang</w:t>
      </w:r>
      <w:r w:rsidR="00AA1B6B" w:rsidRPr="00F14AC8">
        <w:t xml:space="preserve"> </w:t>
      </w:r>
      <w:r w:rsidR="002E1081" w:rsidRPr="00F14AC8">
        <w:t>Lieferantenanlieferung</w:t>
      </w:r>
      <w:bookmarkEnd w:id="1063"/>
    </w:p>
    <w:bookmarkEnd w:id="1064"/>
    <w:p w14:paraId="5529EEF4" w14:textId="77777777" w:rsidR="002E1081" w:rsidRPr="00F14AC8" w:rsidRDefault="002E1081" w:rsidP="002E1081"/>
    <w:p w14:paraId="1250C501" w14:textId="77777777" w:rsidR="00334D40" w:rsidRPr="00F14AC8" w:rsidRDefault="002E1081" w:rsidP="002E1081">
      <w:r w:rsidRPr="00F14AC8">
        <w:t xml:space="preserve">Betrifft </w:t>
      </w:r>
      <w:r w:rsidRPr="00F14AC8">
        <w:rPr>
          <w:u w:val="single"/>
        </w:rPr>
        <w:t>Funktion 1</w:t>
      </w:r>
      <w:r w:rsidR="00C91644" w:rsidRPr="00F14AC8">
        <w:t xml:space="preserve">. </w:t>
      </w:r>
    </w:p>
    <w:p w14:paraId="55C12214" w14:textId="77777777" w:rsidR="00334D40" w:rsidRPr="00F14AC8" w:rsidRDefault="00334D40" w:rsidP="002E1081"/>
    <w:p w14:paraId="0CF61AC6" w14:textId="63F78FAA" w:rsidR="00593F5E" w:rsidRPr="00F14AC8" w:rsidRDefault="00C91644" w:rsidP="002E1081">
      <w:r w:rsidRPr="00F14AC8">
        <w:t xml:space="preserve">Beide Warehouse-Funktionen </w:t>
      </w:r>
      <w:r w:rsidR="00587340" w:rsidRPr="00F14AC8">
        <w:t>(„</w:t>
      </w:r>
      <w:r w:rsidR="00724B91" w:rsidRPr="00F14AC8">
        <w:t>WARENEINGANG MIT LIEFERSCHEIN</w:t>
      </w:r>
      <w:r w:rsidR="00587340" w:rsidRPr="00F14AC8">
        <w:t>“ und „</w:t>
      </w:r>
      <w:r w:rsidR="00724B91" w:rsidRPr="00F14AC8">
        <w:t>ANSTEHENDE LIEFERUNG</w:t>
      </w:r>
      <w:r w:rsidR="00587340" w:rsidRPr="00F14AC8">
        <w:t xml:space="preserve">“) </w:t>
      </w:r>
      <w:r w:rsidRPr="00F14AC8">
        <w:t>werden zusammengefasst</w:t>
      </w:r>
      <w:r w:rsidR="006F5DDA" w:rsidRPr="00F14AC8">
        <w:t xml:space="preserve"> in der Funktion in </w:t>
      </w:r>
      <w:r w:rsidR="00593F5E" w:rsidRPr="00F14AC8">
        <w:t xml:space="preserve">der neuen Funktion </w:t>
      </w:r>
      <w:r w:rsidR="006F5DDA" w:rsidRPr="00F14AC8">
        <w:t>„WARENEINGANG“.</w:t>
      </w:r>
      <w:r w:rsidR="00066544" w:rsidRPr="00F14AC8">
        <w:t xml:space="preserve"> </w:t>
      </w:r>
    </w:p>
    <w:p w14:paraId="418A36DF" w14:textId="37387BE7" w:rsidR="002E1081" w:rsidRPr="00F14AC8" w:rsidRDefault="00066544" w:rsidP="002E1081">
      <w:r w:rsidRPr="00F14AC8">
        <w:t>Basis ist die Funktion „ANSTEHENDE LIEFERUNG“</w:t>
      </w:r>
      <w:r w:rsidR="00C666BF" w:rsidRPr="00F14AC8">
        <w:t xml:space="preserve">. Es werden die Filter aus </w:t>
      </w:r>
      <w:r w:rsidR="00724B91" w:rsidRPr="00F14AC8">
        <w:t>„WARENEINGANG MIT LIEFERSCHEIN“ übernommen.</w:t>
      </w:r>
    </w:p>
    <w:p w14:paraId="0399FBF6" w14:textId="18DCFF14" w:rsidR="00585F4B" w:rsidRPr="00F14AC8" w:rsidRDefault="00D67B32" w:rsidP="000957B4">
      <w:r w:rsidRPr="00F14AC8">
        <w:t xml:space="preserve"> </w:t>
      </w:r>
    </w:p>
    <w:p w14:paraId="353812DE" w14:textId="350D8D23" w:rsidR="00585F4B" w:rsidRPr="00F14AC8" w:rsidRDefault="00585F4B" w:rsidP="005F5D00">
      <w:pPr>
        <w:pStyle w:val="Listenabsatz"/>
        <w:numPr>
          <w:ilvl w:val="0"/>
          <w:numId w:val="12"/>
        </w:numPr>
      </w:pPr>
      <w:r w:rsidRPr="00F14AC8">
        <w:t xml:space="preserve">Ein zusätzlicher Filter über die Artikelnummer </w:t>
      </w:r>
      <w:r w:rsidR="00060DAE" w:rsidRPr="00F14AC8">
        <w:t xml:space="preserve">und über die Lieferantenartikelnummer </w:t>
      </w:r>
      <w:r w:rsidRPr="00F14AC8">
        <w:t>wird benötigt.</w:t>
      </w:r>
    </w:p>
    <w:p w14:paraId="252B97ED" w14:textId="1514CE30" w:rsidR="00B021F6" w:rsidRPr="00F14AC8" w:rsidRDefault="00B021F6" w:rsidP="005F5D00">
      <w:pPr>
        <w:pStyle w:val="Listenabsatz"/>
        <w:numPr>
          <w:ilvl w:val="0"/>
          <w:numId w:val="12"/>
        </w:numPr>
      </w:pPr>
      <w:r w:rsidRPr="00F14AC8">
        <w:t>D</w:t>
      </w:r>
      <w:r w:rsidR="00241913" w:rsidRPr="00F14AC8">
        <w:t>as Feld</w:t>
      </w:r>
      <w:r w:rsidRPr="00F14AC8">
        <w:t xml:space="preserve"> Artikelnummer muss zusätzlich auch die Lieferantenartikelnummer (Lieferant 1) auswerten können.</w:t>
      </w:r>
      <w:r w:rsidR="00B22FBF" w:rsidRPr="00F14AC8">
        <w:t xml:space="preserve"> -&gt; Dies wird nicht empfohlen, da </w:t>
      </w:r>
      <w:r w:rsidR="006C71AE" w:rsidRPr="00F14AC8">
        <w:t>dies zu falschen Ergebnissen führen kann. Wir lösen das über zwei getrennte Felder.</w:t>
      </w:r>
      <w:r w:rsidR="00D102D3" w:rsidRPr="00F14AC8">
        <w:t xml:space="preserve"> Siehe Punkt 1.</w:t>
      </w:r>
    </w:p>
    <w:p w14:paraId="11B90467" w14:textId="36457459" w:rsidR="00B021F6" w:rsidRPr="00F14AC8" w:rsidRDefault="00B021F6" w:rsidP="005F5D00">
      <w:pPr>
        <w:pStyle w:val="Listenabsatz"/>
        <w:numPr>
          <w:ilvl w:val="0"/>
          <w:numId w:val="12"/>
        </w:numPr>
      </w:pPr>
      <w:r w:rsidRPr="00F14AC8">
        <w:t>Als Vorbelegung von Lagerplätzen sollen die Standardzugangslagerplätze der Hauptlagergruppe des Nutzers</w:t>
      </w:r>
      <w:r w:rsidR="00A47B78" w:rsidRPr="00F14AC8">
        <w:t xml:space="preserve"> gesetzt werden</w:t>
      </w:r>
      <w:r w:rsidRPr="00F14AC8">
        <w:t>.</w:t>
      </w:r>
    </w:p>
    <w:p w14:paraId="0192805D" w14:textId="1A4A1E19" w:rsidR="00DA5B0E" w:rsidRPr="00F14AC8" w:rsidRDefault="00DA5B0E" w:rsidP="005F5D00">
      <w:pPr>
        <w:pStyle w:val="Listenabsatz"/>
        <w:numPr>
          <w:ilvl w:val="0"/>
          <w:numId w:val="12"/>
        </w:numPr>
      </w:pPr>
      <w:r w:rsidRPr="00F14AC8">
        <w:t>Ansicht der VPE und Änderbarkeit der VPE in der Lieferscheinposition.</w:t>
      </w:r>
    </w:p>
    <w:p w14:paraId="1F033BC3" w14:textId="5EEC51D4" w:rsidR="00DA5B0E" w:rsidRPr="00F14AC8" w:rsidRDefault="008A33AD" w:rsidP="005F5D00">
      <w:pPr>
        <w:pStyle w:val="Listenabsatz"/>
        <w:numPr>
          <w:ilvl w:val="0"/>
          <w:numId w:val="12"/>
        </w:numPr>
      </w:pPr>
      <w:r w:rsidRPr="00F14AC8">
        <w:t>Druck der Etiketten sofort, wenn die Erfassung über das Warehouse erfolgte.</w:t>
      </w:r>
      <w:r w:rsidR="00AA507E" w:rsidRPr="00F14AC8">
        <w:t xml:space="preserve"> Druckervorbelegung mit Standarddrucker des Mitarbeiters. Abwahl de</w:t>
      </w:r>
      <w:r w:rsidR="0028424E" w:rsidRPr="00F14AC8">
        <w:t>s sofortigen Etikettendrucks.</w:t>
      </w:r>
    </w:p>
    <w:p w14:paraId="0796A810" w14:textId="55E44D9F" w:rsidR="008A33AD" w:rsidRPr="00F14AC8" w:rsidRDefault="000C3B70" w:rsidP="005F5D00">
      <w:pPr>
        <w:pStyle w:val="Listenabsatz"/>
        <w:numPr>
          <w:ilvl w:val="0"/>
          <w:numId w:val="12"/>
        </w:numPr>
      </w:pPr>
      <w:r w:rsidRPr="00F14AC8">
        <w:lastRenderedPageBreak/>
        <w:t xml:space="preserve">Zusätzlicher Button im Kopf „Alles auf Qualitätslager buchen“. Dieser bucht </w:t>
      </w:r>
      <w:r w:rsidR="005479DB" w:rsidRPr="00F14AC8">
        <w:t>auf den Standardqualitätslagerplatz der Lagergruppe des Mitarbeiters.</w:t>
      </w:r>
    </w:p>
    <w:p w14:paraId="7AA89D1B" w14:textId="255EAC30" w:rsidR="00800183" w:rsidRPr="00F14AC8" w:rsidRDefault="00800183" w:rsidP="000957B4"/>
    <w:p w14:paraId="31149A73" w14:textId="77777777" w:rsidR="002E1081" w:rsidRPr="00F14AC8" w:rsidRDefault="002E1081" w:rsidP="002E1081">
      <w:pPr>
        <w:rPr>
          <w:b/>
          <w:bCs/>
          <w:color w:val="002060"/>
        </w:rPr>
      </w:pPr>
      <w:commentRangeStart w:id="1065"/>
      <w:commentRangeStart w:id="1066"/>
      <w:r w:rsidRPr="00F14AC8">
        <w:rPr>
          <w:b/>
          <w:bCs/>
          <w:color w:val="002060"/>
        </w:rPr>
        <w:t>Umsetzung ABAS</w:t>
      </w:r>
      <w:commentRangeEnd w:id="1065"/>
      <w:r w:rsidR="0077565F" w:rsidRPr="00F14AC8">
        <w:rPr>
          <w:rStyle w:val="Kommentarzeichen"/>
          <w:b/>
          <w:bCs/>
          <w:color w:val="002060"/>
          <w:sz w:val="24"/>
          <w:szCs w:val="24"/>
        </w:rPr>
        <w:commentReference w:id="1065"/>
      </w:r>
      <w:commentRangeEnd w:id="1066"/>
      <w:r w:rsidRPr="00F14AC8">
        <w:rPr>
          <w:rStyle w:val="Kommentarzeichen"/>
          <w:b/>
          <w:bCs/>
          <w:color w:val="002060"/>
          <w:sz w:val="24"/>
          <w:szCs w:val="24"/>
        </w:rPr>
        <w:commentReference w:id="1066"/>
      </w:r>
    </w:p>
    <w:p w14:paraId="3ED5F494" w14:textId="5E3F1DBD" w:rsidR="002E1081" w:rsidRPr="00F14AC8" w:rsidRDefault="002E1081"/>
    <w:p w14:paraId="3EC9C665" w14:textId="21CA4FBD" w:rsidR="005B267D" w:rsidRPr="00F14AC8" w:rsidRDefault="005B267D" w:rsidP="005B267D">
      <w:pPr>
        <w:pStyle w:val="Listenabsatz"/>
        <w:numPr>
          <w:ilvl w:val="0"/>
          <w:numId w:val="15"/>
        </w:numPr>
      </w:pPr>
      <w:r w:rsidRPr="00F14AC8">
        <w:t>Infosystem LIOE individualisieren</w:t>
      </w:r>
      <w:r w:rsidR="000F59EA">
        <w:t xml:space="preserve"> und im WAREHOUSE austauschen.</w:t>
      </w:r>
    </w:p>
    <w:p w14:paraId="5F754ACA" w14:textId="77777777" w:rsidR="005B267D" w:rsidRPr="00F14AC8" w:rsidRDefault="005B267D" w:rsidP="005B267D"/>
    <w:p w14:paraId="0C3D921F" w14:textId="7A53C73D" w:rsidR="00B14B81" w:rsidRPr="00F14AC8" w:rsidRDefault="00B14B81" w:rsidP="00B14B81">
      <w:pPr>
        <w:pStyle w:val="Listenabsatz"/>
        <w:numPr>
          <w:ilvl w:val="1"/>
          <w:numId w:val="16"/>
        </w:numPr>
      </w:pPr>
      <w:commentRangeStart w:id="1067"/>
      <w:commentRangeStart w:id="1068"/>
      <w:r w:rsidRPr="00F14AC8">
        <w:t>Neues Feld „Lieferantenartikelnummer“, „</w:t>
      </w:r>
      <w:r w:rsidRPr="00F14AC8">
        <w:rPr>
          <w:b/>
        </w:rPr>
        <w:t>yliefartnr</w:t>
      </w:r>
      <w:r w:rsidRPr="00F14AC8">
        <w:t>“ im Kopf des Infosystems LIOE anlegen. Wird das Feld befüllt, wird über die Lieferantenartikelnummer der entsprechende Artikel gesucht (Artikelfeld „</w:t>
      </w:r>
      <w:r w:rsidRPr="00F14AC8">
        <w:rPr>
          <w:b/>
          <w:bCs/>
        </w:rPr>
        <w:t>bstnr</w:t>
      </w:r>
      <w:r w:rsidRPr="00F14AC8">
        <w:t>“ nur von Lieferant 1</w:t>
      </w:r>
      <w:ins w:id="1069" w:author="Peter Koch" w:date="2026-05-15T12:02:00Z" w16du:dateUtc="2026-05-15T10:02:00Z">
        <w:r w:rsidR="00F91346">
          <w:t xml:space="preserve"> und exakter Treffer</w:t>
        </w:r>
        <w:r w:rsidR="008D49EC">
          <w:t xml:space="preserve"> mit @maxtreffer = 1</w:t>
        </w:r>
      </w:ins>
      <w:r w:rsidRPr="00F14AC8">
        <w:t>) und in das Feld Artikel „</w:t>
      </w:r>
      <w:r w:rsidRPr="00F14AC8">
        <w:rPr>
          <w:b/>
        </w:rPr>
        <w:t>artikel</w:t>
      </w:r>
      <w:r w:rsidRPr="00F14AC8">
        <w:t>“ eingefügt. Die Lieferantennummer kann zu besseren Eingrenzung herangezogen werden. Danach den Startbutton drücken</w:t>
      </w:r>
      <w:r w:rsidR="00C1752A" w:rsidRPr="00F14AC8">
        <w:t xml:space="preserve"> (Code ausführen)</w:t>
      </w:r>
      <w:r w:rsidRPr="00F14AC8">
        <w:t>.</w:t>
      </w:r>
    </w:p>
    <w:p w14:paraId="311B55C7" w14:textId="7AE71FED" w:rsidR="00B14B81" w:rsidRPr="00F14AC8" w:rsidRDefault="00B14B81" w:rsidP="00B14B81">
      <w:pPr>
        <w:pStyle w:val="Listenabsatz"/>
        <w:numPr>
          <w:ilvl w:val="1"/>
          <w:numId w:val="16"/>
        </w:numPr>
      </w:pPr>
      <w:r w:rsidRPr="00F14AC8">
        <w:t>Suchschlüssel für alle Lieferantenartikelnummern im Artikel (nur auf „</w:t>
      </w:r>
      <w:r w:rsidRPr="00F14AC8">
        <w:rPr>
          <w:b/>
          <w:bCs/>
        </w:rPr>
        <w:t>bstnr</w:t>
      </w:r>
      <w:r w:rsidRPr="00F14AC8">
        <w:t>“</w:t>
      </w:r>
      <w:r w:rsidR="00C1752A" w:rsidRPr="00F14AC8">
        <w:t xml:space="preserve"> - Lieferant 1</w:t>
      </w:r>
      <w:r w:rsidRPr="00F14AC8">
        <w:t>) anlegen.</w:t>
      </w:r>
      <w:commentRangeEnd w:id="1067"/>
      <w:r w:rsidR="00F86245" w:rsidRPr="00F14AC8">
        <w:rPr>
          <w:rStyle w:val="Kommentarzeichen"/>
          <w:sz w:val="24"/>
          <w:szCs w:val="24"/>
        </w:rPr>
        <w:commentReference w:id="1067"/>
      </w:r>
      <w:commentRangeEnd w:id="1068"/>
      <w:r w:rsidRPr="00F14AC8">
        <w:rPr>
          <w:rStyle w:val="Kommentarzeichen"/>
          <w:sz w:val="24"/>
          <w:szCs w:val="24"/>
        </w:rPr>
        <w:commentReference w:id="1068"/>
      </w:r>
    </w:p>
    <w:p w14:paraId="1A8A66DB" w14:textId="77777777" w:rsidR="005B267D" w:rsidRPr="00F14AC8" w:rsidRDefault="005B267D"/>
    <w:p w14:paraId="1F2E5C58" w14:textId="77777777" w:rsidR="00B14B81" w:rsidRPr="00F14AC8" w:rsidRDefault="005B267D" w:rsidP="005F5D00">
      <w:pPr>
        <w:pStyle w:val="Listenabsatz"/>
        <w:numPr>
          <w:ilvl w:val="0"/>
          <w:numId w:val="15"/>
        </w:numPr>
      </w:pPr>
      <w:r w:rsidRPr="00F14AC8">
        <w:t xml:space="preserve">Warehouse-Funktion „ANSTEHENDE LIEFERUNGEN“ individualisieren </w:t>
      </w:r>
    </w:p>
    <w:p w14:paraId="298BA069" w14:textId="77777777" w:rsidR="00B14B81" w:rsidRPr="00F14AC8" w:rsidRDefault="00B14B81" w:rsidP="00B14B81">
      <w:pPr>
        <w:pStyle w:val="Listenabsatz"/>
      </w:pPr>
    </w:p>
    <w:p w14:paraId="543CD703" w14:textId="23EB3465" w:rsidR="002E1081" w:rsidRPr="00F14AC8" w:rsidRDefault="00E61771" w:rsidP="00B14B81">
      <w:pPr>
        <w:pStyle w:val="Listenabsatz"/>
      </w:pPr>
      <w:r w:rsidRPr="00F14AC8">
        <w:t xml:space="preserve">Zusätzliche </w:t>
      </w:r>
      <w:r w:rsidR="00E56B53" w:rsidRPr="00F14AC8">
        <w:t xml:space="preserve">Felder im </w:t>
      </w:r>
      <w:r w:rsidRPr="00F14AC8">
        <w:t>Filter</w:t>
      </w:r>
      <w:r w:rsidR="00E56B53" w:rsidRPr="00F14AC8">
        <w:t>bereich</w:t>
      </w:r>
      <w:r w:rsidR="00240452" w:rsidRPr="00F14AC8">
        <w:t>:</w:t>
      </w:r>
    </w:p>
    <w:p w14:paraId="15286268" w14:textId="77777777" w:rsidR="00240452" w:rsidRPr="00F14AC8" w:rsidRDefault="00240452" w:rsidP="00B14B81">
      <w:pPr>
        <w:pStyle w:val="Listenabsatz"/>
      </w:pPr>
    </w:p>
    <w:p w14:paraId="1D2E9612" w14:textId="77777777" w:rsidR="007F4B90" w:rsidRPr="00F14AC8" w:rsidRDefault="00E61771" w:rsidP="007F4B90">
      <w:pPr>
        <w:pStyle w:val="Listenabsatz"/>
        <w:numPr>
          <w:ilvl w:val="1"/>
          <w:numId w:val="16"/>
        </w:numPr>
      </w:pPr>
      <w:r w:rsidRPr="00F14AC8">
        <w:t>Artikelnummer</w:t>
      </w:r>
      <w:r w:rsidR="006E23A5" w:rsidRPr="00F14AC8">
        <w:br/>
        <w:t>D</w:t>
      </w:r>
      <w:r w:rsidR="00C54F11" w:rsidRPr="00F14AC8">
        <w:t>en Filter Artikelnummer</w:t>
      </w:r>
      <w:r w:rsidR="006E23A5" w:rsidRPr="00F14AC8">
        <w:t xml:space="preserve"> gibt es schon</w:t>
      </w:r>
      <w:r w:rsidR="00690704" w:rsidRPr="00F14AC8">
        <w:t xml:space="preserve"> im Infosystem</w:t>
      </w:r>
      <w:r w:rsidR="00C54F11" w:rsidRPr="00F14AC8">
        <w:t xml:space="preserve"> LIOE</w:t>
      </w:r>
      <w:r w:rsidR="006E23A5" w:rsidRPr="00F14AC8">
        <w:t xml:space="preserve"> und muss in Warehouse </w:t>
      </w:r>
      <w:r w:rsidR="00C54F11" w:rsidRPr="00F14AC8">
        <w:t>noch</w:t>
      </w:r>
      <w:r w:rsidR="006E23A5" w:rsidRPr="00F14AC8">
        <w:t xml:space="preserve"> angezeigt werden.</w:t>
      </w:r>
    </w:p>
    <w:p w14:paraId="3F92ADBB" w14:textId="77777777" w:rsidR="007F4B90" w:rsidRPr="00F14AC8" w:rsidRDefault="006E23A5" w:rsidP="007F4B90">
      <w:pPr>
        <w:pStyle w:val="Listenabsatz"/>
        <w:numPr>
          <w:ilvl w:val="1"/>
          <w:numId w:val="16"/>
        </w:numPr>
      </w:pPr>
      <w:r w:rsidRPr="00F14AC8">
        <w:t>Lieferantenartikelnummer</w:t>
      </w:r>
      <w:r w:rsidR="00E56B53" w:rsidRPr="00F14AC8">
        <w:t xml:space="preserve"> - „</w:t>
      </w:r>
      <w:r w:rsidR="00E56B53" w:rsidRPr="00F14AC8">
        <w:rPr>
          <w:b/>
        </w:rPr>
        <w:t>yliefartnr</w:t>
      </w:r>
      <w:r w:rsidR="00E56B53" w:rsidRPr="00F14AC8">
        <w:t>“</w:t>
      </w:r>
    </w:p>
    <w:p w14:paraId="6029977A" w14:textId="199E2906" w:rsidR="00455F99" w:rsidRPr="00F14AC8" w:rsidRDefault="00C2657A" w:rsidP="007F4B90">
      <w:pPr>
        <w:pStyle w:val="Listenabsatz"/>
        <w:numPr>
          <w:ilvl w:val="1"/>
          <w:numId w:val="16"/>
        </w:numPr>
      </w:pPr>
      <w:r w:rsidRPr="00F14AC8">
        <w:t>Feld Lagergruppe</w:t>
      </w:r>
      <w:r w:rsidR="00427576" w:rsidRPr="00F14AC8">
        <w:t xml:space="preserve"> „</w:t>
      </w:r>
      <w:r w:rsidR="00427576" w:rsidRPr="00F14AC8">
        <w:rPr>
          <w:b/>
        </w:rPr>
        <w:t>klgruppe</w:t>
      </w:r>
      <w:r w:rsidR="00427576" w:rsidRPr="00F14AC8">
        <w:t xml:space="preserve">“ </w:t>
      </w:r>
      <w:r w:rsidRPr="00F14AC8">
        <w:t xml:space="preserve">im WAREHOUSE anzeigen. </w:t>
      </w:r>
      <w:r w:rsidR="00B95B5A" w:rsidRPr="00F14AC8">
        <w:t xml:space="preserve">Vorbelegung Feld </w:t>
      </w:r>
      <w:r w:rsidR="009E6165" w:rsidRPr="00F14AC8">
        <w:t xml:space="preserve">Lagergruppe </w:t>
      </w:r>
      <w:r w:rsidR="000D439A" w:rsidRPr="00F14AC8">
        <w:t>aus angemeldete</w:t>
      </w:r>
      <w:r w:rsidR="0064599A" w:rsidRPr="00F14AC8">
        <w:t>m</w:t>
      </w:r>
      <w:r w:rsidR="000D439A" w:rsidRPr="00F14AC8">
        <w:t xml:space="preserve"> Mitarbeiter.</w:t>
      </w:r>
      <w:r w:rsidR="0064599A" w:rsidRPr="00F14AC8">
        <w:t xml:space="preserve"> Feld im Mitarbeiter „</w:t>
      </w:r>
      <w:r w:rsidR="0064599A" w:rsidRPr="00F14AC8">
        <w:rPr>
          <w:b/>
        </w:rPr>
        <w:t>ystandort</w:t>
      </w:r>
      <w:r w:rsidR="0064599A" w:rsidRPr="00F14AC8">
        <w:t>“.</w:t>
      </w:r>
    </w:p>
    <w:p w14:paraId="326F9B0F" w14:textId="77777777" w:rsidR="007F4B90" w:rsidRPr="00F14AC8" w:rsidRDefault="007F4B90" w:rsidP="007F4B90">
      <w:pPr>
        <w:pStyle w:val="Listenabsatz"/>
      </w:pPr>
    </w:p>
    <w:p w14:paraId="3CE9E468" w14:textId="082787F6" w:rsidR="00931926" w:rsidRPr="00F14AC8" w:rsidRDefault="00931926" w:rsidP="00094C8F">
      <w:pPr>
        <w:pStyle w:val="Listenabsatz"/>
        <w:numPr>
          <w:ilvl w:val="0"/>
          <w:numId w:val="15"/>
        </w:numPr>
      </w:pPr>
      <w:r w:rsidRPr="00F14AC8">
        <w:t xml:space="preserve">WAREHOUSE-Funktion „WARENEINGANG“ </w:t>
      </w:r>
      <w:r w:rsidR="0054437B" w:rsidRPr="00F14AC8">
        <w:t>individualisieren</w:t>
      </w:r>
    </w:p>
    <w:p w14:paraId="23EF79EA" w14:textId="77777777" w:rsidR="0054437B" w:rsidRPr="00F14AC8" w:rsidRDefault="0054437B" w:rsidP="0054437B">
      <w:pPr>
        <w:pStyle w:val="Listenabsatz"/>
      </w:pPr>
    </w:p>
    <w:p w14:paraId="38251AC4" w14:textId="374D16B4" w:rsidR="0054437B" w:rsidRPr="00F14AC8" w:rsidRDefault="00094C8F" w:rsidP="0054437B">
      <w:pPr>
        <w:pStyle w:val="Listenabsatz"/>
        <w:numPr>
          <w:ilvl w:val="1"/>
          <w:numId w:val="16"/>
        </w:numPr>
      </w:pPr>
      <w:r w:rsidRPr="00F14AC8">
        <w:t>Neues Feld Verpackungsmenge „</w:t>
      </w:r>
      <w:r w:rsidRPr="00F14AC8">
        <w:rPr>
          <w:b/>
        </w:rPr>
        <w:t>yvpemge</w:t>
      </w:r>
      <w:r w:rsidRPr="00F14AC8">
        <w:t>“ (MP9.4) und Verpackungseinheit „</w:t>
      </w:r>
      <w:r w:rsidRPr="00F14AC8">
        <w:rPr>
          <w:b/>
          <w:bCs/>
        </w:rPr>
        <w:t>yvpe</w:t>
      </w:r>
      <w:r w:rsidRPr="00F14AC8">
        <w:t xml:space="preserve">“ (TAZ1) </w:t>
      </w:r>
      <w:r w:rsidR="00F64D54" w:rsidRPr="00F14AC8">
        <w:t xml:space="preserve">beschreibbar </w:t>
      </w:r>
      <w:r w:rsidRPr="00F14AC8">
        <w:t>i</w:t>
      </w:r>
      <w:r w:rsidR="00F64D54" w:rsidRPr="00F14AC8">
        <w:t>m</w:t>
      </w:r>
      <w:r w:rsidRPr="00F14AC8">
        <w:t xml:space="preserve"> Tabellenteil einfügen </w:t>
      </w:r>
    </w:p>
    <w:p w14:paraId="7A53E648" w14:textId="77777777" w:rsidR="00B365E3" w:rsidRPr="00F14AC8" w:rsidRDefault="00B365E3" w:rsidP="00B365E3">
      <w:pPr>
        <w:ind w:left="360"/>
      </w:pPr>
    </w:p>
    <w:tbl>
      <w:tblPr>
        <w:tblStyle w:val="Tabellenraster"/>
        <w:tblW w:w="9085" w:type="dxa"/>
        <w:tblLook w:val="04A0" w:firstRow="1" w:lastRow="0" w:firstColumn="1" w:lastColumn="0" w:noHBand="0" w:noVBand="1"/>
      </w:tblPr>
      <w:tblGrid>
        <w:gridCol w:w="8018"/>
        <w:gridCol w:w="1067"/>
      </w:tblGrid>
      <w:tr w:rsidR="00AB524C" w:rsidRPr="00F14AC8" w14:paraId="321A4D79" w14:textId="77777777" w:rsidTr="00D16466">
        <w:tc>
          <w:tcPr>
            <w:tcW w:w="8077" w:type="dxa"/>
            <w:shd w:val="clear" w:color="auto" w:fill="DCEEA3" w:themeFill="accent6" w:themeFillTint="99"/>
          </w:tcPr>
          <w:p w14:paraId="44E442DF" w14:textId="77777777" w:rsidR="00AB524C" w:rsidRPr="00F14AC8" w:rsidRDefault="00AB524C" w:rsidP="00AB524C">
            <w:r w:rsidRPr="00F14AC8">
              <w:t>Auswirkungen der Customization/Extension</w:t>
            </w:r>
          </w:p>
        </w:tc>
        <w:tc>
          <w:tcPr>
            <w:tcW w:w="1008" w:type="dxa"/>
            <w:shd w:val="clear" w:color="auto" w:fill="DCEEA3" w:themeFill="accent6" w:themeFillTint="99"/>
          </w:tcPr>
          <w:p w14:paraId="03E638B6" w14:textId="77777777" w:rsidR="00AB524C" w:rsidRPr="00F14AC8" w:rsidRDefault="00AB524C" w:rsidP="00D16466">
            <w:r w:rsidRPr="00F14AC8">
              <w:t>Antwort</w:t>
            </w:r>
          </w:p>
        </w:tc>
      </w:tr>
      <w:tr w:rsidR="00AB524C" w:rsidRPr="00F14AC8" w14:paraId="0B52586C" w14:textId="77777777" w:rsidTr="00D16466">
        <w:tc>
          <w:tcPr>
            <w:tcW w:w="8077" w:type="dxa"/>
          </w:tcPr>
          <w:p w14:paraId="361AED01" w14:textId="77777777" w:rsidR="00AB524C" w:rsidRPr="00F14AC8" w:rsidRDefault="00AB524C" w:rsidP="00D16466">
            <w:pPr>
              <w:rPr>
                <w:sz w:val="20"/>
                <w:szCs w:val="20"/>
              </w:rPr>
            </w:pPr>
            <w:r w:rsidRPr="00F14AC8">
              <w:rPr>
                <w:sz w:val="20"/>
                <w:szCs w:val="20"/>
              </w:rPr>
              <w:t xml:space="preserve">Keine besonderen Auswirkungen </w:t>
            </w:r>
          </w:p>
        </w:tc>
        <w:tc>
          <w:tcPr>
            <w:tcW w:w="1008" w:type="dxa"/>
          </w:tcPr>
          <w:p w14:paraId="4203153B" w14:textId="77777777" w:rsidR="00AB524C" w:rsidRPr="00F14AC8" w:rsidRDefault="00AB524C" w:rsidP="00D16466">
            <w:pPr>
              <w:rPr>
                <w:sz w:val="20"/>
                <w:szCs w:val="20"/>
              </w:rPr>
            </w:pPr>
            <w:r w:rsidRPr="00F14AC8">
              <w:rPr>
                <w:sz w:val="20"/>
                <w:szCs w:val="20"/>
              </w:rPr>
              <w:t>Ja/Nein</w:t>
            </w:r>
          </w:p>
        </w:tc>
      </w:tr>
      <w:tr w:rsidR="00AB524C" w:rsidRPr="00F14AC8" w14:paraId="053337AC" w14:textId="77777777" w:rsidTr="00D16466">
        <w:tc>
          <w:tcPr>
            <w:tcW w:w="8077" w:type="dxa"/>
          </w:tcPr>
          <w:p w14:paraId="7116CE7E" w14:textId="77777777" w:rsidR="00AB524C" w:rsidRPr="00F14AC8" w:rsidRDefault="00AB524C"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2FCBEDF" w14:textId="77777777" w:rsidR="00AB524C" w:rsidRPr="00F14AC8" w:rsidRDefault="00AB524C" w:rsidP="00D16466">
            <w:pPr>
              <w:rPr>
                <w:sz w:val="20"/>
                <w:szCs w:val="20"/>
              </w:rPr>
            </w:pPr>
            <w:r w:rsidRPr="00F14AC8">
              <w:rPr>
                <w:sz w:val="20"/>
                <w:szCs w:val="20"/>
              </w:rPr>
              <w:t>Ja/Nein</w:t>
            </w:r>
          </w:p>
        </w:tc>
      </w:tr>
      <w:tr w:rsidR="00AB524C" w:rsidRPr="00F14AC8" w14:paraId="2005CDF4" w14:textId="77777777" w:rsidTr="00D16466">
        <w:tc>
          <w:tcPr>
            <w:tcW w:w="8077" w:type="dxa"/>
          </w:tcPr>
          <w:p w14:paraId="18EB7FFA" w14:textId="77777777" w:rsidR="00AB524C" w:rsidRPr="00F14AC8" w:rsidRDefault="00AB524C"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D996008" w14:textId="77777777" w:rsidR="00AB524C" w:rsidRPr="00F14AC8" w:rsidRDefault="00AB524C" w:rsidP="00D16466">
            <w:pPr>
              <w:rPr>
                <w:sz w:val="20"/>
                <w:szCs w:val="20"/>
              </w:rPr>
            </w:pPr>
            <w:r w:rsidRPr="00F14AC8">
              <w:rPr>
                <w:sz w:val="20"/>
                <w:szCs w:val="20"/>
              </w:rPr>
              <w:t>Ja/Nein</w:t>
            </w:r>
          </w:p>
        </w:tc>
      </w:tr>
      <w:tr w:rsidR="00AB524C" w:rsidRPr="00F14AC8" w14:paraId="61284FFE" w14:textId="77777777" w:rsidTr="00D16466">
        <w:tc>
          <w:tcPr>
            <w:tcW w:w="8077" w:type="dxa"/>
          </w:tcPr>
          <w:p w14:paraId="19BAC237" w14:textId="77777777" w:rsidR="00AB524C" w:rsidRPr="00F14AC8" w:rsidRDefault="00AB524C"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CB970C7" w14:textId="77777777" w:rsidR="00AB524C" w:rsidRPr="00F14AC8" w:rsidRDefault="00AB524C" w:rsidP="00D16466">
            <w:pPr>
              <w:rPr>
                <w:sz w:val="20"/>
                <w:szCs w:val="20"/>
              </w:rPr>
            </w:pPr>
            <w:r w:rsidRPr="00F14AC8">
              <w:rPr>
                <w:sz w:val="20"/>
                <w:szCs w:val="20"/>
              </w:rPr>
              <w:t>Ja/Nein</w:t>
            </w:r>
          </w:p>
        </w:tc>
      </w:tr>
      <w:tr w:rsidR="00AB524C" w:rsidRPr="00F14AC8" w14:paraId="35ACD76B" w14:textId="77777777" w:rsidTr="00D16466">
        <w:tc>
          <w:tcPr>
            <w:tcW w:w="8077" w:type="dxa"/>
          </w:tcPr>
          <w:p w14:paraId="6291AAF9" w14:textId="77777777" w:rsidR="00AB524C" w:rsidRPr="00F14AC8" w:rsidRDefault="00AB524C"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0958FB49" w14:textId="77777777" w:rsidR="00AB524C" w:rsidRPr="00F14AC8" w:rsidRDefault="00AB524C"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AB524C" w:rsidRPr="00F14AC8" w14:paraId="395707CA" w14:textId="77777777" w:rsidTr="00D16466">
        <w:trPr>
          <w:trHeight w:hRule="exact" w:val="861"/>
        </w:trPr>
        <w:tc>
          <w:tcPr>
            <w:tcW w:w="1273" w:type="dxa"/>
            <w:shd w:val="clear" w:color="auto" w:fill="D5D5D5" w:themeFill="background2"/>
            <w:tcMar>
              <w:bottom w:w="57" w:type="dxa"/>
            </w:tcMar>
          </w:tcPr>
          <w:p w14:paraId="42D0EAAE" w14:textId="77777777" w:rsidR="00AB524C" w:rsidRPr="00F14AC8" w:rsidRDefault="00AB524C" w:rsidP="00D16466">
            <w:pPr>
              <w:rPr>
                <w:b/>
              </w:rPr>
            </w:pPr>
            <w:r w:rsidRPr="00F14AC8">
              <w:rPr>
                <w:b/>
              </w:rPr>
              <w:t>Priorität</w:t>
            </w:r>
          </w:p>
        </w:tc>
        <w:tc>
          <w:tcPr>
            <w:tcW w:w="2190" w:type="dxa"/>
            <w:shd w:val="clear" w:color="auto" w:fill="D5D5D5" w:themeFill="background2"/>
            <w:tcMar>
              <w:bottom w:w="57" w:type="dxa"/>
            </w:tcMar>
          </w:tcPr>
          <w:p w14:paraId="63C7E1A3" w14:textId="77777777" w:rsidR="00AB524C" w:rsidRPr="00F14AC8" w:rsidRDefault="00AB524C" w:rsidP="00D16466">
            <w:pPr>
              <w:rPr>
                <w:b/>
              </w:rPr>
            </w:pPr>
            <w:r w:rsidRPr="00F14AC8">
              <w:rPr>
                <w:b/>
              </w:rPr>
              <w:t>Realisierung</w:t>
            </w:r>
          </w:p>
        </w:tc>
        <w:tc>
          <w:tcPr>
            <w:tcW w:w="1070" w:type="dxa"/>
            <w:shd w:val="clear" w:color="auto" w:fill="D5D5D5" w:themeFill="background2"/>
            <w:tcMar>
              <w:bottom w:w="57" w:type="dxa"/>
            </w:tcMar>
          </w:tcPr>
          <w:p w14:paraId="06280E8C" w14:textId="77777777" w:rsidR="00AB524C" w:rsidRPr="00F14AC8" w:rsidRDefault="00AB524C" w:rsidP="00D16466">
            <w:pPr>
              <w:rPr>
                <w:b/>
              </w:rPr>
            </w:pPr>
            <w:r w:rsidRPr="00F14AC8">
              <w:rPr>
                <w:b/>
              </w:rPr>
              <w:t>Dauer (ca./h)</w:t>
            </w:r>
          </w:p>
        </w:tc>
        <w:tc>
          <w:tcPr>
            <w:tcW w:w="1134" w:type="dxa"/>
            <w:shd w:val="clear" w:color="auto" w:fill="D5D5D5" w:themeFill="background2"/>
            <w:tcMar>
              <w:bottom w:w="57" w:type="dxa"/>
            </w:tcMar>
          </w:tcPr>
          <w:p w14:paraId="49C2CCA7" w14:textId="77777777" w:rsidR="00AB524C" w:rsidRPr="00F14AC8" w:rsidRDefault="00AB524C"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5131FA8F" w14:textId="77777777" w:rsidR="00AB524C" w:rsidRPr="00F14AC8" w:rsidRDefault="00AB524C"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5661C44" w14:textId="77777777" w:rsidR="00AB524C" w:rsidRPr="00F14AC8" w:rsidRDefault="00AB524C" w:rsidP="00D16466">
            <w:pPr>
              <w:rPr>
                <w:b/>
              </w:rPr>
            </w:pPr>
            <w:r w:rsidRPr="00F14AC8">
              <w:rPr>
                <w:b/>
              </w:rPr>
              <w:t>Bereich</w:t>
            </w:r>
          </w:p>
        </w:tc>
      </w:tr>
      <w:tr w:rsidR="00AB524C" w:rsidRPr="00F14AC8" w14:paraId="0A3CCB89" w14:textId="77777777" w:rsidTr="00D16466">
        <w:trPr>
          <w:trHeight w:val="454"/>
        </w:trPr>
        <w:tc>
          <w:tcPr>
            <w:tcW w:w="1273" w:type="dxa"/>
            <w:shd w:val="clear" w:color="auto" w:fill="FFFFFF"/>
            <w:tcMar>
              <w:bottom w:w="57" w:type="dxa"/>
            </w:tcMar>
          </w:tcPr>
          <w:p w14:paraId="5AD294DE" w14:textId="77777777" w:rsidR="00AB524C" w:rsidRPr="00F14AC8" w:rsidRDefault="00AB524C" w:rsidP="00394CD1">
            <w:pPr>
              <w:pStyle w:val="Tabelleninhalte"/>
            </w:pPr>
            <w:r w:rsidRPr="00F14AC8">
              <w:lastRenderedPageBreak/>
              <w:t>1</w:t>
            </w:r>
          </w:p>
        </w:tc>
        <w:tc>
          <w:tcPr>
            <w:tcW w:w="2190" w:type="dxa"/>
            <w:shd w:val="clear" w:color="auto" w:fill="FFFFFF"/>
            <w:tcMar>
              <w:bottom w:w="57" w:type="dxa"/>
            </w:tcMar>
          </w:tcPr>
          <w:p w14:paraId="5BA5E33C" w14:textId="77777777" w:rsidR="00AB524C" w:rsidRPr="00F14AC8" w:rsidRDefault="00AB524C" w:rsidP="00394CD1">
            <w:pPr>
              <w:pStyle w:val="Tabelleninhalte"/>
            </w:pPr>
            <w:r w:rsidRPr="00F14AC8">
              <w:t>Abas</w:t>
            </w:r>
          </w:p>
        </w:tc>
        <w:tc>
          <w:tcPr>
            <w:tcW w:w="1070" w:type="dxa"/>
            <w:shd w:val="clear" w:color="auto" w:fill="FFFFFF"/>
            <w:tcMar>
              <w:bottom w:w="57" w:type="dxa"/>
            </w:tcMar>
          </w:tcPr>
          <w:p w14:paraId="060B65CB" w14:textId="77777777" w:rsidR="00AB524C" w:rsidRPr="00F14AC8" w:rsidRDefault="00AB524C" w:rsidP="00394CD1">
            <w:pPr>
              <w:pStyle w:val="Tabelleninhalte"/>
            </w:pPr>
            <w:r w:rsidRPr="00F14AC8">
              <w:t>0,00</w:t>
            </w:r>
          </w:p>
        </w:tc>
        <w:tc>
          <w:tcPr>
            <w:tcW w:w="1134" w:type="dxa"/>
            <w:shd w:val="clear" w:color="auto" w:fill="FFFFFF"/>
            <w:tcMar>
              <w:bottom w:w="57" w:type="dxa"/>
            </w:tcMar>
          </w:tcPr>
          <w:p w14:paraId="7E4CCCEC" w14:textId="77777777" w:rsidR="00AB524C" w:rsidRPr="00F14AC8" w:rsidRDefault="00AB524C" w:rsidP="00394CD1">
            <w:pPr>
              <w:pStyle w:val="Tabelleninhalte"/>
            </w:pPr>
            <w:r w:rsidRPr="00F14AC8">
              <w:t>0,00</w:t>
            </w:r>
          </w:p>
        </w:tc>
        <w:tc>
          <w:tcPr>
            <w:tcW w:w="1134" w:type="dxa"/>
            <w:shd w:val="clear" w:color="auto" w:fill="FFFFFF"/>
            <w:tcMar>
              <w:bottom w:w="57" w:type="dxa"/>
            </w:tcMar>
          </w:tcPr>
          <w:p w14:paraId="635E7211" w14:textId="77777777" w:rsidR="00AB524C" w:rsidRPr="00F14AC8" w:rsidRDefault="00AB524C" w:rsidP="00394CD1">
            <w:pPr>
              <w:pStyle w:val="Tabelleninhalte"/>
            </w:pPr>
            <w:r w:rsidRPr="00F14AC8">
              <w:t>0,00</w:t>
            </w:r>
          </w:p>
        </w:tc>
        <w:tc>
          <w:tcPr>
            <w:tcW w:w="2271" w:type="dxa"/>
            <w:shd w:val="clear" w:color="auto" w:fill="FFFFFF"/>
            <w:tcMar>
              <w:bottom w:w="57" w:type="dxa"/>
            </w:tcMar>
          </w:tcPr>
          <w:p w14:paraId="394AEB97" w14:textId="77777777" w:rsidR="00AB524C" w:rsidRPr="00F14AC8" w:rsidRDefault="00AB524C" w:rsidP="00394CD1">
            <w:pPr>
              <w:pStyle w:val="Tabelleninhalte"/>
            </w:pPr>
            <w:r w:rsidRPr="00F14AC8">
              <w:t>Admin</w:t>
            </w:r>
          </w:p>
        </w:tc>
      </w:tr>
    </w:tbl>
    <w:p w14:paraId="5A9734E8" w14:textId="77777777" w:rsidR="00AB524C" w:rsidRPr="00F14AC8" w:rsidRDefault="00AB524C" w:rsidP="00AB524C"/>
    <w:p w14:paraId="3EFA09FC" w14:textId="77777777" w:rsidR="008378AF" w:rsidRPr="00F14AC8" w:rsidRDefault="008378AF" w:rsidP="008378AF">
      <w:pPr>
        <w:pStyle w:val="berschrift3"/>
      </w:pPr>
      <w:bookmarkStart w:id="1070" w:name="_Toc228444386"/>
      <w:bookmarkStart w:id="1071" w:name="AP016"/>
      <w:r w:rsidRPr="00F14AC8">
        <w:t>Wareneingang Kundenbeistellungen</w:t>
      </w:r>
      <w:bookmarkEnd w:id="1070"/>
    </w:p>
    <w:bookmarkEnd w:id="1071"/>
    <w:p w14:paraId="195DED7A" w14:textId="77777777" w:rsidR="008378AF" w:rsidRPr="00F14AC8" w:rsidRDefault="008378AF" w:rsidP="008378AF"/>
    <w:p w14:paraId="103595D8" w14:textId="7C5CE19D" w:rsidR="000C5BE9" w:rsidRPr="00F14AC8" w:rsidRDefault="000C5BE9" w:rsidP="000C5BE9">
      <w:r w:rsidRPr="00F14AC8">
        <w:t xml:space="preserve">Die Einlagerung von Beistellteilen erfolgt im Prozess „Südstadt“ ohne </w:t>
      </w:r>
      <w:r w:rsidR="006823FF">
        <w:t>Einkaufsb</w:t>
      </w:r>
      <w:r w:rsidRPr="00F14AC8">
        <w:t xml:space="preserve">estellung. Hierzu wird </w:t>
      </w:r>
      <w:r w:rsidR="006823FF">
        <w:t xml:space="preserve">die </w:t>
      </w:r>
      <w:r w:rsidRPr="00F14AC8">
        <w:t xml:space="preserve">neue Funktion „BEISTELLUNGEN“ </w:t>
      </w:r>
      <w:r w:rsidR="006823FF">
        <w:t xml:space="preserve">im WAREHOUSE </w:t>
      </w:r>
      <w:r w:rsidRPr="00F14AC8">
        <w:t xml:space="preserve">eingefügt. Diese erstellt direkt einen neuen </w:t>
      </w:r>
      <w:r w:rsidR="006823FF">
        <w:t>Einkaufsl</w:t>
      </w:r>
      <w:r w:rsidRPr="00F14AC8">
        <w:t xml:space="preserve">ieferschein ohne die Eingabe einer Bestellnummer. </w:t>
      </w:r>
    </w:p>
    <w:p w14:paraId="59829D37" w14:textId="77777777" w:rsidR="0058693E" w:rsidRDefault="0058693E" w:rsidP="008378AF"/>
    <w:p w14:paraId="73C73042" w14:textId="4366CAE5" w:rsidR="007476E4" w:rsidRDefault="00E365D2" w:rsidP="008378AF">
      <w:r>
        <w:t xml:space="preserve">Kundenbeistellungen werden wie Lieferantenbeistellungen abgewickelt. Jeder Kunde, der Ware </w:t>
      </w:r>
      <w:r w:rsidR="007476E4">
        <w:t>beistellt</w:t>
      </w:r>
      <w:r>
        <w:t>, wird auch als Lieferant angelegt.</w:t>
      </w:r>
      <w:r w:rsidR="008378AF" w:rsidRPr="00F14AC8">
        <w:t xml:space="preserve"> </w:t>
      </w:r>
    </w:p>
    <w:p w14:paraId="4EB9A7CA" w14:textId="77777777" w:rsidR="0058693E" w:rsidRDefault="0058693E" w:rsidP="008378AF"/>
    <w:p w14:paraId="2DB453C4" w14:textId="2313EEB7" w:rsidR="00B134EC" w:rsidRDefault="00B134EC" w:rsidP="008378AF">
      <w:r w:rsidRPr="00F14AC8">
        <w:t>Die Artikel sind nicht rechnungsrelevant. Dies muss auch so im Artikel eingestellt werden. Dadurch wird sichergestellt, dass nach dem Buchen des Lieferscheins der Prozess beendet wird und keine Rechnungserstellung erwartet wird.</w:t>
      </w:r>
    </w:p>
    <w:p w14:paraId="2F1A615B" w14:textId="77777777" w:rsidR="00E47045" w:rsidRDefault="00E47045" w:rsidP="008378AF"/>
    <w:p w14:paraId="436C2E7F" w14:textId="4A4AB54F" w:rsidR="008378AF" w:rsidRPr="00F14AC8" w:rsidRDefault="008378AF" w:rsidP="008378AF">
      <w:r w:rsidRPr="00F14AC8">
        <w:t xml:space="preserve">Damit die Erfassung schnell erfolgen kann, muss eine Möglichkeit geschaffen werden, direkt in der Lieferscheinposition über die Lieferantenartikelnummer den Artikel zu erfassen. Dazu wird zuerst der Lieferant eingetragen und über eine Filterfunktion wird der Artikel über die Lieferantenartikelnummer gesucht und eingetragen. Diese Funktion </w:t>
      </w:r>
      <w:r w:rsidR="00B04FE1" w:rsidRPr="00F14AC8">
        <w:t>wird</w:t>
      </w:r>
      <w:r w:rsidRPr="00F14AC8">
        <w:t xml:space="preserve"> in der Maske Lieferschein eingerichtet und auch über </w:t>
      </w:r>
      <w:r w:rsidR="00012694" w:rsidRPr="00F14AC8">
        <w:t>WAREHOUSE</w:t>
      </w:r>
      <w:r w:rsidRPr="00F14AC8">
        <w:t xml:space="preserve"> </w:t>
      </w:r>
      <w:r w:rsidR="00012694" w:rsidRPr="00F14AC8">
        <w:t>zu bedienen sein</w:t>
      </w:r>
      <w:r w:rsidRPr="00F14AC8">
        <w:t>.</w:t>
      </w:r>
    </w:p>
    <w:p w14:paraId="28409B6D" w14:textId="77777777" w:rsidR="008378AF" w:rsidRDefault="008378AF" w:rsidP="008378AF"/>
    <w:p w14:paraId="06338108" w14:textId="60F3279D" w:rsidR="001958E6" w:rsidRPr="00F14AC8" w:rsidRDefault="001958E6" w:rsidP="001958E6">
      <w:pPr>
        <w:rPr>
          <w:b/>
          <w:bCs/>
          <w:color w:val="002060"/>
        </w:rPr>
      </w:pPr>
      <w:r w:rsidRPr="00F14AC8">
        <w:rPr>
          <w:b/>
          <w:bCs/>
          <w:color w:val="002060"/>
        </w:rPr>
        <w:t xml:space="preserve">Umsetzung </w:t>
      </w:r>
      <w:r>
        <w:rPr>
          <w:b/>
          <w:bCs/>
          <w:color w:val="002060"/>
        </w:rPr>
        <w:t>HWK</w:t>
      </w:r>
    </w:p>
    <w:p w14:paraId="1D83B3BC" w14:textId="7E169253" w:rsidR="001958E6" w:rsidRDefault="001958E6" w:rsidP="008378AF"/>
    <w:p w14:paraId="68D3850E" w14:textId="0B4AA272" w:rsidR="001958E6" w:rsidRDefault="001958E6" w:rsidP="008378AF">
      <w:r>
        <w:t>Rechnungsrelevanz aus Beistellteilen entfernen.</w:t>
      </w:r>
    </w:p>
    <w:p w14:paraId="1B062EC8" w14:textId="77777777" w:rsidR="001958E6" w:rsidRPr="00F14AC8" w:rsidRDefault="001958E6" w:rsidP="008378AF"/>
    <w:p w14:paraId="51975D8B" w14:textId="77777777" w:rsidR="008378AF" w:rsidRPr="00F14AC8" w:rsidRDefault="008378AF" w:rsidP="008378AF">
      <w:pPr>
        <w:rPr>
          <w:b/>
          <w:bCs/>
          <w:color w:val="002060"/>
        </w:rPr>
      </w:pPr>
      <w:r w:rsidRPr="00F14AC8">
        <w:rPr>
          <w:b/>
          <w:bCs/>
          <w:color w:val="002060"/>
        </w:rPr>
        <w:t>Umsetzung ABAS</w:t>
      </w:r>
    </w:p>
    <w:p w14:paraId="36EC7922" w14:textId="77777777" w:rsidR="008378AF" w:rsidRPr="00F14AC8" w:rsidRDefault="008378AF" w:rsidP="008378AF"/>
    <w:p w14:paraId="28EFECD0" w14:textId="16BA48AB" w:rsidR="008378AF" w:rsidRPr="00F14AC8" w:rsidRDefault="008378AF" w:rsidP="008378AF">
      <w:r w:rsidRPr="00F14AC8">
        <w:rPr>
          <w:u w:val="single"/>
        </w:rPr>
        <w:t>Geltungsbereich</w:t>
      </w:r>
      <w:r w:rsidRPr="00F14AC8">
        <w:t>: HWK</w:t>
      </w:r>
    </w:p>
    <w:p w14:paraId="175CAAC7" w14:textId="77777777" w:rsidR="008378AF" w:rsidRPr="00F14AC8" w:rsidRDefault="008378AF" w:rsidP="008378AF"/>
    <w:tbl>
      <w:tblPr>
        <w:tblStyle w:val="Tabellenraster"/>
        <w:tblW w:w="0" w:type="auto"/>
        <w:tblLook w:val="04A0" w:firstRow="1" w:lastRow="0" w:firstColumn="1" w:lastColumn="0" w:noHBand="0" w:noVBand="1"/>
      </w:tblPr>
      <w:tblGrid>
        <w:gridCol w:w="4097"/>
        <w:gridCol w:w="4953"/>
      </w:tblGrid>
      <w:tr w:rsidR="008378AF" w:rsidRPr="00F14AC8" w14:paraId="4EA1B79D" w14:textId="77777777">
        <w:tc>
          <w:tcPr>
            <w:tcW w:w="4097" w:type="dxa"/>
          </w:tcPr>
          <w:p w14:paraId="19F3DD61" w14:textId="77777777" w:rsidR="008378AF" w:rsidRPr="00F14AC8" w:rsidRDefault="008378AF">
            <w:r w:rsidRPr="00F14AC8">
              <w:t>Maske</w:t>
            </w:r>
          </w:p>
        </w:tc>
        <w:tc>
          <w:tcPr>
            <w:tcW w:w="4953" w:type="dxa"/>
          </w:tcPr>
          <w:p w14:paraId="3B80935A" w14:textId="5411729A" w:rsidR="008378AF" w:rsidRPr="00F14AC8" w:rsidRDefault="00AA6E59">
            <w:r>
              <w:t>Einkaufsl</w:t>
            </w:r>
            <w:r w:rsidR="008378AF" w:rsidRPr="00F14AC8">
              <w:t>ieferschein</w:t>
            </w:r>
            <w:r>
              <w:t>, 45</w:t>
            </w:r>
          </w:p>
        </w:tc>
      </w:tr>
      <w:tr w:rsidR="008378AF" w:rsidRPr="00F14AC8" w14:paraId="5AC73742" w14:textId="77777777">
        <w:tc>
          <w:tcPr>
            <w:tcW w:w="4097" w:type="dxa"/>
          </w:tcPr>
          <w:p w14:paraId="2D0DECA9" w14:textId="77777777" w:rsidR="008378AF" w:rsidRPr="00F14AC8" w:rsidRDefault="008378AF">
            <w:r w:rsidRPr="00F14AC8">
              <w:t>Modus</w:t>
            </w:r>
          </w:p>
        </w:tc>
        <w:tc>
          <w:tcPr>
            <w:tcW w:w="4953" w:type="dxa"/>
          </w:tcPr>
          <w:p w14:paraId="0A3CD515" w14:textId="77777777" w:rsidR="008378AF" w:rsidRPr="00F14AC8" w:rsidRDefault="008378AF">
            <w:r w:rsidRPr="00F14AC8">
              <w:t>Neu oder Bearbeiten</w:t>
            </w:r>
          </w:p>
        </w:tc>
      </w:tr>
      <w:tr w:rsidR="008378AF" w:rsidRPr="00F14AC8" w14:paraId="6C638E6C" w14:textId="77777777">
        <w:tc>
          <w:tcPr>
            <w:tcW w:w="4097" w:type="dxa"/>
          </w:tcPr>
          <w:p w14:paraId="279FB466" w14:textId="77777777" w:rsidR="008378AF" w:rsidRPr="00F14AC8" w:rsidRDefault="008378AF">
            <w:r w:rsidRPr="00F14AC8">
              <w:t>Event</w:t>
            </w:r>
          </w:p>
        </w:tc>
        <w:tc>
          <w:tcPr>
            <w:tcW w:w="4953" w:type="dxa"/>
          </w:tcPr>
          <w:p w14:paraId="34D8633B" w14:textId="77777777" w:rsidR="008378AF" w:rsidRPr="00F14AC8" w:rsidRDefault="008378AF">
            <w:r w:rsidRPr="00F14AC8">
              <w:t>Feldaustritt Filter Lieferantenartikelnummer „</w:t>
            </w:r>
            <w:r w:rsidRPr="00F14AC8">
              <w:rPr>
                <w:b/>
              </w:rPr>
              <w:t>yfilterliefart</w:t>
            </w:r>
            <w:r w:rsidRPr="00F14AC8">
              <w:t>“</w:t>
            </w:r>
          </w:p>
        </w:tc>
      </w:tr>
    </w:tbl>
    <w:p w14:paraId="425BA3B8" w14:textId="77777777" w:rsidR="008378AF" w:rsidRPr="00F14AC8" w:rsidRDefault="008378AF" w:rsidP="008378AF"/>
    <w:p w14:paraId="50A4A5A1" w14:textId="77777777" w:rsidR="008378AF" w:rsidRPr="00F14AC8" w:rsidRDefault="008378AF" w:rsidP="008378AF">
      <w:r w:rsidRPr="00F14AC8">
        <w:t>Wenn:</w:t>
      </w:r>
      <w:r w:rsidRPr="00F14AC8">
        <w:tab/>
      </w:r>
      <w:r w:rsidRPr="00F14AC8">
        <w:tab/>
        <w:t>Lieferant „</w:t>
      </w:r>
      <w:r w:rsidRPr="00F14AC8">
        <w:rPr>
          <w:b/>
        </w:rPr>
        <w:t>lief</w:t>
      </w:r>
      <w:r w:rsidRPr="00F14AC8">
        <w:t>“ gefüllt ist.</w:t>
      </w:r>
    </w:p>
    <w:p w14:paraId="5772FEE2" w14:textId="77777777" w:rsidR="008378AF" w:rsidRPr="00F14AC8" w:rsidRDefault="008378AF" w:rsidP="008378AF">
      <w:pPr>
        <w:ind w:left="1440" w:hanging="1440"/>
      </w:pPr>
      <w:r w:rsidRPr="00F14AC8">
        <w:t>Dann:</w:t>
      </w:r>
      <w:r w:rsidRPr="00F14AC8">
        <w:tab/>
      </w:r>
      <w:commentRangeStart w:id="1072"/>
      <w:commentRangeStart w:id="1073"/>
      <w:r w:rsidRPr="00F14AC8">
        <w:t xml:space="preserve">Selektion Artikel mit </w:t>
      </w:r>
    </w:p>
    <w:p w14:paraId="71A9056E" w14:textId="77777777" w:rsidR="008378AF" w:rsidRPr="00F14AC8" w:rsidRDefault="008378AF" w:rsidP="008378AF">
      <w:pPr>
        <w:ind w:left="1440"/>
      </w:pPr>
      <w:r w:rsidRPr="00F14AC8">
        <w:t>„</w:t>
      </w:r>
      <w:r w:rsidRPr="00F14AC8">
        <w:rPr>
          <w:b/>
        </w:rPr>
        <w:t>lief</w:t>
      </w:r>
      <w:r w:rsidRPr="00F14AC8">
        <w:t>“ – „</w:t>
      </w:r>
      <w:r w:rsidRPr="00F14AC8">
        <w:rPr>
          <w:b/>
        </w:rPr>
        <w:t>lief5</w:t>
      </w:r>
      <w:r w:rsidRPr="00F14AC8">
        <w:t>“ = „</w:t>
      </w:r>
      <w:r w:rsidRPr="00F14AC8">
        <w:rPr>
          <w:b/>
        </w:rPr>
        <w:t>lief</w:t>
      </w:r>
      <w:r w:rsidRPr="00F14AC8">
        <w:t xml:space="preserve">“ aus Lieferscheinkopf ist. </w:t>
      </w:r>
    </w:p>
    <w:p w14:paraId="7C424B49" w14:textId="12FCA664" w:rsidR="008378AF" w:rsidRPr="00F14AC8" w:rsidRDefault="008378AF" w:rsidP="008378AF">
      <w:pPr>
        <w:ind w:left="1440"/>
      </w:pPr>
      <w:r w:rsidRPr="00F14AC8">
        <w:t>„</w:t>
      </w:r>
      <w:r w:rsidRPr="00F14AC8">
        <w:rPr>
          <w:b/>
          <w:bCs/>
        </w:rPr>
        <w:t>bstnr</w:t>
      </w:r>
      <w:r w:rsidRPr="00F14AC8">
        <w:t>“ – „</w:t>
      </w:r>
      <w:r w:rsidRPr="00F14AC8">
        <w:rPr>
          <w:b/>
          <w:bCs/>
        </w:rPr>
        <w:t>bstnr5</w:t>
      </w:r>
      <w:r w:rsidRPr="00F14AC8">
        <w:t>“ = „</w:t>
      </w:r>
      <w:r w:rsidRPr="00F14AC8">
        <w:rPr>
          <w:b/>
          <w:bCs/>
        </w:rPr>
        <w:t>yfilterliefart</w:t>
      </w:r>
      <w:r w:rsidRPr="00F14AC8">
        <w:t>“ aus aktueller Lieferscheinposition ist.</w:t>
      </w:r>
      <w:commentRangeEnd w:id="1072"/>
      <w:r w:rsidR="00CB550E" w:rsidRPr="00F14AC8">
        <w:rPr>
          <w:rStyle w:val="Kommentarzeichen"/>
          <w:sz w:val="24"/>
          <w:szCs w:val="24"/>
        </w:rPr>
        <w:commentReference w:id="1072"/>
      </w:r>
      <w:commentRangeEnd w:id="1073"/>
      <w:r w:rsidRPr="00F14AC8">
        <w:rPr>
          <w:rStyle w:val="Kommentarzeichen"/>
          <w:sz w:val="24"/>
          <w:szCs w:val="24"/>
        </w:rPr>
        <w:commentReference w:id="1073"/>
      </w:r>
    </w:p>
    <w:p w14:paraId="164F3951" w14:textId="77777777" w:rsidR="008378AF" w:rsidRPr="00F14AC8" w:rsidRDefault="008378AF" w:rsidP="008378AF">
      <w:pPr>
        <w:ind w:left="1440" w:hanging="1440"/>
      </w:pPr>
    </w:p>
    <w:p w14:paraId="78568D66" w14:textId="77777777" w:rsidR="008378AF" w:rsidRPr="00F14AC8" w:rsidRDefault="008378AF" w:rsidP="008378AF">
      <w:pPr>
        <w:ind w:left="1440"/>
      </w:pPr>
      <w:r w:rsidRPr="00F14AC8">
        <w:lastRenderedPageBreak/>
        <w:t>Wenn:</w:t>
      </w:r>
      <w:r w:rsidRPr="00F14AC8">
        <w:tab/>
      </w:r>
      <w:r w:rsidRPr="00F14AC8">
        <w:tab/>
        <w:t xml:space="preserve">Artikel gefunden wurde, </w:t>
      </w:r>
    </w:p>
    <w:p w14:paraId="2B7B6C01" w14:textId="77777777" w:rsidR="008378AF" w:rsidRPr="00F14AC8" w:rsidRDefault="008378AF" w:rsidP="008378AF">
      <w:pPr>
        <w:ind w:left="2880" w:hanging="1440"/>
      </w:pPr>
      <w:r w:rsidRPr="00F14AC8">
        <w:t>Dann:</w:t>
      </w:r>
      <w:r w:rsidRPr="00F14AC8">
        <w:tab/>
        <w:t>neue Lieferscheinposition anlegen und den Artikel in Feld Artikel „</w:t>
      </w:r>
      <w:r w:rsidRPr="00F14AC8">
        <w:rPr>
          <w:b/>
        </w:rPr>
        <w:t>artex</w:t>
      </w:r>
      <w:r w:rsidRPr="00F14AC8">
        <w:t>“ in der Lieferscheinposition eintragen.</w:t>
      </w:r>
    </w:p>
    <w:p w14:paraId="38EB3635" w14:textId="02298EE8" w:rsidR="008378AF" w:rsidRPr="00F14AC8" w:rsidRDefault="008378AF" w:rsidP="008378AF">
      <w:pPr>
        <w:ind w:left="1440" w:hanging="1440"/>
      </w:pPr>
      <w:commentRangeStart w:id="1074"/>
      <w:commentRangeStart w:id="1075"/>
      <w:r w:rsidRPr="00F14AC8">
        <w:tab/>
      </w:r>
      <w:r w:rsidR="00A81BA7">
        <w:t>Ansonsten</w:t>
      </w:r>
      <w:r w:rsidRPr="00F14AC8">
        <w:t>:</w:t>
      </w:r>
      <w:r w:rsidRPr="00F14AC8">
        <w:tab/>
      </w:r>
      <w:ins w:id="1076" w:author="Peter Koch" w:date="2026-05-15T12:03:00Z" w16du:dateUtc="2026-05-15T10:03:00Z">
        <w:r w:rsidR="00197EEF">
          <w:t xml:space="preserve">.error </w:t>
        </w:r>
      </w:ins>
      <w:del w:id="1077" w:author="Peter Koch" w:date="2026-05-15T12:03:00Z" w16du:dateUtc="2026-05-15T10:03:00Z">
        <w:r w:rsidRPr="00F14AC8" w:rsidDel="00197EEF">
          <w:delText>OK-</w:delText>
        </w:r>
      </w:del>
      <w:r w:rsidRPr="00F14AC8">
        <w:t>Box „Lieferantenartikelnummer nicht gefunden!“</w:t>
      </w:r>
      <w:commentRangeEnd w:id="1074"/>
      <w:r w:rsidR="00A36FC1" w:rsidRPr="00F14AC8">
        <w:rPr>
          <w:rStyle w:val="Kommentarzeichen"/>
          <w:sz w:val="24"/>
          <w:szCs w:val="24"/>
        </w:rPr>
        <w:commentReference w:id="1074"/>
      </w:r>
      <w:commentRangeEnd w:id="1075"/>
      <w:r w:rsidRPr="00F14AC8">
        <w:rPr>
          <w:rStyle w:val="Kommentarzeichen"/>
          <w:sz w:val="24"/>
          <w:szCs w:val="24"/>
        </w:rPr>
        <w:commentReference w:id="1075"/>
      </w:r>
    </w:p>
    <w:p w14:paraId="328B72E9" w14:textId="77777777" w:rsidR="008378AF" w:rsidRPr="00F14AC8" w:rsidRDefault="008378AF" w:rsidP="008378AF"/>
    <w:p w14:paraId="2AC41E73" w14:textId="77777777" w:rsidR="008378AF" w:rsidRPr="00F14AC8" w:rsidRDefault="008378AF" w:rsidP="008378AF">
      <w:pPr>
        <w:rPr>
          <w:u w:val="single"/>
        </w:rPr>
      </w:pPr>
      <w:r w:rsidRPr="00F14AC8">
        <w:rPr>
          <w:u w:val="single"/>
        </w:rPr>
        <w:t>Warehouse</w:t>
      </w:r>
    </w:p>
    <w:p w14:paraId="40D0F865" w14:textId="77777777" w:rsidR="008378AF" w:rsidRPr="00F14AC8" w:rsidRDefault="008378AF" w:rsidP="008378AF"/>
    <w:p w14:paraId="61D79922" w14:textId="1FA00970" w:rsidR="003B432A" w:rsidRPr="00F14AC8" w:rsidRDefault="003B432A" w:rsidP="003B432A">
      <w:r w:rsidRPr="00F14AC8">
        <w:rPr>
          <w:bCs/>
        </w:rPr>
        <w:t xml:space="preserve">Neue Funktion „BEISTELLUNGEN“ in Warehouse anlegen. </w:t>
      </w:r>
      <w:r w:rsidRPr="00F14AC8">
        <w:t>(!databaserecord 4:23)</w:t>
      </w:r>
      <w:r w:rsidR="001677FE" w:rsidRPr="00F14AC8">
        <w:t>.</w:t>
      </w:r>
    </w:p>
    <w:p w14:paraId="23929A3D" w14:textId="77777777" w:rsidR="003B432A" w:rsidRPr="00F14AC8" w:rsidRDefault="003B432A" w:rsidP="003B432A">
      <w:pPr>
        <w:rPr>
          <w:bCs/>
        </w:rPr>
      </w:pPr>
    </w:p>
    <w:p w14:paraId="0953DF5C" w14:textId="15B0329E" w:rsidR="003B432A" w:rsidRPr="00F14AC8" w:rsidRDefault="003B432A" w:rsidP="003B432A">
      <w:pPr>
        <w:rPr>
          <w:bCs/>
        </w:rPr>
      </w:pPr>
      <w:r w:rsidRPr="00F14AC8">
        <w:rPr>
          <w:bCs/>
        </w:rPr>
        <w:t>Diese Funktion soll einen Lieferschein im Neu-Modus öffnen. Folgende Werte sollen angezeigt und erfassbar sein.</w:t>
      </w:r>
    </w:p>
    <w:p w14:paraId="15EA1FD3" w14:textId="77777777" w:rsidR="008378AF" w:rsidRPr="00F14AC8" w:rsidRDefault="008378AF" w:rsidP="008378AF"/>
    <w:p w14:paraId="67482BB5" w14:textId="77777777" w:rsidR="00902CDF" w:rsidRPr="00F14AC8" w:rsidRDefault="00902CDF" w:rsidP="00902CDF">
      <w:pPr>
        <w:rPr>
          <w:bCs/>
        </w:rPr>
      </w:pPr>
      <w:r w:rsidRPr="00F14AC8">
        <w:rPr>
          <w:bCs/>
        </w:rPr>
        <w:t>Kopf:</w:t>
      </w:r>
    </w:p>
    <w:tbl>
      <w:tblPr>
        <w:tblStyle w:val="Tabellenraster"/>
        <w:tblW w:w="0" w:type="auto"/>
        <w:tblLook w:val="04A0" w:firstRow="1" w:lastRow="0" w:firstColumn="1" w:lastColumn="0" w:noHBand="0" w:noVBand="1"/>
      </w:tblPr>
      <w:tblGrid>
        <w:gridCol w:w="5126"/>
        <w:gridCol w:w="3924"/>
      </w:tblGrid>
      <w:tr w:rsidR="00902CDF" w:rsidRPr="00F14AC8" w14:paraId="78F220E7" w14:textId="77777777" w:rsidTr="00D40DFE">
        <w:tc>
          <w:tcPr>
            <w:tcW w:w="5126" w:type="dxa"/>
          </w:tcPr>
          <w:p w14:paraId="56C1BA62" w14:textId="77777777" w:rsidR="00902CDF" w:rsidRPr="00F14AC8" w:rsidRDefault="00902CDF" w:rsidP="00D40DFE">
            <w:pPr>
              <w:rPr>
                <w:bCs/>
              </w:rPr>
            </w:pPr>
            <w:r w:rsidRPr="00F14AC8">
              <w:rPr>
                <w:bCs/>
              </w:rPr>
              <w:t>Lieferantennummer</w:t>
            </w:r>
          </w:p>
        </w:tc>
        <w:tc>
          <w:tcPr>
            <w:tcW w:w="3924" w:type="dxa"/>
          </w:tcPr>
          <w:p w14:paraId="61183690" w14:textId="5CD81D5C" w:rsidR="00902CDF" w:rsidRPr="00F14AC8" w:rsidRDefault="00E47045" w:rsidP="00D40DFE">
            <w:pPr>
              <w:rPr>
                <w:bCs/>
              </w:rPr>
            </w:pPr>
            <w:r>
              <w:rPr>
                <w:bCs/>
              </w:rPr>
              <w:t>„</w:t>
            </w:r>
            <w:r w:rsidR="00902CDF" w:rsidRPr="00E47045">
              <w:rPr>
                <w:b/>
              </w:rPr>
              <w:t>lief</w:t>
            </w:r>
            <w:r>
              <w:rPr>
                <w:bCs/>
              </w:rPr>
              <w:t>“</w:t>
            </w:r>
          </w:p>
        </w:tc>
      </w:tr>
      <w:tr w:rsidR="00902CDF" w:rsidRPr="00F14AC8" w14:paraId="3620987A" w14:textId="77777777" w:rsidTr="00D40DFE">
        <w:tc>
          <w:tcPr>
            <w:tcW w:w="5126" w:type="dxa"/>
          </w:tcPr>
          <w:p w14:paraId="7BE54203" w14:textId="77777777" w:rsidR="00902CDF" w:rsidRPr="00F14AC8" w:rsidRDefault="00902CDF" w:rsidP="00D40DFE">
            <w:pPr>
              <w:rPr>
                <w:bCs/>
              </w:rPr>
            </w:pPr>
            <w:r w:rsidRPr="00F14AC8">
              <w:rPr>
                <w:bCs/>
              </w:rPr>
              <w:t>Externe Belegnummer</w:t>
            </w:r>
          </w:p>
        </w:tc>
        <w:tc>
          <w:tcPr>
            <w:tcW w:w="3924" w:type="dxa"/>
          </w:tcPr>
          <w:p w14:paraId="25227649" w14:textId="5E1239B8" w:rsidR="00902CDF" w:rsidRPr="00F14AC8" w:rsidRDefault="00E47045" w:rsidP="00D40DFE">
            <w:pPr>
              <w:rPr>
                <w:bCs/>
              </w:rPr>
            </w:pPr>
            <w:r>
              <w:rPr>
                <w:bCs/>
              </w:rPr>
              <w:t>„</w:t>
            </w:r>
            <w:r w:rsidR="00902CDF" w:rsidRPr="00E47045">
              <w:rPr>
                <w:b/>
              </w:rPr>
              <w:t>ebeleg</w:t>
            </w:r>
            <w:r>
              <w:rPr>
                <w:bCs/>
              </w:rPr>
              <w:t>“</w:t>
            </w:r>
          </w:p>
        </w:tc>
      </w:tr>
    </w:tbl>
    <w:p w14:paraId="1B863E83" w14:textId="77777777" w:rsidR="00902CDF" w:rsidRPr="00F14AC8" w:rsidRDefault="00902CDF" w:rsidP="00902CDF">
      <w:pPr>
        <w:rPr>
          <w:bCs/>
        </w:rPr>
      </w:pPr>
    </w:p>
    <w:p w14:paraId="0818F84B" w14:textId="77777777" w:rsidR="00902CDF" w:rsidRPr="00F14AC8" w:rsidRDefault="00902CDF" w:rsidP="00902CDF">
      <w:pPr>
        <w:rPr>
          <w:bCs/>
        </w:rPr>
      </w:pPr>
      <w:r w:rsidRPr="00F14AC8">
        <w:rPr>
          <w:bCs/>
        </w:rPr>
        <w:t>Tabelle:</w:t>
      </w:r>
    </w:p>
    <w:tbl>
      <w:tblPr>
        <w:tblStyle w:val="Tabellenraster"/>
        <w:tblW w:w="0" w:type="auto"/>
        <w:tblLook w:val="04A0" w:firstRow="1" w:lastRow="0" w:firstColumn="1" w:lastColumn="0" w:noHBand="0" w:noVBand="1"/>
      </w:tblPr>
      <w:tblGrid>
        <w:gridCol w:w="4222"/>
        <w:gridCol w:w="2339"/>
        <w:gridCol w:w="2489"/>
      </w:tblGrid>
      <w:tr w:rsidR="00902CDF" w:rsidRPr="00F14AC8" w14:paraId="586B187C" w14:textId="77777777" w:rsidTr="00D40DFE">
        <w:tc>
          <w:tcPr>
            <w:tcW w:w="4287" w:type="dxa"/>
          </w:tcPr>
          <w:p w14:paraId="40F9FA69" w14:textId="77777777" w:rsidR="00902CDF" w:rsidRPr="00F14AC8" w:rsidRDefault="00902CDF" w:rsidP="00D40DFE">
            <w:pPr>
              <w:rPr>
                <w:bCs/>
              </w:rPr>
            </w:pPr>
            <w:commentRangeStart w:id="1078"/>
            <w:commentRangeStart w:id="1079"/>
            <w:r w:rsidRPr="00F14AC8">
              <w:rPr>
                <w:bCs/>
              </w:rPr>
              <w:t>Lieferantenartikelnummer</w:t>
            </w:r>
          </w:p>
        </w:tc>
        <w:tc>
          <w:tcPr>
            <w:tcW w:w="2229" w:type="dxa"/>
          </w:tcPr>
          <w:p w14:paraId="51086B94" w14:textId="568881A2" w:rsidR="00902CDF" w:rsidRPr="00F14AC8" w:rsidRDefault="00E47045" w:rsidP="00D40DFE">
            <w:pPr>
              <w:rPr>
                <w:bCs/>
              </w:rPr>
            </w:pPr>
            <w:r>
              <w:rPr>
                <w:bCs/>
              </w:rPr>
              <w:t>„</w:t>
            </w:r>
            <w:ins w:id="1080" w:author="Peter Koch" w:date="2026-05-15T12:06:00Z" w16du:dateUtc="2026-05-15T10:06:00Z">
              <w:r w:rsidR="00C744D8" w:rsidRPr="00F14AC8">
                <w:rPr>
                  <w:b/>
                  <w:bCs/>
                </w:rPr>
                <w:t>yfilterliefart</w:t>
              </w:r>
            </w:ins>
            <w:del w:id="1081" w:author="Peter Koch" w:date="2026-05-15T12:06:00Z" w16du:dateUtc="2026-05-15T10:06:00Z">
              <w:r w:rsidR="00902CDF" w:rsidRPr="00E47045" w:rsidDel="00C744D8">
                <w:rPr>
                  <w:b/>
                </w:rPr>
                <w:delText>bstnr</w:delText>
              </w:r>
            </w:del>
            <w:r>
              <w:rPr>
                <w:bCs/>
              </w:rPr>
              <w:t>“</w:t>
            </w:r>
          </w:p>
        </w:tc>
        <w:tc>
          <w:tcPr>
            <w:tcW w:w="2534" w:type="dxa"/>
          </w:tcPr>
          <w:p w14:paraId="4B13FA03" w14:textId="77777777" w:rsidR="00902CDF" w:rsidRPr="00F14AC8" w:rsidRDefault="00902CDF" w:rsidP="00D40DFE">
            <w:pPr>
              <w:rPr>
                <w:bCs/>
              </w:rPr>
            </w:pPr>
            <w:r w:rsidRPr="00F14AC8">
              <w:rPr>
                <w:bCs/>
              </w:rPr>
              <w:t>beschreibbar</w:t>
            </w:r>
            <w:commentRangeEnd w:id="1078"/>
            <w:r w:rsidR="001E3EE8" w:rsidRPr="00F14AC8">
              <w:rPr>
                <w:rStyle w:val="Kommentarzeichen"/>
                <w:bCs/>
                <w:sz w:val="24"/>
                <w:szCs w:val="24"/>
              </w:rPr>
              <w:commentReference w:id="1078"/>
            </w:r>
            <w:commentRangeEnd w:id="1079"/>
            <w:r w:rsidRPr="00F14AC8">
              <w:rPr>
                <w:rStyle w:val="Kommentarzeichen"/>
                <w:bCs/>
                <w:sz w:val="24"/>
                <w:szCs w:val="24"/>
              </w:rPr>
              <w:commentReference w:id="1079"/>
            </w:r>
          </w:p>
        </w:tc>
      </w:tr>
      <w:tr w:rsidR="00902CDF" w:rsidRPr="00F14AC8" w14:paraId="53F1F745" w14:textId="77777777" w:rsidTr="00D40DFE">
        <w:tc>
          <w:tcPr>
            <w:tcW w:w="4287" w:type="dxa"/>
          </w:tcPr>
          <w:p w14:paraId="1F972D42" w14:textId="77777777" w:rsidR="00902CDF" w:rsidRPr="00F14AC8" w:rsidRDefault="00902CDF" w:rsidP="00D40DFE">
            <w:pPr>
              <w:rPr>
                <w:bCs/>
              </w:rPr>
            </w:pPr>
            <w:r w:rsidRPr="00F14AC8">
              <w:rPr>
                <w:bCs/>
              </w:rPr>
              <w:t>Artikelnummer</w:t>
            </w:r>
          </w:p>
        </w:tc>
        <w:tc>
          <w:tcPr>
            <w:tcW w:w="2229" w:type="dxa"/>
          </w:tcPr>
          <w:p w14:paraId="05AFF926" w14:textId="477E6574" w:rsidR="00902CDF" w:rsidRPr="00F14AC8" w:rsidRDefault="00E47045" w:rsidP="00D40DFE">
            <w:pPr>
              <w:rPr>
                <w:bCs/>
              </w:rPr>
            </w:pPr>
            <w:r>
              <w:rPr>
                <w:bCs/>
              </w:rPr>
              <w:t>„</w:t>
            </w:r>
            <w:r w:rsidR="00902CDF" w:rsidRPr="00E47045">
              <w:rPr>
                <w:b/>
              </w:rPr>
              <w:t>artex</w:t>
            </w:r>
            <w:r>
              <w:rPr>
                <w:bCs/>
              </w:rPr>
              <w:t>“</w:t>
            </w:r>
          </w:p>
        </w:tc>
        <w:tc>
          <w:tcPr>
            <w:tcW w:w="2534" w:type="dxa"/>
          </w:tcPr>
          <w:p w14:paraId="4AF5D4CF" w14:textId="77777777" w:rsidR="00902CDF" w:rsidRPr="00F14AC8" w:rsidRDefault="00902CDF" w:rsidP="00D40DFE">
            <w:pPr>
              <w:rPr>
                <w:bCs/>
              </w:rPr>
            </w:pPr>
            <w:r w:rsidRPr="00F14AC8">
              <w:rPr>
                <w:bCs/>
              </w:rPr>
              <w:t>beschreibbar</w:t>
            </w:r>
          </w:p>
        </w:tc>
      </w:tr>
      <w:tr w:rsidR="00902CDF" w:rsidRPr="00F14AC8" w14:paraId="4F0AD57D" w14:textId="77777777" w:rsidTr="00D40DFE">
        <w:tc>
          <w:tcPr>
            <w:tcW w:w="4287" w:type="dxa"/>
          </w:tcPr>
          <w:p w14:paraId="04A7E564" w14:textId="77777777" w:rsidR="00902CDF" w:rsidRPr="00F14AC8" w:rsidRDefault="00902CDF" w:rsidP="00D40DFE">
            <w:pPr>
              <w:rPr>
                <w:bCs/>
              </w:rPr>
            </w:pPr>
            <w:r w:rsidRPr="00F14AC8">
              <w:rPr>
                <w:bCs/>
              </w:rPr>
              <w:t>Menge</w:t>
            </w:r>
          </w:p>
        </w:tc>
        <w:tc>
          <w:tcPr>
            <w:tcW w:w="2229" w:type="dxa"/>
          </w:tcPr>
          <w:p w14:paraId="3817E035" w14:textId="627850AD" w:rsidR="00902CDF" w:rsidRPr="00F14AC8" w:rsidRDefault="00E47045" w:rsidP="00D40DFE">
            <w:pPr>
              <w:rPr>
                <w:bCs/>
              </w:rPr>
            </w:pPr>
            <w:r>
              <w:rPr>
                <w:bCs/>
              </w:rPr>
              <w:t>„</w:t>
            </w:r>
            <w:r w:rsidR="00902CDF" w:rsidRPr="00E47045">
              <w:rPr>
                <w:b/>
              </w:rPr>
              <w:t>mge</w:t>
            </w:r>
            <w:r>
              <w:rPr>
                <w:bCs/>
              </w:rPr>
              <w:t>“</w:t>
            </w:r>
          </w:p>
        </w:tc>
        <w:tc>
          <w:tcPr>
            <w:tcW w:w="2534" w:type="dxa"/>
          </w:tcPr>
          <w:p w14:paraId="0701118C" w14:textId="77777777" w:rsidR="00902CDF" w:rsidRPr="00F14AC8" w:rsidRDefault="00902CDF" w:rsidP="00D40DFE">
            <w:pPr>
              <w:rPr>
                <w:bCs/>
              </w:rPr>
            </w:pPr>
            <w:r w:rsidRPr="00F14AC8">
              <w:rPr>
                <w:bCs/>
              </w:rPr>
              <w:t>beschreibbar</w:t>
            </w:r>
          </w:p>
        </w:tc>
      </w:tr>
      <w:tr w:rsidR="00902CDF" w:rsidRPr="00F14AC8" w14:paraId="27323B00" w14:textId="77777777" w:rsidTr="00D40DFE">
        <w:tc>
          <w:tcPr>
            <w:tcW w:w="4287" w:type="dxa"/>
          </w:tcPr>
          <w:p w14:paraId="6DAD0E00" w14:textId="77777777" w:rsidR="00902CDF" w:rsidRPr="00F14AC8" w:rsidRDefault="00902CDF" w:rsidP="00D40DFE">
            <w:pPr>
              <w:rPr>
                <w:bCs/>
              </w:rPr>
            </w:pPr>
            <w:r w:rsidRPr="00F14AC8">
              <w:rPr>
                <w:bCs/>
              </w:rPr>
              <w:t>Lagerplatz</w:t>
            </w:r>
          </w:p>
        </w:tc>
        <w:tc>
          <w:tcPr>
            <w:tcW w:w="2229" w:type="dxa"/>
          </w:tcPr>
          <w:p w14:paraId="22FEFDED" w14:textId="2C66E99E" w:rsidR="00902CDF" w:rsidRPr="00F14AC8" w:rsidRDefault="00E47045" w:rsidP="00D40DFE">
            <w:pPr>
              <w:rPr>
                <w:bCs/>
              </w:rPr>
            </w:pPr>
            <w:r>
              <w:rPr>
                <w:bCs/>
              </w:rPr>
              <w:t>„</w:t>
            </w:r>
            <w:r w:rsidR="00902CDF" w:rsidRPr="00E47045">
              <w:rPr>
                <w:b/>
              </w:rPr>
              <w:t>platz</w:t>
            </w:r>
            <w:r>
              <w:rPr>
                <w:bCs/>
              </w:rPr>
              <w:t>“</w:t>
            </w:r>
          </w:p>
        </w:tc>
        <w:tc>
          <w:tcPr>
            <w:tcW w:w="2534" w:type="dxa"/>
          </w:tcPr>
          <w:p w14:paraId="2B60448A" w14:textId="77777777" w:rsidR="00902CDF" w:rsidRPr="00F14AC8" w:rsidRDefault="00902CDF" w:rsidP="00D40DFE">
            <w:pPr>
              <w:rPr>
                <w:bCs/>
              </w:rPr>
            </w:pPr>
            <w:r w:rsidRPr="00F14AC8">
              <w:rPr>
                <w:bCs/>
              </w:rPr>
              <w:t>vorbelegt und beschreibbar</w:t>
            </w:r>
          </w:p>
        </w:tc>
      </w:tr>
      <w:tr w:rsidR="00902CDF" w:rsidRPr="00F14AC8" w14:paraId="53ED842F" w14:textId="77777777" w:rsidTr="00D40DFE">
        <w:tc>
          <w:tcPr>
            <w:tcW w:w="4287" w:type="dxa"/>
          </w:tcPr>
          <w:p w14:paraId="4D0E32CF" w14:textId="77777777" w:rsidR="00902CDF" w:rsidRPr="00F14AC8" w:rsidRDefault="00902CDF" w:rsidP="00D40DFE">
            <w:pPr>
              <w:rPr>
                <w:bCs/>
              </w:rPr>
            </w:pPr>
            <w:r w:rsidRPr="00F14AC8">
              <w:rPr>
                <w:bCs/>
              </w:rPr>
              <w:t>Verpackungsmenge</w:t>
            </w:r>
          </w:p>
        </w:tc>
        <w:tc>
          <w:tcPr>
            <w:tcW w:w="2229" w:type="dxa"/>
          </w:tcPr>
          <w:p w14:paraId="34C017CD" w14:textId="6FFD7DB5" w:rsidR="00902CDF" w:rsidRPr="00F14AC8" w:rsidRDefault="00E47045" w:rsidP="00D40DFE">
            <w:pPr>
              <w:rPr>
                <w:bCs/>
              </w:rPr>
            </w:pPr>
            <w:r>
              <w:rPr>
                <w:bCs/>
              </w:rPr>
              <w:t>„</w:t>
            </w:r>
            <w:r w:rsidR="00902CDF" w:rsidRPr="00E47045">
              <w:rPr>
                <w:b/>
              </w:rPr>
              <w:t>yvpemge</w:t>
            </w:r>
            <w:r>
              <w:rPr>
                <w:bCs/>
              </w:rPr>
              <w:t>“</w:t>
            </w:r>
          </w:p>
        </w:tc>
        <w:tc>
          <w:tcPr>
            <w:tcW w:w="2534" w:type="dxa"/>
          </w:tcPr>
          <w:p w14:paraId="485DDCD4" w14:textId="77777777" w:rsidR="00902CDF" w:rsidRPr="00F14AC8" w:rsidRDefault="00902CDF" w:rsidP="00D40DFE">
            <w:pPr>
              <w:rPr>
                <w:bCs/>
              </w:rPr>
            </w:pPr>
            <w:r w:rsidRPr="00F14AC8">
              <w:rPr>
                <w:bCs/>
              </w:rPr>
              <w:t>beschreibbar</w:t>
            </w:r>
          </w:p>
        </w:tc>
      </w:tr>
      <w:tr w:rsidR="00902CDF" w:rsidRPr="00F14AC8" w14:paraId="3B15E8A7" w14:textId="77777777" w:rsidTr="00D40DFE">
        <w:tc>
          <w:tcPr>
            <w:tcW w:w="4287" w:type="dxa"/>
          </w:tcPr>
          <w:p w14:paraId="59F4F0BD" w14:textId="77777777" w:rsidR="00902CDF" w:rsidRPr="00F14AC8" w:rsidRDefault="00902CDF" w:rsidP="00D40DFE">
            <w:pPr>
              <w:rPr>
                <w:bCs/>
              </w:rPr>
            </w:pPr>
            <w:r w:rsidRPr="00F14AC8">
              <w:rPr>
                <w:bCs/>
              </w:rPr>
              <w:t>Verpackungseinheit</w:t>
            </w:r>
          </w:p>
        </w:tc>
        <w:tc>
          <w:tcPr>
            <w:tcW w:w="2229" w:type="dxa"/>
          </w:tcPr>
          <w:p w14:paraId="24C4718E" w14:textId="24ED5073" w:rsidR="00902CDF" w:rsidRPr="00F14AC8" w:rsidRDefault="00E47045" w:rsidP="00D40DFE">
            <w:pPr>
              <w:rPr>
                <w:bCs/>
              </w:rPr>
            </w:pPr>
            <w:r>
              <w:rPr>
                <w:bCs/>
              </w:rPr>
              <w:t>„</w:t>
            </w:r>
            <w:r w:rsidR="00902CDF" w:rsidRPr="00E47045">
              <w:rPr>
                <w:b/>
              </w:rPr>
              <w:t>yve</w:t>
            </w:r>
            <w:r>
              <w:rPr>
                <w:bCs/>
              </w:rPr>
              <w:t>“</w:t>
            </w:r>
          </w:p>
        </w:tc>
        <w:tc>
          <w:tcPr>
            <w:tcW w:w="2534" w:type="dxa"/>
          </w:tcPr>
          <w:p w14:paraId="1F4527D5" w14:textId="77777777" w:rsidR="00902CDF" w:rsidRPr="00F14AC8" w:rsidRDefault="00902CDF" w:rsidP="00D40DFE">
            <w:pPr>
              <w:rPr>
                <w:bCs/>
              </w:rPr>
            </w:pPr>
            <w:r w:rsidRPr="00F14AC8">
              <w:rPr>
                <w:bCs/>
              </w:rPr>
              <w:t>nicht beschreibbar</w:t>
            </w:r>
          </w:p>
        </w:tc>
      </w:tr>
    </w:tbl>
    <w:p w14:paraId="528B1314" w14:textId="77777777" w:rsidR="00902CDF" w:rsidRPr="00F14AC8" w:rsidRDefault="00902CDF" w:rsidP="00902CDF">
      <w:pPr>
        <w:rPr>
          <w:bCs/>
        </w:rPr>
      </w:pPr>
    </w:p>
    <w:p w14:paraId="3C67B9E3" w14:textId="43B55B94" w:rsidR="00902CDF" w:rsidRPr="00F14AC8" w:rsidRDefault="00902CDF" w:rsidP="00902CDF">
      <w:pPr>
        <w:rPr>
          <w:bCs/>
        </w:rPr>
      </w:pPr>
      <w:r w:rsidRPr="00F14AC8">
        <w:rPr>
          <w:bCs/>
        </w:rPr>
        <w:t xml:space="preserve">Die Tabellenfelder sollten erst beschreibbar sein, wenn die Kopffelder befüllt worden sind. </w:t>
      </w:r>
      <w:r w:rsidR="00754641">
        <w:rPr>
          <w:bCs/>
        </w:rPr>
        <w:t>Wenn möglich sollen d</w:t>
      </w:r>
      <w:r w:rsidRPr="00F14AC8">
        <w:rPr>
          <w:bCs/>
        </w:rPr>
        <w:t>ie Felder Menge bis Verpackungseinheit erst, wenn die Artikelnummer befüllt wurde.</w:t>
      </w:r>
    </w:p>
    <w:p w14:paraId="72530836" w14:textId="77777777" w:rsidR="00902CDF" w:rsidRPr="00F14AC8" w:rsidRDefault="00902CDF" w:rsidP="00902CDF"/>
    <w:p w14:paraId="766EFC25" w14:textId="1D7026ED" w:rsidR="00902CDF" w:rsidRPr="00F14AC8" w:rsidRDefault="00902CDF" w:rsidP="00902CDF">
      <w:r w:rsidRPr="00F14AC8">
        <w:t xml:space="preserve">Wird die die Verpackungsmenge befüllt, muss das Feld Verpackungseinheit mit </w:t>
      </w:r>
      <w:r w:rsidR="0085390D">
        <w:t>der Einheit „</w:t>
      </w:r>
      <w:r w:rsidRPr="00F14AC8">
        <w:t>Karton</w:t>
      </w:r>
      <w:r w:rsidR="0085390D">
        <w:t>“</w:t>
      </w:r>
      <w:r w:rsidRPr="00F14AC8">
        <w:t xml:space="preserve"> befüllt werden und beides in den Artikel sofort zurückgeschrieben werden.</w:t>
      </w:r>
      <w:r w:rsidR="00085503">
        <w:t xml:space="preserve"> Die Felder im Artikel sind:</w:t>
      </w:r>
    </w:p>
    <w:p w14:paraId="1ACC1373" w14:textId="27944127" w:rsidR="00902CDF" w:rsidRPr="00F14AC8" w:rsidRDefault="00902CDF" w:rsidP="00902CDF">
      <w:r w:rsidRPr="00F14AC8">
        <w:t xml:space="preserve">Verpackungsmenge -&gt; </w:t>
      </w:r>
      <w:r w:rsidR="00E47045">
        <w:t>„</w:t>
      </w:r>
      <w:r w:rsidRPr="00E47045">
        <w:rPr>
          <w:b/>
          <w:bCs/>
        </w:rPr>
        <w:t>fvele</w:t>
      </w:r>
      <w:r w:rsidR="00E47045">
        <w:rPr>
          <w:b/>
          <w:bCs/>
        </w:rPr>
        <w:t>“</w:t>
      </w:r>
    </w:p>
    <w:p w14:paraId="2212EDEF" w14:textId="6C3C2C83" w:rsidR="00902CDF" w:rsidRPr="00F14AC8" w:rsidRDefault="00902CDF" w:rsidP="00902CDF">
      <w:r w:rsidRPr="00F14AC8">
        <w:t xml:space="preserve">Verpackungseinheit -&gt; </w:t>
      </w:r>
      <w:r w:rsidR="00E47045">
        <w:t>„</w:t>
      </w:r>
      <w:r w:rsidRPr="00E47045">
        <w:rPr>
          <w:b/>
          <w:bCs/>
        </w:rPr>
        <w:t>ve</w:t>
      </w:r>
      <w:r w:rsidR="00E47045">
        <w:rPr>
          <w:b/>
          <w:bCs/>
        </w:rPr>
        <w:t>“</w:t>
      </w:r>
    </w:p>
    <w:p w14:paraId="4B3EA46B" w14:textId="77777777" w:rsidR="00902CDF" w:rsidRPr="00F14AC8" w:rsidRDefault="00902CDF" w:rsidP="00902CDF"/>
    <w:p w14:paraId="3D36785C" w14:textId="77777777" w:rsidR="00902CDF" w:rsidRPr="00F14AC8" w:rsidRDefault="00902CDF" w:rsidP="00902CDF">
      <w:r w:rsidRPr="00F14AC8">
        <w:t>Den Lagerplatz vorbelegen. Hierzu den Standardzugangslagerplatz aus der passenden Lagergruppeneigenschaft des Artikels nehmen. Die passende Lagergruppeneigenschaft ergibt sich aus dem Standort des Mitarbeiters und der Lagergruppe der Lagergruppeneigenschaft.</w:t>
      </w:r>
    </w:p>
    <w:p w14:paraId="6DB432F1" w14:textId="77777777" w:rsidR="00902CDF" w:rsidRPr="00F14AC8" w:rsidRDefault="00902CDF" w:rsidP="00902CDF"/>
    <w:p w14:paraId="3513395E" w14:textId="77777777" w:rsidR="00902CDF" w:rsidRPr="00F14AC8" w:rsidRDefault="00902CDF" w:rsidP="00902CDF">
      <w:r w:rsidRPr="00F14AC8">
        <w:t>Standort des Mitarbeiters („</w:t>
      </w:r>
      <w:r w:rsidRPr="00F14AC8">
        <w:rPr>
          <w:b/>
        </w:rPr>
        <w:t>ystandort</w:t>
      </w:r>
      <w:r w:rsidRPr="00F14AC8">
        <w:t>“) = Lagergruppe der Lagergruppeneigenschaft („</w:t>
      </w:r>
      <w:r w:rsidRPr="00F14AC8">
        <w:rPr>
          <w:b/>
          <w:bCs/>
        </w:rPr>
        <w:t>lgruppe</w:t>
      </w:r>
      <w:r w:rsidRPr="00F14AC8">
        <w:t>“).</w:t>
      </w:r>
    </w:p>
    <w:p w14:paraId="3D8CA1B1" w14:textId="77777777" w:rsidR="00902CDF" w:rsidRPr="00F14AC8" w:rsidRDefault="00902CDF" w:rsidP="00902CDF"/>
    <w:p w14:paraId="5723D545" w14:textId="77777777" w:rsidR="00902CDF" w:rsidRPr="00F14AC8" w:rsidRDefault="00902CDF" w:rsidP="00902CDF">
      <w:r w:rsidRPr="00F14AC8">
        <w:t>Einen SAVE-Button am Ende einfügen.</w:t>
      </w:r>
    </w:p>
    <w:p w14:paraId="22A26235" w14:textId="77777777" w:rsidR="00094C8F" w:rsidRPr="00F14AC8" w:rsidRDefault="00094C8F" w:rsidP="00094C8F"/>
    <w:p w14:paraId="6F82BA63" w14:textId="7729C4B1" w:rsidR="00094C8F" w:rsidRPr="00F14AC8" w:rsidRDefault="00094C8F" w:rsidP="00094C8F">
      <w:r w:rsidRPr="00F14AC8">
        <w:t>Neues Feld Verpackungsmenge „</w:t>
      </w:r>
      <w:r w:rsidRPr="00F14AC8">
        <w:rPr>
          <w:b/>
        </w:rPr>
        <w:t>yvpemge</w:t>
      </w:r>
      <w:r w:rsidRPr="00F14AC8">
        <w:t>“ (MP9.4) und Verpackungseinheit „</w:t>
      </w:r>
      <w:r w:rsidRPr="00F14AC8">
        <w:rPr>
          <w:b/>
          <w:bCs/>
        </w:rPr>
        <w:t>yvpe</w:t>
      </w:r>
      <w:r w:rsidRPr="00F14AC8">
        <w:t xml:space="preserve">“ (TAZ1) in Tabellenteil von LIOE einfügen und in der </w:t>
      </w:r>
      <w:r w:rsidR="00A016E9" w:rsidRPr="00F14AC8">
        <w:t>WAREHOUSE</w:t>
      </w:r>
      <w:r w:rsidRPr="00F14AC8">
        <w:t xml:space="preserve">-Funktion „WARENEINGANG“ im Tabellenteil erfassbar anzeigen. </w:t>
      </w:r>
    </w:p>
    <w:p w14:paraId="61BB74F5" w14:textId="77777777" w:rsidR="00094C8F" w:rsidRPr="00F14AC8" w:rsidRDefault="00094C8F" w:rsidP="00094C8F"/>
    <w:p w14:paraId="07F9109F" w14:textId="2A4D6A30" w:rsidR="008378AF" w:rsidRPr="00F14AC8" w:rsidRDefault="008378AF" w:rsidP="008378AF">
      <w:r w:rsidRPr="00F14AC8">
        <w:t xml:space="preserve">Neue Komponente in Menü an Position </w:t>
      </w:r>
      <w:r w:rsidR="000C5BE9">
        <w:t xml:space="preserve">6 </w:t>
      </w:r>
      <w:r w:rsidRPr="00F14AC8">
        <w:t xml:space="preserve">einhängen. </w:t>
      </w:r>
    </w:p>
    <w:p w14:paraId="2CB1AE6F" w14:textId="77777777" w:rsidR="0048454F" w:rsidRPr="00F14AC8" w:rsidRDefault="0048454F" w:rsidP="008378AF"/>
    <w:tbl>
      <w:tblPr>
        <w:tblStyle w:val="Tabellenraster"/>
        <w:tblW w:w="9085" w:type="dxa"/>
        <w:tblLook w:val="04A0" w:firstRow="1" w:lastRow="0" w:firstColumn="1" w:lastColumn="0" w:noHBand="0" w:noVBand="1"/>
      </w:tblPr>
      <w:tblGrid>
        <w:gridCol w:w="8018"/>
        <w:gridCol w:w="1067"/>
      </w:tblGrid>
      <w:tr w:rsidR="008378AF" w:rsidRPr="00F14AC8" w14:paraId="649EC65A" w14:textId="77777777">
        <w:tc>
          <w:tcPr>
            <w:tcW w:w="8077" w:type="dxa"/>
            <w:shd w:val="clear" w:color="auto" w:fill="DCEEA3" w:themeFill="accent6" w:themeFillTint="99"/>
          </w:tcPr>
          <w:p w14:paraId="78749D4D" w14:textId="77777777" w:rsidR="008378AF" w:rsidRPr="00F14AC8" w:rsidRDefault="008378AF">
            <w:r w:rsidRPr="00F14AC8">
              <w:t>Auswirkungen der Customization/Extension</w:t>
            </w:r>
          </w:p>
        </w:tc>
        <w:tc>
          <w:tcPr>
            <w:tcW w:w="1008" w:type="dxa"/>
            <w:shd w:val="clear" w:color="auto" w:fill="DCEEA3" w:themeFill="accent6" w:themeFillTint="99"/>
          </w:tcPr>
          <w:p w14:paraId="2CC38A56" w14:textId="77777777" w:rsidR="008378AF" w:rsidRPr="00F14AC8" w:rsidRDefault="008378AF">
            <w:r w:rsidRPr="00F14AC8">
              <w:t>Antwort</w:t>
            </w:r>
          </w:p>
        </w:tc>
      </w:tr>
      <w:tr w:rsidR="008378AF" w:rsidRPr="00F14AC8" w14:paraId="057F9C1A" w14:textId="77777777">
        <w:tc>
          <w:tcPr>
            <w:tcW w:w="8077" w:type="dxa"/>
          </w:tcPr>
          <w:p w14:paraId="3A2C64FB" w14:textId="77777777" w:rsidR="008378AF" w:rsidRPr="00F14AC8" w:rsidRDefault="008378AF">
            <w:pPr>
              <w:rPr>
                <w:sz w:val="20"/>
                <w:szCs w:val="20"/>
              </w:rPr>
            </w:pPr>
            <w:r w:rsidRPr="00F14AC8">
              <w:rPr>
                <w:sz w:val="20"/>
                <w:szCs w:val="20"/>
              </w:rPr>
              <w:t xml:space="preserve">Keine besonderen Auswirkungen </w:t>
            </w:r>
          </w:p>
        </w:tc>
        <w:tc>
          <w:tcPr>
            <w:tcW w:w="1008" w:type="dxa"/>
          </w:tcPr>
          <w:p w14:paraId="542AB571" w14:textId="77777777" w:rsidR="008378AF" w:rsidRPr="00F14AC8" w:rsidRDefault="008378AF">
            <w:pPr>
              <w:rPr>
                <w:sz w:val="20"/>
                <w:szCs w:val="20"/>
              </w:rPr>
            </w:pPr>
            <w:r w:rsidRPr="00F14AC8">
              <w:rPr>
                <w:sz w:val="20"/>
                <w:szCs w:val="20"/>
              </w:rPr>
              <w:t>Ja/Nein</w:t>
            </w:r>
          </w:p>
        </w:tc>
      </w:tr>
      <w:tr w:rsidR="008378AF" w:rsidRPr="00F14AC8" w14:paraId="0DC12E54" w14:textId="77777777">
        <w:tc>
          <w:tcPr>
            <w:tcW w:w="8077" w:type="dxa"/>
          </w:tcPr>
          <w:p w14:paraId="0B944214" w14:textId="77777777" w:rsidR="008378AF" w:rsidRPr="00F14AC8" w:rsidRDefault="008378AF">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1B7A852" w14:textId="77777777" w:rsidR="008378AF" w:rsidRPr="00F14AC8" w:rsidRDefault="008378AF">
            <w:pPr>
              <w:rPr>
                <w:sz w:val="20"/>
                <w:szCs w:val="20"/>
              </w:rPr>
            </w:pPr>
            <w:r w:rsidRPr="00F14AC8">
              <w:rPr>
                <w:sz w:val="20"/>
                <w:szCs w:val="20"/>
              </w:rPr>
              <w:t>Ja/Nein</w:t>
            </w:r>
          </w:p>
        </w:tc>
      </w:tr>
      <w:tr w:rsidR="008378AF" w:rsidRPr="00F14AC8" w14:paraId="7D77250A" w14:textId="77777777">
        <w:tc>
          <w:tcPr>
            <w:tcW w:w="8077" w:type="dxa"/>
          </w:tcPr>
          <w:p w14:paraId="471B0C81" w14:textId="77777777" w:rsidR="008378AF" w:rsidRPr="00F14AC8" w:rsidRDefault="008378AF">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3BB8F58" w14:textId="77777777" w:rsidR="008378AF" w:rsidRPr="00F14AC8" w:rsidRDefault="008378AF">
            <w:pPr>
              <w:rPr>
                <w:sz w:val="20"/>
                <w:szCs w:val="20"/>
              </w:rPr>
            </w:pPr>
            <w:r w:rsidRPr="00F14AC8">
              <w:rPr>
                <w:sz w:val="20"/>
                <w:szCs w:val="20"/>
              </w:rPr>
              <w:t>Ja/Nein</w:t>
            </w:r>
          </w:p>
        </w:tc>
      </w:tr>
      <w:tr w:rsidR="008378AF" w:rsidRPr="00F14AC8" w14:paraId="3CB60066" w14:textId="77777777">
        <w:tc>
          <w:tcPr>
            <w:tcW w:w="8077" w:type="dxa"/>
          </w:tcPr>
          <w:p w14:paraId="5ED4FD6C" w14:textId="77777777" w:rsidR="008378AF" w:rsidRPr="00F14AC8" w:rsidRDefault="008378AF">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C0AFDC4" w14:textId="77777777" w:rsidR="008378AF" w:rsidRPr="00F14AC8" w:rsidRDefault="008378AF">
            <w:pPr>
              <w:rPr>
                <w:sz w:val="20"/>
                <w:szCs w:val="20"/>
              </w:rPr>
            </w:pPr>
            <w:r w:rsidRPr="00F14AC8">
              <w:rPr>
                <w:sz w:val="20"/>
                <w:szCs w:val="20"/>
              </w:rPr>
              <w:t>Ja/Nein</w:t>
            </w:r>
          </w:p>
        </w:tc>
      </w:tr>
      <w:tr w:rsidR="008378AF" w:rsidRPr="00F14AC8" w14:paraId="1A8CD2C7" w14:textId="77777777">
        <w:tc>
          <w:tcPr>
            <w:tcW w:w="8077" w:type="dxa"/>
          </w:tcPr>
          <w:p w14:paraId="2D3A2BBD" w14:textId="77777777" w:rsidR="008378AF" w:rsidRPr="00F14AC8" w:rsidRDefault="008378AF">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BACAD9B" w14:textId="77777777" w:rsidR="008378AF" w:rsidRPr="00F14AC8" w:rsidRDefault="008378AF">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8378AF" w:rsidRPr="00F14AC8" w14:paraId="78209696" w14:textId="77777777">
        <w:trPr>
          <w:trHeight w:hRule="exact" w:val="861"/>
        </w:trPr>
        <w:tc>
          <w:tcPr>
            <w:tcW w:w="1273" w:type="dxa"/>
            <w:shd w:val="clear" w:color="auto" w:fill="D5D5D5" w:themeFill="background2"/>
            <w:tcMar>
              <w:bottom w:w="57" w:type="dxa"/>
            </w:tcMar>
          </w:tcPr>
          <w:p w14:paraId="277ECA00" w14:textId="77777777" w:rsidR="008378AF" w:rsidRPr="00F14AC8" w:rsidRDefault="008378AF">
            <w:pPr>
              <w:rPr>
                <w:b/>
              </w:rPr>
            </w:pPr>
            <w:r w:rsidRPr="00F14AC8">
              <w:rPr>
                <w:b/>
              </w:rPr>
              <w:t>Priorität</w:t>
            </w:r>
          </w:p>
        </w:tc>
        <w:tc>
          <w:tcPr>
            <w:tcW w:w="2190" w:type="dxa"/>
            <w:shd w:val="clear" w:color="auto" w:fill="D5D5D5" w:themeFill="background2"/>
            <w:tcMar>
              <w:bottom w:w="57" w:type="dxa"/>
            </w:tcMar>
          </w:tcPr>
          <w:p w14:paraId="46183432" w14:textId="77777777" w:rsidR="008378AF" w:rsidRPr="00F14AC8" w:rsidRDefault="008378AF">
            <w:pPr>
              <w:rPr>
                <w:b/>
              </w:rPr>
            </w:pPr>
            <w:r w:rsidRPr="00F14AC8">
              <w:rPr>
                <w:b/>
              </w:rPr>
              <w:t>Realisierung</w:t>
            </w:r>
          </w:p>
        </w:tc>
        <w:tc>
          <w:tcPr>
            <w:tcW w:w="1070" w:type="dxa"/>
            <w:shd w:val="clear" w:color="auto" w:fill="D5D5D5" w:themeFill="background2"/>
            <w:tcMar>
              <w:bottom w:w="57" w:type="dxa"/>
            </w:tcMar>
          </w:tcPr>
          <w:p w14:paraId="299745F8" w14:textId="77777777" w:rsidR="008378AF" w:rsidRPr="00F14AC8" w:rsidRDefault="008378AF">
            <w:pPr>
              <w:rPr>
                <w:b/>
              </w:rPr>
            </w:pPr>
            <w:r w:rsidRPr="00F14AC8">
              <w:rPr>
                <w:b/>
              </w:rPr>
              <w:t>Dauer (ca./h)</w:t>
            </w:r>
          </w:p>
        </w:tc>
        <w:tc>
          <w:tcPr>
            <w:tcW w:w="1134" w:type="dxa"/>
            <w:shd w:val="clear" w:color="auto" w:fill="D5D5D5" w:themeFill="background2"/>
            <w:tcMar>
              <w:bottom w:w="57" w:type="dxa"/>
            </w:tcMar>
          </w:tcPr>
          <w:p w14:paraId="2B6412D6" w14:textId="77777777" w:rsidR="008378AF" w:rsidRPr="00F14AC8" w:rsidRDefault="008378AF">
            <w:pPr>
              <w:rPr>
                <w:b/>
              </w:rPr>
            </w:pPr>
            <w:r w:rsidRPr="00F14AC8">
              <w:rPr>
                <w:b/>
              </w:rPr>
              <w:t>QS</w:t>
            </w:r>
            <w:r w:rsidRPr="00F14AC8">
              <w:rPr>
                <w:b/>
              </w:rPr>
              <w:br/>
              <w:t>(ca./h)</w:t>
            </w:r>
          </w:p>
        </w:tc>
        <w:tc>
          <w:tcPr>
            <w:tcW w:w="1134" w:type="dxa"/>
            <w:shd w:val="clear" w:color="auto" w:fill="D5D5D5" w:themeFill="background2"/>
            <w:tcMar>
              <w:bottom w:w="57" w:type="dxa"/>
            </w:tcMar>
          </w:tcPr>
          <w:p w14:paraId="39336A1E" w14:textId="77777777" w:rsidR="008378AF" w:rsidRPr="00F14AC8" w:rsidRDefault="008378AF">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47ADA97" w14:textId="77777777" w:rsidR="008378AF" w:rsidRPr="00F14AC8" w:rsidRDefault="008378AF">
            <w:pPr>
              <w:rPr>
                <w:b/>
              </w:rPr>
            </w:pPr>
            <w:r w:rsidRPr="00F14AC8">
              <w:rPr>
                <w:b/>
              </w:rPr>
              <w:t>Bereich</w:t>
            </w:r>
          </w:p>
        </w:tc>
      </w:tr>
      <w:tr w:rsidR="008378AF" w:rsidRPr="00F14AC8" w14:paraId="6E3F4499" w14:textId="77777777">
        <w:trPr>
          <w:trHeight w:val="454"/>
        </w:trPr>
        <w:tc>
          <w:tcPr>
            <w:tcW w:w="1273" w:type="dxa"/>
            <w:shd w:val="clear" w:color="auto" w:fill="FFFFFF"/>
            <w:tcMar>
              <w:bottom w:w="57" w:type="dxa"/>
            </w:tcMar>
          </w:tcPr>
          <w:p w14:paraId="153E007D" w14:textId="77777777" w:rsidR="008378AF" w:rsidRPr="00F14AC8" w:rsidRDefault="008378AF" w:rsidP="00394CD1">
            <w:pPr>
              <w:pStyle w:val="Tabelleninhalte"/>
            </w:pPr>
            <w:r w:rsidRPr="00F14AC8">
              <w:t>1</w:t>
            </w:r>
          </w:p>
        </w:tc>
        <w:tc>
          <w:tcPr>
            <w:tcW w:w="2190" w:type="dxa"/>
            <w:shd w:val="clear" w:color="auto" w:fill="FFFFFF"/>
            <w:tcMar>
              <w:bottom w:w="57" w:type="dxa"/>
            </w:tcMar>
          </w:tcPr>
          <w:p w14:paraId="06A588F7" w14:textId="77777777" w:rsidR="008378AF" w:rsidRPr="00F14AC8" w:rsidRDefault="008378AF" w:rsidP="00394CD1">
            <w:pPr>
              <w:pStyle w:val="Tabelleninhalte"/>
            </w:pPr>
            <w:r w:rsidRPr="00F14AC8">
              <w:t>Abas</w:t>
            </w:r>
          </w:p>
        </w:tc>
        <w:tc>
          <w:tcPr>
            <w:tcW w:w="1070" w:type="dxa"/>
            <w:shd w:val="clear" w:color="auto" w:fill="FFFFFF"/>
            <w:tcMar>
              <w:bottom w:w="57" w:type="dxa"/>
            </w:tcMar>
          </w:tcPr>
          <w:p w14:paraId="17841F22" w14:textId="77777777" w:rsidR="008378AF" w:rsidRPr="00F14AC8" w:rsidRDefault="008378AF" w:rsidP="00394CD1">
            <w:pPr>
              <w:pStyle w:val="Tabelleninhalte"/>
            </w:pPr>
            <w:r w:rsidRPr="00F14AC8">
              <w:t>0,00</w:t>
            </w:r>
          </w:p>
        </w:tc>
        <w:tc>
          <w:tcPr>
            <w:tcW w:w="1134" w:type="dxa"/>
            <w:shd w:val="clear" w:color="auto" w:fill="FFFFFF"/>
            <w:tcMar>
              <w:bottom w:w="57" w:type="dxa"/>
            </w:tcMar>
          </w:tcPr>
          <w:p w14:paraId="42AB260E" w14:textId="77777777" w:rsidR="008378AF" w:rsidRPr="00F14AC8" w:rsidRDefault="008378AF" w:rsidP="00394CD1">
            <w:pPr>
              <w:pStyle w:val="Tabelleninhalte"/>
            </w:pPr>
            <w:r w:rsidRPr="00F14AC8">
              <w:t>0,00</w:t>
            </w:r>
          </w:p>
        </w:tc>
        <w:tc>
          <w:tcPr>
            <w:tcW w:w="1134" w:type="dxa"/>
            <w:shd w:val="clear" w:color="auto" w:fill="FFFFFF"/>
            <w:tcMar>
              <w:bottom w:w="57" w:type="dxa"/>
            </w:tcMar>
          </w:tcPr>
          <w:p w14:paraId="3ADFC499" w14:textId="77777777" w:rsidR="008378AF" w:rsidRPr="00F14AC8" w:rsidRDefault="008378AF" w:rsidP="00394CD1">
            <w:pPr>
              <w:pStyle w:val="Tabelleninhalte"/>
            </w:pPr>
            <w:r w:rsidRPr="00F14AC8">
              <w:t>2,00</w:t>
            </w:r>
          </w:p>
        </w:tc>
        <w:tc>
          <w:tcPr>
            <w:tcW w:w="2271" w:type="dxa"/>
            <w:shd w:val="clear" w:color="auto" w:fill="FFFFFF"/>
            <w:tcMar>
              <w:bottom w:w="57" w:type="dxa"/>
            </w:tcMar>
          </w:tcPr>
          <w:p w14:paraId="3585EF6F" w14:textId="77777777" w:rsidR="008378AF" w:rsidRPr="00F14AC8" w:rsidRDefault="008378AF" w:rsidP="00394CD1">
            <w:pPr>
              <w:pStyle w:val="Tabelleninhalte"/>
            </w:pPr>
            <w:r w:rsidRPr="00F14AC8">
              <w:t>Admin</w:t>
            </w:r>
          </w:p>
        </w:tc>
      </w:tr>
    </w:tbl>
    <w:p w14:paraId="0C37822B" w14:textId="77777777" w:rsidR="008378AF" w:rsidRPr="00F14AC8" w:rsidRDefault="008378AF" w:rsidP="008378AF"/>
    <w:p w14:paraId="4602D8CB" w14:textId="79F9F2B6" w:rsidR="00CE623A" w:rsidRPr="00F14AC8" w:rsidRDefault="00CE623A" w:rsidP="002117F0">
      <w:pPr>
        <w:pStyle w:val="berschrift3"/>
      </w:pPr>
      <w:bookmarkStart w:id="1082" w:name="_Toc228444387"/>
      <w:bookmarkStart w:id="1083" w:name="AP023"/>
      <w:r w:rsidRPr="00F14AC8">
        <w:t>Buchung</w:t>
      </w:r>
      <w:bookmarkEnd w:id="1082"/>
    </w:p>
    <w:bookmarkEnd w:id="1083"/>
    <w:p w14:paraId="073E3EC0" w14:textId="77777777" w:rsidR="002117F0" w:rsidRPr="00F14AC8" w:rsidRDefault="002117F0" w:rsidP="000957B4">
      <w:pPr>
        <w:rPr>
          <w:u w:val="single"/>
        </w:rPr>
      </w:pPr>
    </w:p>
    <w:p w14:paraId="57CBE839" w14:textId="18C1C01C" w:rsidR="000957B4" w:rsidRPr="00F14AC8" w:rsidRDefault="00CE623A" w:rsidP="000957B4">
      <w:r w:rsidRPr="00F14AC8">
        <w:t>Es wird ein Cronjob zur Buchung der Lieferscheine eingerichtet</w:t>
      </w:r>
      <w:r w:rsidR="000957B4" w:rsidRPr="00F14AC8">
        <w:t>.</w:t>
      </w:r>
      <w:r w:rsidR="00A418BE" w:rsidRPr="00F14AC8">
        <w:t xml:space="preserve"> Dieser prüft alle 5 Minuten, ob es durch Warehouse erstellte Lieferschein gibt und bucht diese.</w:t>
      </w:r>
    </w:p>
    <w:p w14:paraId="48F5D215" w14:textId="0B568983" w:rsidR="00C44872" w:rsidRDefault="00986DCA" w:rsidP="00DB6D94">
      <w:r>
        <w:t>Das Intervall kann jederzeit angepasst werden.</w:t>
      </w:r>
    </w:p>
    <w:p w14:paraId="421B8003" w14:textId="77777777" w:rsidR="00986DCA" w:rsidRPr="00F14AC8" w:rsidRDefault="00986DCA" w:rsidP="00DB6D94"/>
    <w:p w14:paraId="5321ABBF" w14:textId="77777777" w:rsidR="002E1081" w:rsidRPr="00F14AC8" w:rsidRDefault="002E1081" w:rsidP="002E1081">
      <w:pPr>
        <w:rPr>
          <w:b/>
          <w:bCs/>
          <w:color w:val="002060"/>
        </w:rPr>
      </w:pPr>
      <w:r w:rsidRPr="00F14AC8">
        <w:rPr>
          <w:b/>
          <w:bCs/>
          <w:color w:val="002060"/>
        </w:rPr>
        <w:t>Umsetzung ABAS</w:t>
      </w:r>
    </w:p>
    <w:p w14:paraId="2457B0AD" w14:textId="77777777" w:rsidR="002E1081" w:rsidRPr="00F14AC8" w:rsidRDefault="002E1081" w:rsidP="00DB6D94"/>
    <w:p w14:paraId="3E198F6F" w14:textId="1D7624E5" w:rsidR="002E1081" w:rsidRPr="00F14AC8" w:rsidRDefault="002E1081" w:rsidP="00DB6D94">
      <w:r w:rsidRPr="00F14AC8">
        <w:t>Einrichten eines Cronjobs:</w:t>
      </w:r>
    </w:p>
    <w:p w14:paraId="2CFB005B" w14:textId="77777777" w:rsidR="002E1081" w:rsidRPr="00F14AC8" w:rsidRDefault="002E1081" w:rsidP="00DB6D94"/>
    <w:p w14:paraId="7D612DBD" w14:textId="282BE7D1" w:rsidR="002E1081" w:rsidRPr="00F14AC8" w:rsidRDefault="002E1081" w:rsidP="00DB6D94">
      <w:r w:rsidRPr="00F14AC8">
        <w:t>Intervall:</w:t>
      </w:r>
      <w:r w:rsidRPr="00F14AC8">
        <w:tab/>
      </w:r>
      <w:r w:rsidRPr="00F14AC8">
        <w:tab/>
        <w:t>alle 5 Minuten</w:t>
      </w:r>
    </w:p>
    <w:p w14:paraId="4862A2CD" w14:textId="20510368" w:rsidR="002E1081" w:rsidRPr="00F14AC8" w:rsidRDefault="002E1081" w:rsidP="00DB6D94">
      <w:r w:rsidRPr="00F14AC8">
        <w:t>Selektion:</w:t>
      </w:r>
      <w:r w:rsidRPr="00F14AC8">
        <w:tab/>
      </w:r>
      <w:r w:rsidRPr="00F14AC8">
        <w:tab/>
      </w:r>
      <w:commentRangeStart w:id="1084"/>
      <w:commentRangeStart w:id="1085"/>
      <w:r w:rsidRPr="00F14AC8">
        <w:t xml:space="preserve">alle über Warehouse erstellten </w:t>
      </w:r>
      <w:r w:rsidR="0091499C" w:rsidRPr="00F14AC8">
        <w:t xml:space="preserve">ungebuchten </w:t>
      </w:r>
      <w:r w:rsidRPr="00F14AC8">
        <w:t>Lieferschein</w:t>
      </w:r>
    </w:p>
    <w:p w14:paraId="504FE37C" w14:textId="630D36F2" w:rsidR="002E1081" w:rsidRPr="00F14AC8" w:rsidRDefault="002E1081" w:rsidP="00DB6D94">
      <w:r w:rsidRPr="00F14AC8">
        <w:tab/>
      </w:r>
      <w:r w:rsidRPr="00F14AC8">
        <w:tab/>
      </w:r>
      <w:r w:rsidRPr="00F14AC8">
        <w:tab/>
      </w:r>
      <w:r w:rsidR="000F0AC7" w:rsidRPr="00F14AC8">
        <w:t xml:space="preserve">bspw.: </w:t>
      </w:r>
      <w:r w:rsidR="00A21915" w:rsidRPr="00F14AC8">
        <w:t>„</w:t>
      </w:r>
      <w:r w:rsidRPr="00F14AC8">
        <w:t>zeich</w:t>
      </w:r>
      <w:r w:rsidR="00A21915" w:rsidRPr="00F14AC8">
        <w:t>“</w:t>
      </w:r>
      <w:r w:rsidRPr="00F14AC8">
        <w:t xml:space="preserve"> enthält warehouse</w:t>
      </w:r>
      <w:r w:rsidR="00843E82" w:rsidRPr="00F14AC8">
        <w:t>/</w:t>
      </w:r>
    </w:p>
    <w:p w14:paraId="1316D4E0" w14:textId="570B8A78" w:rsidR="0091499C" w:rsidRPr="00F14AC8" w:rsidRDefault="0091499C" w:rsidP="00DB6D94">
      <w:r w:rsidRPr="00F14AC8">
        <w:tab/>
      </w:r>
      <w:r w:rsidRPr="00F14AC8">
        <w:tab/>
      </w:r>
      <w:r w:rsidRPr="00F14AC8">
        <w:tab/>
      </w:r>
      <w:r w:rsidR="00A21915" w:rsidRPr="00F14AC8">
        <w:t>„</w:t>
      </w:r>
      <w:r w:rsidRPr="00F14AC8">
        <w:t>uebertr</w:t>
      </w:r>
      <w:r w:rsidR="00A21915" w:rsidRPr="00F14AC8">
        <w:t>“</w:t>
      </w:r>
      <w:r w:rsidRPr="00F14AC8">
        <w:t xml:space="preserve"> = ja</w:t>
      </w:r>
      <w:commentRangeEnd w:id="1084"/>
      <w:r w:rsidR="00887DD7" w:rsidRPr="00F14AC8">
        <w:rPr>
          <w:rStyle w:val="Kommentarzeichen"/>
          <w:sz w:val="24"/>
          <w:szCs w:val="24"/>
        </w:rPr>
        <w:commentReference w:id="1084"/>
      </w:r>
      <w:commentRangeEnd w:id="1085"/>
      <w:r w:rsidRPr="00F14AC8">
        <w:rPr>
          <w:rStyle w:val="Kommentarzeichen"/>
          <w:sz w:val="24"/>
          <w:szCs w:val="24"/>
        </w:rPr>
        <w:commentReference w:id="1085"/>
      </w:r>
    </w:p>
    <w:p w14:paraId="46B78725" w14:textId="1F93878E" w:rsidR="00843E82" w:rsidRPr="00F14AC8" w:rsidRDefault="0091499C" w:rsidP="00DB6D94">
      <w:r w:rsidRPr="00F14AC8">
        <w:t>Funktion:</w:t>
      </w:r>
      <w:r w:rsidRPr="00F14AC8">
        <w:tab/>
      </w:r>
      <w:r w:rsidRPr="00F14AC8">
        <w:tab/>
        <w:t>buchen aller gefundenen Lieferscheine</w:t>
      </w:r>
    </w:p>
    <w:p w14:paraId="3D1B3001" w14:textId="77777777" w:rsidR="002E1081" w:rsidRPr="00F14AC8" w:rsidRDefault="002E1081" w:rsidP="00DB6D94"/>
    <w:tbl>
      <w:tblPr>
        <w:tblStyle w:val="Tabellenraster"/>
        <w:tblW w:w="9493" w:type="dxa"/>
        <w:tblLook w:val="04A0" w:firstRow="1" w:lastRow="0" w:firstColumn="1" w:lastColumn="0" w:noHBand="0" w:noVBand="1"/>
      </w:tblPr>
      <w:tblGrid>
        <w:gridCol w:w="8378"/>
        <w:gridCol w:w="1115"/>
      </w:tblGrid>
      <w:tr w:rsidR="00A21915" w:rsidRPr="00F14AC8" w14:paraId="1F26177D" w14:textId="77777777" w:rsidTr="00D16466">
        <w:tc>
          <w:tcPr>
            <w:tcW w:w="8018" w:type="dxa"/>
            <w:shd w:val="clear" w:color="auto" w:fill="DCEEA3" w:themeFill="accent6" w:themeFillTint="99"/>
          </w:tcPr>
          <w:p w14:paraId="1AFEDE0E" w14:textId="77777777" w:rsidR="00A21915" w:rsidRPr="00F14AC8" w:rsidRDefault="00A21915" w:rsidP="00D16466">
            <w:r w:rsidRPr="00F14AC8">
              <w:t>Auswirkungen der Customization/Extension</w:t>
            </w:r>
          </w:p>
        </w:tc>
        <w:tc>
          <w:tcPr>
            <w:tcW w:w="1067" w:type="dxa"/>
            <w:shd w:val="clear" w:color="auto" w:fill="DCEEA3" w:themeFill="accent6" w:themeFillTint="99"/>
          </w:tcPr>
          <w:p w14:paraId="3E996E37" w14:textId="77777777" w:rsidR="00A21915" w:rsidRPr="00F14AC8" w:rsidRDefault="00A21915" w:rsidP="00D16466">
            <w:r w:rsidRPr="00F14AC8">
              <w:t>Antwort</w:t>
            </w:r>
          </w:p>
        </w:tc>
      </w:tr>
      <w:tr w:rsidR="00A21915" w:rsidRPr="00F14AC8" w14:paraId="1241FADD" w14:textId="77777777" w:rsidTr="00D16466">
        <w:tc>
          <w:tcPr>
            <w:tcW w:w="8018" w:type="dxa"/>
          </w:tcPr>
          <w:p w14:paraId="135FD248" w14:textId="77777777" w:rsidR="00A21915" w:rsidRPr="00F14AC8" w:rsidRDefault="00A21915" w:rsidP="00D16466">
            <w:pPr>
              <w:rPr>
                <w:sz w:val="20"/>
                <w:szCs w:val="20"/>
              </w:rPr>
            </w:pPr>
            <w:r w:rsidRPr="00F14AC8">
              <w:rPr>
                <w:sz w:val="20"/>
                <w:szCs w:val="20"/>
              </w:rPr>
              <w:t xml:space="preserve">Keine besonderen Auswirkungen </w:t>
            </w:r>
          </w:p>
        </w:tc>
        <w:tc>
          <w:tcPr>
            <w:tcW w:w="1067" w:type="dxa"/>
          </w:tcPr>
          <w:p w14:paraId="5E12CCA7" w14:textId="77777777" w:rsidR="00A21915" w:rsidRPr="00F14AC8" w:rsidRDefault="00A21915" w:rsidP="00D16466">
            <w:pPr>
              <w:rPr>
                <w:sz w:val="20"/>
                <w:szCs w:val="20"/>
              </w:rPr>
            </w:pPr>
            <w:r w:rsidRPr="00F14AC8">
              <w:rPr>
                <w:sz w:val="20"/>
                <w:szCs w:val="20"/>
              </w:rPr>
              <w:t>Ja/Nein</w:t>
            </w:r>
          </w:p>
        </w:tc>
      </w:tr>
      <w:tr w:rsidR="00A21915" w:rsidRPr="00F14AC8" w14:paraId="2D53D5AE" w14:textId="77777777" w:rsidTr="00D16466">
        <w:tc>
          <w:tcPr>
            <w:tcW w:w="8018" w:type="dxa"/>
          </w:tcPr>
          <w:p w14:paraId="08419BBF" w14:textId="77777777" w:rsidR="00A21915" w:rsidRPr="00F14AC8" w:rsidRDefault="00A21915"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5800AF59" w14:textId="77777777" w:rsidR="00A21915" w:rsidRPr="00F14AC8" w:rsidRDefault="00A21915" w:rsidP="00D16466">
            <w:pPr>
              <w:rPr>
                <w:sz w:val="20"/>
                <w:szCs w:val="20"/>
              </w:rPr>
            </w:pPr>
            <w:r w:rsidRPr="00F14AC8">
              <w:rPr>
                <w:sz w:val="20"/>
                <w:szCs w:val="20"/>
              </w:rPr>
              <w:t>Ja/Nein</w:t>
            </w:r>
          </w:p>
        </w:tc>
      </w:tr>
      <w:tr w:rsidR="00A21915" w:rsidRPr="00F14AC8" w14:paraId="452FCD8B" w14:textId="77777777" w:rsidTr="00D16466">
        <w:tc>
          <w:tcPr>
            <w:tcW w:w="8018" w:type="dxa"/>
          </w:tcPr>
          <w:p w14:paraId="043940B7" w14:textId="77777777" w:rsidR="00A21915" w:rsidRPr="00F14AC8" w:rsidRDefault="00A21915"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2374716B" w14:textId="77777777" w:rsidR="00A21915" w:rsidRPr="00F14AC8" w:rsidRDefault="00A21915" w:rsidP="00D16466">
            <w:pPr>
              <w:rPr>
                <w:sz w:val="20"/>
                <w:szCs w:val="20"/>
              </w:rPr>
            </w:pPr>
            <w:r w:rsidRPr="00F14AC8">
              <w:rPr>
                <w:sz w:val="20"/>
                <w:szCs w:val="20"/>
              </w:rPr>
              <w:t>Ja/Nein</w:t>
            </w:r>
          </w:p>
        </w:tc>
      </w:tr>
      <w:tr w:rsidR="00A21915" w:rsidRPr="00F14AC8" w14:paraId="5E763DB1" w14:textId="77777777" w:rsidTr="00D16466">
        <w:tc>
          <w:tcPr>
            <w:tcW w:w="8018" w:type="dxa"/>
          </w:tcPr>
          <w:p w14:paraId="55ED25C3" w14:textId="77777777" w:rsidR="00A21915" w:rsidRPr="00F14AC8" w:rsidRDefault="00A21915"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05CE82A2" w14:textId="77777777" w:rsidR="00A21915" w:rsidRPr="00F14AC8" w:rsidRDefault="00A21915" w:rsidP="00D16466">
            <w:pPr>
              <w:rPr>
                <w:sz w:val="20"/>
                <w:szCs w:val="20"/>
              </w:rPr>
            </w:pPr>
            <w:r w:rsidRPr="00F14AC8">
              <w:rPr>
                <w:sz w:val="20"/>
                <w:szCs w:val="20"/>
              </w:rPr>
              <w:t>Ja/Nein</w:t>
            </w:r>
          </w:p>
        </w:tc>
      </w:tr>
      <w:tr w:rsidR="00A21915" w:rsidRPr="00F14AC8" w14:paraId="34DD0ABD" w14:textId="77777777" w:rsidTr="00D16466">
        <w:tc>
          <w:tcPr>
            <w:tcW w:w="8018" w:type="dxa"/>
          </w:tcPr>
          <w:p w14:paraId="79299C05" w14:textId="77777777" w:rsidR="00A21915" w:rsidRPr="00F14AC8" w:rsidRDefault="00A21915"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4C535B29" w14:textId="77777777" w:rsidR="00A21915" w:rsidRPr="00F14AC8" w:rsidRDefault="00A21915" w:rsidP="00D16466">
            <w:pPr>
              <w:rPr>
                <w:sz w:val="20"/>
                <w:szCs w:val="20"/>
              </w:rPr>
            </w:pPr>
            <w:r w:rsidRPr="00F14AC8">
              <w:rPr>
                <w:sz w:val="20"/>
                <w:szCs w:val="20"/>
              </w:rPr>
              <w:t>Ja/Nein</w:t>
            </w:r>
          </w:p>
        </w:tc>
      </w:tr>
    </w:tbl>
    <w:tbl>
      <w:tblPr>
        <w:tblW w:w="9495"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694"/>
      </w:tblGrid>
      <w:tr w:rsidR="00A21915" w:rsidRPr="00F14AC8" w14:paraId="26DC4CE8" w14:textId="77777777" w:rsidTr="009C0C59">
        <w:trPr>
          <w:trHeight w:hRule="exact" w:val="861"/>
        </w:trPr>
        <w:tc>
          <w:tcPr>
            <w:tcW w:w="1273" w:type="dxa"/>
            <w:shd w:val="clear" w:color="auto" w:fill="D5D5D5" w:themeFill="background2"/>
            <w:tcMar>
              <w:bottom w:w="57" w:type="dxa"/>
            </w:tcMar>
          </w:tcPr>
          <w:p w14:paraId="1EF1BC25" w14:textId="77777777" w:rsidR="00A21915" w:rsidRPr="00F14AC8" w:rsidRDefault="00A21915" w:rsidP="00D16466">
            <w:pPr>
              <w:rPr>
                <w:b/>
              </w:rPr>
            </w:pPr>
            <w:r w:rsidRPr="00F14AC8">
              <w:rPr>
                <w:b/>
              </w:rPr>
              <w:lastRenderedPageBreak/>
              <w:t>Priorität</w:t>
            </w:r>
          </w:p>
        </w:tc>
        <w:tc>
          <w:tcPr>
            <w:tcW w:w="2190" w:type="dxa"/>
            <w:shd w:val="clear" w:color="auto" w:fill="D5D5D5" w:themeFill="background2"/>
            <w:tcMar>
              <w:bottom w:w="57" w:type="dxa"/>
            </w:tcMar>
          </w:tcPr>
          <w:p w14:paraId="3ACB95DB" w14:textId="77777777" w:rsidR="00A21915" w:rsidRPr="00F14AC8" w:rsidRDefault="00A21915" w:rsidP="00D16466">
            <w:pPr>
              <w:rPr>
                <w:b/>
              </w:rPr>
            </w:pPr>
            <w:r w:rsidRPr="00F14AC8">
              <w:rPr>
                <w:b/>
              </w:rPr>
              <w:t>Realisierung</w:t>
            </w:r>
          </w:p>
        </w:tc>
        <w:tc>
          <w:tcPr>
            <w:tcW w:w="1070" w:type="dxa"/>
            <w:shd w:val="clear" w:color="auto" w:fill="D5D5D5" w:themeFill="background2"/>
            <w:tcMar>
              <w:bottom w:w="57" w:type="dxa"/>
            </w:tcMar>
          </w:tcPr>
          <w:p w14:paraId="2F40D82A" w14:textId="77777777" w:rsidR="00A21915" w:rsidRPr="00F14AC8" w:rsidRDefault="00A21915" w:rsidP="00D16466">
            <w:pPr>
              <w:rPr>
                <w:b/>
              </w:rPr>
            </w:pPr>
            <w:r w:rsidRPr="00F14AC8">
              <w:rPr>
                <w:b/>
              </w:rPr>
              <w:t>Dauer (ca./h)</w:t>
            </w:r>
          </w:p>
        </w:tc>
        <w:tc>
          <w:tcPr>
            <w:tcW w:w="1134" w:type="dxa"/>
            <w:shd w:val="clear" w:color="auto" w:fill="D5D5D5" w:themeFill="background2"/>
            <w:tcMar>
              <w:bottom w:w="57" w:type="dxa"/>
            </w:tcMar>
          </w:tcPr>
          <w:p w14:paraId="65B1826C" w14:textId="77777777" w:rsidR="00A21915" w:rsidRPr="00F14AC8" w:rsidRDefault="00A21915"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65E547CB" w14:textId="77777777" w:rsidR="00A21915" w:rsidRPr="00F14AC8" w:rsidRDefault="00A21915" w:rsidP="00D16466">
            <w:pPr>
              <w:rPr>
                <w:b/>
              </w:rPr>
            </w:pPr>
            <w:r w:rsidRPr="00F14AC8">
              <w:rPr>
                <w:b/>
              </w:rPr>
              <w:t>Kunde</w:t>
            </w:r>
            <w:r w:rsidRPr="00F14AC8">
              <w:rPr>
                <w:b/>
              </w:rPr>
              <w:br/>
              <w:t>(ca./h)</w:t>
            </w:r>
            <w:r w:rsidRPr="00F14AC8">
              <w:rPr>
                <w:b/>
              </w:rPr>
              <w:br/>
            </w:r>
          </w:p>
        </w:tc>
        <w:tc>
          <w:tcPr>
            <w:tcW w:w="2694" w:type="dxa"/>
            <w:shd w:val="clear" w:color="auto" w:fill="D5D5D5" w:themeFill="background2"/>
            <w:tcMar>
              <w:bottom w:w="57" w:type="dxa"/>
            </w:tcMar>
          </w:tcPr>
          <w:p w14:paraId="2800196E" w14:textId="77777777" w:rsidR="00A21915" w:rsidRPr="00F14AC8" w:rsidRDefault="00A21915" w:rsidP="00D16466">
            <w:pPr>
              <w:rPr>
                <w:b/>
              </w:rPr>
            </w:pPr>
            <w:r w:rsidRPr="00F14AC8">
              <w:rPr>
                <w:b/>
              </w:rPr>
              <w:t>Bereich</w:t>
            </w:r>
          </w:p>
        </w:tc>
      </w:tr>
      <w:tr w:rsidR="00A21915" w:rsidRPr="00F14AC8" w14:paraId="5A4D5DA4" w14:textId="77777777" w:rsidTr="009C0C59">
        <w:trPr>
          <w:trHeight w:val="454"/>
        </w:trPr>
        <w:tc>
          <w:tcPr>
            <w:tcW w:w="1273" w:type="dxa"/>
            <w:shd w:val="clear" w:color="auto" w:fill="FFFFFF"/>
            <w:tcMar>
              <w:bottom w:w="57" w:type="dxa"/>
            </w:tcMar>
          </w:tcPr>
          <w:p w14:paraId="6C7F1FBE" w14:textId="77777777" w:rsidR="00A21915" w:rsidRPr="00F14AC8" w:rsidRDefault="00A21915" w:rsidP="00394CD1">
            <w:pPr>
              <w:pStyle w:val="Tabelleninhalte"/>
            </w:pPr>
            <w:r w:rsidRPr="00F14AC8">
              <w:t>1</w:t>
            </w:r>
          </w:p>
        </w:tc>
        <w:tc>
          <w:tcPr>
            <w:tcW w:w="2190" w:type="dxa"/>
            <w:shd w:val="clear" w:color="auto" w:fill="FFFFFF"/>
            <w:tcMar>
              <w:bottom w:w="57" w:type="dxa"/>
            </w:tcMar>
          </w:tcPr>
          <w:p w14:paraId="63F1B674" w14:textId="77777777" w:rsidR="00A21915" w:rsidRPr="00F14AC8" w:rsidRDefault="00A21915" w:rsidP="00394CD1">
            <w:pPr>
              <w:pStyle w:val="Tabelleninhalte"/>
            </w:pPr>
            <w:r w:rsidRPr="00F14AC8">
              <w:t>Abas</w:t>
            </w:r>
          </w:p>
        </w:tc>
        <w:tc>
          <w:tcPr>
            <w:tcW w:w="1070" w:type="dxa"/>
            <w:shd w:val="clear" w:color="auto" w:fill="FFFFFF"/>
            <w:tcMar>
              <w:bottom w:w="57" w:type="dxa"/>
            </w:tcMar>
          </w:tcPr>
          <w:p w14:paraId="4AF178DA" w14:textId="77777777" w:rsidR="00A21915" w:rsidRPr="00F14AC8" w:rsidRDefault="00A21915" w:rsidP="00394CD1">
            <w:pPr>
              <w:pStyle w:val="Tabelleninhalte"/>
            </w:pPr>
            <w:r w:rsidRPr="00F14AC8">
              <w:t>0,00</w:t>
            </w:r>
          </w:p>
        </w:tc>
        <w:tc>
          <w:tcPr>
            <w:tcW w:w="1134" w:type="dxa"/>
            <w:shd w:val="clear" w:color="auto" w:fill="FFFFFF"/>
            <w:tcMar>
              <w:bottom w:w="57" w:type="dxa"/>
            </w:tcMar>
          </w:tcPr>
          <w:p w14:paraId="2CB60E93" w14:textId="77777777" w:rsidR="00A21915" w:rsidRPr="00F14AC8" w:rsidRDefault="00A21915" w:rsidP="00394CD1">
            <w:pPr>
              <w:pStyle w:val="Tabelleninhalte"/>
            </w:pPr>
            <w:r w:rsidRPr="00F14AC8">
              <w:t>0,00</w:t>
            </w:r>
          </w:p>
        </w:tc>
        <w:tc>
          <w:tcPr>
            <w:tcW w:w="1134" w:type="dxa"/>
            <w:shd w:val="clear" w:color="auto" w:fill="FFFFFF"/>
            <w:tcMar>
              <w:bottom w:w="57" w:type="dxa"/>
            </w:tcMar>
          </w:tcPr>
          <w:p w14:paraId="5F59ECE6" w14:textId="77777777" w:rsidR="00A21915" w:rsidRPr="00F14AC8" w:rsidRDefault="00A21915" w:rsidP="00394CD1">
            <w:pPr>
              <w:pStyle w:val="Tabelleninhalte"/>
            </w:pPr>
            <w:r w:rsidRPr="00F14AC8">
              <w:t>0,00</w:t>
            </w:r>
          </w:p>
        </w:tc>
        <w:tc>
          <w:tcPr>
            <w:tcW w:w="2694" w:type="dxa"/>
            <w:shd w:val="clear" w:color="auto" w:fill="FFFFFF"/>
            <w:tcMar>
              <w:bottom w:w="57" w:type="dxa"/>
            </w:tcMar>
          </w:tcPr>
          <w:p w14:paraId="17E2290C" w14:textId="77777777" w:rsidR="00A21915" w:rsidRPr="00F14AC8" w:rsidRDefault="00A21915" w:rsidP="00394CD1">
            <w:pPr>
              <w:pStyle w:val="Tabelleninhalte"/>
            </w:pPr>
            <w:r w:rsidRPr="00F14AC8">
              <w:t>Admin</w:t>
            </w:r>
          </w:p>
        </w:tc>
      </w:tr>
    </w:tbl>
    <w:p w14:paraId="73E7B45A" w14:textId="77777777" w:rsidR="00A21915" w:rsidRPr="00F14AC8" w:rsidRDefault="00A21915" w:rsidP="00DB6D94"/>
    <w:p w14:paraId="54EDF07E" w14:textId="3B21F4A7" w:rsidR="00875CD9" w:rsidRPr="00F14AC8" w:rsidRDefault="00875CD9" w:rsidP="00875CD9">
      <w:pPr>
        <w:pStyle w:val="berschrift3"/>
      </w:pPr>
      <w:bookmarkStart w:id="1086" w:name="_Toc228444388"/>
      <w:r w:rsidRPr="00F14AC8">
        <w:t>Umlagerung</w:t>
      </w:r>
      <w:r w:rsidR="006359DB" w:rsidRPr="00F14AC8">
        <w:t>/Umbuchung</w:t>
      </w:r>
      <w:bookmarkEnd w:id="1086"/>
    </w:p>
    <w:p w14:paraId="472FE4F2" w14:textId="77777777" w:rsidR="00875CD9" w:rsidRPr="00F14AC8" w:rsidRDefault="00875CD9" w:rsidP="00875CD9"/>
    <w:p w14:paraId="3ECB64F6" w14:textId="1DFF633E" w:rsidR="00875CD9" w:rsidRPr="00F14AC8" w:rsidRDefault="00875CD9" w:rsidP="00875CD9">
      <w:r w:rsidRPr="00F14AC8">
        <w:t xml:space="preserve">Die Funktion Umbuchung kann so im WAREHOUSE verwendet werden. Weiterer Anpassungsbedarf kann zu einem späteren Zeitpunkt </w:t>
      </w:r>
      <w:commentRangeStart w:id="1087"/>
      <w:r w:rsidRPr="00F14AC8">
        <w:t>definiert</w:t>
      </w:r>
      <w:commentRangeEnd w:id="1087"/>
      <w:r w:rsidR="00A66E62">
        <w:rPr>
          <w:rStyle w:val="Kommentarzeichen"/>
          <w:sz w:val="24"/>
          <w:szCs w:val="24"/>
        </w:rPr>
        <w:commentReference w:id="1087"/>
      </w:r>
      <w:ins w:id="1088" w:author="Florian Petersen" w:date="2026-05-06T11:51:00Z" w16du:dateUtc="2026-05-06T09:51:00Z">
        <w:r w:rsidR="000B5DC1">
          <w:t xml:space="preserve"> werden</w:t>
        </w:r>
      </w:ins>
      <w:r w:rsidRPr="00F14AC8">
        <w:t>.</w:t>
      </w:r>
    </w:p>
    <w:p w14:paraId="1BED091C" w14:textId="77777777" w:rsidR="00875CD9" w:rsidRPr="00F14AC8" w:rsidRDefault="00875CD9" w:rsidP="00875CD9"/>
    <w:p w14:paraId="237712EB" w14:textId="40550413" w:rsidR="0089082D" w:rsidRPr="00F14AC8" w:rsidRDefault="0089082D" w:rsidP="0089082D">
      <w:pPr>
        <w:pStyle w:val="berschrift2"/>
      </w:pPr>
      <w:bookmarkStart w:id="1089" w:name="_Toc228444389"/>
      <w:r w:rsidRPr="00F14AC8">
        <w:t>Intralogistik</w:t>
      </w:r>
      <w:bookmarkEnd w:id="1089"/>
    </w:p>
    <w:p w14:paraId="4F105335" w14:textId="14B76A1F" w:rsidR="0089082D" w:rsidRPr="00F14AC8" w:rsidRDefault="0089082D" w:rsidP="00DB6D94">
      <w:pPr>
        <w:rPr>
          <w:u w:val="single"/>
        </w:rPr>
      </w:pPr>
    </w:p>
    <w:p w14:paraId="4E34B5D9" w14:textId="33279D31" w:rsidR="001040CC" w:rsidRPr="00F14AC8" w:rsidRDefault="00635BCC" w:rsidP="00635BCC">
      <w:pPr>
        <w:rPr>
          <w:rFonts w:eastAsiaTheme="majorEastAsia" w:cstheme="majorBidi"/>
        </w:rPr>
      </w:pPr>
      <w:r w:rsidRPr="00F14AC8">
        <w:rPr>
          <w:rFonts w:eastAsiaTheme="majorEastAsia" w:cstheme="majorBidi"/>
        </w:rPr>
        <w:t xml:space="preserve">Die Intralogistik wird in der Regel mit Limited Lizenz betrieben. Anpassungen können dazu führen, dass </w:t>
      </w:r>
      <w:r w:rsidR="009C1199" w:rsidRPr="00F14AC8">
        <w:rPr>
          <w:rFonts w:eastAsiaTheme="majorEastAsia" w:cstheme="majorBidi"/>
        </w:rPr>
        <w:t>für die jeweilige Funktion eine Volllizenz nötig ist.</w:t>
      </w:r>
      <w:r w:rsidR="00DF56A1" w:rsidRPr="00F14AC8">
        <w:rPr>
          <w:rFonts w:eastAsiaTheme="majorEastAsia" w:cstheme="majorBidi"/>
        </w:rPr>
        <w:t xml:space="preserve"> Diese muss ggf. zusätzlich bestellt werden.</w:t>
      </w:r>
    </w:p>
    <w:p w14:paraId="1C1BCD07" w14:textId="77777777" w:rsidR="009C1199" w:rsidRPr="00F14AC8" w:rsidRDefault="009C1199" w:rsidP="00635BCC">
      <w:pPr>
        <w:rPr>
          <w:rFonts w:eastAsiaTheme="majorEastAsia" w:cstheme="majorBidi"/>
        </w:rPr>
      </w:pPr>
    </w:p>
    <w:p w14:paraId="242AA4FF" w14:textId="348217E2" w:rsidR="00133ECC" w:rsidRPr="00F14AC8" w:rsidRDefault="00133ECC" w:rsidP="00ED12D1">
      <w:pPr>
        <w:pStyle w:val="berschrift3"/>
      </w:pPr>
      <w:bookmarkStart w:id="1090" w:name="_Toc228444390"/>
      <w:bookmarkStart w:id="1091" w:name="AP039"/>
      <w:r w:rsidRPr="00F14AC8">
        <w:t>Maskenanpassungen</w:t>
      </w:r>
      <w:r w:rsidR="00047459" w:rsidRPr="00F14AC8">
        <w:t xml:space="preserve"> und Filteranpassungen</w:t>
      </w:r>
      <w:bookmarkEnd w:id="1090"/>
    </w:p>
    <w:bookmarkEnd w:id="1091"/>
    <w:p w14:paraId="75D70898" w14:textId="77777777" w:rsidR="009B2859" w:rsidRPr="00F14AC8" w:rsidRDefault="009B2859" w:rsidP="009B2859"/>
    <w:p w14:paraId="4F389F01" w14:textId="77777777" w:rsidR="003F353E" w:rsidRPr="00F14AC8" w:rsidRDefault="003F353E" w:rsidP="003F353E">
      <w:pPr>
        <w:rPr>
          <w:b/>
          <w:bCs/>
          <w:color w:val="002060"/>
        </w:rPr>
      </w:pPr>
      <w:r w:rsidRPr="00F14AC8">
        <w:rPr>
          <w:b/>
          <w:bCs/>
          <w:color w:val="002060"/>
        </w:rPr>
        <w:t>Umsetzung ABAS</w:t>
      </w:r>
    </w:p>
    <w:p w14:paraId="5A40BFCC" w14:textId="77777777" w:rsidR="003B62BC" w:rsidRPr="00F14AC8" w:rsidRDefault="003B62BC" w:rsidP="009B2859"/>
    <w:p w14:paraId="5F242989" w14:textId="78925A24" w:rsidR="003F353E" w:rsidRPr="00F14AC8" w:rsidRDefault="003F353E" w:rsidP="009B2859">
      <w:r w:rsidRPr="00F14AC8">
        <w:t>Maske „Scanner Lagerist“</w:t>
      </w:r>
      <w:r w:rsidR="00E079A5" w:rsidRPr="00F14AC8">
        <w:t xml:space="preserve"> umbenennen in Fertigungskommissionierung.</w:t>
      </w:r>
    </w:p>
    <w:p w14:paraId="39EDF30F" w14:textId="77777777" w:rsidR="00E079A5" w:rsidRPr="00F14AC8" w:rsidRDefault="00E079A5" w:rsidP="009B2859"/>
    <w:p w14:paraId="2C226F76" w14:textId="71854590" w:rsidR="0036445F" w:rsidRPr="00F14AC8" w:rsidRDefault="003B62BC" w:rsidP="009B2859">
      <w:r w:rsidRPr="00F14AC8">
        <w:t xml:space="preserve">Folgende Filterfelder </w:t>
      </w:r>
      <w:r w:rsidR="0056271C" w:rsidRPr="00F14AC8">
        <w:t xml:space="preserve">und Buttons </w:t>
      </w:r>
      <w:r w:rsidRPr="00F14AC8">
        <w:t>entfern</w:t>
      </w:r>
      <w:r w:rsidR="0056271C" w:rsidRPr="00F14AC8">
        <w:t>en</w:t>
      </w:r>
      <w:r w:rsidRPr="00F14AC8">
        <w:t>:</w:t>
      </w:r>
    </w:p>
    <w:p w14:paraId="690188B6" w14:textId="77777777" w:rsidR="003B62BC" w:rsidRPr="00F14AC8" w:rsidRDefault="003B62BC" w:rsidP="009B2859"/>
    <w:p w14:paraId="7CA3A983" w14:textId="06037345" w:rsidR="003B62BC" w:rsidRPr="00F14AC8" w:rsidRDefault="003B62BC" w:rsidP="005F5D00">
      <w:pPr>
        <w:pStyle w:val="Listenabsatz"/>
        <w:numPr>
          <w:ilvl w:val="0"/>
          <w:numId w:val="37"/>
        </w:numPr>
      </w:pPr>
      <w:r w:rsidRPr="00F14AC8">
        <w:t>Transportaufträge auf Transitlagerplatz zeigen</w:t>
      </w:r>
    </w:p>
    <w:p w14:paraId="7244B463" w14:textId="3D840D1B" w:rsidR="003B62BC" w:rsidRPr="00F14AC8" w:rsidRDefault="003B62BC" w:rsidP="005F5D00">
      <w:pPr>
        <w:pStyle w:val="Listenabsatz"/>
        <w:numPr>
          <w:ilvl w:val="0"/>
          <w:numId w:val="37"/>
        </w:numPr>
      </w:pPr>
      <w:r w:rsidRPr="00F14AC8">
        <w:t>Abgangslagerplatz von und Abgangslagerplatz bis</w:t>
      </w:r>
    </w:p>
    <w:p w14:paraId="6D4C51F8" w14:textId="3D8471C6" w:rsidR="003B62BC" w:rsidRPr="00F14AC8" w:rsidRDefault="003B62BC" w:rsidP="005F5D00">
      <w:pPr>
        <w:pStyle w:val="Listenabsatz"/>
        <w:numPr>
          <w:ilvl w:val="0"/>
          <w:numId w:val="37"/>
        </w:numPr>
      </w:pPr>
      <w:r w:rsidRPr="00F14AC8">
        <w:t>Zugangslagerplatz bis</w:t>
      </w:r>
    </w:p>
    <w:p w14:paraId="2A79FB9F" w14:textId="7C884760" w:rsidR="003B62BC" w:rsidRPr="00F14AC8" w:rsidRDefault="003B62BC" w:rsidP="005F5D00">
      <w:pPr>
        <w:pStyle w:val="Listenabsatz"/>
        <w:numPr>
          <w:ilvl w:val="0"/>
          <w:numId w:val="37"/>
        </w:numPr>
      </w:pPr>
      <w:r w:rsidRPr="00F14AC8">
        <w:t>Scan Logistikauftrag</w:t>
      </w:r>
    </w:p>
    <w:p w14:paraId="5EF1E01A" w14:textId="019B5C43" w:rsidR="003B62BC" w:rsidRPr="00F14AC8" w:rsidRDefault="003B62BC" w:rsidP="005F5D00">
      <w:pPr>
        <w:pStyle w:val="Listenabsatz"/>
        <w:numPr>
          <w:ilvl w:val="0"/>
          <w:numId w:val="37"/>
        </w:numPr>
      </w:pPr>
      <w:r w:rsidRPr="00F14AC8">
        <w:t>Scan Arbeitsschein</w:t>
      </w:r>
    </w:p>
    <w:p w14:paraId="1767FFB5" w14:textId="28F2D372" w:rsidR="0056271C" w:rsidRPr="00F14AC8" w:rsidRDefault="0056271C" w:rsidP="005F5D00">
      <w:pPr>
        <w:pStyle w:val="Listenabsatz"/>
        <w:numPr>
          <w:ilvl w:val="0"/>
          <w:numId w:val="37"/>
        </w:numPr>
      </w:pPr>
      <w:r w:rsidRPr="00F14AC8">
        <w:t>Button: Alle auswählen</w:t>
      </w:r>
    </w:p>
    <w:p w14:paraId="3BA63DEA" w14:textId="04F41EDF" w:rsidR="0056271C" w:rsidRPr="00F14AC8" w:rsidRDefault="0056271C" w:rsidP="005F5D00">
      <w:pPr>
        <w:pStyle w:val="Listenabsatz"/>
        <w:numPr>
          <w:ilvl w:val="0"/>
          <w:numId w:val="37"/>
        </w:numPr>
      </w:pPr>
      <w:r w:rsidRPr="00F14AC8">
        <w:t xml:space="preserve">Button: </w:t>
      </w:r>
      <w:r w:rsidR="00240A4F" w:rsidRPr="00F14AC8">
        <w:t>Buchen starten</w:t>
      </w:r>
    </w:p>
    <w:p w14:paraId="6D837BAA" w14:textId="77777777" w:rsidR="003B62BC" w:rsidRPr="00F14AC8" w:rsidRDefault="003B62BC" w:rsidP="003B62BC"/>
    <w:p w14:paraId="5DCC8A19" w14:textId="02468902" w:rsidR="003B62BC" w:rsidRPr="00F14AC8" w:rsidRDefault="003B62BC" w:rsidP="003B62BC">
      <w:r w:rsidRPr="00F14AC8">
        <w:t>Das Feld „Zugangslagerp</w:t>
      </w:r>
      <w:ins w:id="1092" w:author="Florian Petersen" w:date="2026-05-06T11:50:00Z" w16du:dateUtc="2026-05-06T09:50:00Z">
        <w:r w:rsidR="000B5DC1">
          <w:t>l</w:t>
        </w:r>
      </w:ins>
      <w:r w:rsidRPr="00F14AC8">
        <w:t>atz bis“ umbenennen in „Zugangslagerplatz“.</w:t>
      </w:r>
    </w:p>
    <w:p w14:paraId="60DEA6C3" w14:textId="77777777" w:rsidR="0036445F" w:rsidRPr="00F14AC8" w:rsidRDefault="0036445F" w:rsidP="009B2859"/>
    <w:p w14:paraId="5E057928" w14:textId="442EA8AC" w:rsidR="0036445F" w:rsidRPr="00F14AC8" w:rsidRDefault="00240A4F" w:rsidP="009B2859">
      <w:r w:rsidRPr="00F14AC8">
        <w:t>Folgende Positionsfelder bitte anpassen:</w:t>
      </w:r>
    </w:p>
    <w:p w14:paraId="04CADE01" w14:textId="77777777" w:rsidR="00240A4F" w:rsidRPr="00F14AC8" w:rsidRDefault="00240A4F" w:rsidP="009B2859"/>
    <w:p w14:paraId="00C67D98" w14:textId="7F48307B" w:rsidR="00240A4F" w:rsidRPr="00F14AC8" w:rsidRDefault="00A7379E" w:rsidP="005F5D00">
      <w:pPr>
        <w:pStyle w:val="Listenabsatz"/>
        <w:numPr>
          <w:ilvl w:val="0"/>
          <w:numId w:val="38"/>
        </w:numPr>
      </w:pPr>
      <w:r w:rsidRPr="00F14AC8">
        <w:t>„</w:t>
      </w:r>
      <w:r w:rsidR="00240A4F" w:rsidRPr="00F14AC8">
        <w:t>Abgangslagerplatz</w:t>
      </w:r>
      <w:r w:rsidRPr="00F14AC8">
        <w:t>“</w:t>
      </w:r>
      <w:r w:rsidR="00240A4F" w:rsidRPr="00F14AC8">
        <w:t xml:space="preserve"> </w:t>
      </w:r>
      <w:r w:rsidR="00AC28B1" w:rsidRPr="00F14AC8">
        <w:br/>
      </w:r>
      <w:r w:rsidR="00240A4F" w:rsidRPr="00F14AC8">
        <w:t>entfernen</w:t>
      </w:r>
      <w:r w:rsidR="00AC28B1" w:rsidRPr="00F14AC8">
        <w:t>.</w:t>
      </w:r>
    </w:p>
    <w:p w14:paraId="7B26A465" w14:textId="77777777" w:rsidR="00055BB9" w:rsidRDefault="00055BB9" w:rsidP="005F5D00">
      <w:pPr>
        <w:pStyle w:val="Listenabsatz"/>
        <w:numPr>
          <w:ilvl w:val="0"/>
          <w:numId w:val="38"/>
        </w:numPr>
      </w:pPr>
      <w:commentRangeStart w:id="1093"/>
      <w:commentRangeStart w:id="1094"/>
      <w:r>
        <w:t xml:space="preserve">Neues Feld </w:t>
      </w:r>
      <w:r w:rsidR="00E45186" w:rsidRPr="00F14AC8">
        <w:t>„Verfügbar“ oberhalb von Menge</w:t>
      </w:r>
      <w:r w:rsidR="00E45186" w:rsidRPr="00F14AC8">
        <w:br/>
      </w:r>
      <w:r>
        <w:t>Wert:</w:t>
      </w:r>
    </w:p>
    <w:p w14:paraId="5273B44B" w14:textId="3081B5C2" w:rsidR="00AD06E5" w:rsidRPr="00F14AC8" w:rsidRDefault="00AD06E5" w:rsidP="00055BB9">
      <w:pPr>
        <w:pStyle w:val="Listenabsatz"/>
      </w:pPr>
      <w:r w:rsidRPr="00F14AC8">
        <w:t>„</w:t>
      </w:r>
      <w:r w:rsidR="00E45186" w:rsidRPr="00F14AC8">
        <w:t>Ja</w:t>
      </w:r>
      <w:r w:rsidRPr="00F14AC8">
        <w:t>“ wenn, benötigte Menge &lt;= Lagermenge (wie unter 3. definiert)</w:t>
      </w:r>
      <w:r w:rsidRPr="00F14AC8">
        <w:br/>
      </w:r>
      <w:r w:rsidR="00205632" w:rsidRPr="00F14AC8">
        <w:t>„</w:t>
      </w:r>
      <w:r w:rsidRPr="00F14AC8">
        <w:t>Nein</w:t>
      </w:r>
      <w:r w:rsidR="00205632" w:rsidRPr="00F14AC8">
        <w:t>“</w:t>
      </w:r>
      <w:r w:rsidRPr="00F14AC8">
        <w:t xml:space="preserve"> wenn, benötigte Menge &gt; Lagermenge (wie unter 3. definiert)</w:t>
      </w:r>
    </w:p>
    <w:p w14:paraId="36203DB8" w14:textId="5AB18FF6" w:rsidR="00EF3BF8" w:rsidRPr="00F14AC8" w:rsidRDefault="00FF4520" w:rsidP="005F5D00">
      <w:pPr>
        <w:pStyle w:val="Listenabsatz"/>
        <w:numPr>
          <w:ilvl w:val="0"/>
          <w:numId w:val="38"/>
        </w:numPr>
      </w:pPr>
      <w:r>
        <w:lastRenderedPageBreak/>
        <w:t xml:space="preserve">Neues Feld </w:t>
      </w:r>
      <w:r w:rsidR="00A7379E" w:rsidRPr="00F14AC8">
        <w:t>„</w:t>
      </w:r>
      <w:r>
        <w:t xml:space="preserve">benötigte </w:t>
      </w:r>
      <w:r w:rsidR="00AD06E5" w:rsidRPr="00F14AC8">
        <w:t>Menge</w:t>
      </w:r>
      <w:r w:rsidR="00A7379E" w:rsidRPr="00F14AC8">
        <w:t xml:space="preserve">“ </w:t>
      </w:r>
      <w:r w:rsidR="00AC28B1" w:rsidRPr="00F14AC8">
        <w:br/>
      </w:r>
      <w:r>
        <w:t xml:space="preserve">Wert: </w:t>
      </w:r>
      <w:r w:rsidR="00A7379E" w:rsidRPr="00F14AC8">
        <w:t>zeigt die benötigte Menge und die Lagermenge aller Lagerplätze, die für die Intralogistik Bereitstellungsplätze sind und zur Lagergruppe des Mitarbeiters gehören</w:t>
      </w:r>
      <w:r w:rsidR="0057205B" w:rsidRPr="00F14AC8">
        <w:t>.</w:t>
      </w:r>
      <w:r w:rsidR="00E55EFE" w:rsidRPr="00F14AC8">
        <w:t xml:space="preserve"> Beispiel: 5/100</w:t>
      </w:r>
      <w:commentRangeEnd w:id="1093"/>
      <w:r w:rsidR="00F05E98" w:rsidRPr="00F14AC8">
        <w:rPr>
          <w:rStyle w:val="Kommentarzeichen"/>
          <w:sz w:val="24"/>
          <w:szCs w:val="24"/>
        </w:rPr>
        <w:commentReference w:id="1093"/>
      </w:r>
      <w:commentRangeEnd w:id="1094"/>
      <w:r w:rsidRPr="00F14AC8">
        <w:rPr>
          <w:rStyle w:val="Kommentarzeichen"/>
          <w:sz w:val="24"/>
          <w:szCs w:val="24"/>
        </w:rPr>
        <w:commentReference w:id="1094"/>
      </w:r>
    </w:p>
    <w:p w14:paraId="38E47F5D" w14:textId="01F2CE08" w:rsidR="0057205B" w:rsidRPr="00F14AC8" w:rsidRDefault="0057205B" w:rsidP="005F5D00">
      <w:pPr>
        <w:pStyle w:val="Listenabsatz"/>
        <w:numPr>
          <w:ilvl w:val="0"/>
          <w:numId w:val="38"/>
        </w:numPr>
      </w:pPr>
      <w:r w:rsidRPr="00F14AC8">
        <w:t>„Artikel“</w:t>
      </w:r>
      <w:r w:rsidR="00AC28B1" w:rsidRPr="00F14AC8">
        <w:br/>
        <w:t>Suchwort durch Artikelnummer ersetzen.</w:t>
      </w:r>
    </w:p>
    <w:p w14:paraId="2F0A95F8" w14:textId="77777777" w:rsidR="00157961" w:rsidRPr="00F14AC8" w:rsidRDefault="00157961" w:rsidP="009B2859"/>
    <w:p w14:paraId="5EEBA377" w14:textId="63335818" w:rsidR="003F52F1" w:rsidRPr="00F14AC8" w:rsidRDefault="00E55EFE" w:rsidP="003F52F1">
      <w:r w:rsidRPr="00F14AC8">
        <w:t>Die F</w:t>
      </w:r>
      <w:r w:rsidR="00AB0F28" w:rsidRPr="00F14AC8">
        <w:t>elder oberhalb des Betriebsauftragsfeldes wirken wi</w:t>
      </w:r>
      <w:r w:rsidR="002F40D3">
        <w:t>e</w:t>
      </w:r>
      <w:r w:rsidR="00AB0F28" w:rsidRPr="00F14AC8">
        <w:t xml:space="preserve"> ein Filter auf die Anzeige im Tabellenteil. D</w:t>
      </w:r>
      <w:r w:rsidR="005B4237" w:rsidRPr="00F14AC8">
        <w:t>ie Felder Betriebsauftrag und Artikel markieren nur die relevanten Positionen. Diese sollen ebenfalls als Filter wirken und die Ergebnismenge einschränken.</w:t>
      </w:r>
    </w:p>
    <w:p w14:paraId="6B8CC1A2" w14:textId="77777777" w:rsidR="00C56DF5" w:rsidRPr="00F14AC8" w:rsidRDefault="00C56DF5" w:rsidP="003F52F1"/>
    <w:p w14:paraId="308CE0F7" w14:textId="5F00FD31" w:rsidR="003F52F1" w:rsidRPr="00F14AC8" w:rsidRDefault="003F52F1" w:rsidP="003F52F1">
      <w:pPr>
        <w:rPr>
          <w:u w:val="single"/>
        </w:rPr>
      </w:pPr>
      <w:r w:rsidRPr="00F14AC8">
        <w:rPr>
          <w:u w:val="single"/>
        </w:rPr>
        <w:t>Selektion</w:t>
      </w:r>
    </w:p>
    <w:p w14:paraId="0778E9EF" w14:textId="77777777" w:rsidR="003F52F1" w:rsidRPr="00F14AC8" w:rsidRDefault="003F52F1" w:rsidP="003F52F1"/>
    <w:p w14:paraId="10EAE4B9" w14:textId="0B085160" w:rsidR="003F52F1" w:rsidRPr="00F14AC8" w:rsidRDefault="003F52F1" w:rsidP="003F52F1">
      <w:pPr>
        <w:rPr>
          <w:rFonts w:eastAsiaTheme="majorEastAsia" w:cstheme="majorBidi"/>
          <w:bCs/>
        </w:rPr>
      </w:pPr>
      <w:commentRangeStart w:id="1095"/>
      <w:commentRangeStart w:id="1096"/>
      <w:r w:rsidRPr="00F14AC8">
        <w:rPr>
          <w:rFonts w:eastAsiaTheme="majorEastAsia" w:cstheme="majorBidi"/>
          <w:bCs/>
        </w:rPr>
        <w:t>Button Transportaufträge laden, soll nur Logistikaufträge zeigen, die zur Lagergruppe des angemeldeten Mitarbeiters passen.</w:t>
      </w:r>
      <w:r w:rsidR="00B92CAF" w:rsidRPr="00F14AC8">
        <w:rPr>
          <w:rFonts w:eastAsiaTheme="majorEastAsia" w:cstheme="majorBidi"/>
          <w:bCs/>
        </w:rPr>
        <w:t xml:space="preserve"> Die Lagergruppe des Mitarbeiters wird über die Lagergruppe des Transitlagerplatzes </w:t>
      </w:r>
      <w:r w:rsidR="002A2467" w:rsidRPr="00F14AC8">
        <w:rPr>
          <w:rFonts w:eastAsiaTheme="majorEastAsia" w:cstheme="majorBidi"/>
          <w:bCs/>
        </w:rPr>
        <w:t>im Intralogistik-Mitarbeiter definiert.</w:t>
      </w:r>
      <w:commentRangeEnd w:id="1095"/>
      <w:r w:rsidR="00DC12A8" w:rsidRPr="00F14AC8">
        <w:rPr>
          <w:rStyle w:val="Kommentarzeichen"/>
          <w:rFonts w:eastAsiaTheme="majorEastAsia" w:cstheme="majorBidi"/>
          <w:bCs/>
          <w:sz w:val="24"/>
          <w:szCs w:val="24"/>
        </w:rPr>
        <w:commentReference w:id="1095"/>
      </w:r>
      <w:commentRangeEnd w:id="1096"/>
      <w:r w:rsidRPr="00F14AC8">
        <w:rPr>
          <w:rStyle w:val="Kommentarzeichen"/>
          <w:rFonts w:eastAsiaTheme="majorEastAsia" w:cstheme="majorBidi"/>
          <w:bCs/>
          <w:sz w:val="24"/>
          <w:szCs w:val="24"/>
        </w:rPr>
        <w:commentReference w:id="1096"/>
      </w:r>
    </w:p>
    <w:p w14:paraId="0A1C02A5" w14:textId="77777777" w:rsidR="00ED12D1" w:rsidRPr="00F14AC8" w:rsidRDefault="00ED12D1" w:rsidP="00940A86"/>
    <w:tbl>
      <w:tblPr>
        <w:tblStyle w:val="Tabellenraster"/>
        <w:tblW w:w="9085" w:type="dxa"/>
        <w:tblLook w:val="04A0" w:firstRow="1" w:lastRow="0" w:firstColumn="1" w:lastColumn="0" w:noHBand="0" w:noVBand="1"/>
      </w:tblPr>
      <w:tblGrid>
        <w:gridCol w:w="8018"/>
        <w:gridCol w:w="1067"/>
      </w:tblGrid>
      <w:tr w:rsidR="00940A86" w:rsidRPr="00F14AC8" w14:paraId="02772DBF" w14:textId="77777777" w:rsidTr="00ED12D1">
        <w:tc>
          <w:tcPr>
            <w:tcW w:w="8018" w:type="dxa"/>
            <w:shd w:val="clear" w:color="auto" w:fill="DCEEA3" w:themeFill="accent6" w:themeFillTint="99"/>
          </w:tcPr>
          <w:p w14:paraId="54D3535E" w14:textId="77777777" w:rsidR="00940A86" w:rsidRPr="00F14AC8" w:rsidRDefault="00940A86" w:rsidP="00D16466">
            <w:r w:rsidRPr="00F14AC8">
              <w:t>Auswirkungen der Customization/Extension</w:t>
            </w:r>
          </w:p>
        </w:tc>
        <w:tc>
          <w:tcPr>
            <w:tcW w:w="1067" w:type="dxa"/>
            <w:shd w:val="clear" w:color="auto" w:fill="DCEEA3" w:themeFill="accent6" w:themeFillTint="99"/>
          </w:tcPr>
          <w:p w14:paraId="4A323063" w14:textId="77777777" w:rsidR="00940A86" w:rsidRPr="00F14AC8" w:rsidRDefault="00940A86" w:rsidP="00D16466">
            <w:r w:rsidRPr="00F14AC8">
              <w:t>Antwort</w:t>
            </w:r>
          </w:p>
        </w:tc>
      </w:tr>
      <w:tr w:rsidR="00940A86" w:rsidRPr="00F14AC8" w14:paraId="37962758" w14:textId="77777777" w:rsidTr="00ED12D1">
        <w:tc>
          <w:tcPr>
            <w:tcW w:w="8018" w:type="dxa"/>
          </w:tcPr>
          <w:p w14:paraId="31229B74" w14:textId="77777777" w:rsidR="00940A86" w:rsidRPr="00F14AC8" w:rsidRDefault="00940A86" w:rsidP="00D16466">
            <w:pPr>
              <w:rPr>
                <w:sz w:val="20"/>
                <w:szCs w:val="20"/>
              </w:rPr>
            </w:pPr>
            <w:r w:rsidRPr="00F14AC8">
              <w:rPr>
                <w:sz w:val="20"/>
                <w:szCs w:val="20"/>
              </w:rPr>
              <w:t xml:space="preserve">Keine besonderen Auswirkungen </w:t>
            </w:r>
          </w:p>
        </w:tc>
        <w:tc>
          <w:tcPr>
            <w:tcW w:w="1067" w:type="dxa"/>
          </w:tcPr>
          <w:p w14:paraId="17B28B49" w14:textId="77777777" w:rsidR="00940A86" w:rsidRPr="00F14AC8" w:rsidRDefault="00940A86" w:rsidP="00D16466">
            <w:pPr>
              <w:rPr>
                <w:sz w:val="20"/>
                <w:szCs w:val="20"/>
              </w:rPr>
            </w:pPr>
            <w:r w:rsidRPr="00F14AC8">
              <w:rPr>
                <w:sz w:val="20"/>
                <w:szCs w:val="20"/>
              </w:rPr>
              <w:t>Ja/Nein</w:t>
            </w:r>
          </w:p>
        </w:tc>
      </w:tr>
      <w:tr w:rsidR="00940A86" w:rsidRPr="00F14AC8" w14:paraId="42EA4E57" w14:textId="77777777" w:rsidTr="00ED12D1">
        <w:tc>
          <w:tcPr>
            <w:tcW w:w="8018" w:type="dxa"/>
          </w:tcPr>
          <w:p w14:paraId="16701ACF" w14:textId="77777777" w:rsidR="00940A86" w:rsidRPr="00F14AC8" w:rsidRDefault="00940A86"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65C147BF" w14:textId="77777777" w:rsidR="00940A86" w:rsidRPr="00F14AC8" w:rsidRDefault="00940A86" w:rsidP="00D16466">
            <w:pPr>
              <w:rPr>
                <w:sz w:val="20"/>
                <w:szCs w:val="20"/>
              </w:rPr>
            </w:pPr>
            <w:r w:rsidRPr="00F14AC8">
              <w:rPr>
                <w:sz w:val="20"/>
                <w:szCs w:val="20"/>
              </w:rPr>
              <w:t>Ja/Nein</w:t>
            </w:r>
          </w:p>
        </w:tc>
      </w:tr>
      <w:tr w:rsidR="00940A86" w:rsidRPr="00F14AC8" w14:paraId="5B1A2C1B" w14:textId="77777777" w:rsidTr="00ED12D1">
        <w:tc>
          <w:tcPr>
            <w:tcW w:w="8018" w:type="dxa"/>
          </w:tcPr>
          <w:p w14:paraId="31CC4549" w14:textId="77777777" w:rsidR="00940A86" w:rsidRPr="00F14AC8" w:rsidRDefault="00940A86"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048AC7A8" w14:textId="77777777" w:rsidR="00940A86" w:rsidRPr="00F14AC8" w:rsidRDefault="00940A86" w:rsidP="00D16466">
            <w:pPr>
              <w:rPr>
                <w:sz w:val="20"/>
                <w:szCs w:val="20"/>
              </w:rPr>
            </w:pPr>
            <w:r w:rsidRPr="00F14AC8">
              <w:rPr>
                <w:sz w:val="20"/>
                <w:szCs w:val="20"/>
              </w:rPr>
              <w:t>Ja/Nein</w:t>
            </w:r>
          </w:p>
        </w:tc>
      </w:tr>
      <w:tr w:rsidR="00940A86" w:rsidRPr="00F14AC8" w14:paraId="1E3626C4" w14:textId="77777777" w:rsidTr="00ED12D1">
        <w:tc>
          <w:tcPr>
            <w:tcW w:w="8018" w:type="dxa"/>
          </w:tcPr>
          <w:p w14:paraId="161AEADE" w14:textId="77777777" w:rsidR="00940A86" w:rsidRPr="00F14AC8" w:rsidRDefault="00940A86"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21B0FF12" w14:textId="77777777" w:rsidR="00940A86" w:rsidRPr="00F14AC8" w:rsidRDefault="00940A86" w:rsidP="00D16466">
            <w:pPr>
              <w:rPr>
                <w:sz w:val="20"/>
                <w:szCs w:val="20"/>
              </w:rPr>
            </w:pPr>
            <w:r w:rsidRPr="00F14AC8">
              <w:rPr>
                <w:sz w:val="20"/>
                <w:szCs w:val="20"/>
              </w:rPr>
              <w:t>Ja/Nein</w:t>
            </w:r>
          </w:p>
        </w:tc>
      </w:tr>
      <w:tr w:rsidR="00940A86" w:rsidRPr="00F14AC8" w14:paraId="5FEAE92D" w14:textId="77777777" w:rsidTr="00ED12D1">
        <w:tc>
          <w:tcPr>
            <w:tcW w:w="8018" w:type="dxa"/>
          </w:tcPr>
          <w:p w14:paraId="1E79DCC9" w14:textId="77777777" w:rsidR="00940A86" w:rsidRPr="00F14AC8" w:rsidRDefault="00940A86"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4417CB9C" w14:textId="77777777" w:rsidR="00940A86" w:rsidRPr="00F14AC8" w:rsidRDefault="00940A86"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940A86" w:rsidRPr="00F14AC8" w14:paraId="12F57166" w14:textId="77777777" w:rsidTr="00D16466">
        <w:trPr>
          <w:trHeight w:hRule="exact" w:val="861"/>
        </w:trPr>
        <w:tc>
          <w:tcPr>
            <w:tcW w:w="1273" w:type="dxa"/>
            <w:shd w:val="clear" w:color="auto" w:fill="D5D5D5" w:themeFill="background2"/>
            <w:tcMar>
              <w:bottom w:w="57" w:type="dxa"/>
            </w:tcMar>
          </w:tcPr>
          <w:p w14:paraId="52004474" w14:textId="77777777" w:rsidR="00940A86" w:rsidRPr="00F14AC8" w:rsidRDefault="00940A86" w:rsidP="00D16466">
            <w:pPr>
              <w:rPr>
                <w:b/>
              </w:rPr>
            </w:pPr>
            <w:r w:rsidRPr="00F14AC8">
              <w:rPr>
                <w:b/>
              </w:rPr>
              <w:t>Priorität</w:t>
            </w:r>
          </w:p>
        </w:tc>
        <w:tc>
          <w:tcPr>
            <w:tcW w:w="2190" w:type="dxa"/>
            <w:shd w:val="clear" w:color="auto" w:fill="D5D5D5" w:themeFill="background2"/>
            <w:tcMar>
              <w:bottom w:w="57" w:type="dxa"/>
            </w:tcMar>
          </w:tcPr>
          <w:p w14:paraId="6F4EFF90" w14:textId="77777777" w:rsidR="00940A86" w:rsidRPr="00F14AC8" w:rsidRDefault="00940A86" w:rsidP="00D16466">
            <w:pPr>
              <w:rPr>
                <w:b/>
              </w:rPr>
            </w:pPr>
            <w:r w:rsidRPr="00F14AC8">
              <w:rPr>
                <w:b/>
              </w:rPr>
              <w:t>Realisierung</w:t>
            </w:r>
          </w:p>
        </w:tc>
        <w:tc>
          <w:tcPr>
            <w:tcW w:w="1070" w:type="dxa"/>
            <w:shd w:val="clear" w:color="auto" w:fill="D5D5D5" w:themeFill="background2"/>
            <w:tcMar>
              <w:bottom w:w="57" w:type="dxa"/>
            </w:tcMar>
          </w:tcPr>
          <w:p w14:paraId="44AF26F5" w14:textId="77777777" w:rsidR="00940A86" w:rsidRPr="00F14AC8" w:rsidRDefault="00940A86" w:rsidP="00D16466">
            <w:pPr>
              <w:rPr>
                <w:b/>
              </w:rPr>
            </w:pPr>
            <w:r w:rsidRPr="00F14AC8">
              <w:rPr>
                <w:b/>
              </w:rPr>
              <w:t>Dauer (ca./h)</w:t>
            </w:r>
          </w:p>
        </w:tc>
        <w:tc>
          <w:tcPr>
            <w:tcW w:w="1134" w:type="dxa"/>
            <w:shd w:val="clear" w:color="auto" w:fill="D5D5D5" w:themeFill="background2"/>
            <w:tcMar>
              <w:bottom w:w="57" w:type="dxa"/>
            </w:tcMar>
          </w:tcPr>
          <w:p w14:paraId="0E76515C" w14:textId="77777777" w:rsidR="00940A86" w:rsidRPr="00F14AC8" w:rsidRDefault="00940A86"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6C1BED6B" w14:textId="77777777" w:rsidR="00940A86" w:rsidRPr="00F14AC8" w:rsidRDefault="00940A86"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6700827" w14:textId="77777777" w:rsidR="00940A86" w:rsidRPr="00F14AC8" w:rsidRDefault="00940A86" w:rsidP="00D16466">
            <w:pPr>
              <w:rPr>
                <w:b/>
              </w:rPr>
            </w:pPr>
            <w:r w:rsidRPr="00F14AC8">
              <w:rPr>
                <w:b/>
              </w:rPr>
              <w:t>Bereich</w:t>
            </w:r>
          </w:p>
        </w:tc>
      </w:tr>
      <w:tr w:rsidR="00940A86" w:rsidRPr="00F14AC8" w14:paraId="210D289E" w14:textId="77777777" w:rsidTr="00D16466">
        <w:trPr>
          <w:trHeight w:val="454"/>
        </w:trPr>
        <w:tc>
          <w:tcPr>
            <w:tcW w:w="1273" w:type="dxa"/>
            <w:shd w:val="clear" w:color="auto" w:fill="FFFFFF"/>
            <w:tcMar>
              <w:bottom w:w="57" w:type="dxa"/>
            </w:tcMar>
          </w:tcPr>
          <w:p w14:paraId="6D0C167E" w14:textId="77777777" w:rsidR="00940A86" w:rsidRPr="00F14AC8" w:rsidRDefault="00940A86" w:rsidP="00394CD1">
            <w:pPr>
              <w:pStyle w:val="Tabelleninhalte"/>
            </w:pPr>
            <w:r w:rsidRPr="00F14AC8">
              <w:t>1</w:t>
            </w:r>
          </w:p>
        </w:tc>
        <w:tc>
          <w:tcPr>
            <w:tcW w:w="2190" w:type="dxa"/>
            <w:shd w:val="clear" w:color="auto" w:fill="FFFFFF"/>
            <w:tcMar>
              <w:bottom w:w="57" w:type="dxa"/>
            </w:tcMar>
          </w:tcPr>
          <w:p w14:paraId="03C7C1B5" w14:textId="77777777" w:rsidR="00940A86" w:rsidRPr="00F14AC8" w:rsidRDefault="00940A86" w:rsidP="00394CD1">
            <w:pPr>
              <w:pStyle w:val="Tabelleninhalte"/>
            </w:pPr>
            <w:r w:rsidRPr="00F14AC8">
              <w:t>Abas</w:t>
            </w:r>
          </w:p>
        </w:tc>
        <w:tc>
          <w:tcPr>
            <w:tcW w:w="1070" w:type="dxa"/>
            <w:shd w:val="clear" w:color="auto" w:fill="FFFFFF"/>
            <w:tcMar>
              <w:bottom w:w="57" w:type="dxa"/>
            </w:tcMar>
          </w:tcPr>
          <w:p w14:paraId="215EFFD1" w14:textId="77777777" w:rsidR="00940A86" w:rsidRPr="00F14AC8" w:rsidRDefault="00940A86" w:rsidP="00394CD1">
            <w:pPr>
              <w:pStyle w:val="Tabelleninhalte"/>
            </w:pPr>
            <w:r w:rsidRPr="00F14AC8">
              <w:t>0,00</w:t>
            </w:r>
          </w:p>
        </w:tc>
        <w:tc>
          <w:tcPr>
            <w:tcW w:w="1134" w:type="dxa"/>
            <w:shd w:val="clear" w:color="auto" w:fill="FFFFFF"/>
            <w:tcMar>
              <w:bottom w:w="57" w:type="dxa"/>
            </w:tcMar>
          </w:tcPr>
          <w:p w14:paraId="5488BE34" w14:textId="77777777" w:rsidR="00940A86" w:rsidRPr="00F14AC8" w:rsidRDefault="00940A86" w:rsidP="00394CD1">
            <w:pPr>
              <w:pStyle w:val="Tabelleninhalte"/>
            </w:pPr>
            <w:r w:rsidRPr="00F14AC8">
              <w:t>0,00</w:t>
            </w:r>
          </w:p>
        </w:tc>
        <w:tc>
          <w:tcPr>
            <w:tcW w:w="1134" w:type="dxa"/>
            <w:shd w:val="clear" w:color="auto" w:fill="FFFFFF"/>
            <w:tcMar>
              <w:bottom w:w="57" w:type="dxa"/>
            </w:tcMar>
          </w:tcPr>
          <w:p w14:paraId="1CF5C375" w14:textId="77777777" w:rsidR="00940A86" w:rsidRPr="00F14AC8" w:rsidRDefault="00940A86" w:rsidP="00394CD1">
            <w:pPr>
              <w:pStyle w:val="Tabelleninhalte"/>
            </w:pPr>
            <w:r w:rsidRPr="00F14AC8">
              <w:t>0,00</w:t>
            </w:r>
          </w:p>
        </w:tc>
        <w:tc>
          <w:tcPr>
            <w:tcW w:w="2271" w:type="dxa"/>
            <w:shd w:val="clear" w:color="auto" w:fill="FFFFFF"/>
            <w:tcMar>
              <w:bottom w:w="57" w:type="dxa"/>
            </w:tcMar>
          </w:tcPr>
          <w:p w14:paraId="1B582EEE" w14:textId="77777777" w:rsidR="00940A86" w:rsidRPr="00F14AC8" w:rsidRDefault="00940A86" w:rsidP="00394CD1">
            <w:pPr>
              <w:pStyle w:val="Tabelleninhalte"/>
            </w:pPr>
            <w:r w:rsidRPr="00F14AC8">
              <w:t>Admin</w:t>
            </w:r>
          </w:p>
        </w:tc>
      </w:tr>
    </w:tbl>
    <w:p w14:paraId="222707FE" w14:textId="77777777" w:rsidR="005B4237" w:rsidRPr="00F14AC8" w:rsidRDefault="005B4237" w:rsidP="00E55EFE"/>
    <w:p w14:paraId="5661189F" w14:textId="77777777" w:rsidR="00A40AEE" w:rsidRPr="00F14AC8" w:rsidRDefault="00A40AEE" w:rsidP="00A40AEE">
      <w:pPr>
        <w:pStyle w:val="berschrift3"/>
      </w:pPr>
      <w:bookmarkStart w:id="1097" w:name="_Toc228444391"/>
      <w:bookmarkStart w:id="1098" w:name="AP044"/>
      <w:commentRangeStart w:id="1099"/>
      <w:commentRangeStart w:id="1100"/>
      <w:r w:rsidRPr="00F14AC8">
        <w:t>Entnahmelogik / Wegeoptimierung</w:t>
      </w:r>
      <w:bookmarkEnd w:id="1097"/>
      <w:commentRangeEnd w:id="1099"/>
      <w:r w:rsidR="00A616FC" w:rsidRPr="00F14AC8">
        <w:rPr>
          <w:rStyle w:val="Kommentarzeichen"/>
          <w:sz w:val="28"/>
          <w:szCs w:val="24"/>
        </w:rPr>
        <w:commentReference w:id="1099"/>
      </w:r>
      <w:commentRangeEnd w:id="1100"/>
      <w:r w:rsidRPr="00F14AC8">
        <w:rPr>
          <w:rStyle w:val="Kommentarzeichen"/>
          <w:sz w:val="28"/>
          <w:szCs w:val="24"/>
        </w:rPr>
        <w:commentReference w:id="1100"/>
      </w:r>
    </w:p>
    <w:bookmarkEnd w:id="1098"/>
    <w:p w14:paraId="65FA7C4D" w14:textId="77777777" w:rsidR="00A40AEE" w:rsidRPr="00F14AC8" w:rsidRDefault="00A40AEE" w:rsidP="00A40AEE">
      <w:pPr>
        <w:rPr>
          <w:rFonts w:eastAsiaTheme="majorEastAsia" w:cstheme="majorBidi"/>
          <w:bCs/>
        </w:rPr>
      </w:pPr>
    </w:p>
    <w:p w14:paraId="756CDD37" w14:textId="47476B42" w:rsidR="00A40AEE" w:rsidRPr="00F14AC8" w:rsidRDefault="00876EA4" w:rsidP="00A40AEE">
      <w:pPr>
        <w:rPr>
          <w:rFonts w:eastAsiaTheme="majorEastAsia" w:cstheme="majorBidi"/>
          <w:bCs/>
        </w:rPr>
      </w:pPr>
      <w:r w:rsidRPr="00F14AC8">
        <w:rPr>
          <w:rFonts w:eastAsiaTheme="majorEastAsia" w:cstheme="majorBidi"/>
          <w:bCs/>
        </w:rPr>
        <w:t>Um eine zeiteffiziente Kommissionierung zu gewährleisten</w:t>
      </w:r>
      <w:r w:rsidR="00C91237" w:rsidRPr="00F14AC8">
        <w:rPr>
          <w:rFonts w:eastAsiaTheme="majorEastAsia" w:cstheme="majorBidi"/>
          <w:bCs/>
        </w:rPr>
        <w:t xml:space="preserve">, müssen alle Logistikaufträge nach der Reihenfolge ihrer Lagerplätze </w:t>
      </w:r>
      <w:r w:rsidR="00DE61FB" w:rsidRPr="00F14AC8">
        <w:rPr>
          <w:rFonts w:eastAsiaTheme="majorEastAsia" w:cstheme="majorBidi"/>
          <w:bCs/>
        </w:rPr>
        <w:t xml:space="preserve">sortiert werden. </w:t>
      </w:r>
      <w:r w:rsidR="00963716" w:rsidRPr="00F14AC8">
        <w:rPr>
          <w:rFonts w:eastAsiaTheme="majorEastAsia" w:cstheme="majorBidi"/>
          <w:bCs/>
        </w:rPr>
        <w:t>Dazu müssen die möglichen Lagerplätze eines Artikels nach folgenden Kriterien vorsortiert werden.</w:t>
      </w:r>
    </w:p>
    <w:p w14:paraId="58CB2CE1" w14:textId="1FE060AC" w:rsidR="00963716" w:rsidRPr="00F14AC8" w:rsidRDefault="00275DDB" w:rsidP="00A40AEE">
      <w:pPr>
        <w:rPr>
          <w:rFonts w:eastAsiaTheme="majorEastAsia" w:cstheme="majorBidi"/>
          <w:bCs/>
        </w:rPr>
      </w:pPr>
      <w:r w:rsidRPr="00F14AC8">
        <w:rPr>
          <w:rFonts w:eastAsiaTheme="majorEastAsia" w:cstheme="majorBidi"/>
          <w:bCs/>
        </w:rPr>
        <w:t>Der Standard</w:t>
      </w:r>
      <w:r w:rsidR="00F1038D" w:rsidRPr="00F14AC8">
        <w:rPr>
          <w:rFonts w:eastAsiaTheme="majorEastAsia" w:cstheme="majorBidi"/>
          <w:bCs/>
        </w:rPr>
        <w:t>zu</w:t>
      </w:r>
      <w:r w:rsidRPr="00F14AC8">
        <w:rPr>
          <w:rFonts w:eastAsiaTheme="majorEastAsia" w:cstheme="majorBidi"/>
          <w:bCs/>
        </w:rPr>
        <w:t>gangslagerplatz</w:t>
      </w:r>
      <w:r w:rsidR="00F1038D" w:rsidRPr="00F14AC8">
        <w:rPr>
          <w:rFonts w:eastAsiaTheme="majorEastAsia" w:cstheme="majorBidi"/>
          <w:bCs/>
        </w:rPr>
        <w:t xml:space="preserve"> </w:t>
      </w:r>
      <w:r w:rsidR="005F313A" w:rsidRPr="00F14AC8">
        <w:rPr>
          <w:rFonts w:eastAsiaTheme="majorEastAsia" w:cstheme="majorBidi"/>
          <w:bCs/>
        </w:rPr>
        <w:t>muss als letztes verwendet werden. Alle anderen Lagerplätze aufsteigend nach der Lagermenge.</w:t>
      </w:r>
    </w:p>
    <w:p w14:paraId="2209F5E9" w14:textId="1FF8281D" w:rsidR="00FD2DE4" w:rsidRPr="00F14AC8" w:rsidRDefault="00B461D8" w:rsidP="00A40AEE">
      <w:pPr>
        <w:rPr>
          <w:rFonts w:eastAsiaTheme="majorEastAsia" w:cstheme="majorBidi"/>
          <w:bCs/>
        </w:rPr>
      </w:pPr>
      <w:r w:rsidRPr="00F14AC8">
        <w:rPr>
          <w:rFonts w:eastAsiaTheme="majorEastAsia" w:cstheme="majorBidi"/>
          <w:bCs/>
        </w:rPr>
        <w:t>Wenn alle Erstlagerplätze bekannt sind, wird nach diese</w:t>
      </w:r>
      <w:r w:rsidR="00F557DE">
        <w:rPr>
          <w:rFonts w:eastAsiaTheme="majorEastAsia" w:cstheme="majorBidi"/>
          <w:bCs/>
        </w:rPr>
        <w:t>n</w:t>
      </w:r>
      <w:r w:rsidRPr="00F14AC8">
        <w:rPr>
          <w:rFonts w:eastAsiaTheme="majorEastAsia" w:cstheme="majorBidi"/>
          <w:bCs/>
        </w:rPr>
        <w:t xml:space="preserve"> der gesamte Auftrag sortiert</w:t>
      </w:r>
      <w:r w:rsidR="00C045CF" w:rsidRPr="00F14AC8">
        <w:rPr>
          <w:rFonts w:eastAsiaTheme="majorEastAsia" w:cstheme="majorBidi"/>
          <w:bCs/>
        </w:rPr>
        <w:t xml:space="preserve"> nach dem Suchwort des Lagerplatzes</w:t>
      </w:r>
      <w:r w:rsidRPr="00F14AC8">
        <w:rPr>
          <w:rFonts w:eastAsiaTheme="majorEastAsia" w:cstheme="majorBidi"/>
          <w:bCs/>
        </w:rPr>
        <w:t>.</w:t>
      </w:r>
    </w:p>
    <w:p w14:paraId="606BCD64" w14:textId="77777777" w:rsidR="00C045CF" w:rsidRPr="00F14AC8" w:rsidRDefault="00C045CF" w:rsidP="00A40AEE">
      <w:pPr>
        <w:rPr>
          <w:rFonts w:eastAsiaTheme="majorEastAsia" w:cstheme="majorBidi"/>
          <w:bCs/>
        </w:rPr>
      </w:pPr>
    </w:p>
    <w:p w14:paraId="59185AEE" w14:textId="5A8E01A9" w:rsidR="00C045CF" w:rsidRPr="00F14AC8" w:rsidRDefault="00C045CF" w:rsidP="00A40AEE">
      <w:pPr>
        <w:rPr>
          <w:rFonts w:eastAsiaTheme="majorEastAsia" w:cstheme="majorBidi"/>
          <w:bCs/>
        </w:rPr>
      </w:pPr>
      <w:r w:rsidRPr="00F14AC8">
        <w:rPr>
          <w:rFonts w:eastAsiaTheme="majorEastAsia" w:cstheme="majorBidi"/>
          <w:bCs/>
        </w:rPr>
        <w:t>Beispiel:</w:t>
      </w:r>
    </w:p>
    <w:p w14:paraId="58463C2C" w14:textId="54217266" w:rsidR="00C045CF" w:rsidRDefault="00C045CF" w:rsidP="00A40AEE">
      <w:pPr>
        <w:rPr>
          <w:rFonts w:eastAsiaTheme="majorEastAsia" w:cstheme="majorBidi"/>
          <w:bCs/>
        </w:rPr>
      </w:pPr>
    </w:p>
    <w:p w14:paraId="52296D95" w14:textId="102D15CC" w:rsidR="006A3050" w:rsidRPr="00F14AC8" w:rsidRDefault="006A3050" w:rsidP="00A40AEE">
      <w:pPr>
        <w:rPr>
          <w:rFonts w:eastAsiaTheme="majorEastAsia" w:cstheme="majorBidi"/>
          <w:bCs/>
        </w:rPr>
      </w:pPr>
      <w:r>
        <w:rPr>
          <w:rFonts w:eastAsiaTheme="majorEastAsia" w:cstheme="majorBidi"/>
          <w:bCs/>
        </w:rPr>
        <w:t>Ergebnis der Lagerplatzsuche</w:t>
      </w:r>
    </w:p>
    <w:tbl>
      <w:tblPr>
        <w:tblStyle w:val="Tabellenraster"/>
        <w:tblW w:w="0" w:type="auto"/>
        <w:tblLook w:val="04A0" w:firstRow="1" w:lastRow="0" w:firstColumn="1" w:lastColumn="0" w:noHBand="0" w:noVBand="1"/>
      </w:tblPr>
      <w:tblGrid>
        <w:gridCol w:w="1371"/>
        <w:gridCol w:w="1523"/>
        <w:gridCol w:w="2346"/>
        <w:gridCol w:w="2397"/>
        <w:gridCol w:w="1413"/>
      </w:tblGrid>
      <w:tr w:rsidR="00C045CF" w:rsidRPr="00F14AC8" w14:paraId="686C4317" w14:textId="77777777" w:rsidTr="00C045CF">
        <w:tc>
          <w:tcPr>
            <w:tcW w:w="1371" w:type="dxa"/>
          </w:tcPr>
          <w:p w14:paraId="3B23BD33" w14:textId="08E40C9C" w:rsidR="00C045CF" w:rsidRPr="00F14AC8" w:rsidRDefault="00C045CF" w:rsidP="00C045CF">
            <w:pPr>
              <w:rPr>
                <w:rFonts w:eastAsiaTheme="majorEastAsia" w:cstheme="majorBidi"/>
                <w:bCs/>
              </w:rPr>
            </w:pPr>
            <w:r w:rsidRPr="00F14AC8">
              <w:rPr>
                <w:rFonts w:eastAsiaTheme="majorEastAsia" w:cstheme="majorBidi"/>
                <w:bCs/>
              </w:rPr>
              <w:lastRenderedPageBreak/>
              <w:t>Artikel</w:t>
            </w:r>
          </w:p>
        </w:tc>
        <w:tc>
          <w:tcPr>
            <w:tcW w:w="1523" w:type="dxa"/>
          </w:tcPr>
          <w:p w14:paraId="6FF89DE2" w14:textId="0E3464B5" w:rsidR="00C045CF" w:rsidRPr="00F14AC8" w:rsidRDefault="00C045CF" w:rsidP="00C045CF">
            <w:pPr>
              <w:rPr>
                <w:rFonts w:eastAsiaTheme="majorEastAsia" w:cstheme="majorBidi"/>
                <w:bCs/>
              </w:rPr>
            </w:pPr>
            <w:r w:rsidRPr="00F14AC8">
              <w:rPr>
                <w:rFonts w:eastAsiaTheme="majorEastAsia" w:cstheme="majorBidi"/>
                <w:bCs/>
              </w:rPr>
              <w:t>benötigte Menge</w:t>
            </w:r>
          </w:p>
        </w:tc>
        <w:tc>
          <w:tcPr>
            <w:tcW w:w="2346" w:type="dxa"/>
          </w:tcPr>
          <w:p w14:paraId="651E2E42" w14:textId="54376433" w:rsidR="00C045CF" w:rsidRPr="00F14AC8" w:rsidRDefault="00C045CF" w:rsidP="00C045CF">
            <w:pPr>
              <w:rPr>
                <w:rFonts w:eastAsiaTheme="majorEastAsia" w:cstheme="majorBidi"/>
                <w:bCs/>
              </w:rPr>
            </w:pPr>
            <w:r w:rsidRPr="00F14AC8">
              <w:rPr>
                <w:rFonts w:eastAsiaTheme="majorEastAsia" w:cstheme="majorBidi"/>
                <w:bCs/>
              </w:rPr>
              <w:t>Standardzugangs-lagerplatz</w:t>
            </w:r>
          </w:p>
        </w:tc>
        <w:tc>
          <w:tcPr>
            <w:tcW w:w="2397" w:type="dxa"/>
          </w:tcPr>
          <w:p w14:paraId="51E186EC" w14:textId="114B058C" w:rsidR="00C045CF" w:rsidRPr="00F14AC8" w:rsidRDefault="00C045CF" w:rsidP="00C045CF">
            <w:pPr>
              <w:rPr>
                <w:rFonts w:eastAsiaTheme="majorEastAsia" w:cstheme="majorBidi"/>
                <w:bCs/>
              </w:rPr>
            </w:pPr>
            <w:r w:rsidRPr="00F14AC8">
              <w:rPr>
                <w:rFonts w:eastAsiaTheme="majorEastAsia" w:cstheme="majorBidi"/>
                <w:bCs/>
              </w:rPr>
              <w:t>Lagerplatz</w:t>
            </w:r>
          </w:p>
        </w:tc>
        <w:tc>
          <w:tcPr>
            <w:tcW w:w="1413" w:type="dxa"/>
          </w:tcPr>
          <w:p w14:paraId="5401E99E" w14:textId="20BA0530" w:rsidR="00C045CF" w:rsidRPr="00F14AC8" w:rsidRDefault="00C045CF" w:rsidP="00C045CF">
            <w:pPr>
              <w:rPr>
                <w:rFonts w:eastAsiaTheme="majorEastAsia" w:cstheme="majorBidi"/>
                <w:bCs/>
              </w:rPr>
            </w:pPr>
            <w:r w:rsidRPr="00F14AC8">
              <w:rPr>
                <w:rFonts w:eastAsiaTheme="majorEastAsia" w:cstheme="majorBidi"/>
                <w:bCs/>
              </w:rPr>
              <w:t>Menge</w:t>
            </w:r>
          </w:p>
        </w:tc>
      </w:tr>
      <w:tr w:rsidR="00C045CF" w:rsidRPr="00F14AC8" w14:paraId="4A496BF1" w14:textId="77777777" w:rsidTr="00C045CF">
        <w:tc>
          <w:tcPr>
            <w:tcW w:w="1371" w:type="dxa"/>
          </w:tcPr>
          <w:p w14:paraId="1C56AA64" w14:textId="48E7D10B" w:rsidR="00C045CF" w:rsidRPr="00F14AC8" w:rsidRDefault="00C045CF" w:rsidP="00C045CF">
            <w:pPr>
              <w:rPr>
                <w:rFonts w:eastAsiaTheme="majorEastAsia" w:cstheme="majorBidi"/>
                <w:bCs/>
              </w:rPr>
            </w:pPr>
            <w:r w:rsidRPr="00F14AC8">
              <w:rPr>
                <w:rFonts w:eastAsiaTheme="majorEastAsia" w:cstheme="majorBidi"/>
                <w:bCs/>
              </w:rPr>
              <w:t>4711</w:t>
            </w:r>
          </w:p>
        </w:tc>
        <w:tc>
          <w:tcPr>
            <w:tcW w:w="1523" w:type="dxa"/>
          </w:tcPr>
          <w:p w14:paraId="44560835" w14:textId="0B083073" w:rsidR="00C045CF" w:rsidRPr="00F14AC8" w:rsidRDefault="00C045CF" w:rsidP="00C045CF">
            <w:pPr>
              <w:rPr>
                <w:rFonts w:eastAsiaTheme="majorEastAsia" w:cstheme="majorBidi"/>
                <w:bCs/>
              </w:rPr>
            </w:pPr>
            <w:r w:rsidRPr="00F14AC8">
              <w:rPr>
                <w:rFonts w:eastAsiaTheme="majorEastAsia" w:cstheme="majorBidi"/>
                <w:bCs/>
              </w:rPr>
              <w:t>4</w:t>
            </w:r>
          </w:p>
        </w:tc>
        <w:tc>
          <w:tcPr>
            <w:tcW w:w="2346" w:type="dxa"/>
          </w:tcPr>
          <w:p w14:paraId="43D37A6C" w14:textId="22B99356" w:rsidR="00C045CF" w:rsidRPr="00F14AC8" w:rsidRDefault="00C045CF" w:rsidP="00C045CF">
            <w:pPr>
              <w:rPr>
                <w:rFonts w:eastAsiaTheme="majorEastAsia" w:cstheme="majorBidi"/>
                <w:bCs/>
              </w:rPr>
            </w:pPr>
            <w:r w:rsidRPr="00F14AC8">
              <w:rPr>
                <w:rFonts w:eastAsiaTheme="majorEastAsia" w:cstheme="majorBidi"/>
                <w:bCs/>
              </w:rPr>
              <w:t>B047</w:t>
            </w:r>
          </w:p>
        </w:tc>
        <w:tc>
          <w:tcPr>
            <w:tcW w:w="2397" w:type="dxa"/>
          </w:tcPr>
          <w:p w14:paraId="230C4EA3" w14:textId="6FD0D6B3" w:rsidR="00C045CF" w:rsidRPr="00F14AC8" w:rsidRDefault="00C045CF" w:rsidP="00C045CF">
            <w:pPr>
              <w:rPr>
                <w:rFonts w:eastAsiaTheme="majorEastAsia" w:cstheme="majorBidi"/>
                <w:bCs/>
              </w:rPr>
            </w:pPr>
            <w:r w:rsidRPr="00F14AC8">
              <w:rPr>
                <w:rFonts w:eastAsiaTheme="majorEastAsia" w:cstheme="majorBidi"/>
                <w:bCs/>
              </w:rPr>
              <w:t>C001</w:t>
            </w:r>
          </w:p>
        </w:tc>
        <w:tc>
          <w:tcPr>
            <w:tcW w:w="1413" w:type="dxa"/>
          </w:tcPr>
          <w:p w14:paraId="2A318F0B" w14:textId="1B65D17D" w:rsidR="00C045CF" w:rsidRPr="00F14AC8" w:rsidRDefault="00C045CF" w:rsidP="00C045CF">
            <w:pPr>
              <w:rPr>
                <w:rFonts w:eastAsiaTheme="majorEastAsia" w:cstheme="majorBidi"/>
                <w:bCs/>
              </w:rPr>
            </w:pPr>
            <w:r w:rsidRPr="00F14AC8">
              <w:rPr>
                <w:rFonts w:eastAsiaTheme="majorEastAsia" w:cstheme="majorBidi"/>
                <w:bCs/>
              </w:rPr>
              <w:t>8</w:t>
            </w:r>
          </w:p>
        </w:tc>
      </w:tr>
      <w:tr w:rsidR="00C045CF" w:rsidRPr="00F14AC8" w14:paraId="60AACB9E" w14:textId="77777777" w:rsidTr="00C045CF">
        <w:tc>
          <w:tcPr>
            <w:tcW w:w="1371" w:type="dxa"/>
          </w:tcPr>
          <w:p w14:paraId="7DBED94F" w14:textId="77777777" w:rsidR="00C045CF" w:rsidRPr="00F14AC8" w:rsidRDefault="00C045CF" w:rsidP="00C045CF">
            <w:pPr>
              <w:rPr>
                <w:rFonts w:eastAsiaTheme="majorEastAsia" w:cstheme="majorBidi"/>
                <w:bCs/>
              </w:rPr>
            </w:pPr>
          </w:p>
        </w:tc>
        <w:tc>
          <w:tcPr>
            <w:tcW w:w="1523" w:type="dxa"/>
          </w:tcPr>
          <w:p w14:paraId="76934193" w14:textId="77777777" w:rsidR="00C045CF" w:rsidRPr="00F14AC8" w:rsidRDefault="00C045CF" w:rsidP="00C045CF">
            <w:pPr>
              <w:rPr>
                <w:rFonts w:eastAsiaTheme="majorEastAsia" w:cstheme="majorBidi"/>
                <w:bCs/>
              </w:rPr>
            </w:pPr>
          </w:p>
        </w:tc>
        <w:tc>
          <w:tcPr>
            <w:tcW w:w="2346" w:type="dxa"/>
          </w:tcPr>
          <w:p w14:paraId="1DA3A6F5" w14:textId="6676CC94" w:rsidR="00C045CF" w:rsidRPr="00F14AC8" w:rsidRDefault="00C045CF" w:rsidP="00C045CF">
            <w:pPr>
              <w:rPr>
                <w:rFonts w:eastAsiaTheme="majorEastAsia" w:cstheme="majorBidi"/>
                <w:bCs/>
              </w:rPr>
            </w:pPr>
          </w:p>
        </w:tc>
        <w:tc>
          <w:tcPr>
            <w:tcW w:w="2397" w:type="dxa"/>
          </w:tcPr>
          <w:p w14:paraId="2A48D734" w14:textId="0FDE7D4D" w:rsidR="00C045CF" w:rsidRPr="00F14AC8" w:rsidRDefault="00C045CF" w:rsidP="00C045CF">
            <w:pPr>
              <w:rPr>
                <w:rFonts w:eastAsiaTheme="majorEastAsia" w:cstheme="majorBidi"/>
                <w:bCs/>
              </w:rPr>
            </w:pPr>
            <w:commentRangeStart w:id="1101"/>
            <w:commentRangeStart w:id="1102"/>
            <w:r w:rsidRPr="00F14AC8">
              <w:rPr>
                <w:rFonts w:eastAsiaTheme="majorEastAsia" w:cstheme="majorBidi"/>
                <w:bCs/>
              </w:rPr>
              <w:t>A0</w:t>
            </w:r>
            <w:r w:rsidR="00BA2C82" w:rsidRPr="00F14AC8">
              <w:rPr>
                <w:rFonts w:eastAsiaTheme="majorEastAsia" w:cstheme="majorBidi"/>
                <w:bCs/>
              </w:rPr>
              <w:t>20</w:t>
            </w:r>
          </w:p>
        </w:tc>
        <w:tc>
          <w:tcPr>
            <w:tcW w:w="1413" w:type="dxa"/>
          </w:tcPr>
          <w:p w14:paraId="4774A355" w14:textId="084BEDBE" w:rsidR="00C045CF" w:rsidRPr="00F14AC8" w:rsidRDefault="00C045CF" w:rsidP="00C045CF">
            <w:pPr>
              <w:rPr>
                <w:rFonts w:eastAsiaTheme="majorEastAsia" w:cstheme="majorBidi"/>
                <w:bCs/>
              </w:rPr>
            </w:pPr>
            <w:r w:rsidRPr="00F14AC8">
              <w:rPr>
                <w:rFonts w:eastAsiaTheme="majorEastAsia" w:cstheme="majorBidi"/>
                <w:bCs/>
              </w:rPr>
              <w:t>5</w:t>
            </w:r>
            <w:commentRangeEnd w:id="1101"/>
            <w:r w:rsidR="00C90FFB" w:rsidRPr="00F14AC8">
              <w:rPr>
                <w:rStyle w:val="Kommentarzeichen"/>
                <w:rFonts w:eastAsiaTheme="majorEastAsia" w:cstheme="majorBidi"/>
                <w:bCs/>
                <w:sz w:val="24"/>
                <w:szCs w:val="24"/>
              </w:rPr>
              <w:commentReference w:id="1101"/>
            </w:r>
            <w:commentRangeEnd w:id="1102"/>
            <w:r w:rsidRPr="00F14AC8">
              <w:rPr>
                <w:rStyle w:val="Kommentarzeichen"/>
                <w:rFonts w:eastAsiaTheme="majorEastAsia" w:cstheme="majorBidi"/>
                <w:bCs/>
                <w:sz w:val="24"/>
                <w:szCs w:val="24"/>
              </w:rPr>
              <w:commentReference w:id="1102"/>
            </w:r>
          </w:p>
        </w:tc>
      </w:tr>
      <w:tr w:rsidR="00C045CF" w:rsidRPr="00F14AC8" w14:paraId="246BFDA0" w14:textId="77777777" w:rsidTr="00C045CF">
        <w:tc>
          <w:tcPr>
            <w:tcW w:w="1371" w:type="dxa"/>
          </w:tcPr>
          <w:p w14:paraId="31B47C8D" w14:textId="77777777" w:rsidR="00C045CF" w:rsidRPr="00F14AC8" w:rsidRDefault="00C045CF" w:rsidP="00C045CF">
            <w:pPr>
              <w:rPr>
                <w:rFonts w:eastAsiaTheme="majorEastAsia" w:cstheme="majorBidi"/>
                <w:bCs/>
              </w:rPr>
            </w:pPr>
          </w:p>
        </w:tc>
        <w:tc>
          <w:tcPr>
            <w:tcW w:w="1523" w:type="dxa"/>
          </w:tcPr>
          <w:p w14:paraId="228514C6" w14:textId="77777777" w:rsidR="00C045CF" w:rsidRPr="00F14AC8" w:rsidRDefault="00C045CF" w:rsidP="00C045CF">
            <w:pPr>
              <w:rPr>
                <w:rFonts w:eastAsiaTheme="majorEastAsia" w:cstheme="majorBidi"/>
                <w:bCs/>
              </w:rPr>
            </w:pPr>
          </w:p>
        </w:tc>
        <w:tc>
          <w:tcPr>
            <w:tcW w:w="2346" w:type="dxa"/>
          </w:tcPr>
          <w:p w14:paraId="741AEEEF" w14:textId="5EE21679" w:rsidR="00C045CF" w:rsidRPr="00F14AC8" w:rsidRDefault="00C045CF" w:rsidP="00C045CF">
            <w:pPr>
              <w:rPr>
                <w:rFonts w:eastAsiaTheme="majorEastAsia" w:cstheme="majorBidi"/>
                <w:bCs/>
              </w:rPr>
            </w:pPr>
          </w:p>
        </w:tc>
        <w:tc>
          <w:tcPr>
            <w:tcW w:w="2397" w:type="dxa"/>
          </w:tcPr>
          <w:p w14:paraId="484D2C21" w14:textId="0ADA4FA9" w:rsidR="00C045CF" w:rsidRPr="00F14AC8" w:rsidRDefault="00C045CF" w:rsidP="00C045CF">
            <w:pPr>
              <w:rPr>
                <w:rFonts w:eastAsiaTheme="majorEastAsia" w:cstheme="majorBidi"/>
                <w:bCs/>
              </w:rPr>
            </w:pPr>
            <w:r w:rsidRPr="00F14AC8">
              <w:rPr>
                <w:rFonts w:eastAsiaTheme="majorEastAsia" w:cstheme="majorBidi"/>
                <w:bCs/>
              </w:rPr>
              <w:t>B</w:t>
            </w:r>
            <w:r w:rsidR="00820304" w:rsidRPr="00F14AC8">
              <w:rPr>
                <w:rFonts w:eastAsiaTheme="majorEastAsia" w:cstheme="majorBidi"/>
                <w:bCs/>
              </w:rPr>
              <w:t>047</w:t>
            </w:r>
          </w:p>
        </w:tc>
        <w:tc>
          <w:tcPr>
            <w:tcW w:w="1413" w:type="dxa"/>
          </w:tcPr>
          <w:p w14:paraId="53A2B7A4" w14:textId="139CAA71" w:rsidR="00C045CF" w:rsidRPr="00F14AC8" w:rsidRDefault="00820304" w:rsidP="00C045CF">
            <w:pPr>
              <w:rPr>
                <w:rFonts w:eastAsiaTheme="majorEastAsia" w:cstheme="majorBidi"/>
                <w:bCs/>
              </w:rPr>
            </w:pPr>
            <w:r w:rsidRPr="00F14AC8">
              <w:rPr>
                <w:rFonts w:eastAsiaTheme="majorEastAsia" w:cstheme="majorBidi"/>
                <w:bCs/>
              </w:rPr>
              <w:t>100</w:t>
            </w:r>
          </w:p>
        </w:tc>
      </w:tr>
      <w:tr w:rsidR="00820304" w:rsidRPr="00F14AC8" w14:paraId="0F3A6237" w14:textId="77777777" w:rsidTr="00C045CF">
        <w:tc>
          <w:tcPr>
            <w:tcW w:w="1371" w:type="dxa"/>
          </w:tcPr>
          <w:p w14:paraId="0B094D9B" w14:textId="54025C0E" w:rsidR="00820304" w:rsidRPr="00F14AC8" w:rsidRDefault="00820304" w:rsidP="00C045CF">
            <w:pPr>
              <w:rPr>
                <w:rFonts w:eastAsiaTheme="majorEastAsia" w:cstheme="majorBidi"/>
                <w:bCs/>
              </w:rPr>
            </w:pPr>
            <w:r w:rsidRPr="00F14AC8">
              <w:rPr>
                <w:rFonts w:eastAsiaTheme="majorEastAsia" w:cstheme="majorBidi"/>
                <w:bCs/>
              </w:rPr>
              <w:t>4712</w:t>
            </w:r>
          </w:p>
        </w:tc>
        <w:tc>
          <w:tcPr>
            <w:tcW w:w="1523" w:type="dxa"/>
          </w:tcPr>
          <w:p w14:paraId="7EF2D83F" w14:textId="799268AA" w:rsidR="00820304" w:rsidRPr="00F14AC8" w:rsidRDefault="00820304" w:rsidP="00C045CF">
            <w:pPr>
              <w:rPr>
                <w:rFonts w:eastAsiaTheme="majorEastAsia" w:cstheme="majorBidi"/>
                <w:bCs/>
              </w:rPr>
            </w:pPr>
            <w:r w:rsidRPr="00F14AC8">
              <w:rPr>
                <w:rFonts w:eastAsiaTheme="majorEastAsia" w:cstheme="majorBidi"/>
                <w:bCs/>
              </w:rPr>
              <w:t>8</w:t>
            </w:r>
          </w:p>
        </w:tc>
        <w:tc>
          <w:tcPr>
            <w:tcW w:w="2346" w:type="dxa"/>
          </w:tcPr>
          <w:p w14:paraId="455ED7C8" w14:textId="690A2E46" w:rsidR="00820304" w:rsidRPr="00F14AC8" w:rsidRDefault="00E476E2" w:rsidP="00C045CF">
            <w:pPr>
              <w:rPr>
                <w:rFonts w:eastAsiaTheme="majorEastAsia" w:cstheme="majorBidi"/>
                <w:bCs/>
              </w:rPr>
            </w:pPr>
            <w:r w:rsidRPr="00F14AC8">
              <w:rPr>
                <w:rFonts w:eastAsiaTheme="majorEastAsia" w:cstheme="majorBidi"/>
                <w:bCs/>
              </w:rPr>
              <w:t>B012</w:t>
            </w:r>
          </w:p>
        </w:tc>
        <w:tc>
          <w:tcPr>
            <w:tcW w:w="2397" w:type="dxa"/>
          </w:tcPr>
          <w:p w14:paraId="6288E6E6" w14:textId="606DE7FD" w:rsidR="00820304" w:rsidRPr="00F14AC8" w:rsidRDefault="00EB1869" w:rsidP="00C045CF">
            <w:pPr>
              <w:rPr>
                <w:rFonts w:eastAsiaTheme="majorEastAsia" w:cstheme="majorBidi"/>
                <w:bCs/>
              </w:rPr>
            </w:pPr>
            <w:r w:rsidRPr="00F14AC8">
              <w:rPr>
                <w:rFonts w:eastAsiaTheme="majorEastAsia" w:cstheme="majorBidi"/>
                <w:bCs/>
              </w:rPr>
              <w:t>A0</w:t>
            </w:r>
            <w:r w:rsidR="00BA2C82" w:rsidRPr="00F14AC8">
              <w:rPr>
                <w:rFonts w:eastAsiaTheme="majorEastAsia" w:cstheme="majorBidi"/>
                <w:bCs/>
              </w:rPr>
              <w:t>01</w:t>
            </w:r>
          </w:p>
        </w:tc>
        <w:tc>
          <w:tcPr>
            <w:tcW w:w="1413" w:type="dxa"/>
          </w:tcPr>
          <w:p w14:paraId="390EFE31" w14:textId="664A4D5E" w:rsidR="00820304" w:rsidRPr="00F14AC8" w:rsidRDefault="00EB1869" w:rsidP="00C045CF">
            <w:pPr>
              <w:rPr>
                <w:rFonts w:eastAsiaTheme="majorEastAsia" w:cstheme="majorBidi"/>
                <w:bCs/>
              </w:rPr>
            </w:pPr>
            <w:r w:rsidRPr="00F14AC8">
              <w:rPr>
                <w:rFonts w:eastAsiaTheme="majorEastAsia" w:cstheme="majorBidi"/>
                <w:bCs/>
              </w:rPr>
              <w:t>5</w:t>
            </w:r>
          </w:p>
        </w:tc>
      </w:tr>
      <w:tr w:rsidR="00EB1869" w:rsidRPr="00F14AC8" w14:paraId="17A2C46D" w14:textId="77777777" w:rsidTr="00C045CF">
        <w:tc>
          <w:tcPr>
            <w:tcW w:w="1371" w:type="dxa"/>
          </w:tcPr>
          <w:p w14:paraId="350EE652" w14:textId="77777777" w:rsidR="00EB1869" w:rsidRPr="00F14AC8" w:rsidRDefault="00EB1869" w:rsidP="00C045CF">
            <w:pPr>
              <w:rPr>
                <w:rFonts w:eastAsiaTheme="majorEastAsia" w:cstheme="majorBidi"/>
                <w:bCs/>
              </w:rPr>
            </w:pPr>
          </w:p>
        </w:tc>
        <w:tc>
          <w:tcPr>
            <w:tcW w:w="1523" w:type="dxa"/>
          </w:tcPr>
          <w:p w14:paraId="17A6A318" w14:textId="77777777" w:rsidR="00EB1869" w:rsidRPr="00F14AC8" w:rsidRDefault="00EB1869" w:rsidP="00C045CF">
            <w:pPr>
              <w:rPr>
                <w:rFonts w:eastAsiaTheme="majorEastAsia" w:cstheme="majorBidi"/>
                <w:bCs/>
              </w:rPr>
            </w:pPr>
          </w:p>
        </w:tc>
        <w:tc>
          <w:tcPr>
            <w:tcW w:w="2346" w:type="dxa"/>
          </w:tcPr>
          <w:p w14:paraId="6ECB983F" w14:textId="77777777" w:rsidR="00EB1869" w:rsidRPr="00F14AC8" w:rsidRDefault="00EB1869" w:rsidP="00C045CF">
            <w:pPr>
              <w:rPr>
                <w:rFonts w:eastAsiaTheme="majorEastAsia" w:cstheme="majorBidi"/>
                <w:bCs/>
              </w:rPr>
            </w:pPr>
          </w:p>
        </w:tc>
        <w:tc>
          <w:tcPr>
            <w:tcW w:w="2397" w:type="dxa"/>
          </w:tcPr>
          <w:p w14:paraId="139CA280" w14:textId="1B7EC672" w:rsidR="00EB1869" w:rsidRPr="00F14AC8" w:rsidRDefault="00EB1869" w:rsidP="00C045CF">
            <w:pPr>
              <w:rPr>
                <w:rFonts w:eastAsiaTheme="majorEastAsia" w:cstheme="majorBidi"/>
                <w:bCs/>
              </w:rPr>
            </w:pPr>
            <w:r w:rsidRPr="00F14AC8">
              <w:rPr>
                <w:rFonts w:eastAsiaTheme="majorEastAsia" w:cstheme="majorBidi"/>
                <w:bCs/>
              </w:rPr>
              <w:t>C098</w:t>
            </w:r>
          </w:p>
        </w:tc>
        <w:tc>
          <w:tcPr>
            <w:tcW w:w="1413" w:type="dxa"/>
          </w:tcPr>
          <w:p w14:paraId="7B12B47B" w14:textId="00D2EF70" w:rsidR="00EB1869" w:rsidRPr="00F14AC8" w:rsidRDefault="00EB1869" w:rsidP="00C045CF">
            <w:pPr>
              <w:rPr>
                <w:rFonts w:eastAsiaTheme="majorEastAsia" w:cstheme="majorBidi"/>
                <w:bCs/>
              </w:rPr>
            </w:pPr>
            <w:r w:rsidRPr="00F14AC8">
              <w:rPr>
                <w:rFonts w:eastAsiaTheme="majorEastAsia" w:cstheme="majorBidi"/>
                <w:bCs/>
              </w:rPr>
              <w:t>100</w:t>
            </w:r>
          </w:p>
        </w:tc>
      </w:tr>
      <w:tr w:rsidR="00EB1869" w:rsidRPr="00F14AC8" w14:paraId="695EFB92" w14:textId="77777777" w:rsidTr="00C045CF">
        <w:tc>
          <w:tcPr>
            <w:tcW w:w="1371" w:type="dxa"/>
          </w:tcPr>
          <w:p w14:paraId="2C9328CA" w14:textId="77777777" w:rsidR="00EB1869" w:rsidRPr="00F14AC8" w:rsidRDefault="00EB1869" w:rsidP="00C045CF">
            <w:pPr>
              <w:rPr>
                <w:rFonts w:eastAsiaTheme="majorEastAsia" w:cstheme="majorBidi"/>
                <w:bCs/>
              </w:rPr>
            </w:pPr>
          </w:p>
        </w:tc>
        <w:tc>
          <w:tcPr>
            <w:tcW w:w="1523" w:type="dxa"/>
          </w:tcPr>
          <w:p w14:paraId="24909CBC" w14:textId="77777777" w:rsidR="00EB1869" w:rsidRPr="00F14AC8" w:rsidRDefault="00EB1869" w:rsidP="00C045CF">
            <w:pPr>
              <w:rPr>
                <w:rFonts w:eastAsiaTheme="majorEastAsia" w:cstheme="majorBidi"/>
                <w:bCs/>
              </w:rPr>
            </w:pPr>
          </w:p>
        </w:tc>
        <w:tc>
          <w:tcPr>
            <w:tcW w:w="2346" w:type="dxa"/>
          </w:tcPr>
          <w:p w14:paraId="5AD9997C" w14:textId="77777777" w:rsidR="00EB1869" w:rsidRPr="00F14AC8" w:rsidRDefault="00EB1869" w:rsidP="00C045CF">
            <w:pPr>
              <w:rPr>
                <w:rFonts w:eastAsiaTheme="majorEastAsia" w:cstheme="majorBidi"/>
                <w:bCs/>
              </w:rPr>
            </w:pPr>
          </w:p>
        </w:tc>
        <w:tc>
          <w:tcPr>
            <w:tcW w:w="2397" w:type="dxa"/>
          </w:tcPr>
          <w:p w14:paraId="68E204EF" w14:textId="31223B73" w:rsidR="00EB1869" w:rsidRPr="00F14AC8" w:rsidRDefault="00EB1869" w:rsidP="00C045CF">
            <w:pPr>
              <w:rPr>
                <w:rFonts w:eastAsiaTheme="majorEastAsia" w:cstheme="majorBidi"/>
                <w:bCs/>
              </w:rPr>
            </w:pPr>
            <w:r w:rsidRPr="00F14AC8">
              <w:rPr>
                <w:rFonts w:eastAsiaTheme="majorEastAsia" w:cstheme="majorBidi"/>
                <w:bCs/>
              </w:rPr>
              <w:t>B012</w:t>
            </w:r>
          </w:p>
        </w:tc>
        <w:tc>
          <w:tcPr>
            <w:tcW w:w="1413" w:type="dxa"/>
          </w:tcPr>
          <w:p w14:paraId="41E42B54" w14:textId="46C29F8F" w:rsidR="00EB1869" w:rsidRPr="00F14AC8" w:rsidRDefault="00EB1869" w:rsidP="00C045CF">
            <w:pPr>
              <w:rPr>
                <w:rFonts w:eastAsiaTheme="majorEastAsia" w:cstheme="majorBidi"/>
                <w:bCs/>
              </w:rPr>
            </w:pPr>
            <w:r w:rsidRPr="00F14AC8">
              <w:rPr>
                <w:rFonts w:eastAsiaTheme="majorEastAsia" w:cstheme="majorBidi"/>
                <w:bCs/>
              </w:rPr>
              <w:t>10</w:t>
            </w:r>
          </w:p>
        </w:tc>
      </w:tr>
    </w:tbl>
    <w:p w14:paraId="073C0120" w14:textId="77777777" w:rsidR="00B461D8" w:rsidRPr="00F14AC8" w:rsidRDefault="00B461D8" w:rsidP="00A40AEE">
      <w:pPr>
        <w:rPr>
          <w:rFonts w:eastAsiaTheme="majorEastAsia" w:cstheme="majorBidi"/>
          <w:bCs/>
        </w:rPr>
      </w:pPr>
    </w:p>
    <w:p w14:paraId="15066F56" w14:textId="5D13447A" w:rsidR="00EB1869" w:rsidRPr="00F14AC8" w:rsidRDefault="00EB1869" w:rsidP="00A40AEE">
      <w:pPr>
        <w:rPr>
          <w:rFonts w:eastAsiaTheme="majorEastAsia" w:cstheme="majorBidi"/>
          <w:bCs/>
        </w:rPr>
      </w:pPr>
      <w:r w:rsidRPr="00F14AC8">
        <w:rPr>
          <w:rFonts w:eastAsiaTheme="majorEastAsia" w:cstheme="majorBidi"/>
          <w:bCs/>
        </w:rPr>
        <w:t>Sortierung der Auftragspositionen</w:t>
      </w:r>
      <w:r w:rsidR="006A3050">
        <w:rPr>
          <w:rFonts w:eastAsiaTheme="majorEastAsia" w:cstheme="majorBidi"/>
          <w:bCs/>
        </w:rPr>
        <w:t xml:space="preserve"> nach der oben beschriebenen Regel</w:t>
      </w:r>
      <w:r w:rsidRPr="00F14AC8">
        <w:rPr>
          <w:rFonts w:eastAsiaTheme="majorEastAsia" w:cstheme="majorBidi"/>
          <w:bCs/>
        </w:rPr>
        <w:t>:</w:t>
      </w:r>
    </w:p>
    <w:p w14:paraId="033D9F4A" w14:textId="77777777" w:rsidR="00EB1869" w:rsidRPr="00F14AC8" w:rsidRDefault="00EB1869" w:rsidP="00A40AEE">
      <w:pPr>
        <w:rPr>
          <w:rFonts w:eastAsiaTheme="majorEastAsia" w:cstheme="majorBidi"/>
          <w:bCs/>
        </w:rPr>
      </w:pPr>
    </w:p>
    <w:tbl>
      <w:tblPr>
        <w:tblStyle w:val="Tabellenraster"/>
        <w:tblW w:w="0" w:type="auto"/>
        <w:tblLook w:val="04A0" w:firstRow="1" w:lastRow="0" w:firstColumn="1" w:lastColumn="0" w:noHBand="0" w:noVBand="1"/>
      </w:tblPr>
      <w:tblGrid>
        <w:gridCol w:w="4525"/>
        <w:gridCol w:w="4525"/>
      </w:tblGrid>
      <w:tr w:rsidR="00B13E04" w:rsidRPr="00F14AC8" w14:paraId="1E8C044A" w14:textId="77777777" w:rsidTr="00B13E04">
        <w:tc>
          <w:tcPr>
            <w:tcW w:w="4525" w:type="dxa"/>
          </w:tcPr>
          <w:p w14:paraId="3BBCD588" w14:textId="3B2B5AC0" w:rsidR="00B13E04" w:rsidRPr="00F14AC8" w:rsidRDefault="00B13E04" w:rsidP="00A40AEE">
            <w:pPr>
              <w:rPr>
                <w:rFonts w:eastAsiaTheme="majorEastAsia" w:cstheme="majorBidi"/>
                <w:bCs/>
              </w:rPr>
            </w:pPr>
            <w:r w:rsidRPr="00F14AC8">
              <w:rPr>
                <w:rFonts w:eastAsiaTheme="majorEastAsia" w:cstheme="majorBidi"/>
                <w:bCs/>
              </w:rPr>
              <w:t>4712</w:t>
            </w:r>
          </w:p>
        </w:tc>
        <w:tc>
          <w:tcPr>
            <w:tcW w:w="4525" w:type="dxa"/>
          </w:tcPr>
          <w:p w14:paraId="56588FA8" w14:textId="58B01F2B" w:rsidR="00B13E04" w:rsidRPr="00F14AC8" w:rsidRDefault="00B13E04" w:rsidP="00A40AEE">
            <w:pPr>
              <w:rPr>
                <w:rFonts w:eastAsiaTheme="majorEastAsia" w:cstheme="majorBidi"/>
                <w:bCs/>
              </w:rPr>
            </w:pPr>
            <w:r w:rsidRPr="00F14AC8">
              <w:rPr>
                <w:rFonts w:eastAsiaTheme="majorEastAsia" w:cstheme="majorBidi"/>
                <w:bCs/>
              </w:rPr>
              <w:t>A001</w:t>
            </w:r>
          </w:p>
        </w:tc>
      </w:tr>
      <w:tr w:rsidR="00B13E04" w:rsidRPr="00F14AC8" w14:paraId="7B5BE123" w14:textId="77777777" w:rsidTr="00B13E04">
        <w:tc>
          <w:tcPr>
            <w:tcW w:w="4525" w:type="dxa"/>
          </w:tcPr>
          <w:p w14:paraId="7C8D3FB4" w14:textId="151B8DE9" w:rsidR="00B13E04" w:rsidRPr="00F14AC8" w:rsidRDefault="00B13E04" w:rsidP="00A40AEE">
            <w:pPr>
              <w:rPr>
                <w:rFonts w:eastAsiaTheme="majorEastAsia" w:cstheme="majorBidi"/>
                <w:bCs/>
              </w:rPr>
            </w:pPr>
            <w:r w:rsidRPr="00F14AC8">
              <w:rPr>
                <w:rFonts w:eastAsiaTheme="majorEastAsia" w:cstheme="majorBidi"/>
                <w:bCs/>
              </w:rPr>
              <w:t>4711</w:t>
            </w:r>
          </w:p>
        </w:tc>
        <w:tc>
          <w:tcPr>
            <w:tcW w:w="4525" w:type="dxa"/>
          </w:tcPr>
          <w:p w14:paraId="51D1DEC4" w14:textId="445B9277" w:rsidR="00B13E04" w:rsidRPr="00F14AC8" w:rsidRDefault="00B13E04" w:rsidP="00A40AEE">
            <w:pPr>
              <w:rPr>
                <w:rFonts w:eastAsiaTheme="majorEastAsia" w:cstheme="majorBidi"/>
                <w:bCs/>
              </w:rPr>
            </w:pPr>
            <w:r w:rsidRPr="00F14AC8">
              <w:rPr>
                <w:rFonts w:eastAsiaTheme="majorEastAsia" w:cstheme="majorBidi"/>
                <w:bCs/>
              </w:rPr>
              <w:t>A020</w:t>
            </w:r>
          </w:p>
        </w:tc>
      </w:tr>
    </w:tbl>
    <w:p w14:paraId="7D074C71" w14:textId="76C19CD2" w:rsidR="00EB1869" w:rsidRPr="00F14AC8" w:rsidRDefault="00EB1869" w:rsidP="00A40AEE">
      <w:pPr>
        <w:rPr>
          <w:rFonts w:eastAsiaTheme="majorEastAsia" w:cstheme="majorBidi"/>
          <w:bCs/>
        </w:rPr>
      </w:pPr>
    </w:p>
    <w:p w14:paraId="51C059B5" w14:textId="4F43945C" w:rsidR="00B13E04" w:rsidRPr="00F14AC8" w:rsidRDefault="00B13E04" w:rsidP="00A40AEE">
      <w:pPr>
        <w:rPr>
          <w:rFonts w:eastAsiaTheme="majorEastAsia" w:cstheme="majorBidi"/>
          <w:bCs/>
        </w:rPr>
      </w:pPr>
      <w:r w:rsidRPr="00F14AC8">
        <w:rPr>
          <w:rFonts w:eastAsiaTheme="majorEastAsia" w:cstheme="majorBidi"/>
          <w:bCs/>
        </w:rPr>
        <w:t xml:space="preserve">Anzeige der Lagerplätze </w:t>
      </w:r>
      <w:r w:rsidR="008D56CC" w:rsidRPr="00F14AC8">
        <w:rPr>
          <w:rFonts w:eastAsiaTheme="majorEastAsia" w:cstheme="majorBidi"/>
          <w:bCs/>
        </w:rPr>
        <w:t>pro Positione</w:t>
      </w:r>
      <w:r w:rsidR="00E476E2" w:rsidRPr="00F14AC8">
        <w:rPr>
          <w:rFonts w:eastAsiaTheme="majorEastAsia" w:cstheme="majorBidi"/>
          <w:bCs/>
        </w:rPr>
        <w:t>n</w:t>
      </w:r>
      <w:r w:rsidR="00467038" w:rsidRPr="00F14AC8">
        <w:rPr>
          <w:rFonts w:eastAsiaTheme="majorEastAsia" w:cstheme="majorBidi"/>
          <w:bCs/>
        </w:rPr>
        <w:t xml:space="preserve"> in der Entnahmesicht</w:t>
      </w:r>
      <w:r w:rsidR="008D56CC" w:rsidRPr="00F14AC8">
        <w:rPr>
          <w:rFonts w:eastAsiaTheme="majorEastAsia" w:cstheme="majorBidi"/>
          <w:bCs/>
        </w:rPr>
        <w:t>:</w:t>
      </w:r>
    </w:p>
    <w:p w14:paraId="33FE5618" w14:textId="77777777" w:rsidR="008D56CC" w:rsidRPr="00F14AC8" w:rsidRDefault="008D56CC" w:rsidP="00A40AEE">
      <w:pPr>
        <w:rPr>
          <w:rFonts w:eastAsiaTheme="majorEastAsia" w:cstheme="majorBidi"/>
          <w:bCs/>
        </w:rPr>
      </w:pPr>
    </w:p>
    <w:tbl>
      <w:tblPr>
        <w:tblStyle w:val="Tabellenraster"/>
        <w:tblW w:w="0" w:type="auto"/>
        <w:tblLook w:val="04A0" w:firstRow="1" w:lastRow="0" w:firstColumn="1" w:lastColumn="0" w:noHBand="0" w:noVBand="1"/>
      </w:tblPr>
      <w:tblGrid>
        <w:gridCol w:w="3016"/>
        <w:gridCol w:w="3017"/>
        <w:gridCol w:w="3017"/>
      </w:tblGrid>
      <w:tr w:rsidR="008D56CC" w:rsidRPr="00F14AC8" w14:paraId="204526FA" w14:textId="77777777" w:rsidTr="008D56CC">
        <w:tc>
          <w:tcPr>
            <w:tcW w:w="3016" w:type="dxa"/>
          </w:tcPr>
          <w:p w14:paraId="1954230B" w14:textId="31DF2A91" w:rsidR="008D56CC" w:rsidRPr="00F14AC8" w:rsidRDefault="008D56CC" w:rsidP="00A40AEE">
            <w:pPr>
              <w:rPr>
                <w:rFonts w:eastAsiaTheme="majorEastAsia" w:cstheme="majorBidi"/>
                <w:bCs/>
              </w:rPr>
            </w:pPr>
            <w:r w:rsidRPr="00F14AC8">
              <w:rPr>
                <w:rFonts w:eastAsiaTheme="majorEastAsia" w:cstheme="majorBidi"/>
                <w:bCs/>
              </w:rPr>
              <w:t>4712</w:t>
            </w:r>
          </w:p>
        </w:tc>
        <w:tc>
          <w:tcPr>
            <w:tcW w:w="3017" w:type="dxa"/>
          </w:tcPr>
          <w:p w14:paraId="4BD11484" w14:textId="3CDD04B8" w:rsidR="008D56CC" w:rsidRPr="00F14AC8" w:rsidRDefault="008D56CC" w:rsidP="00A40AEE">
            <w:pPr>
              <w:rPr>
                <w:rFonts w:eastAsiaTheme="majorEastAsia" w:cstheme="majorBidi"/>
                <w:bCs/>
              </w:rPr>
            </w:pPr>
            <w:r w:rsidRPr="00F14AC8">
              <w:rPr>
                <w:rFonts w:eastAsiaTheme="majorEastAsia" w:cstheme="majorBidi"/>
                <w:bCs/>
              </w:rPr>
              <w:t>A0</w:t>
            </w:r>
            <w:r w:rsidR="00BA2C82" w:rsidRPr="00F14AC8">
              <w:rPr>
                <w:rFonts w:eastAsiaTheme="majorEastAsia" w:cstheme="majorBidi"/>
                <w:bCs/>
              </w:rPr>
              <w:t>01</w:t>
            </w:r>
          </w:p>
        </w:tc>
        <w:tc>
          <w:tcPr>
            <w:tcW w:w="3017" w:type="dxa"/>
          </w:tcPr>
          <w:p w14:paraId="2F0CFCA6" w14:textId="6664098F" w:rsidR="008D56CC" w:rsidRPr="00F14AC8" w:rsidRDefault="008D56CC" w:rsidP="00A40AEE">
            <w:pPr>
              <w:rPr>
                <w:rFonts w:eastAsiaTheme="majorEastAsia" w:cstheme="majorBidi"/>
                <w:bCs/>
              </w:rPr>
            </w:pPr>
            <w:r w:rsidRPr="00F14AC8">
              <w:rPr>
                <w:rFonts w:eastAsiaTheme="majorEastAsia" w:cstheme="majorBidi"/>
                <w:bCs/>
              </w:rPr>
              <w:t>5</w:t>
            </w:r>
          </w:p>
        </w:tc>
      </w:tr>
      <w:tr w:rsidR="008D56CC" w:rsidRPr="00F14AC8" w14:paraId="61DD7C67" w14:textId="77777777" w:rsidTr="008D56CC">
        <w:tc>
          <w:tcPr>
            <w:tcW w:w="3016" w:type="dxa"/>
          </w:tcPr>
          <w:p w14:paraId="17F500EA" w14:textId="77777777" w:rsidR="008D56CC" w:rsidRPr="00F14AC8" w:rsidRDefault="008D56CC" w:rsidP="00A40AEE">
            <w:pPr>
              <w:rPr>
                <w:rFonts w:eastAsiaTheme="majorEastAsia" w:cstheme="majorBidi"/>
                <w:bCs/>
              </w:rPr>
            </w:pPr>
          </w:p>
        </w:tc>
        <w:tc>
          <w:tcPr>
            <w:tcW w:w="3017" w:type="dxa"/>
          </w:tcPr>
          <w:p w14:paraId="2D30DE69" w14:textId="52DE8F06" w:rsidR="008D56CC" w:rsidRPr="00F14AC8" w:rsidRDefault="00E476E2" w:rsidP="00A40AEE">
            <w:pPr>
              <w:rPr>
                <w:rFonts w:eastAsiaTheme="majorEastAsia" w:cstheme="majorBidi"/>
                <w:bCs/>
              </w:rPr>
            </w:pPr>
            <w:r w:rsidRPr="00F14AC8">
              <w:rPr>
                <w:rFonts w:eastAsiaTheme="majorEastAsia" w:cstheme="majorBidi"/>
                <w:bCs/>
              </w:rPr>
              <w:t>C098</w:t>
            </w:r>
          </w:p>
        </w:tc>
        <w:tc>
          <w:tcPr>
            <w:tcW w:w="3017" w:type="dxa"/>
          </w:tcPr>
          <w:p w14:paraId="46D12DF9" w14:textId="668945BF" w:rsidR="008D56CC" w:rsidRPr="00F14AC8" w:rsidRDefault="008D56CC" w:rsidP="00A40AEE">
            <w:pPr>
              <w:rPr>
                <w:rFonts w:eastAsiaTheme="majorEastAsia" w:cstheme="majorBidi"/>
                <w:bCs/>
              </w:rPr>
            </w:pPr>
            <w:r w:rsidRPr="00F14AC8">
              <w:rPr>
                <w:rFonts w:eastAsiaTheme="majorEastAsia" w:cstheme="majorBidi"/>
                <w:bCs/>
              </w:rPr>
              <w:t>10</w:t>
            </w:r>
            <w:r w:rsidR="00E476E2" w:rsidRPr="00F14AC8">
              <w:rPr>
                <w:rFonts w:eastAsiaTheme="majorEastAsia" w:cstheme="majorBidi"/>
                <w:bCs/>
              </w:rPr>
              <w:t>0</w:t>
            </w:r>
          </w:p>
        </w:tc>
      </w:tr>
      <w:tr w:rsidR="008D56CC" w:rsidRPr="00F14AC8" w14:paraId="73B2ADCB" w14:textId="77777777" w:rsidTr="008D56CC">
        <w:tc>
          <w:tcPr>
            <w:tcW w:w="3016" w:type="dxa"/>
          </w:tcPr>
          <w:p w14:paraId="08FA582F" w14:textId="77777777" w:rsidR="008D56CC" w:rsidRPr="00F14AC8" w:rsidRDefault="008D56CC" w:rsidP="00A40AEE">
            <w:pPr>
              <w:rPr>
                <w:rFonts w:eastAsiaTheme="majorEastAsia" w:cstheme="majorBidi"/>
                <w:bCs/>
              </w:rPr>
            </w:pPr>
          </w:p>
        </w:tc>
        <w:tc>
          <w:tcPr>
            <w:tcW w:w="3017" w:type="dxa"/>
          </w:tcPr>
          <w:p w14:paraId="0715B19C" w14:textId="7ABE0315" w:rsidR="008D56CC" w:rsidRPr="00F14AC8" w:rsidRDefault="00E476E2" w:rsidP="00A40AEE">
            <w:pPr>
              <w:rPr>
                <w:rFonts w:eastAsiaTheme="majorEastAsia" w:cstheme="majorBidi"/>
                <w:bCs/>
              </w:rPr>
            </w:pPr>
            <w:r w:rsidRPr="00F14AC8">
              <w:rPr>
                <w:rFonts w:eastAsiaTheme="majorEastAsia" w:cstheme="majorBidi"/>
                <w:bCs/>
              </w:rPr>
              <w:t>B012</w:t>
            </w:r>
          </w:p>
        </w:tc>
        <w:tc>
          <w:tcPr>
            <w:tcW w:w="3017" w:type="dxa"/>
          </w:tcPr>
          <w:p w14:paraId="664B596E" w14:textId="3B4599D0" w:rsidR="008D56CC" w:rsidRPr="00F14AC8" w:rsidRDefault="008D56CC" w:rsidP="00A40AEE">
            <w:pPr>
              <w:rPr>
                <w:rFonts w:eastAsiaTheme="majorEastAsia" w:cstheme="majorBidi"/>
                <w:bCs/>
              </w:rPr>
            </w:pPr>
            <w:r w:rsidRPr="00F14AC8">
              <w:rPr>
                <w:rFonts w:eastAsiaTheme="majorEastAsia" w:cstheme="majorBidi"/>
                <w:bCs/>
              </w:rPr>
              <w:t>10</w:t>
            </w:r>
          </w:p>
        </w:tc>
      </w:tr>
    </w:tbl>
    <w:p w14:paraId="51E912D4" w14:textId="4D5F53B9" w:rsidR="00EB1869" w:rsidRPr="00F14AC8" w:rsidRDefault="00EB1869" w:rsidP="00A40AEE">
      <w:pPr>
        <w:rPr>
          <w:rFonts w:eastAsiaTheme="majorEastAsia" w:cstheme="majorBidi"/>
          <w:bCs/>
        </w:rPr>
      </w:pPr>
    </w:p>
    <w:tbl>
      <w:tblPr>
        <w:tblStyle w:val="Tabellenraster"/>
        <w:tblW w:w="0" w:type="auto"/>
        <w:tblLook w:val="04A0" w:firstRow="1" w:lastRow="0" w:firstColumn="1" w:lastColumn="0" w:noHBand="0" w:noVBand="1"/>
      </w:tblPr>
      <w:tblGrid>
        <w:gridCol w:w="3016"/>
        <w:gridCol w:w="3017"/>
        <w:gridCol w:w="3017"/>
      </w:tblGrid>
      <w:tr w:rsidR="007F3D8B" w:rsidRPr="00F14AC8" w14:paraId="2A0C58DD" w14:textId="77777777">
        <w:tc>
          <w:tcPr>
            <w:tcW w:w="3016" w:type="dxa"/>
          </w:tcPr>
          <w:p w14:paraId="3AC31358" w14:textId="77777777" w:rsidR="007F3D8B" w:rsidRPr="00F14AC8" w:rsidRDefault="007F3D8B" w:rsidP="00D16466">
            <w:pPr>
              <w:rPr>
                <w:rFonts w:eastAsiaTheme="majorEastAsia" w:cstheme="majorBidi"/>
                <w:bCs/>
              </w:rPr>
            </w:pPr>
            <w:r w:rsidRPr="00F14AC8">
              <w:rPr>
                <w:rFonts w:eastAsiaTheme="majorEastAsia" w:cstheme="majorBidi"/>
                <w:bCs/>
              </w:rPr>
              <w:t>4711</w:t>
            </w:r>
          </w:p>
        </w:tc>
        <w:tc>
          <w:tcPr>
            <w:tcW w:w="3017" w:type="dxa"/>
          </w:tcPr>
          <w:p w14:paraId="68C9DEAC" w14:textId="77777777" w:rsidR="007F3D8B" w:rsidRPr="00F14AC8" w:rsidRDefault="007F3D8B" w:rsidP="00D16466">
            <w:pPr>
              <w:rPr>
                <w:rFonts w:eastAsiaTheme="majorEastAsia" w:cstheme="majorBidi"/>
                <w:bCs/>
              </w:rPr>
            </w:pPr>
            <w:r w:rsidRPr="00F14AC8">
              <w:rPr>
                <w:rFonts w:eastAsiaTheme="majorEastAsia" w:cstheme="majorBidi"/>
                <w:bCs/>
              </w:rPr>
              <w:t>A020</w:t>
            </w:r>
          </w:p>
        </w:tc>
        <w:tc>
          <w:tcPr>
            <w:tcW w:w="3017" w:type="dxa"/>
          </w:tcPr>
          <w:p w14:paraId="2370662C" w14:textId="77777777" w:rsidR="007F3D8B" w:rsidRPr="00F14AC8" w:rsidRDefault="007F3D8B" w:rsidP="00D16466">
            <w:pPr>
              <w:rPr>
                <w:rFonts w:eastAsiaTheme="majorEastAsia" w:cstheme="majorBidi"/>
                <w:bCs/>
              </w:rPr>
            </w:pPr>
            <w:r w:rsidRPr="00F14AC8">
              <w:rPr>
                <w:rFonts w:eastAsiaTheme="majorEastAsia" w:cstheme="majorBidi"/>
                <w:bCs/>
              </w:rPr>
              <w:t>5</w:t>
            </w:r>
          </w:p>
        </w:tc>
      </w:tr>
      <w:tr w:rsidR="007F3D8B" w:rsidRPr="00F14AC8" w14:paraId="31211715" w14:textId="77777777">
        <w:tc>
          <w:tcPr>
            <w:tcW w:w="3016" w:type="dxa"/>
          </w:tcPr>
          <w:p w14:paraId="36B9D693" w14:textId="77777777" w:rsidR="007F3D8B" w:rsidRPr="00F14AC8" w:rsidRDefault="007F3D8B" w:rsidP="00D16466">
            <w:pPr>
              <w:rPr>
                <w:rFonts w:eastAsiaTheme="majorEastAsia" w:cstheme="majorBidi"/>
                <w:bCs/>
              </w:rPr>
            </w:pPr>
          </w:p>
        </w:tc>
        <w:tc>
          <w:tcPr>
            <w:tcW w:w="3017" w:type="dxa"/>
          </w:tcPr>
          <w:p w14:paraId="12699966" w14:textId="77777777" w:rsidR="007F3D8B" w:rsidRPr="00F14AC8" w:rsidRDefault="007F3D8B" w:rsidP="00D16466">
            <w:pPr>
              <w:rPr>
                <w:rFonts w:eastAsiaTheme="majorEastAsia" w:cstheme="majorBidi"/>
                <w:bCs/>
              </w:rPr>
            </w:pPr>
            <w:r w:rsidRPr="00F14AC8">
              <w:rPr>
                <w:rFonts w:eastAsiaTheme="majorEastAsia" w:cstheme="majorBidi"/>
                <w:bCs/>
              </w:rPr>
              <w:t>C001</w:t>
            </w:r>
          </w:p>
        </w:tc>
        <w:tc>
          <w:tcPr>
            <w:tcW w:w="3017" w:type="dxa"/>
          </w:tcPr>
          <w:p w14:paraId="782EA948" w14:textId="77777777" w:rsidR="007F3D8B" w:rsidRPr="00F14AC8" w:rsidRDefault="007F3D8B" w:rsidP="00D16466">
            <w:pPr>
              <w:rPr>
                <w:rFonts w:eastAsiaTheme="majorEastAsia" w:cstheme="majorBidi"/>
                <w:bCs/>
              </w:rPr>
            </w:pPr>
            <w:r w:rsidRPr="00F14AC8">
              <w:rPr>
                <w:rFonts w:eastAsiaTheme="majorEastAsia" w:cstheme="majorBidi"/>
                <w:bCs/>
              </w:rPr>
              <w:t>8</w:t>
            </w:r>
          </w:p>
        </w:tc>
      </w:tr>
      <w:tr w:rsidR="007F3D8B" w:rsidRPr="00F14AC8" w14:paraId="6FB5B987" w14:textId="77777777">
        <w:tc>
          <w:tcPr>
            <w:tcW w:w="3016" w:type="dxa"/>
          </w:tcPr>
          <w:p w14:paraId="5D7F5812" w14:textId="77777777" w:rsidR="007F3D8B" w:rsidRPr="00F14AC8" w:rsidRDefault="007F3D8B" w:rsidP="00D16466">
            <w:pPr>
              <w:rPr>
                <w:rFonts w:eastAsiaTheme="majorEastAsia" w:cstheme="majorBidi"/>
                <w:bCs/>
              </w:rPr>
            </w:pPr>
          </w:p>
        </w:tc>
        <w:tc>
          <w:tcPr>
            <w:tcW w:w="3017" w:type="dxa"/>
          </w:tcPr>
          <w:p w14:paraId="79628367" w14:textId="77777777" w:rsidR="007F3D8B" w:rsidRPr="00F14AC8" w:rsidRDefault="007F3D8B" w:rsidP="00D16466">
            <w:pPr>
              <w:rPr>
                <w:rFonts w:eastAsiaTheme="majorEastAsia" w:cstheme="majorBidi"/>
                <w:bCs/>
              </w:rPr>
            </w:pPr>
            <w:r w:rsidRPr="00F14AC8">
              <w:rPr>
                <w:rFonts w:eastAsiaTheme="majorEastAsia" w:cstheme="majorBidi"/>
                <w:bCs/>
              </w:rPr>
              <w:t>B047</w:t>
            </w:r>
          </w:p>
        </w:tc>
        <w:tc>
          <w:tcPr>
            <w:tcW w:w="3017" w:type="dxa"/>
          </w:tcPr>
          <w:p w14:paraId="5357F097" w14:textId="77777777" w:rsidR="007F3D8B" w:rsidRPr="00F14AC8" w:rsidRDefault="007F3D8B" w:rsidP="00D16466">
            <w:pPr>
              <w:rPr>
                <w:rFonts w:eastAsiaTheme="majorEastAsia" w:cstheme="majorBidi"/>
                <w:bCs/>
              </w:rPr>
            </w:pPr>
            <w:r w:rsidRPr="00F14AC8">
              <w:rPr>
                <w:rFonts w:eastAsiaTheme="majorEastAsia" w:cstheme="majorBidi"/>
                <w:bCs/>
              </w:rPr>
              <w:t>100</w:t>
            </w:r>
          </w:p>
        </w:tc>
      </w:tr>
    </w:tbl>
    <w:p w14:paraId="41A0394D" w14:textId="77777777" w:rsidR="007F3D8B" w:rsidRPr="00F14AC8" w:rsidRDefault="007F3D8B" w:rsidP="00A40AEE">
      <w:pPr>
        <w:rPr>
          <w:rFonts w:eastAsiaTheme="majorEastAsia" w:cstheme="majorBidi"/>
          <w:bCs/>
        </w:rPr>
      </w:pPr>
    </w:p>
    <w:p w14:paraId="557F8F6E" w14:textId="1E591693" w:rsidR="00A40AEE" w:rsidRPr="00F14AC8" w:rsidRDefault="00BC3815" w:rsidP="00A40AEE">
      <w:pPr>
        <w:rPr>
          <w:rFonts w:eastAsiaTheme="majorEastAsia" w:cstheme="majorBidi"/>
          <w:bCs/>
        </w:rPr>
      </w:pPr>
      <w:r w:rsidRPr="00F14AC8">
        <w:rPr>
          <w:rFonts w:eastAsiaTheme="majorEastAsia" w:cstheme="majorBidi"/>
          <w:bCs/>
        </w:rPr>
        <w:t>Die Sortierung darf erst zum Start der Kommissionierung erfolgen, damit diese mit den aktuellen Daten arbeitet.</w:t>
      </w:r>
    </w:p>
    <w:p w14:paraId="19AE59A9" w14:textId="0F611CE9" w:rsidR="00A40AEE" w:rsidRPr="00F14AC8" w:rsidRDefault="00A40AEE" w:rsidP="00A40AEE">
      <w:pPr>
        <w:rPr>
          <w:rFonts w:eastAsiaTheme="majorEastAsia" w:cstheme="majorBidi"/>
          <w:bCs/>
        </w:rPr>
      </w:pPr>
      <w:r w:rsidRPr="00F14AC8">
        <w:rPr>
          <w:rFonts w:eastAsiaTheme="majorEastAsia" w:cstheme="majorBidi"/>
          <w:bCs/>
        </w:rPr>
        <w:t>Wenn zwei</w:t>
      </w:r>
      <w:r w:rsidR="00BC3815" w:rsidRPr="00F14AC8">
        <w:rPr>
          <w:rFonts w:eastAsiaTheme="majorEastAsia" w:cstheme="majorBidi"/>
          <w:bCs/>
        </w:rPr>
        <w:t xml:space="preserve"> verschiedene</w:t>
      </w:r>
      <w:r w:rsidRPr="00F14AC8">
        <w:rPr>
          <w:rFonts w:eastAsiaTheme="majorEastAsia" w:cstheme="majorBidi"/>
          <w:bCs/>
        </w:rPr>
        <w:t xml:space="preserve"> Plätze benötigt werden, läuft der Logistiker </w:t>
      </w:r>
      <w:r w:rsidR="00B45AA2" w:rsidRPr="00F14AC8">
        <w:rPr>
          <w:rFonts w:eastAsiaTheme="majorEastAsia" w:cstheme="majorBidi"/>
          <w:bCs/>
        </w:rPr>
        <w:t xml:space="preserve">selbstständig den zweiten Platz an. In diesem Fall ist die Wegeoptimierung nicht </w:t>
      </w:r>
      <w:r w:rsidR="00BA2C82" w:rsidRPr="00F14AC8">
        <w:rPr>
          <w:rFonts w:eastAsiaTheme="majorEastAsia" w:cstheme="majorBidi"/>
          <w:bCs/>
        </w:rPr>
        <w:t>nötig</w:t>
      </w:r>
      <w:r w:rsidRPr="00F14AC8">
        <w:rPr>
          <w:rFonts w:eastAsiaTheme="majorEastAsia" w:cstheme="majorBidi"/>
          <w:bCs/>
        </w:rPr>
        <w:t>.</w:t>
      </w:r>
    </w:p>
    <w:p w14:paraId="1313A176" w14:textId="77777777" w:rsidR="00E55EFE" w:rsidRPr="00F14AC8" w:rsidRDefault="00E55EFE" w:rsidP="00E55EFE"/>
    <w:p w14:paraId="023134A2" w14:textId="77777777" w:rsidR="00D7547A" w:rsidRPr="00F14AC8" w:rsidRDefault="00D7547A" w:rsidP="00D7547A">
      <w:pPr>
        <w:rPr>
          <w:b/>
          <w:bCs/>
          <w:color w:val="002060"/>
        </w:rPr>
      </w:pPr>
      <w:r w:rsidRPr="00F14AC8">
        <w:rPr>
          <w:b/>
          <w:bCs/>
          <w:color w:val="002060"/>
        </w:rPr>
        <w:t>Umsetzung ABAS</w:t>
      </w:r>
    </w:p>
    <w:p w14:paraId="34BCCD05" w14:textId="77777777" w:rsidR="00D7547A" w:rsidRPr="00F14AC8" w:rsidRDefault="00D7547A" w:rsidP="00D7547A">
      <w:pPr>
        <w:rPr>
          <w:b/>
          <w:bCs/>
          <w:color w:val="002060"/>
        </w:rPr>
      </w:pPr>
    </w:p>
    <w:p w14:paraId="307C97F8" w14:textId="77777777" w:rsidR="00D7547A" w:rsidRPr="00F14AC8" w:rsidRDefault="00D7547A" w:rsidP="00D7547A">
      <w:r w:rsidRPr="00F14AC8">
        <w:t>Anpassung des zugrundeliegenden Infosystems.</w:t>
      </w:r>
    </w:p>
    <w:p w14:paraId="4A120C10" w14:textId="77777777" w:rsidR="00D7547A" w:rsidRPr="00F14AC8" w:rsidRDefault="00D7547A" w:rsidP="00D7547A"/>
    <w:p w14:paraId="1E5D565E" w14:textId="70B8EC95" w:rsidR="00D7547A" w:rsidRPr="00F14AC8" w:rsidRDefault="00C35924" w:rsidP="00D7547A">
      <w:r w:rsidRPr="00F14AC8">
        <w:t>Das Laden der Auftragspositionen in das Infosystems muss anhand der beschriebenen Entnahmelogik erfolgen.</w:t>
      </w:r>
    </w:p>
    <w:p w14:paraId="59A5121A" w14:textId="77777777" w:rsidR="00033C17" w:rsidRPr="00F14AC8" w:rsidRDefault="00033C17" w:rsidP="00D7547A"/>
    <w:p w14:paraId="1EB3A16E" w14:textId="31ECF44A" w:rsidR="00033C17" w:rsidRPr="00F14AC8" w:rsidRDefault="00033C17" w:rsidP="00D7547A">
      <w:r w:rsidRPr="00F14AC8">
        <w:t>Ermitteln des ersten Lagerplatzes einer Auftragsposition. Einsortieren dieser Position an die entsprechende Stelle der Tabelle.</w:t>
      </w:r>
      <w:r w:rsidR="005356D1" w:rsidRPr="00F14AC8">
        <w:t xml:space="preserve"> Im beschriebenen Beispiel wäre </w:t>
      </w:r>
      <w:r w:rsidR="0012330C" w:rsidRPr="00F14AC8">
        <w:t xml:space="preserve">im ersten Schritt </w:t>
      </w:r>
      <w:r w:rsidR="005356D1" w:rsidRPr="00F14AC8">
        <w:t xml:space="preserve">4711 </w:t>
      </w:r>
      <w:r w:rsidR="0012330C" w:rsidRPr="00F14AC8">
        <w:t xml:space="preserve">mit A020 </w:t>
      </w:r>
      <w:r w:rsidR="00FB365C" w:rsidRPr="00F14AC8">
        <w:t xml:space="preserve">an die erste Stelle geladen und </w:t>
      </w:r>
      <w:r w:rsidR="0012330C" w:rsidRPr="00F14AC8">
        <w:t xml:space="preserve">im zweiten Schritt </w:t>
      </w:r>
      <w:r w:rsidR="00FB365C" w:rsidRPr="00F14AC8">
        <w:t xml:space="preserve">4712 </w:t>
      </w:r>
      <w:r w:rsidR="0012330C" w:rsidRPr="00F14AC8">
        <w:t xml:space="preserve">mit A001 </w:t>
      </w:r>
      <w:r w:rsidR="00FB365C" w:rsidRPr="00F14AC8">
        <w:t>vor die erste Stelle einsortiert worden.</w:t>
      </w:r>
    </w:p>
    <w:p w14:paraId="096F9382" w14:textId="77777777" w:rsidR="007F3D8B" w:rsidRPr="00F14AC8" w:rsidRDefault="007F3D8B" w:rsidP="00D7547A"/>
    <w:p w14:paraId="329FC29F" w14:textId="03491E88" w:rsidR="007F3D8B" w:rsidRPr="00F14AC8" w:rsidRDefault="007F3D8B" w:rsidP="00D7547A">
      <w:r w:rsidRPr="00F14AC8">
        <w:t>Es dürfen nur die Lagerplätze angezeigt werden, die zu der Lagergruppe des Betriebsauftrages passen.</w:t>
      </w:r>
    </w:p>
    <w:p w14:paraId="3165AB17" w14:textId="77777777" w:rsidR="00D7547A" w:rsidRPr="00F14AC8" w:rsidRDefault="00D7547A" w:rsidP="00D7547A"/>
    <w:tbl>
      <w:tblPr>
        <w:tblStyle w:val="Tabellenraster"/>
        <w:tblW w:w="9085" w:type="dxa"/>
        <w:tblLook w:val="04A0" w:firstRow="1" w:lastRow="0" w:firstColumn="1" w:lastColumn="0" w:noHBand="0" w:noVBand="1"/>
      </w:tblPr>
      <w:tblGrid>
        <w:gridCol w:w="8018"/>
        <w:gridCol w:w="1067"/>
      </w:tblGrid>
      <w:tr w:rsidR="00D7547A" w:rsidRPr="00F14AC8" w14:paraId="74D147A1" w14:textId="77777777" w:rsidTr="00D16466">
        <w:tc>
          <w:tcPr>
            <w:tcW w:w="8077" w:type="dxa"/>
            <w:shd w:val="clear" w:color="auto" w:fill="DCEEA3" w:themeFill="accent6" w:themeFillTint="99"/>
          </w:tcPr>
          <w:p w14:paraId="24614CB3" w14:textId="77777777" w:rsidR="00D7547A" w:rsidRPr="00F14AC8" w:rsidRDefault="00D7547A" w:rsidP="00D16466">
            <w:r w:rsidRPr="00F14AC8">
              <w:t>Auswirkungen der Customization/Extension</w:t>
            </w:r>
          </w:p>
        </w:tc>
        <w:tc>
          <w:tcPr>
            <w:tcW w:w="1008" w:type="dxa"/>
            <w:shd w:val="clear" w:color="auto" w:fill="DCEEA3" w:themeFill="accent6" w:themeFillTint="99"/>
          </w:tcPr>
          <w:p w14:paraId="43C84379" w14:textId="77777777" w:rsidR="00D7547A" w:rsidRPr="00F14AC8" w:rsidRDefault="00D7547A" w:rsidP="00D16466">
            <w:r w:rsidRPr="00F14AC8">
              <w:t>Antwort</w:t>
            </w:r>
          </w:p>
        </w:tc>
      </w:tr>
      <w:tr w:rsidR="00D7547A" w:rsidRPr="00F14AC8" w14:paraId="09AF6B3F" w14:textId="77777777" w:rsidTr="00D16466">
        <w:tc>
          <w:tcPr>
            <w:tcW w:w="8077" w:type="dxa"/>
          </w:tcPr>
          <w:p w14:paraId="1BB5E10E" w14:textId="77777777" w:rsidR="00D7547A" w:rsidRPr="00F14AC8" w:rsidRDefault="00D7547A" w:rsidP="00D16466">
            <w:pPr>
              <w:rPr>
                <w:sz w:val="20"/>
                <w:szCs w:val="20"/>
              </w:rPr>
            </w:pPr>
            <w:r w:rsidRPr="00F14AC8">
              <w:rPr>
                <w:sz w:val="20"/>
                <w:szCs w:val="20"/>
              </w:rPr>
              <w:t xml:space="preserve">Keine besonderen Auswirkungen </w:t>
            </w:r>
          </w:p>
        </w:tc>
        <w:tc>
          <w:tcPr>
            <w:tcW w:w="1008" w:type="dxa"/>
          </w:tcPr>
          <w:p w14:paraId="2B87896A" w14:textId="77777777" w:rsidR="00D7547A" w:rsidRPr="00F14AC8" w:rsidRDefault="00D7547A" w:rsidP="00D16466">
            <w:pPr>
              <w:rPr>
                <w:sz w:val="20"/>
                <w:szCs w:val="20"/>
              </w:rPr>
            </w:pPr>
            <w:r w:rsidRPr="00F14AC8">
              <w:rPr>
                <w:sz w:val="20"/>
                <w:szCs w:val="20"/>
              </w:rPr>
              <w:t>Ja/Nein</w:t>
            </w:r>
          </w:p>
        </w:tc>
      </w:tr>
      <w:tr w:rsidR="00D7547A" w:rsidRPr="00F14AC8" w14:paraId="1F12DE86" w14:textId="77777777" w:rsidTr="00D16466">
        <w:tc>
          <w:tcPr>
            <w:tcW w:w="8077" w:type="dxa"/>
          </w:tcPr>
          <w:p w14:paraId="29B20B28" w14:textId="77777777" w:rsidR="00D7547A" w:rsidRPr="00F14AC8" w:rsidRDefault="00D7547A"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2E62CB02" w14:textId="77777777" w:rsidR="00D7547A" w:rsidRPr="00F14AC8" w:rsidRDefault="00D7547A" w:rsidP="00D16466">
            <w:pPr>
              <w:rPr>
                <w:sz w:val="20"/>
                <w:szCs w:val="20"/>
              </w:rPr>
            </w:pPr>
            <w:r w:rsidRPr="00F14AC8">
              <w:rPr>
                <w:sz w:val="20"/>
                <w:szCs w:val="20"/>
              </w:rPr>
              <w:t>Ja/Nein</w:t>
            </w:r>
          </w:p>
        </w:tc>
      </w:tr>
      <w:tr w:rsidR="00D7547A" w:rsidRPr="00F14AC8" w14:paraId="01628C60" w14:textId="77777777" w:rsidTr="00D16466">
        <w:tc>
          <w:tcPr>
            <w:tcW w:w="8077" w:type="dxa"/>
          </w:tcPr>
          <w:p w14:paraId="31EF8981" w14:textId="77777777" w:rsidR="00D7547A" w:rsidRPr="00F14AC8" w:rsidRDefault="00D7547A"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4D7AF700" w14:textId="77777777" w:rsidR="00D7547A" w:rsidRPr="00F14AC8" w:rsidRDefault="00D7547A" w:rsidP="00D16466">
            <w:pPr>
              <w:rPr>
                <w:sz w:val="20"/>
                <w:szCs w:val="20"/>
              </w:rPr>
            </w:pPr>
            <w:r w:rsidRPr="00F14AC8">
              <w:rPr>
                <w:sz w:val="20"/>
                <w:szCs w:val="20"/>
              </w:rPr>
              <w:t>Ja/Nein</w:t>
            </w:r>
          </w:p>
        </w:tc>
      </w:tr>
      <w:tr w:rsidR="00D7547A" w:rsidRPr="00F14AC8" w14:paraId="2DE7C05A" w14:textId="77777777" w:rsidTr="00D16466">
        <w:tc>
          <w:tcPr>
            <w:tcW w:w="8077" w:type="dxa"/>
          </w:tcPr>
          <w:p w14:paraId="3CAFFC64" w14:textId="77777777" w:rsidR="00D7547A" w:rsidRPr="00F14AC8" w:rsidRDefault="00D7547A"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672670A" w14:textId="77777777" w:rsidR="00D7547A" w:rsidRPr="00F14AC8" w:rsidRDefault="00D7547A" w:rsidP="00D16466">
            <w:pPr>
              <w:rPr>
                <w:sz w:val="20"/>
                <w:szCs w:val="20"/>
              </w:rPr>
            </w:pPr>
            <w:r w:rsidRPr="00F14AC8">
              <w:rPr>
                <w:sz w:val="20"/>
                <w:szCs w:val="20"/>
              </w:rPr>
              <w:t>Ja/Nein</w:t>
            </w:r>
          </w:p>
        </w:tc>
      </w:tr>
      <w:tr w:rsidR="00D7547A" w:rsidRPr="00F14AC8" w14:paraId="33885ED0" w14:textId="77777777" w:rsidTr="00D16466">
        <w:tc>
          <w:tcPr>
            <w:tcW w:w="8077" w:type="dxa"/>
          </w:tcPr>
          <w:p w14:paraId="2ECB0EBE" w14:textId="77777777" w:rsidR="00D7547A" w:rsidRPr="00F14AC8" w:rsidRDefault="00D7547A"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3F0164E4" w14:textId="77777777" w:rsidR="00D7547A" w:rsidRPr="00F14AC8" w:rsidRDefault="00D7547A"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D7547A" w:rsidRPr="00F14AC8" w14:paraId="6B019C20" w14:textId="77777777" w:rsidTr="00D16466">
        <w:trPr>
          <w:trHeight w:hRule="exact" w:val="861"/>
        </w:trPr>
        <w:tc>
          <w:tcPr>
            <w:tcW w:w="1273" w:type="dxa"/>
            <w:shd w:val="clear" w:color="auto" w:fill="D5D5D5" w:themeFill="background2"/>
            <w:tcMar>
              <w:bottom w:w="57" w:type="dxa"/>
            </w:tcMar>
          </w:tcPr>
          <w:p w14:paraId="11AA1F31" w14:textId="77777777" w:rsidR="00D7547A" w:rsidRPr="00F14AC8" w:rsidRDefault="00D7547A" w:rsidP="00D16466">
            <w:pPr>
              <w:rPr>
                <w:b/>
              </w:rPr>
            </w:pPr>
            <w:r w:rsidRPr="00F14AC8">
              <w:rPr>
                <w:b/>
              </w:rPr>
              <w:t>Priorität</w:t>
            </w:r>
          </w:p>
        </w:tc>
        <w:tc>
          <w:tcPr>
            <w:tcW w:w="2190" w:type="dxa"/>
            <w:shd w:val="clear" w:color="auto" w:fill="D5D5D5" w:themeFill="background2"/>
            <w:tcMar>
              <w:bottom w:w="57" w:type="dxa"/>
            </w:tcMar>
          </w:tcPr>
          <w:p w14:paraId="467B552B" w14:textId="77777777" w:rsidR="00D7547A" w:rsidRPr="00F14AC8" w:rsidRDefault="00D7547A" w:rsidP="00D16466">
            <w:pPr>
              <w:rPr>
                <w:b/>
              </w:rPr>
            </w:pPr>
            <w:r w:rsidRPr="00F14AC8">
              <w:rPr>
                <w:b/>
              </w:rPr>
              <w:t>Realisierung</w:t>
            </w:r>
          </w:p>
        </w:tc>
        <w:tc>
          <w:tcPr>
            <w:tcW w:w="1070" w:type="dxa"/>
            <w:shd w:val="clear" w:color="auto" w:fill="D5D5D5" w:themeFill="background2"/>
            <w:tcMar>
              <w:bottom w:w="57" w:type="dxa"/>
            </w:tcMar>
          </w:tcPr>
          <w:p w14:paraId="047F3F92" w14:textId="77777777" w:rsidR="00D7547A" w:rsidRPr="00F14AC8" w:rsidRDefault="00D7547A" w:rsidP="00D16466">
            <w:pPr>
              <w:rPr>
                <w:b/>
              </w:rPr>
            </w:pPr>
            <w:r w:rsidRPr="00F14AC8">
              <w:rPr>
                <w:b/>
              </w:rPr>
              <w:t>Dauer (ca./h)</w:t>
            </w:r>
          </w:p>
        </w:tc>
        <w:tc>
          <w:tcPr>
            <w:tcW w:w="1134" w:type="dxa"/>
            <w:shd w:val="clear" w:color="auto" w:fill="D5D5D5" w:themeFill="background2"/>
            <w:tcMar>
              <w:bottom w:w="57" w:type="dxa"/>
            </w:tcMar>
          </w:tcPr>
          <w:p w14:paraId="20B67B90" w14:textId="77777777" w:rsidR="00D7547A" w:rsidRPr="00F14AC8" w:rsidRDefault="00D7547A"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13AF0DA5" w14:textId="77777777" w:rsidR="00D7547A" w:rsidRPr="00F14AC8" w:rsidRDefault="00D7547A"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3DAB2D9C" w14:textId="77777777" w:rsidR="00D7547A" w:rsidRPr="00F14AC8" w:rsidRDefault="00D7547A" w:rsidP="00D16466">
            <w:pPr>
              <w:rPr>
                <w:b/>
              </w:rPr>
            </w:pPr>
            <w:r w:rsidRPr="00F14AC8">
              <w:rPr>
                <w:b/>
              </w:rPr>
              <w:t>Bereich</w:t>
            </w:r>
          </w:p>
        </w:tc>
      </w:tr>
      <w:tr w:rsidR="00D7547A" w:rsidRPr="00F14AC8" w14:paraId="5A87B0B7" w14:textId="77777777" w:rsidTr="00D16466">
        <w:trPr>
          <w:trHeight w:val="454"/>
        </w:trPr>
        <w:tc>
          <w:tcPr>
            <w:tcW w:w="1273" w:type="dxa"/>
            <w:shd w:val="clear" w:color="auto" w:fill="FFFFFF"/>
            <w:tcMar>
              <w:bottom w:w="57" w:type="dxa"/>
            </w:tcMar>
          </w:tcPr>
          <w:p w14:paraId="37CF6B64" w14:textId="77777777" w:rsidR="00D7547A" w:rsidRPr="00F14AC8" w:rsidRDefault="00D7547A" w:rsidP="00394CD1">
            <w:pPr>
              <w:pStyle w:val="Tabelleninhalte"/>
            </w:pPr>
            <w:r w:rsidRPr="00F14AC8">
              <w:t>1</w:t>
            </w:r>
          </w:p>
        </w:tc>
        <w:tc>
          <w:tcPr>
            <w:tcW w:w="2190" w:type="dxa"/>
            <w:shd w:val="clear" w:color="auto" w:fill="FFFFFF"/>
            <w:tcMar>
              <w:bottom w:w="57" w:type="dxa"/>
            </w:tcMar>
          </w:tcPr>
          <w:p w14:paraId="2B57A73B" w14:textId="77777777" w:rsidR="00D7547A" w:rsidRPr="00F14AC8" w:rsidRDefault="00D7547A" w:rsidP="00394CD1">
            <w:pPr>
              <w:pStyle w:val="Tabelleninhalte"/>
            </w:pPr>
            <w:r w:rsidRPr="00F14AC8">
              <w:t>Abas</w:t>
            </w:r>
          </w:p>
        </w:tc>
        <w:tc>
          <w:tcPr>
            <w:tcW w:w="1070" w:type="dxa"/>
            <w:shd w:val="clear" w:color="auto" w:fill="FFFFFF"/>
            <w:tcMar>
              <w:bottom w:w="57" w:type="dxa"/>
            </w:tcMar>
          </w:tcPr>
          <w:p w14:paraId="5CB75C59" w14:textId="77777777" w:rsidR="00D7547A" w:rsidRPr="00F14AC8" w:rsidRDefault="00D7547A" w:rsidP="00394CD1">
            <w:pPr>
              <w:pStyle w:val="Tabelleninhalte"/>
            </w:pPr>
            <w:r w:rsidRPr="00F14AC8">
              <w:t>0,00</w:t>
            </w:r>
          </w:p>
        </w:tc>
        <w:tc>
          <w:tcPr>
            <w:tcW w:w="1134" w:type="dxa"/>
            <w:shd w:val="clear" w:color="auto" w:fill="FFFFFF"/>
            <w:tcMar>
              <w:bottom w:w="57" w:type="dxa"/>
            </w:tcMar>
          </w:tcPr>
          <w:p w14:paraId="015E9AFA" w14:textId="77777777" w:rsidR="00D7547A" w:rsidRPr="00F14AC8" w:rsidRDefault="00D7547A" w:rsidP="00394CD1">
            <w:pPr>
              <w:pStyle w:val="Tabelleninhalte"/>
            </w:pPr>
            <w:r w:rsidRPr="00F14AC8">
              <w:t>0,00</w:t>
            </w:r>
          </w:p>
        </w:tc>
        <w:tc>
          <w:tcPr>
            <w:tcW w:w="1134" w:type="dxa"/>
            <w:shd w:val="clear" w:color="auto" w:fill="FFFFFF"/>
            <w:tcMar>
              <w:bottom w:w="57" w:type="dxa"/>
            </w:tcMar>
          </w:tcPr>
          <w:p w14:paraId="256C17BA" w14:textId="77777777" w:rsidR="00D7547A" w:rsidRPr="00F14AC8" w:rsidRDefault="00D7547A" w:rsidP="00394CD1">
            <w:pPr>
              <w:pStyle w:val="Tabelleninhalte"/>
            </w:pPr>
            <w:r w:rsidRPr="00F14AC8">
              <w:t>0,00</w:t>
            </w:r>
          </w:p>
        </w:tc>
        <w:tc>
          <w:tcPr>
            <w:tcW w:w="2271" w:type="dxa"/>
            <w:shd w:val="clear" w:color="auto" w:fill="FFFFFF"/>
            <w:tcMar>
              <w:bottom w:w="57" w:type="dxa"/>
            </w:tcMar>
          </w:tcPr>
          <w:p w14:paraId="3ED7092C" w14:textId="77777777" w:rsidR="00D7547A" w:rsidRPr="00F14AC8" w:rsidRDefault="00D7547A" w:rsidP="00394CD1">
            <w:pPr>
              <w:pStyle w:val="Tabelleninhalte"/>
            </w:pPr>
            <w:r w:rsidRPr="00F14AC8">
              <w:t>Admin</w:t>
            </w:r>
          </w:p>
        </w:tc>
      </w:tr>
    </w:tbl>
    <w:p w14:paraId="1FB8736F" w14:textId="77777777" w:rsidR="00D7547A" w:rsidRPr="00F14AC8" w:rsidRDefault="00D7547A" w:rsidP="00E55EFE"/>
    <w:p w14:paraId="29F59940" w14:textId="77777777" w:rsidR="003A104F" w:rsidRPr="00F14AC8" w:rsidRDefault="003A104F" w:rsidP="003A104F">
      <w:pPr>
        <w:rPr>
          <w:rFonts w:eastAsiaTheme="majorEastAsia" w:cstheme="majorBidi"/>
          <w:bCs/>
        </w:rPr>
      </w:pPr>
    </w:p>
    <w:p w14:paraId="12FF5545" w14:textId="6876F55B" w:rsidR="00710DCD" w:rsidRPr="00F14AC8" w:rsidRDefault="003A104F" w:rsidP="00710DCD">
      <w:pPr>
        <w:pStyle w:val="berschrift3"/>
      </w:pPr>
      <w:bookmarkStart w:id="1103" w:name="_Toc228444392"/>
      <w:bookmarkStart w:id="1104" w:name="AP042"/>
      <w:r w:rsidRPr="00F14AC8">
        <w:t>Lieferantenartikelnummer</w:t>
      </w:r>
      <w:bookmarkEnd w:id="1103"/>
      <w:r w:rsidRPr="00F14AC8">
        <w:t xml:space="preserve"> </w:t>
      </w:r>
    </w:p>
    <w:bookmarkEnd w:id="1104"/>
    <w:p w14:paraId="2B74DC01" w14:textId="77777777" w:rsidR="00710DCD" w:rsidRPr="00F14AC8" w:rsidRDefault="00710DCD" w:rsidP="003A104F">
      <w:pPr>
        <w:rPr>
          <w:rFonts w:eastAsiaTheme="majorEastAsia" w:cstheme="majorBidi"/>
          <w:bCs/>
        </w:rPr>
      </w:pPr>
    </w:p>
    <w:p w14:paraId="4E04E306" w14:textId="78AD8C01" w:rsidR="003A104F" w:rsidRPr="00F14AC8" w:rsidRDefault="002B7AC4" w:rsidP="0076420A">
      <w:pPr>
        <w:rPr>
          <w:rFonts w:eastAsiaTheme="majorEastAsia" w:cstheme="majorBidi"/>
          <w:bCs/>
        </w:rPr>
      </w:pPr>
      <w:r w:rsidRPr="00F14AC8">
        <w:rPr>
          <w:rFonts w:eastAsiaTheme="majorEastAsia" w:cstheme="majorBidi"/>
          <w:bCs/>
        </w:rPr>
        <w:t xml:space="preserve">Dem Logistikmitarbeiter soll auch die Möglichkeit gegeben werden, statt der Artikelnummer die Lieferantenartikelnummer einzuscannen. Dazu wird ein neues </w:t>
      </w:r>
      <w:r w:rsidR="0076420A" w:rsidRPr="00F14AC8">
        <w:rPr>
          <w:rFonts w:eastAsiaTheme="majorEastAsia" w:cstheme="majorBidi"/>
          <w:bCs/>
        </w:rPr>
        <w:t>Scan-</w:t>
      </w:r>
      <w:r w:rsidRPr="00F14AC8">
        <w:rPr>
          <w:rFonts w:eastAsiaTheme="majorEastAsia" w:cstheme="majorBidi"/>
          <w:bCs/>
        </w:rPr>
        <w:t xml:space="preserve">Feld </w:t>
      </w:r>
      <w:r w:rsidR="0076420A" w:rsidRPr="00F14AC8">
        <w:rPr>
          <w:rFonts w:eastAsiaTheme="majorEastAsia" w:cstheme="majorBidi"/>
          <w:bCs/>
        </w:rPr>
        <w:t>eingerichtet, welches nur nach der Lieferantenartikelnummer des ersten Lieferanten sucht.</w:t>
      </w:r>
      <w:r w:rsidR="003A104F" w:rsidRPr="00F14AC8">
        <w:rPr>
          <w:rFonts w:eastAsiaTheme="majorEastAsia" w:cstheme="majorBidi"/>
          <w:bCs/>
        </w:rPr>
        <w:t xml:space="preserve"> Das Risiko, dass es zu einer Kollision mit einem anderen Artikel kommt, wird bewusst eingegangen.</w:t>
      </w:r>
    </w:p>
    <w:p w14:paraId="2C862E8E" w14:textId="77777777" w:rsidR="003A104F" w:rsidRPr="00F14AC8" w:rsidRDefault="003A104F" w:rsidP="003A104F">
      <w:pPr>
        <w:rPr>
          <w:rFonts w:eastAsiaTheme="majorEastAsia" w:cstheme="majorBidi"/>
          <w:bCs/>
        </w:rPr>
      </w:pPr>
    </w:p>
    <w:p w14:paraId="10ECD8A6" w14:textId="77777777" w:rsidR="00640D04" w:rsidRPr="00F14AC8" w:rsidRDefault="00640D04" w:rsidP="00640D04">
      <w:pPr>
        <w:rPr>
          <w:b/>
          <w:bCs/>
          <w:color w:val="002060"/>
        </w:rPr>
      </w:pPr>
      <w:r w:rsidRPr="00F14AC8">
        <w:rPr>
          <w:b/>
          <w:bCs/>
          <w:color w:val="002060"/>
        </w:rPr>
        <w:t>Umsetzung ABAS</w:t>
      </w:r>
    </w:p>
    <w:p w14:paraId="69400D80" w14:textId="77777777" w:rsidR="00640D04" w:rsidRPr="00F14AC8" w:rsidRDefault="00640D04" w:rsidP="00640D04">
      <w:pPr>
        <w:rPr>
          <w:b/>
          <w:bCs/>
          <w:color w:val="002060"/>
        </w:rPr>
      </w:pPr>
    </w:p>
    <w:p w14:paraId="5952E65A" w14:textId="3EF654FC" w:rsidR="00640D04" w:rsidRPr="00F14AC8" w:rsidRDefault="00640D04" w:rsidP="00640D04">
      <w:commentRangeStart w:id="1105"/>
      <w:commentRangeStart w:id="1106"/>
      <w:r w:rsidRPr="00F14AC8">
        <w:t>Anpassung des zugrundeliegenden Infosystems.</w:t>
      </w:r>
      <w:commentRangeEnd w:id="1105"/>
      <w:r w:rsidR="009935D0" w:rsidRPr="00F14AC8">
        <w:rPr>
          <w:rStyle w:val="Kommentarzeichen"/>
          <w:sz w:val="24"/>
          <w:szCs w:val="24"/>
        </w:rPr>
        <w:commentReference w:id="1105"/>
      </w:r>
      <w:commentRangeEnd w:id="1106"/>
      <w:r w:rsidRPr="00F14AC8">
        <w:rPr>
          <w:rStyle w:val="Kommentarzeichen"/>
          <w:sz w:val="24"/>
          <w:szCs w:val="24"/>
        </w:rPr>
        <w:commentReference w:id="1106"/>
      </w:r>
    </w:p>
    <w:p w14:paraId="77300506" w14:textId="77777777" w:rsidR="00640D04" w:rsidRPr="00F14AC8" w:rsidRDefault="00640D04" w:rsidP="00640D04"/>
    <w:p w14:paraId="3EBA4A13" w14:textId="7ABF1771" w:rsidR="00640D04" w:rsidRPr="00F14AC8" w:rsidRDefault="00640D04" w:rsidP="00640D04">
      <w:r w:rsidRPr="00F14AC8">
        <w:t>Zusätzliches Feld „Lieferantenartikelnummer“ einrichten.</w:t>
      </w:r>
    </w:p>
    <w:p w14:paraId="046026C2" w14:textId="7B8B1908" w:rsidR="00640D04" w:rsidRPr="00F14AC8" w:rsidRDefault="00640D04" w:rsidP="00640D04"/>
    <w:tbl>
      <w:tblPr>
        <w:tblStyle w:val="Tabellenraster"/>
        <w:tblW w:w="0" w:type="auto"/>
        <w:tblLook w:val="04A0" w:firstRow="1" w:lastRow="0" w:firstColumn="1" w:lastColumn="0" w:noHBand="0" w:noVBand="1"/>
      </w:tblPr>
      <w:tblGrid>
        <w:gridCol w:w="1555"/>
        <w:gridCol w:w="7495"/>
      </w:tblGrid>
      <w:tr w:rsidR="00107400" w:rsidRPr="00F14AC8" w14:paraId="52699AAE" w14:textId="77777777" w:rsidTr="00D16466">
        <w:tc>
          <w:tcPr>
            <w:tcW w:w="1555" w:type="dxa"/>
          </w:tcPr>
          <w:p w14:paraId="750B8952" w14:textId="77777777" w:rsidR="00107400" w:rsidRPr="00F14AC8" w:rsidRDefault="00107400" w:rsidP="00D16466">
            <w:r w:rsidRPr="00F14AC8">
              <w:t>Maske</w:t>
            </w:r>
          </w:p>
        </w:tc>
        <w:tc>
          <w:tcPr>
            <w:tcW w:w="7495" w:type="dxa"/>
          </w:tcPr>
          <w:p w14:paraId="569FFAE9" w14:textId="156E49B3" w:rsidR="00107400" w:rsidRPr="00F14AC8" w:rsidRDefault="00107400" w:rsidP="00D16466">
            <w:r w:rsidRPr="00F14AC8">
              <w:t>Infosystem</w:t>
            </w:r>
          </w:p>
        </w:tc>
      </w:tr>
      <w:tr w:rsidR="00107400" w:rsidRPr="00F14AC8" w14:paraId="6D5D8E80" w14:textId="77777777" w:rsidTr="00D16466">
        <w:tc>
          <w:tcPr>
            <w:tcW w:w="1555" w:type="dxa"/>
          </w:tcPr>
          <w:p w14:paraId="04C32A9A" w14:textId="77777777" w:rsidR="00107400" w:rsidRPr="00F14AC8" w:rsidRDefault="00107400" w:rsidP="00D16466">
            <w:r w:rsidRPr="00F14AC8">
              <w:t>Event</w:t>
            </w:r>
          </w:p>
        </w:tc>
        <w:tc>
          <w:tcPr>
            <w:tcW w:w="7495" w:type="dxa"/>
          </w:tcPr>
          <w:p w14:paraId="4E45F890" w14:textId="43E6AF4E" w:rsidR="00107400" w:rsidRPr="00F14AC8" w:rsidRDefault="00107400" w:rsidP="00D16466">
            <w:r w:rsidRPr="00F14AC8">
              <w:t>Field_Exit „Lieferantenartikelnummer“</w:t>
            </w:r>
          </w:p>
        </w:tc>
      </w:tr>
      <w:tr w:rsidR="00107400" w:rsidRPr="00F14AC8" w14:paraId="59F83CCA" w14:textId="77777777" w:rsidTr="00D16466">
        <w:tc>
          <w:tcPr>
            <w:tcW w:w="1555" w:type="dxa"/>
          </w:tcPr>
          <w:p w14:paraId="3930AB74" w14:textId="6D58FDDC" w:rsidR="00107400" w:rsidRPr="00F14AC8" w:rsidRDefault="00A30FE3" w:rsidP="00D16466">
            <w:r w:rsidRPr="00F14AC8">
              <w:t>Selektion</w:t>
            </w:r>
          </w:p>
        </w:tc>
        <w:tc>
          <w:tcPr>
            <w:tcW w:w="7495" w:type="dxa"/>
          </w:tcPr>
          <w:p w14:paraId="4A1333B8" w14:textId="77777777" w:rsidR="00107400" w:rsidRDefault="00E0540F" w:rsidP="00D16466">
            <w:pPr>
              <w:rPr>
                <w:ins w:id="1107" w:author="Peter Koch" w:date="2026-05-15T12:14:00Z" w16du:dateUtc="2026-05-15T10:14:00Z"/>
                <w:b/>
              </w:rPr>
            </w:pPr>
            <w:commentRangeStart w:id="1108"/>
            <w:commentRangeStart w:id="1109"/>
            <w:r w:rsidRPr="00F14AC8">
              <w:rPr>
                <w:b/>
              </w:rPr>
              <w:t xml:space="preserve">Artikel mit „Lieferantenbestellnummer“-„bstnr“ des ersten Lieferanten = Scan-Feld „Lieferantenbestellnummer“ </w:t>
            </w:r>
            <w:commentRangeEnd w:id="1108"/>
            <w:r w:rsidR="00EB3831">
              <w:rPr>
                <w:rStyle w:val="Kommentarzeichen"/>
                <w:b/>
                <w:sz w:val="24"/>
                <w:szCs w:val="24"/>
              </w:rPr>
              <w:commentReference w:id="1108"/>
            </w:r>
            <w:commentRangeEnd w:id="1109"/>
            <w:r>
              <w:rPr>
                <w:rStyle w:val="Kommentarzeichen"/>
                <w:b/>
                <w:sz w:val="24"/>
                <w:szCs w:val="24"/>
              </w:rPr>
              <w:commentReference w:id="1109"/>
            </w:r>
          </w:p>
          <w:p w14:paraId="1B2E4ACC" w14:textId="16B7752D" w:rsidR="00A13FCC" w:rsidRPr="00F14AC8" w:rsidRDefault="00A13FCC" w:rsidP="00D16466">
            <w:ins w:id="1110" w:author="Peter Koch" w:date="2026-05-15T12:14:00Z" w16du:dateUtc="2026-05-15T10:14:00Z">
              <w:r>
                <w:t>Exakter Treffer und @maxtreffer = 1</w:t>
              </w:r>
            </w:ins>
          </w:p>
        </w:tc>
      </w:tr>
    </w:tbl>
    <w:p w14:paraId="426D4F3A" w14:textId="4FC52F83" w:rsidR="008C1F9F" w:rsidRPr="00F14AC8" w:rsidRDefault="008C1F9F" w:rsidP="00640D04"/>
    <w:p w14:paraId="3B02A79F" w14:textId="2614EAEE" w:rsidR="008C1F9F" w:rsidRPr="00F14AC8" w:rsidRDefault="0006106E" w:rsidP="00640D04">
      <w:r>
        <w:t xml:space="preserve">Gefundene </w:t>
      </w:r>
      <w:r w:rsidR="008C1F9F" w:rsidRPr="00F14AC8">
        <w:t xml:space="preserve">Artikelnummer prüfen, ob diese </w:t>
      </w:r>
      <w:r w:rsidR="004A4F1C" w:rsidRPr="00F14AC8">
        <w:t>zu dem geforderten Artikel</w:t>
      </w:r>
      <w:r>
        <w:t xml:space="preserve"> des Logistikauftrages</w:t>
      </w:r>
      <w:r w:rsidR="004A4F1C" w:rsidRPr="00F14AC8">
        <w:t xml:space="preserve"> gehört.</w:t>
      </w:r>
    </w:p>
    <w:p w14:paraId="6F9C7136" w14:textId="77777777" w:rsidR="008C1F9F" w:rsidRPr="00F14AC8" w:rsidRDefault="008C1F9F" w:rsidP="00640D04"/>
    <w:tbl>
      <w:tblPr>
        <w:tblStyle w:val="Tabellenraster"/>
        <w:tblW w:w="9085" w:type="dxa"/>
        <w:tblLook w:val="04A0" w:firstRow="1" w:lastRow="0" w:firstColumn="1" w:lastColumn="0" w:noHBand="0" w:noVBand="1"/>
      </w:tblPr>
      <w:tblGrid>
        <w:gridCol w:w="8018"/>
        <w:gridCol w:w="1067"/>
      </w:tblGrid>
      <w:tr w:rsidR="00640D04" w:rsidRPr="00F14AC8" w14:paraId="216DC003" w14:textId="77777777" w:rsidTr="00D16466">
        <w:tc>
          <w:tcPr>
            <w:tcW w:w="8077" w:type="dxa"/>
            <w:shd w:val="clear" w:color="auto" w:fill="DCEEA3" w:themeFill="accent6" w:themeFillTint="99"/>
          </w:tcPr>
          <w:p w14:paraId="4F54EB2B" w14:textId="77777777" w:rsidR="00640D04" w:rsidRPr="00F14AC8" w:rsidRDefault="00640D04" w:rsidP="00D16466">
            <w:r w:rsidRPr="00F14AC8">
              <w:t>Auswirkungen der Customization/Extension</w:t>
            </w:r>
          </w:p>
        </w:tc>
        <w:tc>
          <w:tcPr>
            <w:tcW w:w="1008" w:type="dxa"/>
            <w:shd w:val="clear" w:color="auto" w:fill="DCEEA3" w:themeFill="accent6" w:themeFillTint="99"/>
          </w:tcPr>
          <w:p w14:paraId="07CEBE78" w14:textId="77777777" w:rsidR="00640D04" w:rsidRPr="00F14AC8" w:rsidRDefault="00640D04" w:rsidP="00D16466">
            <w:r w:rsidRPr="00F14AC8">
              <w:t>Antwort</w:t>
            </w:r>
          </w:p>
        </w:tc>
      </w:tr>
      <w:tr w:rsidR="00640D04" w:rsidRPr="00F14AC8" w14:paraId="2A23928F" w14:textId="77777777" w:rsidTr="00D16466">
        <w:tc>
          <w:tcPr>
            <w:tcW w:w="8077" w:type="dxa"/>
          </w:tcPr>
          <w:p w14:paraId="0A6BF255" w14:textId="77777777" w:rsidR="00640D04" w:rsidRPr="00F14AC8" w:rsidRDefault="00640D04" w:rsidP="00D16466">
            <w:pPr>
              <w:rPr>
                <w:sz w:val="20"/>
                <w:szCs w:val="20"/>
              </w:rPr>
            </w:pPr>
            <w:r w:rsidRPr="00F14AC8">
              <w:rPr>
                <w:sz w:val="20"/>
                <w:szCs w:val="20"/>
              </w:rPr>
              <w:t xml:space="preserve">Keine besonderen Auswirkungen </w:t>
            </w:r>
          </w:p>
        </w:tc>
        <w:tc>
          <w:tcPr>
            <w:tcW w:w="1008" w:type="dxa"/>
          </w:tcPr>
          <w:p w14:paraId="6A3C660B" w14:textId="77777777" w:rsidR="00640D04" w:rsidRPr="00F14AC8" w:rsidRDefault="00640D04" w:rsidP="00D16466">
            <w:pPr>
              <w:rPr>
                <w:sz w:val="20"/>
                <w:szCs w:val="20"/>
              </w:rPr>
            </w:pPr>
            <w:r w:rsidRPr="00F14AC8">
              <w:rPr>
                <w:sz w:val="20"/>
                <w:szCs w:val="20"/>
              </w:rPr>
              <w:t>Ja/Nein</w:t>
            </w:r>
          </w:p>
        </w:tc>
      </w:tr>
      <w:tr w:rsidR="00640D04" w:rsidRPr="00F14AC8" w14:paraId="2ED7ED8E" w14:textId="77777777" w:rsidTr="00D16466">
        <w:tc>
          <w:tcPr>
            <w:tcW w:w="8077" w:type="dxa"/>
          </w:tcPr>
          <w:p w14:paraId="31BA3445" w14:textId="77777777" w:rsidR="00640D04" w:rsidRPr="00F14AC8" w:rsidRDefault="00640D04"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F73F702" w14:textId="77777777" w:rsidR="00640D04" w:rsidRPr="00F14AC8" w:rsidRDefault="00640D04" w:rsidP="00D16466">
            <w:pPr>
              <w:rPr>
                <w:sz w:val="20"/>
                <w:szCs w:val="20"/>
              </w:rPr>
            </w:pPr>
            <w:r w:rsidRPr="00F14AC8">
              <w:rPr>
                <w:sz w:val="20"/>
                <w:szCs w:val="20"/>
              </w:rPr>
              <w:t>Ja/Nein</w:t>
            </w:r>
          </w:p>
        </w:tc>
      </w:tr>
      <w:tr w:rsidR="00640D04" w:rsidRPr="00F14AC8" w14:paraId="2ED30BE0" w14:textId="77777777" w:rsidTr="00D16466">
        <w:tc>
          <w:tcPr>
            <w:tcW w:w="8077" w:type="dxa"/>
          </w:tcPr>
          <w:p w14:paraId="2CC134A8" w14:textId="77777777" w:rsidR="00640D04" w:rsidRPr="00F14AC8" w:rsidRDefault="00640D04"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0B0DE33B" w14:textId="77777777" w:rsidR="00640D04" w:rsidRPr="00F14AC8" w:rsidRDefault="00640D04" w:rsidP="00D16466">
            <w:pPr>
              <w:rPr>
                <w:sz w:val="20"/>
                <w:szCs w:val="20"/>
              </w:rPr>
            </w:pPr>
            <w:r w:rsidRPr="00F14AC8">
              <w:rPr>
                <w:sz w:val="20"/>
                <w:szCs w:val="20"/>
              </w:rPr>
              <w:t>Ja/Nein</w:t>
            </w:r>
          </w:p>
        </w:tc>
      </w:tr>
      <w:tr w:rsidR="00640D04" w:rsidRPr="00F14AC8" w14:paraId="4F7AF845" w14:textId="77777777" w:rsidTr="00D16466">
        <w:tc>
          <w:tcPr>
            <w:tcW w:w="8077" w:type="dxa"/>
          </w:tcPr>
          <w:p w14:paraId="717B681D" w14:textId="77777777" w:rsidR="00640D04" w:rsidRPr="00F14AC8" w:rsidRDefault="00640D04"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6561546" w14:textId="77777777" w:rsidR="00640D04" w:rsidRPr="00F14AC8" w:rsidRDefault="00640D04" w:rsidP="00D16466">
            <w:pPr>
              <w:rPr>
                <w:sz w:val="20"/>
                <w:szCs w:val="20"/>
              </w:rPr>
            </w:pPr>
            <w:r w:rsidRPr="00F14AC8">
              <w:rPr>
                <w:sz w:val="20"/>
                <w:szCs w:val="20"/>
              </w:rPr>
              <w:t>Ja/Nein</w:t>
            </w:r>
          </w:p>
        </w:tc>
      </w:tr>
      <w:tr w:rsidR="00640D04" w:rsidRPr="00F14AC8" w14:paraId="5268FCF2" w14:textId="77777777" w:rsidTr="00D16466">
        <w:tc>
          <w:tcPr>
            <w:tcW w:w="8077" w:type="dxa"/>
          </w:tcPr>
          <w:p w14:paraId="3B9340BD" w14:textId="77777777" w:rsidR="00640D04" w:rsidRPr="00F14AC8" w:rsidRDefault="00640D04"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B276C0D" w14:textId="77777777" w:rsidR="00640D04" w:rsidRPr="00F14AC8" w:rsidRDefault="00640D04"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640D04" w:rsidRPr="00F14AC8" w14:paraId="6BB4A999" w14:textId="77777777" w:rsidTr="00D16466">
        <w:trPr>
          <w:trHeight w:hRule="exact" w:val="861"/>
        </w:trPr>
        <w:tc>
          <w:tcPr>
            <w:tcW w:w="1273" w:type="dxa"/>
            <w:shd w:val="clear" w:color="auto" w:fill="D5D5D5" w:themeFill="background2"/>
            <w:tcMar>
              <w:bottom w:w="57" w:type="dxa"/>
            </w:tcMar>
          </w:tcPr>
          <w:p w14:paraId="20BCC208" w14:textId="77777777" w:rsidR="00640D04" w:rsidRPr="00F14AC8" w:rsidRDefault="00640D04" w:rsidP="00D16466">
            <w:pPr>
              <w:rPr>
                <w:b/>
              </w:rPr>
            </w:pPr>
            <w:r w:rsidRPr="00F14AC8">
              <w:rPr>
                <w:b/>
              </w:rPr>
              <w:lastRenderedPageBreak/>
              <w:t>Priorität</w:t>
            </w:r>
          </w:p>
        </w:tc>
        <w:tc>
          <w:tcPr>
            <w:tcW w:w="2190" w:type="dxa"/>
            <w:shd w:val="clear" w:color="auto" w:fill="D5D5D5" w:themeFill="background2"/>
            <w:tcMar>
              <w:bottom w:w="57" w:type="dxa"/>
            </w:tcMar>
          </w:tcPr>
          <w:p w14:paraId="046C78E3" w14:textId="77777777" w:rsidR="00640D04" w:rsidRPr="00F14AC8" w:rsidRDefault="00640D04" w:rsidP="00D16466">
            <w:pPr>
              <w:rPr>
                <w:b/>
              </w:rPr>
            </w:pPr>
            <w:r w:rsidRPr="00F14AC8">
              <w:rPr>
                <w:b/>
              </w:rPr>
              <w:t>Realisierung</w:t>
            </w:r>
          </w:p>
        </w:tc>
        <w:tc>
          <w:tcPr>
            <w:tcW w:w="1070" w:type="dxa"/>
            <w:shd w:val="clear" w:color="auto" w:fill="D5D5D5" w:themeFill="background2"/>
            <w:tcMar>
              <w:bottom w:w="57" w:type="dxa"/>
            </w:tcMar>
          </w:tcPr>
          <w:p w14:paraId="506656FC" w14:textId="77777777" w:rsidR="00640D04" w:rsidRPr="00F14AC8" w:rsidRDefault="00640D04" w:rsidP="00D16466">
            <w:pPr>
              <w:rPr>
                <w:b/>
              </w:rPr>
            </w:pPr>
            <w:r w:rsidRPr="00F14AC8">
              <w:rPr>
                <w:b/>
              </w:rPr>
              <w:t>Dauer (ca./h)</w:t>
            </w:r>
          </w:p>
        </w:tc>
        <w:tc>
          <w:tcPr>
            <w:tcW w:w="1134" w:type="dxa"/>
            <w:shd w:val="clear" w:color="auto" w:fill="D5D5D5" w:themeFill="background2"/>
            <w:tcMar>
              <w:bottom w:w="57" w:type="dxa"/>
            </w:tcMar>
          </w:tcPr>
          <w:p w14:paraId="0123D612" w14:textId="77777777" w:rsidR="00640D04" w:rsidRPr="00F14AC8" w:rsidRDefault="00640D04"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56D81FD1" w14:textId="77777777" w:rsidR="00640D04" w:rsidRPr="00F14AC8" w:rsidRDefault="00640D04"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3C49865E" w14:textId="77777777" w:rsidR="00640D04" w:rsidRPr="00F14AC8" w:rsidRDefault="00640D04" w:rsidP="00D16466">
            <w:pPr>
              <w:rPr>
                <w:b/>
              </w:rPr>
            </w:pPr>
            <w:r w:rsidRPr="00F14AC8">
              <w:rPr>
                <w:b/>
              </w:rPr>
              <w:t>Bereich</w:t>
            </w:r>
          </w:p>
        </w:tc>
      </w:tr>
      <w:tr w:rsidR="00640D04" w:rsidRPr="00F14AC8" w14:paraId="2AE62C26" w14:textId="77777777" w:rsidTr="00D16466">
        <w:trPr>
          <w:trHeight w:val="454"/>
        </w:trPr>
        <w:tc>
          <w:tcPr>
            <w:tcW w:w="1273" w:type="dxa"/>
            <w:shd w:val="clear" w:color="auto" w:fill="FFFFFF"/>
            <w:tcMar>
              <w:bottom w:w="57" w:type="dxa"/>
            </w:tcMar>
          </w:tcPr>
          <w:p w14:paraId="0CDB508A" w14:textId="77777777" w:rsidR="00640D04" w:rsidRPr="00F14AC8" w:rsidRDefault="00640D04" w:rsidP="00394CD1">
            <w:pPr>
              <w:pStyle w:val="Tabelleninhalte"/>
            </w:pPr>
            <w:r w:rsidRPr="00F14AC8">
              <w:t>1</w:t>
            </w:r>
          </w:p>
        </w:tc>
        <w:tc>
          <w:tcPr>
            <w:tcW w:w="2190" w:type="dxa"/>
            <w:shd w:val="clear" w:color="auto" w:fill="FFFFFF"/>
            <w:tcMar>
              <w:bottom w:w="57" w:type="dxa"/>
            </w:tcMar>
          </w:tcPr>
          <w:p w14:paraId="54AD7EA5" w14:textId="77777777" w:rsidR="00640D04" w:rsidRPr="00F14AC8" w:rsidRDefault="00640D04" w:rsidP="00394CD1">
            <w:pPr>
              <w:pStyle w:val="Tabelleninhalte"/>
            </w:pPr>
            <w:r w:rsidRPr="00F14AC8">
              <w:t>Abas</w:t>
            </w:r>
          </w:p>
        </w:tc>
        <w:tc>
          <w:tcPr>
            <w:tcW w:w="1070" w:type="dxa"/>
            <w:shd w:val="clear" w:color="auto" w:fill="FFFFFF"/>
            <w:tcMar>
              <w:bottom w:w="57" w:type="dxa"/>
            </w:tcMar>
          </w:tcPr>
          <w:p w14:paraId="1EE068D8" w14:textId="77777777" w:rsidR="00640D04" w:rsidRPr="00F14AC8" w:rsidRDefault="00640D04" w:rsidP="00394CD1">
            <w:pPr>
              <w:pStyle w:val="Tabelleninhalte"/>
            </w:pPr>
            <w:r w:rsidRPr="00F14AC8">
              <w:t>0,00</w:t>
            </w:r>
          </w:p>
        </w:tc>
        <w:tc>
          <w:tcPr>
            <w:tcW w:w="1134" w:type="dxa"/>
            <w:shd w:val="clear" w:color="auto" w:fill="FFFFFF"/>
            <w:tcMar>
              <w:bottom w:w="57" w:type="dxa"/>
            </w:tcMar>
          </w:tcPr>
          <w:p w14:paraId="2222E556" w14:textId="77777777" w:rsidR="00640D04" w:rsidRPr="00F14AC8" w:rsidRDefault="00640D04" w:rsidP="00394CD1">
            <w:pPr>
              <w:pStyle w:val="Tabelleninhalte"/>
            </w:pPr>
            <w:r w:rsidRPr="00F14AC8">
              <w:t>0,00</w:t>
            </w:r>
          </w:p>
        </w:tc>
        <w:tc>
          <w:tcPr>
            <w:tcW w:w="1134" w:type="dxa"/>
            <w:shd w:val="clear" w:color="auto" w:fill="FFFFFF"/>
            <w:tcMar>
              <w:bottom w:w="57" w:type="dxa"/>
            </w:tcMar>
          </w:tcPr>
          <w:p w14:paraId="2FC4D6EE" w14:textId="77777777" w:rsidR="00640D04" w:rsidRPr="00F14AC8" w:rsidRDefault="00640D04" w:rsidP="00394CD1">
            <w:pPr>
              <w:pStyle w:val="Tabelleninhalte"/>
            </w:pPr>
            <w:r w:rsidRPr="00F14AC8">
              <w:t>0,00</w:t>
            </w:r>
          </w:p>
        </w:tc>
        <w:tc>
          <w:tcPr>
            <w:tcW w:w="2271" w:type="dxa"/>
            <w:shd w:val="clear" w:color="auto" w:fill="FFFFFF"/>
            <w:tcMar>
              <w:bottom w:w="57" w:type="dxa"/>
            </w:tcMar>
          </w:tcPr>
          <w:p w14:paraId="2D763544" w14:textId="77777777" w:rsidR="00640D04" w:rsidRPr="00F14AC8" w:rsidRDefault="00640D04" w:rsidP="00394CD1">
            <w:pPr>
              <w:pStyle w:val="Tabelleninhalte"/>
            </w:pPr>
            <w:r w:rsidRPr="00F14AC8">
              <w:t>Admin</w:t>
            </w:r>
          </w:p>
        </w:tc>
      </w:tr>
    </w:tbl>
    <w:p w14:paraId="385738F9" w14:textId="77777777" w:rsidR="0076420A" w:rsidRPr="00F14AC8" w:rsidRDefault="0076420A" w:rsidP="003A104F">
      <w:pPr>
        <w:rPr>
          <w:rFonts w:eastAsiaTheme="majorEastAsia" w:cstheme="majorBidi"/>
          <w:bCs/>
        </w:rPr>
      </w:pPr>
    </w:p>
    <w:p w14:paraId="575D8F69" w14:textId="77777777" w:rsidR="0076420A" w:rsidRPr="00F14AC8" w:rsidRDefault="0076420A" w:rsidP="003A104F">
      <w:pPr>
        <w:rPr>
          <w:rFonts w:eastAsiaTheme="majorEastAsia" w:cstheme="majorBidi"/>
          <w:bCs/>
        </w:rPr>
      </w:pPr>
    </w:p>
    <w:p w14:paraId="32B4BB1A" w14:textId="1E223515" w:rsidR="003A104F" w:rsidRPr="00F14AC8" w:rsidRDefault="003A104F" w:rsidP="00710DCD">
      <w:pPr>
        <w:pStyle w:val="berschrift3"/>
      </w:pPr>
      <w:bookmarkStart w:id="1111" w:name="_Toc228444393"/>
      <w:bookmarkStart w:id="1112" w:name="AP041"/>
      <w:commentRangeStart w:id="1113"/>
      <w:commentRangeStart w:id="1114"/>
      <w:r w:rsidRPr="00F14AC8">
        <w:t>Auto</w:t>
      </w:r>
      <w:r w:rsidR="00C64B83" w:rsidRPr="00F14AC8">
        <w:t>kommissionierung</w:t>
      </w:r>
      <w:bookmarkEnd w:id="1111"/>
      <w:commentRangeEnd w:id="1113"/>
      <w:r w:rsidR="00C35085" w:rsidRPr="00F14AC8">
        <w:rPr>
          <w:rStyle w:val="Kommentarzeichen"/>
          <w:sz w:val="28"/>
          <w:szCs w:val="24"/>
        </w:rPr>
        <w:commentReference w:id="1113"/>
      </w:r>
      <w:commentRangeEnd w:id="1114"/>
      <w:r w:rsidRPr="00F14AC8">
        <w:rPr>
          <w:rStyle w:val="Kommentarzeichen"/>
          <w:sz w:val="28"/>
          <w:szCs w:val="24"/>
        </w:rPr>
        <w:commentReference w:id="1114"/>
      </w:r>
    </w:p>
    <w:bookmarkEnd w:id="1112"/>
    <w:p w14:paraId="6E92CD5E" w14:textId="77777777" w:rsidR="00710DCD" w:rsidRPr="00F14AC8" w:rsidRDefault="00710DCD" w:rsidP="003A104F">
      <w:pPr>
        <w:rPr>
          <w:rFonts w:eastAsiaTheme="majorEastAsia" w:cstheme="majorBidi"/>
          <w:bCs/>
        </w:rPr>
      </w:pPr>
    </w:p>
    <w:p w14:paraId="447E01D6" w14:textId="4DFBFED1" w:rsidR="004A4F1C" w:rsidRPr="00F14AC8" w:rsidRDefault="004A4F1C" w:rsidP="003A104F">
      <w:pPr>
        <w:rPr>
          <w:rFonts w:eastAsiaTheme="majorEastAsia" w:cstheme="majorBidi"/>
          <w:bCs/>
        </w:rPr>
      </w:pPr>
      <w:r w:rsidRPr="00F14AC8">
        <w:rPr>
          <w:rFonts w:eastAsiaTheme="majorEastAsia" w:cstheme="majorBidi"/>
          <w:bCs/>
        </w:rPr>
        <w:t>Die Kommissionierung der Logistikaufträge soll auch</w:t>
      </w:r>
      <w:r w:rsidR="009D43AD" w:rsidRPr="00F14AC8">
        <w:rPr>
          <w:rFonts w:eastAsiaTheme="majorEastAsia" w:cstheme="majorBidi"/>
          <w:bCs/>
        </w:rPr>
        <w:t xml:space="preserve"> in Papierform erfolgen. Um ein schnelles Buchen zu ermöglichen, wird ein zusätzlicher Button im </w:t>
      </w:r>
      <w:r w:rsidR="00D12512" w:rsidRPr="00F14AC8">
        <w:rPr>
          <w:rFonts w:eastAsiaTheme="majorEastAsia" w:cstheme="majorBidi"/>
          <w:bCs/>
        </w:rPr>
        <w:t>Hauptmenü benötigt. „Autokommissionierung“</w:t>
      </w:r>
    </w:p>
    <w:p w14:paraId="4E51B0E3" w14:textId="0362D61C" w:rsidR="00D12512" w:rsidRPr="00F14AC8" w:rsidRDefault="00D12512" w:rsidP="003A104F">
      <w:pPr>
        <w:rPr>
          <w:rFonts w:eastAsiaTheme="majorEastAsia" w:cstheme="majorBidi"/>
          <w:bCs/>
        </w:rPr>
      </w:pPr>
      <w:r w:rsidRPr="00F14AC8">
        <w:rPr>
          <w:rFonts w:eastAsiaTheme="majorEastAsia" w:cstheme="majorBidi"/>
          <w:bCs/>
        </w:rPr>
        <w:t xml:space="preserve">Wird dieser Button gedrückt, wird der Mitarbeiter nach </w:t>
      </w:r>
      <w:r w:rsidR="00782C65" w:rsidRPr="00F14AC8">
        <w:rPr>
          <w:rFonts w:eastAsiaTheme="majorEastAsia" w:cstheme="majorBidi"/>
          <w:bCs/>
        </w:rPr>
        <w:t>dem Betriebsauftrag gefragt.</w:t>
      </w:r>
    </w:p>
    <w:p w14:paraId="3A7204E9" w14:textId="02996430" w:rsidR="00782C65" w:rsidRPr="00F14AC8" w:rsidRDefault="003415BE" w:rsidP="003A104F">
      <w:pPr>
        <w:rPr>
          <w:rFonts w:eastAsiaTheme="majorEastAsia" w:cstheme="majorBidi"/>
          <w:bCs/>
        </w:rPr>
      </w:pPr>
      <w:r w:rsidRPr="00F14AC8">
        <w:rPr>
          <w:rFonts w:eastAsiaTheme="majorEastAsia" w:cstheme="majorBidi"/>
          <w:bCs/>
        </w:rPr>
        <w:t>Dieser kann auch per Scan eingegeben werden. Mit einem Button unterhalb des Scan-Feldes „Alles buchen“ kann der komplette Auftrag abgeschlossen werden.</w:t>
      </w:r>
    </w:p>
    <w:p w14:paraId="5B470834" w14:textId="3997C5B5" w:rsidR="003A104F" w:rsidRPr="00F14AC8" w:rsidRDefault="006F5856" w:rsidP="003A104F">
      <w:pPr>
        <w:rPr>
          <w:rFonts w:eastAsiaTheme="majorEastAsia" w:cstheme="majorBidi"/>
          <w:bCs/>
        </w:rPr>
      </w:pPr>
      <w:r w:rsidRPr="00F14AC8">
        <w:rPr>
          <w:rFonts w:eastAsiaTheme="majorEastAsia" w:cstheme="majorBidi"/>
          <w:bCs/>
        </w:rPr>
        <w:t xml:space="preserve">Hier ist zu beachten, dass die </w:t>
      </w:r>
      <w:r w:rsidR="003A104F" w:rsidRPr="00F14AC8">
        <w:rPr>
          <w:rFonts w:eastAsiaTheme="majorEastAsia" w:cstheme="majorBidi"/>
          <w:bCs/>
        </w:rPr>
        <w:t xml:space="preserve">Bestände nach Entnahmereihenfolge </w:t>
      </w:r>
      <w:r w:rsidRPr="00F14AC8">
        <w:rPr>
          <w:rFonts w:eastAsiaTheme="majorEastAsia" w:cstheme="majorBidi"/>
          <w:bCs/>
        </w:rPr>
        <w:t>abgebucht werden müssen</w:t>
      </w:r>
      <w:r w:rsidR="003A104F" w:rsidRPr="00F14AC8">
        <w:rPr>
          <w:rFonts w:eastAsiaTheme="majorEastAsia" w:cstheme="majorBidi"/>
          <w:bCs/>
        </w:rPr>
        <w:t>.</w:t>
      </w:r>
      <w:r w:rsidR="00164F0B">
        <w:rPr>
          <w:rFonts w:eastAsiaTheme="majorEastAsia" w:cstheme="majorBidi"/>
          <w:bCs/>
        </w:rPr>
        <w:t xml:space="preserve"> Siehe 5.15.2 „Entnahmelogik / Wegeoptimierung“</w:t>
      </w:r>
    </w:p>
    <w:p w14:paraId="4F12A648" w14:textId="37994A5F" w:rsidR="003A104F" w:rsidRPr="00F14AC8" w:rsidRDefault="003A104F" w:rsidP="003A104F">
      <w:pPr>
        <w:rPr>
          <w:rFonts w:eastAsiaTheme="majorEastAsia" w:cstheme="majorBidi"/>
          <w:bCs/>
        </w:rPr>
      </w:pPr>
    </w:p>
    <w:p w14:paraId="4A9E6174" w14:textId="77777777" w:rsidR="003878A8" w:rsidRPr="00F14AC8" w:rsidRDefault="003878A8" w:rsidP="003878A8">
      <w:pPr>
        <w:rPr>
          <w:b/>
          <w:bCs/>
          <w:color w:val="002060"/>
        </w:rPr>
      </w:pPr>
      <w:r w:rsidRPr="00F14AC8">
        <w:rPr>
          <w:b/>
          <w:bCs/>
          <w:color w:val="002060"/>
        </w:rPr>
        <w:t>Umsetzung ABAS</w:t>
      </w:r>
    </w:p>
    <w:p w14:paraId="390D8D5C" w14:textId="77777777" w:rsidR="003878A8" w:rsidRPr="00F14AC8" w:rsidRDefault="003878A8" w:rsidP="003878A8">
      <w:pPr>
        <w:rPr>
          <w:b/>
          <w:bCs/>
          <w:color w:val="002060"/>
        </w:rPr>
      </w:pPr>
    </w:p>
    <w:p w14:paraId="57F4E3AD" w14:textId="4BCF96E0" w:rsidR="003878A8" w:rsidRPr="00F14AC8" w:rsidRDefault="000223ED" w:rsidP="003878A8">
      <w:r>
        <w:t>N</w:t>
      </w:r>
      <w:r w:rsidR="003878A8" w:rsidRPr="00F14AC8">
        <w:t xml:space="preserve">eues Infosystem </w:t>
      </w:r>
      <w:r>
        <w:t xml:space="preserve">AUTOKOMMISSIONIERUNG </w:t>
      </w:r>
      <w:r w:rsidR="003878A8" w:rsidRPr="00F14AC8">
        <w:t xml:space="preserve">anlegen. </w:t>
      </w:r>
    </w:p>
    <w:p w14:paraId="6EBEDDEF" w14:textId="77777777" w:rsidR="003878A8" w:rsidRPr="00F14AC8" w:rsidRDefault="003878A8" w:rsidP="003878A8"/>
    <w:p w14:paraId="77FA3123" w14:textId="34B17DA6" w:rsidR="003878A8" w:rsidRPr="00F14AC8" w:rsidRDefault="003878A8" w:rsidP="003878A8">
      <w:r w:rsidRPr="00F14AC8">
        <w:t>Kopffelder:</w:t>
      </w:r>
    </w:p>
    <w:p w14:paraId="575DCEF0" w14:textId="55C217CE" w:rsidR="003878A8" w:rsidRPr="00F14AC8" w:rsidRDefault="003878A8" w:rsidP="003878A8">
      <w:r w:rsidRPr="00F14AC8">
        <w:t>Scan-Feld „Betriebsauftrag“</w:t>
      </w:r>
    </w:p>
    <w:p w14:paraId="38C860AB" w14:textId="02D9D87F" w:rsidR="003878A8" w:rsidRPr="00F14AC8" w:rsidRDefault="003878A8" w:rsidP="003878A8">
      <w:r w:rsidRPr="00F14AC8">
        <w:t>Button „Alles buchen“</w:t>
      </w:r>
    </w:p>
    <w:p w14:paraId="68CF5B35" w14:textId="77777777" w:rsidR="003878A8" w:rsidRPr="00F14AC8" w:rsidRDefault="003878A8" w:rsidP="003878A8"/>
    <w:p w14:paraId="21BCEAC5" w14:textId="02AC9998" w:rsidR="003878A8" w:rsidRPr="00F14AC8" w:rsidRDefault="003878A8" w:rsidP="003878A8">
      <w:r w:rsidRPr="00F14AC8">
        <w:t>Der Mitarbeiter darf nur Betriebsaufträge scannen oder eingeben, die zu seiner Lagergruppe passen</w:t>
      </w:r>
      <w:r w:rsidR="002A2467" w:rsidRPr="00F14AC8">
        <w:t>.</w:t>
      </w:r>
      <w:r w:rsidR="002A2467" w:rsidRPr="00F14AC8">
        <w:rPr>
          <w:rFonts w:eastAsiaTheme="majorEastAsia" w:cstheme="majorBidi"/>
          <w:bCs/>
        </w:rPr>
        <w:t xml:space="preserve"> Die Lagergruppe des Mitarbeiters wird über die Lagergruppe des Transitlagerplatzes im Intralogistik-Mitarbeiter definiert.</w:t>
      </w:r>
    </w:p>
    <w:p w14:paraId="1DEEDEAD" w14:textId="77777777" w:rsidR="00A52CAA" w:rsidRPr="00F14AC8" w:rsidRDefault="00A52CAA" w:rsidP="003878A8"/>
    <w:p w14:paraId="32A994ED" w14:textId="312C1F36" w:rsidR="00A52CAA" w:rsidRDefault="00A52CAA" w:rsidP="003878A8">
      <w:r w:rsidRPr="00F14AC8">
        <w:t>Der Button „Alles buchen“ bucht alle Logistikaufträge des Betriebsauftrages</w:t>
      </w:r>
      <w:r w:rsidR="00E051E6" w:rsidRPr="00F14AC8">
        <w:t xml:space="preserve"> entsprechend der Entnahmelogik.</w:t>
      </w:r>
    </w:p>
    <w:p w14:paraId="4E45F96F" w14:textId="77777777" w:rsidR="000223ED" w:rsidRDefault="000223ED" w:rsidP="003878A8"/>
    <w:p w14:paraId="3C580E83" w14:textId="0E90AC5F" w:rsidR="000223ED" w:rsidRPr="00F14AC8" w:rsidRDefault="000223ED" w:rsidP="003878A8">
      <w:r>
        <w:t xml:space="preserve">Das neue Infosystem </w:t>
      </w:r>
      <w:r w:rsidR="00C61ED9">
        <w:t>an Position 5 im WAREHOUSE Menü einhängen.</w:t>
      </w:r>
    </w:p>
    <w:p w14:paraId="6C929F1F" w14:textId="77777777" w:rsidR="003878A8" w:rsidRPr="00F14AC8" w:rsidRDefault="003878A8" w:rsidP="003878A8"/>
    <w:tbl>
      <w:tblPr>
        <w:tblStyle w:val="Tabellenraster"/>
        <w:tblW w:w="9085" w:type="dxa"/>
        <w:tblLook w:val="04A0" w:firstRow="1" w:lastRow="0" w:firstColumn="1" w:lastColumn="0" w:noHBand="0" w:noVBand="1"/>
      </w:tblPr>
      <w:tblGrid>
        <w:gridCol w:w="8018"/>
        <w:gridCol w:w="1067"/>
      </w:tblGrid>
      <w:tr w:rsidR="003878A8" w:rsidRPr="00F14AC8" w14:paraId="75EE6000" w14:textId="77777777" w:rsidTr="00D16466">
        <w:tc>
          <w:tcPr>
            <w:tcW w:w="8077" w:type="dxa"/>
            <w:shd w:val="clear" w:color="auto" w:fill="DCEEA3" w:themeFill="accent6" w:themeFillTint="99"/>
          </w:tcPr>
          <w:p w14:paraId="75EAE7A7" w14:textId="77777777" w:rsidR="003878A8" w:rsidRPr="00F14AC8" w:rsidRDefault="003878A8" w:rsidP="00D16466">
            <w:r w:rsidRPr="00F14AC8">
              <w:t>Auswirkungen der Customization/Extension</w:t>
            </w:r>
          </w:p>
        </w:tc>
        <w:tc>
          <w:tcPr>
            <w:tcW w:w="1008" w:type="dxa"/>
            <w:shd w:val="clear" w:color="auto" w:fill="DCEEA3" w:themeFill="accent6" w:themeFillTint="99"/>
          </w:tcPr>
          <w:p w14:paraId="4FC5E4FB" w14:textId="77777777" w:rsidR="003878A8" w:rsidRPr="00F14AC8" w:rsidRDefault="003878A8" w:rsidP="00D16466">
            <w:r w:rsidRPr="00F14AC8">
              <w:t>Antwort</w:t>
            </w:r>
          </w:p>
        </w:tc>
      </w:tr>
      <w:tr w:rsidR="003878A8" w:rsidRPr="00F14AC8" w14:paraId="07E0DB3D" w14:textId="77777777" w:rsidTr="00D16466">
        <w:tc>
          <w:tcPr>
            <w:tcW w:w="8077" w:type="dxa"/>
          </w:tcPr>
          <w:p w14:paraId="54E5D2A4" w14:textId="77777777" w:rsidR="003878A8" w:rsidRPr="00F14AC8" w:rsidRDefault="003878A8" w:rsidP="00D16466">
            <w:pPr>
              <w:rPr>
                <w:sz w:val="20"/>
                <w:szCs w:val="20"/>
              </w:rPr>
            </w:pPr>
            <w:r w:rsidRPr="00F14AC8">
              <w:rPr>
                <w:sz w:val="20"/>
                <w:szCs w:val="20"/>
              </w:rPr>
              <w:t xml:space="preserve">Keine besonderen Auswirkungen </w:t>
            </w:r>
          </w:p>
        </w:tc>
        <w:tc>
          <w:tcPr>
            <w:tcW w:w="1008" w:type="dxa"/>
          </w:tcPr>
          <w:p w14:paraId="0FCEB420" w14:textId="77777777" w:rsidR="003878A8" w:rsidRPr="00F14AC8" w:rsidRDefault="003878A8" w:rsidP="00D16466">
            <w:pPr>
              <w:rPr>
                <w:sz w:val="20"/>
                <w:szCs w:val="20"/>
              </w:rPr>
            </w:pPr>
            <w:r w:rsidRPr="00F14AC8">
              <w:rPr>
                <w:sz w:val="20"/>
                <w:szCs w:val="20"/>
              </w:rPr>
              <w:t>Ja/Nein</w:t>
            </w:r>
          </w:p>
        </w:tc>
      </w:tr>
      <w:tr w:rsidR="003878A8" w:rsidRPr="00F14AC8" w14:paraId="3B1F15D1" w14:textId="77777777" w:rsidTr="00D16466">
        <w:tc>
          <w:tcPr>
            <w:tcW w:w="8077" w:type="dxa"/>
          </w:tcPr>
          <w:p w14:paraId="58475BB2" w14:textId="77777777" w:rsidR="003878A8" w:rsidRPr="00F14AC8" w:rsidRDefault="003878A8"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4959FC5" w14:textId="77777777" w:rsidR="003878A8" w:rsidRPr="00F14AC8" w:rsidRDefault="003878A8" w:rsidP="00D16466">
            <w:pPr>
              <w:rPr>
                <w:sz w:val="20"/>
                <w:szCs w:val="20"/>
              </w:rPr>
            </w:pPr>
            <w:r w:rsidRPr="00F14AC8">
              <w:rPr>
                <w:sz w:val="20"/>
                <w:szCs w:val="20"/>
              </w:rPr>
              <w:t>Ja/Nein</w:t>
            </w:r>
          </w:p>
        </w:tc>
      </w:tr>
      <w:tr w:rsidR="003878A8" w:rsidRPr="00F14AC8" w14:paraId="624D8591" w14:textId="77777777" w:rsidTr="00D16466">
        <w:tc>
          <w:tcPr>
            <w:tcW w:w="8077" w:type="dxa"/>
          </w:tcPr>
          <w:p w14:paraId="3294D72E" w14:textId="77777777" w:rsidR="003878A8" w:rsidRPr="00F14AC8" w:rsidRDefault="003878A8"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30FDAE7" w14:textId="77777777" w:rsidR="003878A8" w:rsidRPr="00F14AC8" w:rsidRDefault="003878A8" w:rsidP="00D16466">
            <w:pPr>
              <w:rPr>
                <w:sz w:val="20"/>
                <w:szCs w:val="20"/>
              </w:rPr>
            </w:pPr>
            <w:r w:rsidRPr="00F14AC8">
              <w:rPr>
                <w:sz w:val="20"/>
                <w:szCs w:val="20"/>
              </w:rPr>
              <w:t>Ja/Nein</w:t>
            </w:r>
          </w:p>
        </w:tc>
      </w:tr>
      <w:tr w:rsidR="003878A8" w:rsidRPr="00F14AC8" w14:paraId="383BCA74" w14:textId="77777777" w:rsidTr="00D16466">
        <w:tc>
          <w:tcPr>
            <w:tcW w:w="8077" w:type="dxa"/>
          </w:tcPr>
          <w:p w14:paraId="5309E79D" w14:textId="77777777" w:rsidR="003878A8" w:rsidRPr="00F14AC8" w:rsidRDefault="003878A8"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3E074701" w14:textId="77777777" w:rsidR="003878A8" w:rsidRPr="00F14AC8" w:rsidRDefault="003878A8" w:rsidP="00D16466">
            <w:pPr>
              <w:rPr>
                <w:sz w:val="20"/>
                <w:szCs w:val="20"/>
              </w:rPr>
            </w:pPr>
            <w:r w:rsidRPr="00F14AC8">
              <w:rPr>
                <w:sz w:val="20"/>
                <w:szCs w:val="20"/>
              </w:rPr>
              <w:t>Ja/Nein</w:t>
            </w:r>
          </w:p>
        </w:tc>
      </w:tr>
      <w:tr w:rsidR="003878A8" w:rsidRPr="00F14AC8" w14:paraId="70F9B196" w14:textId="77777777" w:rsidTr="00D16466">
        <w:tc>
          <w:tcPr>
            <w:tcW w:w="8077" w:type="dxa"/>
          </w:tcPr>
          <w:p w14:paraId="68D29CDB" w14:textId="77777777" w:rsidR="003878A8" w:rsidRPr="00F14AC8" w:rsidRDefault="003878A8"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72D859CB" w14:textId="77777777" w:rsidR="003878A8" w:rsidRPr="00F14AC8" w:rsidRDefault="003878A8"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3878A8" w:rsidRPr="00F14AC8" w14:paraId="387A4852" w14:textId="77777777" w:rsidTr="00D16466">
        <w:trPr>
          <w:trHeight w:hRule="exact" w:val="861"/>
        </w:trPr>
        <w:tc>
          <w:tcPr>
            <w:tcW w:w="1273" w:type="dxa"/>
            <w:shd w:val="clear" w:color="auto" w:fill="D5D5D5" w:themeFill="background2"/>
            <w:tcMar>
              <w:bottom w:w="57" w:type="dxa"/>
            </w:tcMar>
          </w:tcPr>
          <w:p w14:paraId="361EB69D" w14:textId="77777777" w:rsidR="003878A8" w:rsidRPr="00F14AC8" w:rsidRDefault="003878A8" w:rsidP="00D16466">
            <w:pPr>
              <w:rPr>
                <w:b/>
              </w:rPr>
            </w:pPr>
            <w:r w:rsidRPr="00F14AC8">
              <w:rPr>
                <w:b/>
              </w:rPr>
              <w:lastRenderedPageBreak/>
              <w:t>Priorität</w:t>
            </w:r>
          </w:p>
        </w:tc>
        <w:tc>
          <w:tcPr>
            <w:tcW w:w="2190" w:type="dxa"/>
            <w:shd w:val="clear" w:color="auto" w:fill="D5D5D5" w:themeFill="background2"/>
            <w:tcMar>
              <w:bottom w:w="57" w:type="dxa"/>
            </w:tcMar>
          </w:tcPr>
          <w:p w14:paraId="535066E5" w14:textId="77777777" w:rsidR="003878A8" w:rsidRPr="00F14AC8" w:rsidRDefault="003878A8" w:rsidP="00D16466">
            <w:pPr>
              <w:rPr>
                <w:b/>
              </w:rPr>
            </w:pPr>
            <w:r w:rsidRPr="00F14AC8">
              <w:rPr>
                <w:b/>
              </w:rPr>
              <w:t>Realisierung</w:t>
            </w:r>
          </w:p>
        </w:tc>
        <w:tc>
          <w:tcPr>
            <w:tcW w:w="1070" w:type="dxa"/>
            <w:shd w:val="clear" w:color="auto" w:fill="D5D5D5" w:themeFill="background2"/>
            <w:tcMar>
              <w:bottom w:w="57" w:type="dxa"/>
            </w:tcMar>
          </w:tcPr>
          <w:p w14:paraId="4E88526E" w14:textId="77777777" w:rsidR="003878A8" w:rsidRPr="00F14AC8" w:rsidRDefault="003878A8" w:rsidP="00D16466">
            <w:pPr>
              <w:rPr>
                <w:b/>
              </w:rPr>
            </w:pPr>
            <w:r w:rsidRPr="00F14AC8">
              <w:rPr>
                <w:b/>
              </w:rPr>
              <w:t>Dauer (ca./h)</w:t>
            </w:r>
          </w:p>
        </w:tc>
        <w:tc>
          <w:tcPr>
            <w:tcW w:w="1134" w:type="dxa"/>
            <w:shd w:val="clear" w:color="auto" w:fill="D5D5D5" w:themeFill="background2"/>
            <w:tcMar>
              <w:bottom w:w="57" w:type="dxa"/>
            </w:tcMar>
          </w:tcPr>
          <w:p w14:paraId="5ECF2DBC" w14:textId="77777777" w:rsidR="003878A8" w:rsidRPr="00F14AC8" w:rsidRDefault="003878A8"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4D1A7517" w14:textId="77777777" w:rsidR="003878A8" w:rsidRPr="00F14AC8" w:rsidRDefault="003878A8"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B0ACD7F" w14:textId="77777777" w:rsidR="003878A8" w:rsidRPr="00F14AC8" w:rsidRDefault="003878A8" w:rsidP="00D16466">
            <w:pPr>
              <w:rPr>
                <w:b/>
              </w:rPr>
            </w:pPr>
            <w:r w:rsidRPr="00F14AC8">
              <w:rPr>
                <w:b/>
              </w:rPr>
              <w:t>Bereich</w:t>
            </w:r>
          </w:p>
        </w:tc>
      </w:tr>
      <w:tr w:rsidR="003878A8" w:rsidRPr="00F14AC8" w14:paraId="7374B34E" w14:textId="77777777" w:rsidTr="00D16466">
        <w:trPr>
          <w:trHeight w:val="454"/>
        </w:trPr>
        <w:tc>
          <w:tcPr>
            <w:tcW w:w="1273" w:type="dxa"/>
            <w:shd w:val="clear" w:color="auto" w:fill="FFFFFF"/>
            <w:tcMar>
              <w:bottom w:w="57" w:type="dxa"/>
            </w:tcMar>
          </w:tcPr>
          <w:p w14:paraId="46353AB2" w14:textId="77777777" w:rsidR="003878A8" w:rsidRPr="00F14AC8" w:rsidRDefault="003878A8" w:rsidP="00394CD1">
            <w:pPr>
              <w:pStyle w:val="Tabelleninhalte"/>
            </w:pPr>
            <w:r w:rsidRPr="00F14AC8">
              <w:t>1</w:t>
            </w:r>
          </w:p>
        </w:tc>
        <w:tc>
          <w:tcPr>
            <w:tcW w:w="2190" w:type="dxa"/>
            <w:shd w:val="clear" w:color="auto" w:fill="FFFFFF"/>
            <w:tcMar>
              <w:bottom w:w="57" w:type="dxa"/>
            </w:tcMar>
          </w:tcPr>
          <w:p w14:paraId="03198E64" w14:textId="77777777" w:rsidR="003878A8" w:rsidRPr="00F14AC8" w:rsidRDefault="003878A8" w:rsidP="00394CD1">
            <w:pPr>
              <w:pStyle w:val="Tabelleninhalte"/>
            </w:pPr>
            <w:r w:rsidRPr="00F14AC8">
              <w:t>Abas</w:t>
            </w:r>
          </w:p>
        </w:tc>
        <w:tc>
          <w:tcPr>
            <w:tcW w:w="1070" w:type="dxa"/>
            <w:shd w:val="clear" w:color="auto" w:fill="FFFFFF"/>
            <w:tcMar>
              <w:bottom w:w="57" w:type="dxa"/>
            </w:tcMar>
          </w:tcPr>
          <w:p w14:paraId="06784FFF" w14:textId="77777777" w:rsidR="003878A8" w:rsidRPr="00F14AC8" w:rsidRDefault="003878A8" w:rsidP="00394CD1">
            <w:pPr>
              <w:pStyle w:val="Tabelleninhalte"/>
            </w:pPr>
            <w:r w:rsidRPr="00F14AC8">
              <w:t>0,00</w:t>
            </w:r>
          </w:p>
        </w:tc>
        <w:tc>
          <w:tcPr>
            <w:tcW w:w="1134" w:type="dxa"/>
            <w:shd w:val="clear" w:color="auto" w:fill="FFFFFF"/>
            <w:tcMar>
              <w:bottom w:w="57" w:type="dxa"/>
            </w:tcMar>
          </w:tcPr>
          <w:p w14:paraId="50A1AFEC" w14:textId="77777777" w:rsidR="003878A8" w:rsidRPr="00F14AC8" w:rsidRDefault="003878A8" w:rsidP="00394CD1">
            <w:pPr>
              <w:pStyle w:val="Tabelleninhalte"/>
            </w:pPr>
            <w:r w:rsidRPr="00F14AC8">
              <w:t>0,00</w:t>
            </w:r>
          </w:p>
        </w:tc>
        <w:tc>
          <w:tcPr>
            <w:tcW w:w="1134" w:type="dxa"/>
            <w:shd w:val="clear" w:color="auto" w:fill="FFFFFF"/>
            <w:tcMar>
              <w:bottom w:w="57" w:type="dxa"/>
            </w:tcMar>
          </w:tcPr>
          <w:p w14:paraId="65E6C9BD" w14:textId="77777777" w:rsidR="003878A8" w:rsidRPr="00F14AC8" w:rsidRDefault="003878A8" w:rsidP="00394CD1">
            <w:pPr>
              <w:pStyle w:val="Tabelleninhalte"/>
            </w:pPr>
            <w:r w:rsidRPr="00F14AC8">
              <w:t>0,00</w:t>
            </w:r>
          </w:p>
        </w:tc>
        <w:tc>
          <w:tcPr>
            <w:tcW w:w="2271" w:type="dxa"/>
            <w:shd w:val="clear" w:color="auto" w:fill="FFFFFF"/>
            <w:tcMar>
              <w:bottom w:w="57" w:type="dxa"/>
            </w:tcMar>
          </w:tcPr>
          <w:p w14:paraId="61D6407C" w14:textId="77777777" w:rsidR="003878A8" w:rsidRPr="00F14AC8" w:rsidRDefault="003878A8" w:rsidP="00394CD1">
            <w:pPr>
              <w:pStyle w:val="Tabelleninhalte"/>
            </w:pPr>
            <w:r w:rsidRPr="00F14AC8">
              <w:t>Admin</w:t>
            </w:r>
          </w:p>
        </w:tc>
      </w:tr>
    </w:tbl>
    <w:p w14:paraId="0519F0A9" w14:textId="77777777" w:rsidR="004347B9" w:rsidRPr="00F14AC8" w:rsidRDefault="004347B9" w:rsidP="004347B9"/>
    <w:p w14:paraId="167971FC" w14:textId="5E535A19" w:rsidR="00710DCD" w:rsidRPr="00F14AC8" w:rsidRDefault="00710DCD" w:rsidP="00710DCD">
      <w:pPr>
        <w:pStyle w:val="berschrift3"/>
      </w:pPr>
      <w:bookmarkStart w:id="1115" w:name="_Toc228444394"/>
      <w:bookmarkStart w:id="1116" w:name="AP040"/>
      <w:r w:rsidRPr="00F14AC8">
        <w:t>Zusammenfassung der Betriebsaufträge</w:t>
      </w:r>
      <w:bookmarkEnd w:id="1115"/>
    </w:p>
    <w:bookmarkEnd w:id="1116"/>
    <w:p w14:paraId="1C5FCA4F" w14:textId="77777777" w:rsidR="00710DCD" w:rsidRPr="00F14AC8" w:rsidRDefault="00710DCD" w:rsidP="003A104F">
      <w:pPr>
        <w:rPr>
          <w:rFonts w:eastAsiaTheme="majorEastAsia" w:cstheme="majorBidi"/>
          <w:bCs/>
        </w:rPr>
      </w:pPr>
    </w:p>
    <w:p w14:paraId="2B03934D" w14:textId="3E3E09E0" w:rsidR="00AD1D7F" w:rsidRPr="00F14AC8" w:rsidRDefault="007E7490" w:rsidP="003A104F">
      <w:pPr>
        <w:rPr>
          <w:rFonts w:eastAsiaTheme="majorEastAsia" w:cstheme="majorBidi"/>
          <w:bCs/>
        </w:rPr>
      </w:pPr>
      <w:r>
        <w:rPr>
          <w:rFonts w:eastAsiaTheme="majorEastAsia" w:cstheme="majorBidi"/>
          <w:bCs/>
        </w:rPr>
        <w:t>Da u</w:t>
      </w:r>
      <w:r w:rsidR="0041053F">
        <w:rPr>
          <w:rFonts w:eastAsiaTheme="majorEastAsia" w:cstheme="majorBidi"/>
          <w:bCs/>
        </w:rPr>
        <w:t>nterschied</w:t>
      </w:r>
      <w:r>
        <w:rPr>
          <w:rFonts w:eastAsiaTheme="majorEastAsia" w:cstheme="majorBidi"/>
          <w:bCs/>
        </w:rPr>
        <w:t>l</w:t>
      </w:r>
      <w:r w:rsidR="0041053F">
        <w:rPr>
          <w:rFonts w:eastAsiaTheme="majorEastAsia" w:cstheme="majorBidi"/>
          <w:bCs/>
        </w:rPr>
        <w:t>iche</w:t>
      </w:r>
      <w:r w:rsidR="00E051E6" w:rsidRPr="00F14AC8">
        <w:rPr>
          <w:rFonts w:eastAsiaTheme="majorEastAsia" w:cstheme="majorBidi"/>
          <w:bCs/>
        </w:rPr>
        <w:t xml:space="preserve"> Betriebsaufträge nicht nur zu einem Kunden</w:t>
      </w:r>
      <w:r>
        <w:rPr>
          <w:rFonts w:eastAsiaTheme="majorEastAsia" w:cstheme="majorBidi"/>
          <w:bCs/>
        </w:rPr>
        <w:t xml:space="preserve"> gehören</w:t>
      </w:r>
      <w:r w:rsidR="00E051E6" w:rsidRPr="00F14AC8">
        <w:rPr>
          <w:rFonts w:eastAsiaTheme="majorEastAsia" w:cstheme="majorBidi"/>
          <w:bCs/>
        </w:rPr>
        <w:t>, sondern auch die gleichen zu kommissionierenden Bauteile</w:t>
      </w:r>
      <w:r>
        <w:rPr>
          <w:rFonts w:eastAsiaTheme="majorEastAsia" w:cstheme="majorBidi"/>
          <w:bCs/>
        </w:rPr>
        <w:t xml:space="preserve"> enthalten können, entsteht der Bedarf d</w:t>
      </w:r>
      <w:r w:rsidR="00E051E6" w:rsidRPr="00F14AC8">
        <w:rPr>
          <w:rFonts w:eastAsiaTheme="majorEastAsia" w:cstheme="majorBidi"/>
          <w:bCs/>
        </w:rPr>
        <w:t>ie</w:t>
      </w:r>
      <w:r>
        <w:rPr>
          <w:rFonts w:eastAsiaTheme="majorEastAsia" w:cstheme="majorBidi"/>
          <w:bCs/>
        </w:rPr>
        <w:t>se gemeinsam zu kommissionieren</w:t>
      </w:r>
      <w:r w:rsidR="00E051E6" w:rsidRPr="00F14AC8">
        <w:rPr>
          <w:rFonts w:eastAsiaTheme="majorEastAsia" w:cstheme="majorBidi"/>
          <w:bCs/>
        </w:rPr>
        <w:t>.</w:t>
      </w:r>
    </w:p>
    <w:p w14:paraId="7C34CFEF" w14:textId="0588F89D" w:rsidR="00AD1D7F" w:rsidRPr="00F14AC8" w:rsidRDefault="00AD1D7F" w:rsidP="003A104F">
      <w:pPr>
        <w:rPr>
          <w:rFonts w:eastAsiaTheme="majorEastAsia" w:cstheme="majorBidi"/>
          <w:bCs/>
        </w:rPr>
      </w:pPr>
      <w:r w:rsidRPr="00F14AC8">
        <w:rPr>
          <w:rFonts w:eastAsiaTheme="majorEastAsia" w:cstheme="majorBidi"/>
          <w:bCs/>
        </w:rPr>
        <w:t>Die Logistikaufträge der unterschiedlichen Betriebsaufträge sollen unter einer Betriebsauftragsnummer zusammengefasst werden</w:t>
      </w:r>
      <w:r w:rsidR="00D47C67" w:rsidRPr="00F14AC8">
        <w:rPr>
          <w:rFonts w:eastAsiaTheme="majorEastAsia" w:cstheme="majorBidi"/>
          <w:bCs/>
        </w:rPr>
        <w:t xml:space="preserve"> und die Menge von gleichen Artikeln in einem Logistikauftrag summiert werden.</w:t>
      </w:r>
    </w:p>
    <w:p w14:paraId="0643E866" w14:textId="77777777" w:rsidR="003A104F" w:rsidRPr="00F14AC8" w:rsidRDefault="003A104F" w:rsidP="003A104F">
      <w:pPr>
        <w:rPr>
          <w:rFonts w:eastAsiaTheme="majorEastAsia" w:cstheme="majorBidi"/>
          <w:bCs/>
        </w:rPr>
      </w:pPr>
    </w:p>
    <w:p w14:paraId="546E5B00" w14:textId="77777777" w:rsidR="002D08C1" w:rsidRPr="00F14AC8" w:rsidRDefault="002D08C1" w:rsidP="002D08C1">
      <w:pPr>
        <w:rPr>
          <w:b/>
          <w:bCs/>
          <w:color w:val="002060"/>
        </w:rPr>
      </w:pPr>
      <w:r w:rsidRPr="00F14AC8">
        <w:rPr>
          <w:b/>
          <w:bCs/>
          <w:color w:val="002060"/>
        </w:rPr>
        <w:t>Umsetzung ABAS</w:t>
      </w:r>
    </w:p>
    <w:p w14:paraId="28A5E5B2" w14:textId="77777777" w:rsidR="002D08C1" w:rsidRPr="00F14AC8" w:rsidRDefault="002D08C1" w:rsidP="002D08C1">
      <w:pPr>
        <w:rPr>
          <w:b/>
          <w:bCs/>
          <w:color w:val="002060"/>
        </w:rPr>
      </w:pPr>
    </w:p>
    <w:p w14:paraId="7F699735" w14:textId="14A11B33" w:rsidR="002D08C1" w:rsidRPr="00F14AC8" w:rsidRDefault="008107B9" w:rsidP="002D08C1">
      <w:r w:rsidRPr="00F14AC8">
        <w:t xml:space="preserve">Das Infosystem </w:t>
      </w:r>
      <w:r w:rsidR="008E3FB5" w:rsidRPr="00F14AC8">
        <w:t>Logistikaufträge anpassen.</w:t>
      </w:r>
      <w:r w:rsidR="007B19B5" w:rsidRPr="00F14AC8">
        <w:t xml:space="preserve"> Diese Funktion soll nur in der Infosystemmaske </w:t>
      </w:r>
      <w:r w:rsidR="003577C4" w:rsidRPr="00F14AC8">
        <w:t>ausführbar sein.</w:t>
      </w:r>
    </w:p>
    <w:p w14:paraId="3E83C7D2" w14:textId="77777777" w:rsidR="003577C4" w:rsidRPr="00F14AC8" w:rsidRDefault="003577C4" w:rsidP="002D08C1"/>
    <w:p w14:paraId="66832F1E" w14:textId="0C63363C" w:rsidR="003577C4" w:rsidRPr="00F14AC8" w:rsidRDefault="003577C4" w:rsidP="002D08C1">
      <w:r w:rsidRPr="00F14AC8">
        <w:t>Neues Feld „Zusätzlicher Betriebsauftrag“</w:t>
      </w:r>
    </w:p>
    <w:p w14:paraId="6D7D9C8A" w14:textId="77777777" w:rsidR="003577C4" w:rsidRPr="00F14AC8" w:rsidRDefault="003577C4" w:rsidP="002D08C1"/>
    <w:p w14:paraId="0A54F0B1" w14:textId="17935EEA" w:rsidR="003577C4" w:rsidRPr="00F14AC8" w:rsidRDefault="003577C4" w:rsidP="002D08C1">
      <w:commentRangeStart w:id="1117"/>
      <w:commentRangeStart w:id="1118"/>
      <w:r w:rsidRPr="00F14AC8">
        <w:t xml:space="preserve">In das neue Feld </w:t>
      </w:r>
      <w:r w:rsidR="006E4B4C" w:rsidRPr="00F14AC8">
        <w:t>„Zusätzlicher Betriebsauftrag“ kann eine weitere Betriebsauftragsnummer eingetragen werden. Bedingung ist, dass bereits ein Betriebsauftrag gefiltert wurde.</w:t>
      </w:r>
      <w:r w:rsidR="004B3164" w:rsidRPr="00F14AC8">
        <w:t xml:space="preserve"> Der neue Betriebsauftrag wird angefügt und das Feld Betriebsauftrag im Logistikauftrag wird mit der bereits ausgewählten Betriebsauftragsnummer überschrieben.</w:t>
      </w:r>
      <w:commentRangeEnd w:id="1117"/>
      <w:r w:rsidR="00C553D8" w:rsidRPr="00F14AC8">
        <w:rPr>
          <w:rStyle w:val="Kommentarzeichen"/>
          <w:sz w:val="24"/>
          <w:szCs w:val="24"/>
        </w:rPr>
        <w:commentReference w:id="1117"/>
      </w:r>
      <w:commentRangeEnd w:id="1118"/>
      <w:r w:rsidRPr="00F14AC8">
        <w:rPr>
          <w:rStyle w:val="Kommentarzeichen"/>
          <w:sz w:val="24"/>
          <w:szCs w:val="24"/>
        </w:rPr>
        <w:commentReference w:id="1118"/>
      </w:r>
    </w:p>
    <w:p w14:paraId="027E964D" w14:textId="77777777" w:rsidR="004B3164" w:rsidRPr="00F14AC8" w:rsidRDefault="004B3164" w:rsidP="002D08C1"/>
    <w:p w14:paraId="7FC8929F" w14:textId="60B44548" w:rsidR="004B3164" w:rsidRPr="00F14AC8" w:rsidRDefault="004B3164" w:rsidP="002D08C1">
      <w:r w:rsidRPr="00F14AC8">
        <w:t>Beispiel:</w:t>
      </w:r>
    </w:p>
    <w:p w14:paraId="791F56A3" w14:textId="77777777" w:rsidR="004B3164" w:rsidRPr="00F14AC8" w:rsidRDefault="004B3164" w:rsidP="002D08C1"/>
    <w:p w14:paraId="720193C6" w14:textId="71AB392B" w:rsidR="002B0A7F" w:rsidRPr="00F14AC8" w:rsidRDefault="004B3164" w:rsidP="002D08C1">
      <w:r w:rsidRPr="00F14AC8">
        <w:t xml:space="preserve">Betriebsauftrag 1313 wird im </w:t>
      </w:r>
      <w:r w:rsidR="00C673D0" w:rsidRPr="00F14AC8">
        <w:t>Feld „Scan Betriebsauftrag“-„</w:t>
      </w:r>
      <w:r w:rsidR="00C673D0" w:rsidRPr="00F14AC8">
        <w:rPr>
          <w:b/>
          <w:bCs/>
        </w:rPr>
        <w:t>ykscanba</w:t>
      </w:r>
      <w:r w:rsidR="00C673D0" w:rsidRPr="00F14AC8">
        <w:t>“ ausgewählt. Im Feld „Zusätzlicher Betriebsauftrag“ wird nun Betriebsauftrag 1315 ausgewählt.</w:t>
      </w:r>
      <w:r w:rsidR="00372CAC" w:rsidRPr="00F14AC8">
        <w:t xml:space="preserve"> Alle Positionen des Betriebsauftrags werden geladen. Die Betriebsauftragsnummer </w:t>
      </w:r>
      <w:r w:rsidR="00392DD8" w:rsidRPr="00F14AC8">
        <w:t xml:space="preserve">1315 wird in allen Logistikaufträgen durch 1313 ersetzt. </w:t>
      </w:r>
    </w:p>
    <w:p w14:paraId="251DBC4C" w14:textId="77777777" w:rsidR="002B0A7F" w:rsidRPr="00F14AC8" w:rsidRDefault="002B0A7F" w:rsidP="002D08C1"/>
    <w:p w14:paraId="6897E0AC" w14:textId="78E729BF" w:rsidR="004B3164" w:rsidRPr="00F14AC8" w:rsidRDefault="00392DD8" w:rsidP="002D08C1">
      <w:r w:rsidRPr="00F14AC8">
        <w:t>Nun werden alle gleichen Artikel zusammengefasst</w:t>
      </w:r>
      <w:r w:rsidR="00F73CD8" w:rsidRPr="00F14AC8">
        <w:t xml:space="preserve"> und nicht mehr benötigte Logistikaufträge werden gelöscht.</w:t>
      </w:r>
    </w:p>
    <w:p w14:paraId="48417E73" w14:textId="77777777" w:rsidR="008E3FB5" w:rsidRPr="00F14AC8" w:rsidRDefault="008E3FB5" w:rsidP="002D08C1"/>
    <w:p w14:paraId="03968E97" w14:textId="4AE5710C" w:rsidR="008E3FB5" w:rsidRPr="00F14AC8" w:rsidRDefault="002B0A7F" w:rsidP="002D08C1">
      <w:r w:rsidRPr="00F14AC8">
        <w:t>Beispiel:</w:t>
      </w:r>
    </w:p>
    <w:p w14:paraId="1E0D9828" w14:textId="77777777" w:rsidR="002B0A7F" w:rsidRPr="00F14AC8" w:rsidRDefault="002B0A7F" w:rsidP="002D08C1"/>
    <w:tbl>
      <w:tblPr>
        <w:tblStyle w:val="Tabellenraster"/>
        <w:tblW w:w="0" w:type="auto"/>
        <w:tblLook w:val="04A0" w:firstRow="1" w:lastRow="0" w:firstColumn="1" w:lastColumn="0" w:noHBand="0" w:noVBand="1"/>
      </w:tblPr>
      <w:tblGrid>
        <w:gridCol w:w="3016"/>
        <w:gridCol w:w="3017"/>
        <w:gridCol w:w="3017"/>
      </w:tblGrid>
      <w:tr w:rsidR="002B0A7F" w:rsidRPr="00F14AC8" w14:paraId="4BD9983B" w14:textId="77777777" w:rsidTr="002B0A7F">
        <w:tc>
          <w:tcPr>
            <w:tcW w:w="3016" w:type="dxa"/>
          </w:tcPr>
          <w:p w14:paraId="19080E46" w14:textId="2C587947" w:rsidR="002B0A7F" w:rsidRPr="00F14AC8" w:rsidRDefault="002B0A7F" w:rsidP="002D08C1">
            <w:r w:rsidRPr="00F14AC8">
              <w:t>Betriebsauftrag</w:t>
            </w:r>
          </w:p>
        </w:tc>
        <w:tc>
          <w:tcPr>
            <w:tcW w:w="3017" w:type="dxa"/>
          </w:tcPr>
          <w:p w14:paraId="65185D62" w14:textId="0D41DA48" w:rsidR="002B0A7F" w:rsidRPr="00F14AC8" w:rsidRDefault="002B0A7F" w:rsidP="002D08C1">
            <w:r w:rsidRPr="00F14AC8">
              <w:t>Artikel</w:t>
            </w:r>
          </w:p>
        </w:tc>
        <w:tc>
          <w:tcPr>
            <w:tcW w:w="3017" w:type="dxa"/>
          </w:tcPr>
          <w:p w14:paraId="72C35D27" w14:textId="3BFDB753" w:rsidR="002B0A7F" w:rsidRPr="00F14AC8" w:rsidRDefault="002B0A7F" w:rsidP="002D08C1">
            <w:r w:rsidRPr="00F14AC8">
              <w:t>Menge</w:t>
            </w:r>
          </w:p>
        </w:tc>
      </w:tr>
      <w:tr w:rsidR="002B0A7F" w:rsidRPr="00F14AC8" w14:paraId="3AF3F371" w14:textId="77777777" w:rsidTr="002B0A7F">
        <w:tc>
          <w:tcPr>
            <w:tcW w:w="3016" w:type="dxa"/>
          </w:tcPr>
          <w:p w14:paraId="75B1DB09" w14:textId="1E17CF1B" w:rsidR="002B0A7F" w:rsidRPr="00F14AC8" w:rsidRDefault="002B0A7F" w:rsidP="002D08C1">
            <w:r w:rsidRPr="00F14AC8">
              <w:t>1313</w:t>
            </w:r>
          </w:p>
        </w:tc>
        <w:tc>
          <w:tcPr>
            <w:tcW w:w="3017" w:type="dxa"/>
          </w:tcPr>
          <w:p w14:paraId="432CCCAC" w14:textId="38FFD83E" w:rsidR="002B0A7F" w:rsidRPr="00F14AC8" w:rsidRDefault="002B0A7F" w:rsidP="002D08C1">
            <w:r w:rsidRPr="00F14AC8">
              <w:t>4711</w:t>
            </w:r>
          </w:p>
        </w:tc>
        <w:tc>
          <w:tcPr>
            <w:tcW w:w="3017" w:type="dxa"/>
          </w:tcPr>
          <w:p w14:paraId="28B4CB9C" w14:textId="4A17A5A7" w:rsidR="002B0A7F" w:rsidRPr="00F14AC8" w:rsidRDefault="002B0A7F" w:rsidP="002D08C1">
            <w:r w:rsidRPr="00F14AC8">
              <w:t>5</w:t>
            </w:r>
          </w:p>
        </w:tc>
      </w:tr>
      <w:tr w:rsidR="002B0A7F" w:rsidRPr="00F14AC8" w14:paraId="0BE292C3" w14:textId="77777777" w:rsidTr="002B0A7F">
        <w:tc>
          <w:tcPr>
            <w:tcW w:w="3016" w:type="dxa"/>
          </w:tcPr>
          <w:p w14:paraId="3BCF12BD" w14:textId="458CB361" w:rsidR="002B0A7F" w:rsidRPr="00F14AC8" w:rsidRDefault="002B0A7F" w:rsidP="002D08C1">
            <w:r w:rsidRPr="00F14AC8">
              <w:t>1313</w:t>
            </w:r>
          </w:p>
        </w:tc>
        <w:tc>
          <w:tcPr>
            <w:tcW w:w="3017" w:type="dxa"/>
          </w:tcPr>
          <w:p w14:paraId="120EAA97" w14:textId="5F26E1D7" w:rsidR="002B0A7F" w:rsidRPr="00F14AC8" w:rsidRDefault="002B0A7F" w:rsidP="002D08C1">
            <w:r w:rsidRPr="00F14AC8">
              <w:t>4712</w:t>
            </w:r>
          </w:p>
        </w:tc>
        <w:tc>
          <w:tcPr>
            <w:tcW w:w="3017" w:type="dxa"/>
          </w:tcPr>
          <w:p w14:paraId="57B312BC" w14:textId="71B2F109" w:rsidR="002B0A7F" w:rsidRPr="00F14AC8" w:rsidRDefault="002B0A7F" w:rsidP="002D08C1">
            <w:r w:rsidRPr="00F14AC8">
              <w:t>6</w:t>
            </w:r>
          </w:p>
        </w:tc>
      </w:tr>
      <w:tr w:rsidR="002B0A7F" w:rsidRPr="00F14AC8" w14:paraId="42278230" w14:textId="77777777" w:rsidTr="002B0A7F">
        <w:tc>
          <w:tcPr>
            <w:tcW w:w="3016" w:type="dxa"/>
          </w:tcPr>
          <w:p w14:paraId="0E24FBDD" w14:textId="21FAB2ED" w:rsidR="002B0A7F" w:rsidRPr="00F14AC8" w:rsidRDefault="002B0A7F" w:rsidP="002D08C1">
            <w:r w:rsidRPr="00F14AC8">
              <w:lastRenderedPageBreak/>
              <w:t>1315</w:t>
            </w:r>
          </w:p>
        </w:tc>
        <w:tc>
          <w:tcPr>
            <w:tcW w:w="3017" w:type="dxa"/>
          </w:tcPr>
          <w:p w14:paraId="3BDF0987" w14:textId="1ED48BB2" w:rsidR="002B0A7F" w:rsidRPr="00F14AC8" w:rsidRDefault="002B0A7F" w:rsidP="002D08C1">
            <w:r w:rsidRPr="00F14AC8">
              <w:t>4711</w:t>
            </w:r>
          </w:p>
        </w:tc>
        <w:tc>
          <w:tcPr>
            <w:tcW w:w="3017" w:type="dxa"/>
          </w:tcPr>
          <w:p w14:paraId="767D5B61" w14:textId="5AFFEA3A" w:rsidR="002B0A7F" w:rsidRPr="00F14AC8" w:rsidRDefault="002B0A7F" w:rsidP="002D08C1">
            <w:r w:rsidRPr="00F14AC8">
              <w:t>8</w:t>
            </w:r>
          </w:p>
        </w:tc>
      </w:tr>
      <w:tr w:rsidR="002B0A7F" w:rsidRPr="00F14AC8" w14:paraId="01D98FFB" w14:textId="77777777" w:rsidTr="002B0A7F">
        <w:tc>
          <w:tcPr>
            <w:tcW w:w="3016" w:type="dxa"/>
          </w:tcPr>
          <w:p w14:paraId="097D79B4" w14:textId="58A5FACE" w:rsidR="002B0A7F" w:rsidRPr="00F14AC8" w:rsidRDefault="002B0A7F" w:rsidP="002D08C1">
            <w:r w:rsidRPr="00F14AC8">
              <w:t>1315</w:t>
            </w:r>
          </w:p>
        </w:tc>
        <w:tc>
          <w:tcPr>
            <w:tcW w:w="3017" w:type="dxa"/>
          </w:tcPr>
          <w:p w14:paraId="2DB2A77D" w14:textId="5AA71042" w:rsidR="002B0A7F" w:rsidRPr="00F14AC8" w:rsidRDefault="00CB3E3C" w:rsidP="002D08C1">
            <w:r w:rsidRPr="00F14AC8">
              <w:t>4713</w:t>
            </w:r>
          </w:p>
        </w:tc>
        <w:tc>
          <w:tcPr>
            <w:tcW w:w="3017" w:type="dxa"/>
          </w:tcPr>
          <w:p w14:paraId="39D0299F" w14:textId="471C353A" w:rsidR="002B0A7F" w:rsidRPr="00F14AC8" w:rsidRDefault="00CB3E3C" w:rsidP="002D08C1">
            <w:r w:rsidRPr="00F14AC8">
              <w:t>10</w:t>
            </w:r>
          </w:p>
        </w:tc>
      </w:tr>
      <w:tr w:rsidR="00CB3E3C" w:rsidRPr="00F14AC8" w14:paraId="05EB7759" w14:textId="77777777" w:rsidTr="002B0A7F">
        <w:tc>
          <w:tcPr>
            <w:tcW w:w="3016" w:type="dxa"/>
          </w:tcPr>
          <w:p w14:paraId="3FF2A129" w14:textId="59881AFA" w:rsidR="00CB3E3C" w:rsidRPr="00F14AC8" w:rsidRDefault="00CB3E3C" w:rsidP="002D08C1">
            <w:r w:rsidRPr="00F14AC8">
              <w:t>1315</w:t>
            </w:r>
          </w:p>
        </w:tc>
        <w:tc>
          <w:tcPr>
            <w:tcW w:w="3017" w:type="dxa"/>
          </w:tcPr>
          <w:p w14:paraId="5A1D7A75" w14:textId="66034AD5" w:rsidR="00CB3E3C" w:rsidRPr="00F14AC8" w:rsidRDefault="00CB3E3C" w:rsidP="002D08C1">
            <w:r w:rsidRPr="00F14AC8">
              <w:t>4712</w:t>
            </w:r>
          </w:p>
        </w:tc>
        <w:tc>
          <w:tcPr>
            <w:tcW w:w="3017" w:type="dxa"/>
          </w:tcPr>
          <w:p w14:paraId="37EFCF2B" w14:textId="275AC365" w:rsidR="00CB3E3C" w:rsidRPr="00F14AC8" w:rsidRDefault="00CB3E3C" w:rsidP="002D08C1">
            <w:r w:rsidRPr="00F14AC8">
              <w:t>5</w:t>
            </w:r>
          </w:p>
        </w:tc>
      </w:tr>
    </w:tbl>
    <w:p w14:paraId="45BFCB81" w14:textId="5E8B7618" w:rsidR="002B0A7F" w:rsidRPr="00F14AC8" w:rsidRDefault="002B0A7F" w:rsidP="002D08C1"/>
    <w:p w14:paraId="50FFD631" w14:textId="6B0EEEA2" w:rsidR="00CB3E3C" w:rsidRPr="00F14AC8" w:rsidRDefault="00CB3E3C" w:rsidP="002D08C1">
      <w:r w:rsidRPr="00F14AC8">
        <w:t>Wird zu:</w:t>
      </w:r>
    </w:p>
    <w:p w14:paraId="24E0874A" w14:textId="77777777" w:rsidR="00CB3E3C" w:rsidRPr="00F14AC8" w:rsidRDefault="00CB3E3C" w:rsidP="002D08C1"/>
    <w:tbl>
      <w:tblPr>
        <w:tblStyle w:val="Tabellenraster"/>
        <w:tblW w:w="0" w:type="auto"/>
        <w:tblLook w:val="04A0" w:firstRow="1" w:lastRow="0" w:firstColumn="1" w:lastColumn="0" w:noHBand="0" w:noVBand="1"/>
      </w:tblPr>
      <w:tblGrid>
        <w:gridCol w:w="3016"/>
        <w:gridCol w:w="3017"/>
        <w:gridCol w:w="3017"/>
      </w:tblGrid>
      <w:tr w:rsidR="00CB3E3C" w:rsidRPr="00F14AC8" w14:paraId="25CC8F15" w14:textId="77777777">
        <w:tc>
          <w:tcPr>
            <w:tcW w:w="3016" w:type="dxa"/>
          </w:tcPr>
          <w:p w14:paraId="21AD0AE0" w14:textId="77777777" w:rsidR="00CB3E3C" w:rsidRPr="00F14AC8" w:rsidRDefault="00CB3E3C" w:rsidP="00D16466">
            <w:r w:rsidRPr="00F14AC8">
              <w:t>Betriebsauftrag</w:t>
            </w:r>
          </w:p>
        </w:tc>
        <w:tc>
          <w:tcPr>
            <w:tcW w:w="3017" w:type="dxa"/>
          </w:tcPr>
          <w:p w14:paraId="0687002E" w14:textId="77777777" w:rsidR="00CB3E3C" w:rsidRPr="00F14AC8" w:rsidRDefault="00CB3E3C" w:rsidP="00D16466">
            <w:r w:rsidRPr="00F14AC8">
              <w:t>Artikel</w:t>
            </w:r>
          </w:p>
        </w:tc>
        <w:tc>
          <w:tcPr>
            <w:tcW w:w="3017" w:type="dxa"/>
          </w:tcPr>
          <w:p w14:paraId="041E9F29" w14:textId="77777777" w:rsidR="00CB3E3C" w:rsidRPr="00F14AC8" w:rsidRDefault="00CB3E3C" w:rsidP="00D16466">
            <w:r w:rsidRPr="00F14AC8">
              <w:t>Menge</w:t>
            </w:r>
          </w:p>
        </w:tc>
      </w:tr>
      <w:tr w:rsidR="00CB3E3C" w:rsidRPr="00F14AC8" w14:paraId="133867BF" w14:textId="77777777">
        <w:tc>
          <w:tcPr>
            <w:tcW w:w="3016" w:type="dxa"/>
          </w:tcPr>
          <w:p w14:paraId="3399F265" w14:textId="77777777" w:rsidR="00CB3E3C" w:rsidRPr="00F14AC8" w:rsidRDefault="00CB3E3C" w:rsidP="00D16466">
            <w:r w:rsidRPr="00F14AC8">
              <w:t>1313</w:t>
            </w:r>
          </w:p>
        </w:tc>
        <w:tc>
          <w:tcPr>
            <w:tcW w:w="3017" w:type="dxa"/>
          </w:tcPr>
          <w:p w14:paraId="33F4D765" w14:textId="77777777" w:rsidR="00CB3E3C" w:rsidRPr="00F14AC8" w:rsidRDefault="00CB3E3C" w:rsidP="00D16466">
            <w:r w:rsidRPr="00F14AC8">
              <w:t>4711</w:t>
            </w:r>
          </w:p>
        </w:tc>
        <w:tc>
          <w:tcPr>
            <w:tcW w:w="3017" w:type="dxa"/>
          </w:tcPr>
          <w:p w14:paraId="52F81B33" w14:textId="19ADFE97" w:rsidR="00CB3E3C" w:rsidRPr="00F14AC8" w:rsidRDefault="00CB3E3C" w:rsidP="00D16466">
            <w:r w:rsidRPr="00F14AC8">
              <w:t>13</w:t>
            </w:r>
          </w:p>
        </w:tc>
      </w:tr>
      <w:tr w:rsidR="00CB3E3C" w:rsidRPr="00F14AC8" w14:paraId="40574C33" w14:textId="77777777">
        <w:tc>
          <w:tcPr>
            <w:tcW w:w="3016" w:type="dxa"/>
          </w:tcPr>
          <w:p w14:paraId="75F0B34B" w14:textId="77777777" w:rsidR="00CB3E3C" w:rsidRPr="00F14AC8" w:rsidRDefault="00CB3E3C" w:rsidP="00D16466">
            <w:r w:rsidRPr="00F14AC8">
              <w:t>1313</w:t>
            </w:r>
          </w:p>
        </w:tc>
        <w:tc>
          <w:tcPr>
            <w:tcW w:w="3017" w:type="dxa"/>
          </w:tcPr>
          <w:p w14:paraId="2E1B4B32" w14:textId="77777777" w:rsidR="00CB3E3C" w:rsidRPr="00F14AC8" w:rsidRDefault="00CB3E3C" w:rsidP="00D16466">
            <w:r w:rsidRPr="00F14AC8">
              <w:t>4712</w:t>
            </w:r>
          </w:p>
        </w:tc>
        <w:tc>
          <w:tcPr>
            <w:tcW w:w="3017" w:type="dxa"/>
          </w:tcPr>
          <w:p w14:paraId="682075E2" w14:textId="201C112F" w:rsidR="00CB3E3C" w:rsidRPr="00F14AC8" w:rsidRDefault="00CB3E3C" w:rsidP="00D16466">
            <w:r w:rsidRPr="00F14AC8">
              <w:t>11</w:t>
            </w:r>
          </w:p>
        </w:tc>
      </w:tr>
      <w:tr w:rsidR="00CB3E3C" w:rsidRPr="00F14AC8" w14:paraId="7DC923D8" w14:textId="77777777">
        <w:tc>
          <w:tcPr>
            <w:tcW w:w="3016" w:type="dxa"/>
          </w:tcPr>
          <w:p w14:paraId="6BF0A6DA" w14:textId="33584B18" w:rsidR="00CB3E3C" w:rsidRPr="00F14AC8" w:rsidRDefault="00CB3E3C" w:rsidP="00D16466">
            <w:r w:rsidRPr="00F14AC8">
              <w:t>1313</w:t>
            </w:r>
          </w:p>
        </w:tc>
        <w:tc>
          <w:tcPr>
            <w:tcW w:w="3017" w:type="dxa"/>
          </w:tcPr>
          <w:p w14:paraId="0A3DEFE3" w14:textId="77777777" w:rsidR="00CB3E3C" w:rsidRPr="00F14AC8" w:rsidRDefault="00CB3E3C" w:rsidP="00D16466">
            <w:r w:rsidRPr="00F14AC8">
              <w:t>4713</w:t>
            </w:r>
          </w:p>
        </w:tc>
        <w:tc>
          <w:tcPr>
            <w:tcW w:w="3017" w:type="dxa"/>
          </w:tcPr>
          <w:p w14:paraId="05288028" w14:textId="77777777" w:rsidR="00CB3E3C" w:rsidRPr="00F14AC8" w:rsidRDefault="00CB3E3C" w:rsidP="00D16466">
            <w:r w:rsidRPr="00F14AC8">
              <w:t>10</w:t>
            </w:r>
          </w:p>
        </w:tc>
      </w:tr>
    </w:tbl>
    <w:p w14:paraId="6CE38E41" w14:textId="77777777" w:rsidR="00CB3E3C" w:rsidRPr="00F14AC8" w:rsidRDefault="00CB3E3C" w:rsidP="002D08C1"/>
    <w:p w14:paraId="10DAB947" w14:textId="77777777" w:rsidR="002D08C1" w:rsidRPr="00F14AC8" w:rsidRDefault="002D08C1" w:rsidP="002D08C1"/>
    <w:tbl>
      <w:tblPr>
        <w:tblStyle w:val="Tabellenraster"/>
        <w:tblW w:w="9085" w:type="dxa"/>
        <w:tblLook w:val="04A0" w:firstRow="1" w:lastRow="0" w:firstColumn="1" w:lastColumn="0" w:noHBand="0" w:noVBand="1"/>
      </w:tblPr>
      <w:tblGrid>
        <w:gridCol w:w="8018"/>
        <w:gridCol w:w="1067"/>
      </w:tblGrid>
      <w:tr w:rsidR="002D08C1" w:rsidRPr="00F14AC8" w14:paraId="3C93D7DE" w14:textId="77777777" w:rsidTr="00D16466">
        <w:tc>
          <w:tcPr>
            <w:tcW w:w="8077" w:type="dxa"/>
            <w:shd w:val="clear" w:color="auto" w:fill="DCEEA3" w:themeFill="accent6" w:themeFillTint="99"/>
          </w:tcPr>
          <w:p w14:paraId="3202975C" w14:textId="77777777" w:rsidR="002D08C1" w:rsidRPr="00F14AC8" w:rsidRDefault="002D08C1" w:rsidP="00D16466">
            <w:r w:rsidRPr="00F14AC8">
              <w:t>Auswirkungen der Customization/Extension</w:t>
            </w:r>
          </w:p>
        </w:tc>
        <w:tc>
          <w:tcPr>
            <w:tcW w:w="1008" w:type="dxa"/>
            <w:shd w:val="clear" w:color="auto" w:fill="DCEEA3" w:themeFill="accent6" w:themeFillTint="99"/>
          </w:tcPr>
          <w:p w14:paraId="2875719A" w14:textId="77777777" w:rsidR="002D08C1" w:rsidRPr="00F14AC8" w:rsidRDefault="002D08C1" w:rsidP="00D16466">
            <w:r w:rsidRPr="00F14AC8">
              <w:t>Antwort</w:t>
            </w:r>
          </w:p>
        </w:tc>
      </w:tr>
      <w:tr w:rsidR="002D08C1" w:rsidRPr="00F14AC8" w14:paraId="3FBF2B0A" w14:textId="77777777" w:rsidTr="00D16466">
        <w:tc>
          <w:tcPr>
            <w:tcW w:w="8077" w:type="dxa"/>
          </w:tcPr>
          <w:p w14:paraId="0ECD3EF6" w14:textId="77777777" w:rsidR="002D08C1" w:rsidRPr="00F14AC8" w:rsidRDefault="002D08C1" w:rsidP="00D16466">
            <w:pPr>
              <w:rPr>
                <w:sz w:val="20"/>
                <w:szCs w:val="20"/>
              </w:rPr>
            </w:pPr>
            <w:r w:rsidRPr="00F14AC8">
              <w:rPr>
                <w:sz w:val="20"/>
                <w:szCs w:val="20"/>
              </w:rPr>
              <w:t xml:space="preserve">Keine besonderen Auswirkungen </w:t>
            </w:r>
          </w:p>
        </w:tc>
        <w:tc>
          <w:tcPr>
            <w:tcW w:w="1008" w:type="dxa"/>
          </w:tcPr>
          <w:p w14:paraId="72F518A3" w14:textId="77777777" w:rsidR="002D08C1" w:rsidRPr="00F14AC8" w:rsidRDefault="002D08C1" w:rsidP="00D16466">
            <w:pPr>
              <w:rPr>
                <w:sz w:val="20"/>
                <w:szCs w:val="20"/>
              </w:rPr>
            </w:pPr>
            <w:r w:rsidRPr="00F14AC8">
              <w:rPr>
                <w:sz w:val="20"/>
                <w:szCs w:val="20"/>
              </w:rPr>
              <w:t>Ja/Nein</w:t>
            </w:r>
          </w:p>
        </w:tc>
      </w:tr>
      <w:tr w:rsidR="002D08C1" w:rsidRPr="00F14AC8" w14:paraId="193DE1AE" w14:textId="77777777" w:rsidTr="00D16466">
        <w:tc>
          <w:tcPr>
            <w:tcW w:w="8077" w:type="dxa"/>
          </w:tcPr>
          <w:p w14:paraId="23E2E1FF" w14:textId="77777777" w:rsidR="002D08C1" w:rsidRPr="00F14AC8" w:rsidRDefault="002D08C1"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204B26D" w14:textId="77777777" w:rsidR="002D08C1" w:rsidRPr="00F14AC8" w:rsidRDefault="002D08C1" w:rsidP="00D16466">
            <w:pPr>
              <w:rPr>
                <w:sz w:val="20"/>
                <w:szCs w:val="20"/>
              </w:rPr>
            </w:pPr>
            <w:r w:rsidRPr="00F14AC8">
              <w:rPr>
                <w:sz w:val="20"/>
                <w:szCs w:val="20"/>
              </w:rPr>
              <w:t>Ja/Nein</w:t>
            </w:r>
          </w:p>
        </w:tc>
      </w:tr>
      <w:tr w:rsidR="002D08C1" w:rsidRPr="00F14AC8" w14:paraId="085C712C" w14:textId="77777777" w:rsidTr="00D16466">
        <w:tc>
          <w:tcPr>
            <w:tcW w:w="8077" w:type="dxa"/>
          </w:tcPr>
          <w:p w14:paraId="7607A121" w14:textId="77777777" w:rsidR="002D08C1" w:rsidRPr="00F14AC8" w:rsidRDefault="002D08C1"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DBD75C9" w14:textId="77777777" w:rsidR="002D08C1" w:rsidRPr="00F14AC8" w:rsidRDefault="002D08C1" w:rsidP="00D16466">
            <w:pPr>
              <w:rPr>
                <w:sz w:val="20"/>
                <w:szCs w:val="20"/>
              </w:rPr>
            </w:pPr>
            <w:r w:rsidRPr="00F14AC8">
              <w:rPr>
                <w:sz w:val="20"/>
                <w:szCs w:val="20"/>
              </w:rPr>
              <w:t>Ja/Nein</w:t>
            </w:r>
          </w:p>
        </w:tc>
      </w:tr>
      <w:tr w:rsidR="002D08C1" w:rsidRPr="00F14AC8" w14:paraId="00EF2561" w14:textId="77777777" w:rsidTr="00D16466">
        <w:tc>
          <w:tcPr>
            <w:tcW w:w="8077" w:type="dxa"/>
          </w:tcPr>
          <w:p w14:paraId="5D6E4D98" w14:textId="77777777" w:rsidR="002D08C1" w:rsidRPr="00F14AC8" w:rsidRDefault="002D08C1"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6BA3AB4A" w14:textId="77777777" w:rsidR="002D08C1" w:rsidRPr="00F14AC8" w:rsidRDefault="002D08C1" w:rsidP="00D16466">
            <w:pPr>
              <w:rPr>
                <w:sz w:val="20"/>
                <w:szCs w:val="20"/>
              </w:rPr>
            </w:pPr>
            <w:r w:rsidRPr="00F14AC8">
              <w:rPr>
                <w:sz w:val="20"/>
                <w:szCs w:val="20"/>
              </w:rPr>
              <w:t>Ja/Nein</w:t>
            </w:r>
          </w:p>
        </w:tc>
      </w:tr>
      <w:tr w:rsidR="002D08C1" w:rsidRPr="00F14AC8" w14:paraId="79C2A859" w14:textId="77777777" w:rsidTr="00D16466">
        <w:tc>
          <w:tcPr>
            <w:tcW w:w="8077" w:type="dxa"/>
          </w:tcPr>
          <w:p w14:paraId="7179B880" w14:textId="77777777" w:rsidR="002D08C1" w:rsidRPr="00F14AC8" w:rsidRDefault="002D08C1"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5A80487" w14:textId="77777777" w:rsidR="002D08C1" w:rsidRPr="00F14AC8" w:rsidRDefault="002D08C1"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2D08C1" w:rsidRPr="00F14AC8" w14:paraId="38A75F76" w14:textId="77777777" w:rsidTr="00D16466">
        <w:trPr>
          <w:trHeight w:hRule="exact" w:val="861"/>
        </w:trPr>
        <w:tc>
          <w:tcPr>
            <w:tcW w:w="1273" w:type="dxa"/>
            <w:shd w:val="clear" w:color="auto" w:fill="D5D5D5" w:themeFill="background2"/>
            <w:tcMar>
              <w:bottom w:w="57" w:type="dxa"/>
            </w:tcMar>
          </w:tcPr>
          <w:p w14:paraId="3BC16175" w14:textId="77777777" w:rsidR="002D08C1" w:rsidRPr="00F14AC8" w:rsidRDefault="002D08C1" w:rsidP="00D16466">
            <w:pPr>
              <w:rPr>
                <w:b/>
              </w:rPr>
            </w:pPr>
            <w:r w:rsidRPr="00F14AC8">
              <w:rPr>
                <w:b/>
              </w:rPr>
              <w:t>Priorität</w:t>
            </w:r>
          </w:p>
        </w:tc>
        <w:tc>
          <w:tcPr>
            <w:tcW w:w="2190" w:type="dxa"/>
            <w:shd w:val="clear" w:color="auto" w:fill="D5D5D5" w:themeFill="background2"/>
            <w:tcMar>
              <w:bottom w:w="57" w:type="dxa"/>
            </w:tcMar>
          </w:tcPr>
          <w:p w14:paraId="04C49A8D" w14:textId="77777777" w:rsidR="002D08C1" w:rsidRPr="00F14AC8" w:rsidRDefault="002D08C1" w:rsidP="00D16466">
            <w:pPr>
              <w:rPr>
                <w:b/>
              </w:rPr>
            </w:pPr>
            <w:r w:rsidRPr="00F14AC8">
              <w:rPr>
                <w:b/>
              </w:rPr>
              <w:t>Realisierung</w:t>
            </w:r>
          </w:p>
        </w:tc>
        <w:tc>
          <w:tcPr>
            <w:tcW w:w="1070" w:type="dxa"/>
            <w:shd w:val="clear" w:color="auto" w:fill="D5D5D5" w:themeFill="background2"/>
            <w:tcMar>
              <w:bottom w:w="57" w:type="dxa"/>
            </w:tcMar>
          </w:tcPr>
          <w:p w14:paraId="0569CCEC" w14:textId="77777777" w:rsidR="002D08C1" w:rsidRPr="00F14AC8" w:rsidRDefault="002D08C1" w:rsidP="00D16466">
            <w:pPr>
              <w:rPr>
                <w:b/>
              </w:rPr>
            </w:pPr>
            <w:r w:rsidRPr="00F14AC8">
              <w:rPr>
                <w:b/>
              </w:rPr>
              <w:t>Dauer (ca./h)</w:t>
            </w:r>
          </w:p>
        </w:tc>
        <w:tc>
          <w:tcPr>
            <w:tcW w:w="1134" w:type="dxa"/>
            <w:shd w:val="clear" w:color="auto" w:fill="D5D5D5" w:themeFill="background2"/>
            <w:tcMar>
              <w:bottom w:w="57" w:type="dxa"/>
            </w:tcMar>
          </w:tcPr>
          <w:p w14:paraId="46E727F7" w14:textId="77777777" w:rsidR="002D08C1" w:rsidRPr="00F14AC8" w:rsidRDefault="002D08C1"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2CF50B58" w14:textId="77777777" w:rsidR="002D08C1" w:rsidRPr="00F14AC8" w:rsidRDefault="002D08C1"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4FC0F5ED" w14:textId="77777777" w:rsidR="002D08C1" w:rsidRPr="00F14AC8" w:rsidRDefault="002D08C1" w:rsidP="00D16466">
            <w:pPr>
              <w:rPr>
                <w:b/>
              </w:rPr>
            </w:pPr>
            <w:r w:rsidRPr="00F14AC8">
              <w:rPr>
                <w:b/>
              </w:rPr>
              <w:t>Bereich</w:t>
            </w:r>
          </w:p>
        </w:tc>
      </w:tr>
      <w:tr w:rsidR="002D08C1" w:rsidRPr="00F14AC8" w14:paraId="1EB111C3" w14:textId="77777777" w:rsidTr="00D16466">
        <w:trPr>
          <w:trHeight w:val="454"/>
        </w:trPr>
        <w:tc>
          <w:tcPr>
            <w:tcW w:w="1273" w:type="dxa"/>
            <w:shd w:val="clear" w:color="auto" w:fill="FFFFFF"/>
            <w:tcMar>
              <w:bottom w:w="57" w:type="dxa"/>
            </w:tcMar>
          </w:tcPr>
          <w:p w14:paraId="08060DF5" w14:textId="77777777" w:rsidR="002D08C1" w:rsidRPr="00F14AC8" w:rsidRDefault="002D08C1" w:rsidP="00394CD1">
            <w:pPr>
              <w:pStyle w:val="Tabelleninhalte"/>
            </w:pPr>
            <w:r w:rsidRPr="00F14AC8">
              <w:t>1</w:t>
            </w:r>
          </w:p>
        </w:tc>
        <w:tc>
          <w:tcPr>
            <w:tcW w:w="2190" w:type="dxa"/>
            <w:shd w:val="clear" w:color="auto" w:fill="FFFFFF"/>
            <w:tcMar>
              <w:bottom w:w="57" w:type="dxa"/>
            </w:tcMar>
          </w:tcPr>
          <w:p w14:paraId="6B522C8B" w14:textId="77777777" w:rsidR="002D08C1" w:rsidRPr="00F14AC8" w:rsidRDefault="002D08C1" w:rsidP="00394CD1">
            <w:pPr>
              <w:pStyle w:val="Tabelleninhalte"/>
            </w:pPr>
            <w:r w:rsidRPr="00F14AC8">
              <w:t>Abas</w:t>
            </w:r>
          </w:p>
        </w:tc>
        <w:tc>
          <w:tcPr>
            <w:tcW w:w="1070" w:type="dxa"/>
            <w:shd w:val="clear" w:color="auto" w:fill="FFFFFF"/>
            <w:tcMar>
              <w:bottom w:w="57" w:type="dxa"/>
            </w:tcMar>
          </w:tcPr>
          <w:p w14:paraId="4A83C7B5" w14:textId="77777777" w:rsidR="002D08C1" w:rsidRPr="00F14AC8" w:rsidRDefault="002D08C1" w:rsidP="00394CD1">
            <w:pPr>
              <w:pStyle w:val="Tabelleninhalte"/>
            </w:pPr>
            <w:r w:rsidRPr="00F14AC8">
              <w:t>0,00</w:t>
            </w:r>
          </w:p>
        </w:tc>
        <w:tc>
          <w:tcPr>
            <w:tcW w:w="1134" w:type="dxa"/>
            <w:shd w:val="clear" w:color="auto" w:fill="FFFFFF"/>
            <w:tcMar>
              <w:bottom w:w="57" w:type="dxa"/>
            </w:tcMar>
          </w:tcPr>
          <w:p w14:paraId="3C91444B" w14:textId="77777777" w:rsidR="002D08C1" w:rsidRPr="00F14AC8" w:rsidRDefault="002D08C1" w:rsidP="00394CD1">
            <w:pPr>
              <w:pStyle w:val="Tabelleninhalte"/>
            </w:pPr>
            <w:r w:rsidRPr="00F14AC8">
              <w:t>0,00</w:t>
            </w:r>
          </w:p>
        </w:tc>
        <w:tc>
          <w:tcPr>
            <w:tcW w:w="1134" w:type="dxa"/>
            <w:shd w:val="clear" w:color="auto" w:fill="FFFFFF"/>
            <w:tcMar>
              <w:bottom w:w="57" w:type="dxa"/>
            </w:tcMar>
          </w:tcPr>
          <w:p w14:paraId="2BF5CD69" w14:textId="77777777" w:rsidR="002D08C1" w:rsidRPr="00F14AC8" w:rsidRDefault="002D08C1" w:rsidP="00394CD1">
            <w:pPr>
              <w:pStyle w:val="Tabelleninhalte"/>
            </w:pPr>
            <w:r w:rsidRPr="00F14AC8">
              <w:t>0,00</w:t>
            </w:r>
          </w:p>
        </w:tc>
        <w:tc>
          <w:tcPr>
            <w:tcW w:w="2271" w:type="dxa"/>
            <w:shd w:val="clear" w:color="auto" w:fill="FFFFFF"/>
            <w:tcMar>
              <w:bottom w:w="57" w:type="dxa"/>
            </w:tcMar>
          </w:tcPr>
          <w:p w14:paraId="0FD5F8A8" w14:textId="77777777" w:rsidR="002D08C1" w:rsidRPr="00F14AC8" w:rsidRDefault="002D08C1" w:rsidP="00394CD1">
            <w:pPr>
              <w:pStyle w:val="Tabelleninhalte"/>
            </w:pPr>
            <w:r w:rsidRPr="00F14AC8">
              <w:t>Admin</w:t>
            </w:r>
          </w:p>
        </w:tc>
      </w:tr>
    </w:tbl>
    <w:p w14:paraId="3AC80B7A" w14:textId="38ADC0F5" w:rsidR="00FE6CF0" w:rsidRPr="00F14AC8" w:rsidRDefault="00FE6CF0" w:rsidP="003A104F">
      <w:pPr>
        <w:rPr>
          <w:rFonts w:eastAsiaTheme="majorEastAsia" w:cstheme="majorBidi"/>
          <w:bCs/>
        </w:rPr>
      </w:pPr>
    </w:p>
    <w:p w14:paraId="34CD0BA0" w14:textId="529268DD" w:rsidR="00FE6CF0" w:rsidRPr="00F14AC8" w:rsidRDefault="00FE6CF0" w:rsidP="00FE6CF0">
      <w:pPr>
        <w:pStyle w:val="berschrift3"/>
      </w:pPr>
      <w:bookmarkStart w:id="1119" w:name="_Toc228444395"/>
      <w:bookmarkStart w:id="1120" w:name="AP048"/>
      <w:r w:rsidRPr="00F14AC8">
        <w:t>Maskenanpassung Entnahmesicht</w:t>
      </w:r>
      <w:bookmarkEnd w:id="1119"/>
    </w:p>
    <w:bookmarkEnd w:id="1120"/>
    <w:p w14:paraId="052175C6" w14:textId="77777777" w:rsidR="00496936" w:rsidRPr="00F14AC8" w:rsidRDefault="00496936">
      <w:pPr>
        <w:rPr>
          <w:rFonts w:eastAsiaTheme="majorEastAsia" w:cstheme="majorBidi"/>
          <w:b/>
          <w:color w:val="4164B2" w:themeColor="accent1"/>
          <w:sz w:val="36"/>
          <w:szCs w:val="32"/>
        </w:rPr>
      </w:pPr>
    </w:p>
    <w:p w14:paraId="1E563077" w14:textId="77777777" w:rsidR="004A7D4C" w:rsidRPr="00F14AC8" w:rsidRDefault="004A7D4C" w:rsidP="004A7D4C">
      <w:pPr>
        <w:rPr>
          <w:b/>
          <w:bCs/>
          <w:color w:val="002060"/>
        </w:rPr>
      </w:pPr>
      <w:r w:rsidRPr="00F14AC8">
        <w:rPr>
          <w:b/>
          <w:bCs/>
          <w:color w:val="002060"/>
        </w:rPr>
        <w:t>Umsetzung ABAS</w:t>
      </w:r>
    </w:p>
    <w:p w14:paraId="151CF527" w14:textId="2A3A4211" w:rsidR="00706A57" w:rsidRPr="00F14AC8" w:rsidRDefault="00706A57" w:rsidP="004A7D4C">
      <w:pPr>
        <w:rPr>
          <w:bCs/>
          <w:sz w:val="28"/>
        </w:rPr>
      </w:pPr>
    </w:p>
    <w:p w14:paraId="1DE2F1ED" w14:textId="7488BF24" w:rsidR="00706A57" w:rsidRPr="00F14AC8" w:rsidRDefault="00706A57" w:rsidP="004A7D4C">
      <w:pPr>
        <w:rPr>
          <w:bCs/>
          <w:u w:val="single"/>
        </w:rPr>
      </w:pPr>
      <w:r w:rsidRPr="00F14AC8">
        <w:rPr>
          <w:bCs/>
          <w:u w:val="single"/>
        </w:rPr>
        <w:t>Feldanpassungen</w:t>
      </w:r>
    </w:p>
    <w:p w14:paraId="1FE91222" w14:textId="77777777" w:rsidR="00706A57" w:rsidRPr="00F14AC8" w:rsidRDefault="00706A57" w:rsidP="004A7D4C">
      <w:pPr>
        <w:rPr>
          <w:bCs/>
        </w:rPr>
      </w:pPr>
    </w:p>
    <w:p w14:paraId="4422E00B" w14:textId="643B36E9" w:rsidR="004A7D4C" w:rsidRPr="00F14AC8" w:rsidRDefault="004A7D4C" w:rsidP="005F5D00">
      <w:pPr>
        <w:pStyle w:val="Listenabsatz"/>
        <w:numPr>
          <w:ilvl w:val="0"/>
          <w:numId w:val="14"/>
        </w:numPr>
      </w:pPr>
      <w:r w:rsidRPr="00F14AC8">
        <w:t>Folgende Felder können entfernt werden:</w:t>
      </w:r>
    </w:p>
    <w:p w14:paraId="652FD56E" w14:textId="621F69D2" w:rsidR="004A7D4C" w:rsidRPr="00F14AC8" w:rsidRDefault="004A7D4C" w:rsidP="005F5D00">
      <w:pPr>
        <w:pStyle w:val="Listenabsatz"/>
        <w:numPr>
          <w:ilvl w:val="1"/>
          <w:numId w:val="14"/>
        </w:numPr>
      </w:pPr>
      <w:r w:rsidRPr="00F14AC8">
        <w:t>Bearbeiter</w:t>
      </w:r>
    </w:p>
    <w:p w14:paraId="19748D29" w14:textId="548C7A03" w:rsidR="000C61DB" w:rsidRPr="00F14AC8" w:rsidRDefault="000C61DB" w:rsidP="005F5D00">
      <w:pPr>
        <w:pStyle w:val="Listenabsatz"/>
        <w:numPr>
          <w:ilvl w:val="1"/>
          <w:numId w:val="14"/>
        </w:numPr>
      </w:pPr>
      <w:r w:rsidRPr="00F14AC8">
        <w:t>Scan Logistikauftrag</w:t>
      </w:r>
    </w:p>
    <w:p w14:paraId="6708D017" w14:textId="4D4D4820" w:rsidR="00721EE9" w:rsidRPr="00F14AC8" w:rsidRDefault="00721EE9" w:rsidP="005F5D00">
      <w:pPr>
        <w:pStyle w:val="Listenabsatz"/>
        <w:numPr>
          <w:ilvl w:val="1"/>
          <w:numId w:val="14"/>
        </w:numPr>
      </w:pPr>
      <w:r w:rsidRPr="00F14AC8">
        <w:t>Zugangslagerplatz</w:t>
      </w:r>
    </w:p>
    <w:p w14:paraId="0609F55D" w14:textId="3250DD2C" w:rsidR="004B131A" w:rsidRPr="00F14AC8" w:rsidRDefault="00B57847" w:rsidP="005F5D00">
      <w:pPr>
        <w:pStyle w:val="Listenabsatz"/>
        <w:numPr>
          <w:ilvl w:val="0"/>
          <w:numId w:val="14"/>
        </w:numPr>
      </w:pPr>
      <w:commentRangeStart w:id="1121"/>
      <w:commentRangeStart w:id="1122"/>
      <w:r w:rsidRPr="00F14AC8">
        <w:t xml:space="preserve">Das </w:t>
      </w:r>
      <w:r w:rsidR="00706A57" w:rsidRPr="00F14AC8">
        <w:t xml:space="preserve">Feld </w:t>
      </w:r>
      <w:r w:rsidR="00B517DA" w:rsidRPr="00F14AC8">
        <w:t>„</w:t>
      </w:r>
      <w:r w:rsidR="00706A57" w:rsidRPr="00F14AC8">
        <w:t>Artikel</w:t>
      </w:r>
      <w:r w:rsidR="00B517DA" w:rsidRPr="00F14AC8">
        <w:t>“</w:t>
      </w:r>
      <w:r w:rsidRPr="00F14AC8">
        <w:t xml:space="preserve"> über </w:t>
      </w:r>
      <w:r w:rsidR="00B517DA" w:rsidRPr="00F14AC8">
        <w:t>„</w:t>
      </w:r>
      <w:r w:rsidRPr="00F14AC8">
        <w:t>Zugangslagerplatz</w:t>
      </w:r>
      <w:r w:rsidR="00B517DA" w:rsidRPr="00F14AC8">
        <w:t>“</w:t>
      </w:r>
      <w:r w:rsidRPr="00F14AC8">
        <w:t xml:space="preserve"> setzen</w:t>
      </w:r>
      <w:r w:rsidR="00B517DA" w:rsidRPr="00F14AC8">
        <w:t>.</w:t>
      </w:r>
    </w:p>
    <w:p w14:paraId="49FBF7C5" w14:textId="34D51681" w:rsidR="004B131A" w:rsidRPr="00F14AC8" w:rsidRDefault="00902E6F" w:rsidP="005F5D00">
      <w:pPr>
        <w:pStyle w:val="Listenabsatz"/>
        <w:numPr>
          <w:ilvl w:val="1"/>
          <w:numId w:val="14"/>
        </w:numPr>
      </w:pPr>
      <w:r w:rsidRPr="00F14AC8">
        <w:t>Suchwort ersetzen durch Artikelnummer</w:t>
      </w:r>
    </w:p>
    <w:p w14:paraId="6F7B9220" w14:textId="4927AB94" w:rsidR="00902E6F" w:rsidRPr="00F14AC8" w:rsidRDefault="00902E6F" w:rsidP="005F5D00">
      <w:pPr>
        <w:pStyle w:val="Listenabsatz"/>
        <w:numPr>
          <w:ilvl w:val="1"/>
          <w:numId w:val="14"/>
        </w:numPr>
      </w:pPr>
      <w:r w:rsidRPr="00F14AC8">
        <w:t>Zusätzlich die Artikelbezeichnung anzeigen</w:t>
      </w:r>
      <w:commentRangeEnd w:id="1121"/>
      <w:r w:rsidR="00AA4E1B" w:rsidRPr="00F14AC8">
        <w:rPr>
          <w:rStyle w:val="Kommentarzeichen"/>
          <w:sz w:val="24"/>
          <w:szCs w:val="24"/>
        </w:rPr>
        <w:commentReference w:id="1121"/>
      </w:r>
      <w:commentRangeEnd w:id="1122"/>
      <w:r w:rsidRPr="00F14AC8">
        <w:rPr>
          <w:rStyle w:val="Kommentarzeichen"/>
          <w:sz w:val="24"/>
          <w:szCs w:val="24"/>
        </w:rPr>
        <w:commentReference w:id="1122"/>
      </w:r>
    </w:p>
    <w:p w14:paraId="5D9B784E" w14:textId="4AB533F6" w:rsidR="00B517DA" w:rsidRPr="00F14AC8" w:rsidRDefault="005865FF" w:rsidP="005F5D00">
      <w:pPr>
        <w:pStyle w:val="Listenabsatz"/>
        <w:numPr>
          <w:ilvl w:val="0"/>
          <w:numId w:val="14"/>
        </w:numPr>
      </w:pPr>
      <w:commentRangeStart w:id="1123"/>
      <w:commentRangeStart w:id="1124"/>
      <w:r w:rsidRPr="00F14AC8">
        <w:t xml:space="preserve">Nach der Eingabe oder Scan der Artikelnummer verschwindet die Eingabe wieder. Diese soll erhalten bleiben, so wie beim </w:t>
      </w:r>
      <w:r w:rsidR="00730CA3" w:rsidRPr="00F14AC8">
        <w:t xml:space="preserve">Scan des </w:t>
      </w:r>
      <w:r w:rsidRPr="00F14AC8">
        <w:t>Lagerplatz</w:t>
      </w:r>
      <w:r w:rsidR="00730CA3" w:rsidRPr="00F14AC8">
        <w:t>es</w:t>
      </w:r>
      <w:r w:rsidRPr="00F14AC8">
        <w:t>.</w:t>
      </w:r>
      <w:commentRangeEnd w:id="1123"/>
      <w:r w:rsidR="00AA4E1B" w:rsidRPr="00F14AC8">
        <w:rPr>
          <w:rStyle w:val="Kommentarzeichen"/>
          <w:sz w:val="24"/>
          <w:szCs w:val="24"/>
        </w:rPr>
        <w:commentReference w:id="1123"/>
      </w:r>
      <w:commentRangeEnd w:id="1124"/>
      <w:r w:rsidRPr="00F14AC8">
        <w:rPr>
          <w:rStyle w:val="Kommentarzeichen"/>
          <w:sz w:val="24"/>
          <w:szCs w:val="24"/>
        </w:rPr>
        <w:commentReference w:id="1124"/>
      </w:r>
    </w:p>
    <w:p w14:paraId="08F9D127" w14:textId="77777777" w:rsidR="004A7D4C" w:rsidRPr="00F14AC8" w:rsidRDefault="004A7D4C" w:rsidP="004A7D4C"/>
    <w:tbl>
      <w:tblPr>
        <w:tblStyle w:val="Tabellenraster"/>
        <w:tblW w:w="9085" w:type="dxa"/>
        <w:tblLook w:val="04A0" w:firstRow="1" w:lastRow="0" w:firstColumn="1" w:lastColumn="0" w:noHBand="0" w:noVBand="1"/>
      </w:tblPr>
      <w:tblGrid>
        <w:gridCol w:w="8018"/>
        <w:gridCol w:w="1067"/>
      </w:tblGrid>
      <w:tr w:rsidR="004A7D4C" w:rsidRPr="00F14AC8" w14:paraId="38E2631D" w14:textId="77777777" w:rsidTr="00D16466">
        <w:tc>
          <w:tcPr>
            <w:tcW w:w="8077" w:type="dxa"/>
            <w:shd w:val="clear" w:color="auto" w:fill="DCEEA3" w:themeFill="accent6" w:themeFillTint="99"/>
          </w:tcPr>
          <w:p w14:paraId="72D97FC2" w14:textId="77777777" w:rsidR="004A7D4C" w:rsidRPr="00F14AC8" w:rsidRDefault="004A7D4C" w:rsidP="00D16466">
            <w:r w:rsidRPr="00F14AC8">
              <w:t>Auswirkungen der Customization/Extension</w:t>
            </w:r>
          </w:p>
        </w:tc>
        <w:tc>
          <w:tcPr>
            <w:tcW w:w="1008" w:type="dxa"/>
            <w:shd w:val="clear" w:color="auto" w:fill="DCEEA3" w:themeFill="accent6" w:themeFillTint="99"/>
          </w:tcPr>
          <w:p w14:paraId="1D073754" w14:textId="77777777" w:rsidR="004A7D4C" w:rsidRPr="00F14AC8" w:rsidRDefault="004A7D4C" w:rsidP="00D16466">
            <w:r w:rsidRPr="00F14AC8">
              <w:t>Antwort</w:t>
            </w:r>
          </w:p>
        </w:tc>
      </w:tr>
      <w:tr w:rsidR="004A7D4C" w:rsidRPr="00F14AC8" w14:paraId="2BAEF613" w14:textId="77777777" w:rsidTr="00D16466">
        <w:tc>
          <w:tcPr>
            <w:tcW w:w="8077" w:type="dxa"/>
          </w:tcPr>
          <w:p w14:paraId="600121F4" w14:textId="77777777" w:rsidR="004A7D4C" w:rsidRPr="00F14AC8" w:rsidRDefault="004A7D4C" w:rsidP="00D16466">
            <w:pPr>
              <w:rPr>
                <w:sz w:val="20"/>
                <w:szCs w:val="20"/>
              </w:rPr>
            </w:pPr>
            <w:r w:rsidRPr="00F14AC8">
              <w:rPr>
                <w:sz w:val="20"/>
                <w:szCs w:val="20"/>
              </w:rPr>
              <w:t xml:space="preserve">Keine besonderen Auswirkungen </w:t>
            </w:r>
          </w:p>
        </w:tc>
        <w:tc>
          <w:tcPr>
            <w:tcW w:w="1008" w:type="dxa"/>
          </w:tcPr>
          <w:p w14:paraId="2680865A" w14:textId="77777777" w:rsidR="004A7D4C" w:rsidRPr="00F14AC8" w:rsidRDefault="004A7D4C" w:rsidP="00D16466">
            <w:pPr>
              <w:rPr>
                <w:sz w:val="20"/>
                <w:szCs w:val="20"/>
              </w:rPr>
            </w:pPr>
            <w:r w:rsidRPr="00F14AC8">
              <w:rPr>
                <w:sz w:val="20"/>
                <w:szCs w:val="20"/>
              </w:rPr>
              <w:t>Ja/Nein</w:t>
            </w:r>
          </w:p>
        </w:tc>
      </w:tr>
      <w:tr w:rsidR="004A7D4C" w:rsidRPr="00F14AC8" w14:paraId="1885E325" w14:textId="77777777" w:rsidTr="00D16466">
        <w:tc>
          <w:tcPr>
            <w:tcW w:w="8077" w:type="dxa"/>
          </w:tcPr>
          <w:p w14:paraId="72230666" w14:textId="77777777" w:rsidR="004A7D4C" w:rsidRPr="00F14AC8" w:rsidRDefault="004A7D4C"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4B96C8B" w14:textId="77777777" w:rsidR="004A7D4C" w:rsidRPr="00F14AC8" w:rsidRDefault="004A7D4C" w:rsidP="00D16466">
            <w:pPr>
              <w:rPr>
                <w:sz w:val="20"/>
                <w:szCs w:val="20"/>
              </w:rPr>
            </w:pPr>
            <w:r w:rsidRPr="00F14AC8">
              <w:rPr>
                <w:sz w:val="20"/>
                <w:szCs w:val="20"/>
              </w:rPr>
              <w:t>Ja/Nein</w:t>
            </w:r>
          </w:p>
        </w:tc>
      </w:tr>
      <w:tr w:rsidR="004A7D4C" w:rsidRPr="00F14AC8" w14:paraId="6021EBD0" w14:textId="77777777" w:rsidTr="00D16466">
        <w:tc>
          <w:tcPr>
            <w:tcW w:w="8077" w:type="dxa"/>
          </w:tcPr>
          <w:p w14:paraId="6367C354" w14:textId="77777777" w:rsidR="004A7D4C" w:rsidRPr="00F14AC8" w:rsidRDefault="004A7D4C" w:rsidP="00D16466">
            <w:pPr>
              <w:rPr>
                <w:sz w:val="20"/>
                <w:szCs w:val="20"/>
              </w:rPr>
            </w:pPr>
            <w:r w:rsidRPr="00F14AC8">
              <w:rPr>
                <w:sz w:val="20"/>
                <w:szCs w:val="20"/>
              </w:rPr>
              <w:lastRenderedPageBreak/>
              <w:t xml:space="preserve">Hat Auswirkungen auf die </w:t>
            </w:r>
            <w:r w:rsidRPr="00F14AC8">
              <w:rPr>
                <w:b/>
                <w:bCs/>
                <w:sz w:val="20"/>
                <w:szCs w:val="20"/>
              </w:rPr>
              <w:t>Disposition</w:t>
            </w:r>
            <w:r w:rsidRPr="00F14AC8">
              <w:rPr>
                <w:sz w:val="20"/>
                <w:szCs w:val="20"/>
              </w:rPr>
              <w:t>.</w:t>
            </w:r>
          </w:p>
        </w:tc>
        <w:tc>
          <w:tcPr>
            <w:tcW w:w="1008" w:type="dxa"/>
          </w:tcPr>
          <w:p w14:paraId="1EBD52E5" w14:textId="77777777" w:rsidR="004A7D4C" w:rsidRPr="00F14AC8" w:rsidRDefault="004A7D4C" w:rsidP="00D16466">
            <w:pPr>
              <w:rPr>
                <w:sz w:val="20"/>
                <w:szCs w:val="20"/>
              </w:rPr>
            </w:pPr>
            <w:r w:rsidRPr="00F14AC8">
              <w:rPr>
                <w:sz w:val="20"/>
                <w:szCs w:val="20"/>
              </w:rPr>
              <w:t>Ja/Nein</w:t>
            </w:r>
          </w:p>
        </w:tc>
      </w:tr>
      <w:tr w:rsidR="004A7D4C" w:rsidRPr="00F14AC8" w14:paraId="7E32BBD0" w14:textId="77777777" w:rsidTr="00D16466">
        <w:tc>
          <w:tcPr>
            <w:tcW w:w="8077" w:type="dxa"/>
          </w:tcPr>
          <w:p w14:paraId="1060757D" w14:textId="77777777" w:rsidR="004A7D4C" w:rsidRPr="00F14AC8" w:rsidRDefault="004A7D4C"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5F87F79A" w14:textId="77777777" w:rsidR="004A7D4C" w:rsidRPr="00F14AC8" w:rsidRDefault="004A7D4C" w:rsidP="00D16466">
            <w:pPr>
              <w:rPr>
                <w:sz w:val="20"/>
                <w:szCs w:val="20"/>
              </w:rPr>
            </w:pPr>
            <w:r w:rsidRPr="00F14AC8">
              <w:rPr>
                <w:sz w:val="20"/>
                <w:szCs w:val="20"/>
              </w:rPr>
              <w:t>Ja/Nein</w:t>
            </w:r>
          </w:p>
        </w:tc>
      </w:tr>
      <w:tr w:rsidR="004A7D4C" w:rsidRPr="00F14AC8" w14:paraId="306A231B" w14:textId="77777777" w:rsidTr="00D16466">
        <w:tc>
          <w:tcPr>
            <w:tcW w:w="8077" w:type="dxa"/>
          </w:tcPr>
          <w:p w14:paraId="7B5C17D7" w14:textId="77777777" w:rsidR="004A7D4C" w:rsidRPr="00F14AC8" w:rsidRDefault="004A7D4C"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70B87EC" w14:textId="77777777" w:rsidR="004A7D4C" w:rsidRPr="00F14AC8" w:rsidRDefault="004A7D4C"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4A7D4C" w:rsidRPr="00F14AC8" w14:paraId="55E87468" w14:textId="77777777" w:rsidTr="00D16466">
        <w:trPr>
          <w:trHeight w:hRule="exact" w:val="861"/>
        </w:trPr>
        <w:tc>
          <w:tcPr>
            <w:tcW w:w="1273" w:type="dxa"/>
            <w:shd w:val="clear" w:color="auto" w:fill="D5D5D5" w:themeFill="background2"/>
            <w:tcMar>
              <w:bottom w:w="57" w:type="dxa"/>
            </w:tcMar>
          </w:tcPr>
          <w:p w14:paraId="72D18963" w14:textId="77777777" w:rsidR="004A7D4C" w:rsidRPr="00F14AC8" w:rsidRDefault="004A7D4C" w:rsidP="00D16466">
            <w:pPr>
              <w:rPr>
                <w:b/>
              </w:rPr>
            </w:pPr>
            <w:r w:rsidRPr="00F14AC8">
              <w:rPr>
                <w:b/>
              </w:rPr>
              <w:t>Priorität</w:t>
            </w:r>
          </w:p>
        </w:tc>
        <w:tc>
          <w:tcPr>
            <w:tcW w:w="2190" w:type="dxa"/>
            <w:shd w:val="clear" w:color="auto" w:fill="D5D5D5" w:themeFill="background2"/>
            <w:tcMar>
              <w:bottom w:w="57" w:type="dxa"/>
            </w:tcMar>
          </w:tcPr>
          <w:p w14:paraId="6B909F36" w14:textId="77777777" w:rsidR="004A7D4C" w:rsidRPr="00F14AC8" w:rsidRDefault="004A7D4C" w:rsidP="00D16466">
            <w:pPr>
              <w:rPr>
                <w:b/>
              </w:rPr>
            </w:pPr>
            <w:r w:rsidRPr="00F14AC8">
              <w:rPr>
                <w:b/>
              </w:rPr>
              <w:t>Realisierung</w:t>
            </w:r>
          </w:p>
        </w:tc>
        <w:tc>
          <w:tcPr>
            <w:tcW w:w="1070" w:type="dxa"/>
            <w:shd w:val="clear" w:color="auto" w:fill="D5D5D5" w:themeFill="background2"/>
            <w:tcMar>
              <w:bottom w:w="57" w:type="dxa"/>
            </w:tcMar>
          </w:tcPr>
          <w:p w14:paraId="2638CB63" w14:textId="77777777" w:rsidR="004A7D4C" w:rsidRPr="00F14AC8" w:rsidRDefault="004A7D4C" w:rsidP="00D16466">
            <w:pPr>
              <w:rPr>
                <w:b/>
              </w:rPr>
            </w:pPr>
            <w:r w:rsidRPr="00F14AC8">
              <w:rPr>
                <w:b/>
              </w:rPr>
              <w:t>Dauer (ca./h)</w:t>
            </w:r>
          </w:p>
        </w:tc>
        <w:tc>
          <w:tcPr>
            <w:tcW w:w="1134" w:type="dxa"/>
            <w:shd w:val="clear" w:color="auto" w:fill="D5D5D5" w:themeFill="background2"/>
            <w:tcMar>
              <w:bottom w:w="57" w:type="dxa"/>
            </w:tcMar>
          </w:tcPr>
          <w:p w14:paraId="6BDF56AD" w14:textId="77777777" w:rsidR="004A7D4C" w:rsidRPr="00F14AC8" w:rsidRDefault="004A7D4C"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720D1026" w14:textId="77777777" w:rsidR="004A7D4C" w:rsidRPr="00F14AC8" w:rsidRDefault="004A7D4C"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7A3171D2" w14:textId="77777777" w:rsidR="004A7D4C" w:rsidRPr="00F14AC8" w:rsidRDefault="004A7D4C" w:rsidP="00D16466">
            <w:pPr>
              <w:rPr>
                <w:b/>
              </w:rPr>
            </w:pPr>
            <w:r w:rsidRPr="00F14AC8">
              <w:rPr>
                <w:b/>
              </w:rPr>
              <w:t>Bereich</w:t>
            </w:r>
          </w:p>
        </w:tc>
      </w:tr>
      <w:tr w:rsidR="004A7D4C" w:rsidRPr="00F14AC8" w14:paraId="3553C094" w14:textId="77777777" w:rsidTr="00D16466">
        <w:trPr>
          <w:trHeight w:val="454"/>
        </w:trPr>
        <w:tc>
          <w:tcPr>
            <w:tcW w:w="1273" w:type="dxa"/>
            <w:shd w:val="clear" w:color="auto" w:fill="FFFFFF"/>
            <w:tcMar>
              <w:bottom w:w="57" w:type="dxa"/>
            </w:tcMar>
          </w:tcPr>
          <w:p w14:paraId="51C6A201" w14:textId="77777777" w:rsidR="004A7D4C" w:rsidRPr="00F14AC8" w:rsidRDefault="004A7D4C" w:rsidP="00394CD1">
            <w:pPr>
              <w:pStyle w:val="Tabelleninhalte"/>
            </w:pPr>
            <w:r w:rsidRPr="00F14AC8">
              <w:t>1</w:t>
            </w:r>
          </w:p>
        </w:tc>
        <w:tc>
          <w:tcPr>
            <w:tcW w:w="2190" w:type="dxa"/>
            <w:shd w:val="clear" w:color="auto" w:fill="FFFFFF"/>
            <w:tcMar>
              <w:bottom w:w="57" w:type="dxa"/>
            </w:tcMar>
          </w:tcPr>
          <w:p w14:paraId="4C41F39A" w14:textId="77777777" w:rsidR="004A7D4C" w:rsidRPr="00F14AC8" w:rsidRDefault="004A7D4C" w:rsidP="00394CD1">
            <w:pPr>
              <w:pStyle w:val="Tabelleninhalte"/>
            </w:pPr>
            <w:r w:rsidRPr="00F14AC8">
              <w:t>Abas</w:t>
            </w:r>
          </w:p>
        </w:tc>
        <w:tc>
          <w:tcPr>
            <w:tcW w:w="1070" w:type="dxa"/>
            <w:shd w:val="clear" w:color="auto" w:fill="FFFFFF"/>
            <w:tcMar>
              <w:bottom w:w="57" w:type="dxa"/>
            </w:tcMar>
          </w:tcPr>
          <w:p w14:paraId="192B42B9" w14:textId="77777777" w:rsidR="004A7D4C" w:rsidRPr="00F14AC8" w:rsidRDefault="004A7D4C" w:rsidP="00394CD1">
            <w:pPr>
              <w:pStyle w:val="Tabelleninhalte"/>
            </w:pPr>
            <w:r w:rsidRPr="00F14AC8">
              <w:t>0,00</w:t>
            </w:r>
          </w:p>
        </w:tc>
        <w:tc>
          <w:tcPr>
            <w:tcW w:w="1134" w:type="dxa"/>
            <w:shd w:val="clear" w:color="auto" w:fill="FFFFFF"/>
            <w:tcMar>
              <w:bottom w:w="57" w:type="dxa"/>
            </w:tcMar>
          </w:tcPr>
          <w:p w14:paraId="2BAB7CA3" w14:textId="77777777" w:rsidR="004A7D4C" w:rsidRPr="00F14AC8" w:rsidRDefault="004A7D4C" w:rsidP="00394CD1">
            <w:pPr>
              <w:pStyle w:val="Tabelleninhalte"/>
            </w:pPr>
            <w:r w:rsidRPr="00F14AC8">
              <w:t>0,00</w:t>
            </w:r>
          </w:p>
        </w:tc>
        <w:tc>
          <w:tcPr>
            <w:tcW w:w="1134" w:type="dxa"/>
            <w:shd w:val="clear" w:color="auto" w:fill="FFFFFF"/>
            <w:tcMar>
              <w:bottom w:w="57" w:type="dxa"/>
            </w:tcMar>
          </w:tcPr>
          <w:p w14:paraId="6CD9535A" w14:textId="77777777" w:rsidR="004A7D4C" w:rsidRPr="00F14AC8" w:rsidRDefault="004A7D4C" w:rsidP="00394CD1">
            <w:pPr>
              <w:pStyle w:val="Tabelleninhalte"/>
            </w:pPr>
            <w:r w:rsidRPr="00F14AC8">
              <w:t>0,00</w:t>
            </w:r>
          </w:p>
        </w:tc>
        <w:tc>
          <w:tcPr>
            <w:tcW w:w="2271" w:type="dxa"/>
            <w:shd w:val="clear" w:color="auto" w:fill="FFFFFF"/>
            <w:tcMar>
              <w:bottom w:w="57" w:type="dxa"/>
            </w:tcMar>
          </w:tcPr>
          <w:p w14:paraId="685F913D" w14:textId="77777777" w:rsidR="004A7D4C" w:rsidRPr="00F14AC8" w:rsidRDefault="004A7D4C" w:rsidP="00394CD1">
            <w:pPr>
              <w:pStyle w:val="Tabelleninhalte"/>
            </w:pPr>
            <w:r w:rsidRPr="00F14AC8">
              <w:t>Admin</w:t>
            </w:r>
          </w:p>
        </w:tc>
      </w:tr>
    </w:tbl>
    <w:p w14:paraId="4AA40979" w14:textId="77777777" w:rsidR="00441AE6" w:rsidRPr="00F14AC8" w:rsidRDefault="00441AE6">
      <w:pPr>
        <w:rPr>
          <w:rFonts w:eastAsiaTheme="majorEastAsia" w:cstheme="majorBidi"/>
          <w:b/>
          <w:color w:val="4164B2" w:themeColor="accent1"/>
          <w:sz w:val="36"/>
          <w:szCs w:val="32"/>
        </w:rPr>
      </w:pPr>
    </w:p>
    <w:p w14:paraId="756B4D42" w14:textId="77777777" w:rsidR="00536D45" w:rsidRPr="00F14AC8" w:rsidRDefault="00536D45" w:rsidP="00536D45">
      <w:pPr>
        <w:pStyle w:val="berschrift3"/>
      </w:pPr>
      <w:bookmarkStart w:id="1125" w:name="_Toc228444396"/>
      <w:bookmarkStart w:id="1126" w:name="AP043"/>
      <w:r w:rsidRPr="00F14AC8">
        <w:t>Prozess-Ende Kommissionierung</w:t>
      </w:r>
      <w:bookmarkEnd w:id="1125"/>
    </w:p>
    <w:bookmarkEnd w:id="1126"/>
    <w:p w14:paraId="307FD3AB" w14:textId="77777777" w:rsidR="00536D45" w:rsidRPr="00F14AC8" w:rsidRDefault="00536D45" w:rsidP="00536D45"/>
    <w:p w14:paraId="32E806E3" w14:textId="77777777" w:rsidR="00536D45" w:rsidRPr="00F14AC8" w:rsidRDefault="00536D45" w:rsidP="00536D45">
      <w:r w:rsidRPr="00F14AC8">
        <w:t>Für das Beenden der Kommissionierung sind aktuell zwei Klicks nötig. „Übernehmen“ für den Abschluss der letzten Position und „Nächster Auftrag“ für das Beenden des Auftrages.</w:t>
      </w:r>
    </w:p>
    <w:p w14:paraId="0A5CFC0C" w14:textId="77777777" w:rsidR="00536D45" w:rsidRPr="00F14AC8" w:rsidRDefault="00536D45" w:rsidP="00536D45">
      <w:r w:rsidRPr="00F14AC8">
        <w:t>Durch das Übernehmen der letzten Position sollte auch der gesamte Auftrag sofort abgeschlossen und die Maske „Umlagerung Maschine 2“ angezeigt werden.</w:t>
      </w:r>
    </w:p>
    <w:p w14:paraId="2C3E1A13" w14:textId="77777777" w:rsidR="00536D45" w:rsidRPr="00F14AC8" w:rsidRDefault="00536D45" w:rsidP="00536D45"/>
    <w:p w14:paraId="657B09D7" w14:textId="77777777" w:rsidR="00536D45" w:rsidRPr="00F14AC8" w:rsidRDefault="00536D45" w:rsidP="00536D45">
      <w:pPr>
        <w:rPr>
          <w:b/>
          <w:bCs/>
          <w:color w:val="002060"/>
        </w:rPr>
      </w:pPr>
      <w:r w:rsidRPr="00F14AC8">
        <w:rPr>
          <w:b/>
          <w:bCs/>
          <w:color w:val="002060"/>
        </w:rPr>
        <w:t>Umsetzung ABAS</w:t>
      </w:r>
    </w:p>
    <w:p w14:paraId="3C356D20" w14:textId="77777777" w:rsidR="00536D45" w:rsidRPr="00F14AC8" w:rsidRDefault="00536D45" w:rsidP="00536D45">
      <w:pPr>
        <w:rPr>
          <w:b/>
          <w:bCs/>
          <w:color w:val="002060"/>
        </w:rPr>
      </w:pPr>
    </w:p>
    <w:p w14:paraId="68A82D4E" w14:textId="77777777" w:rsidR="00536D45" w:rsidRPr="00F14AC8" w:rsidRDefault="00536D45" w:rsidP="00536D45">
      <w:commentRangeStart w:id="1127"/>
      <w:commentRangeStart w:id="1128"/>
      <w:r w:rsidRPr="00F14AC8">
        <w:t>Anpassung des zugrundeliegenden Infosystems.</w:t>
      </w:r>
      <w:commentRangeEnd w:id="1127"/>
      <w:r w:rsidR="00AC5AA9" w:rsidRPr="00F14AC8">
        <w:rPr>
          <w:rStyle w:val="Kommentarzeichen"/>
          <w:sz w:val="24"/>
          <w:szCs w:val="24"/>
        </w:rPr>
        <w:commentReference w:id="1127"/>
      </w:r>
      <w:commentRangeEnd w:id="1128"/>
      <w:r w:rsidRPr="00F14AC8">
        <w:rPr>
          <w:rStyle w:val="Kommentarzeichen"/>
          <w:sz w:val="24"/>
          <w:szCs w:val="24"/>
        </w:rPr>
        <w:commentReference w:id="1128"/>
      </w:r>
    </w:p>
    <w:p w14:paraId="16DEEA85" w14:textId="77777777" w:rsidR="00536D45" w:rsidRPr="00F14AC8" w:rsidRDefault="00536D45" w:rsidP="00536D45"/>
    <w:p w14:paraId="00D7BA5A" w14:textId="77777777" w:rsidR="00536D45" w:rsidRPr="00F14AC8" w:rsidRDefault="00536D45" w:rsidP="00536D45">
      <w:r w:rsidRPr="00F14AC8">
        <w:t>Button „Nächster Auftrag“ wird in der Warehouse-Maske nicht mehr benötigt.</w:t>
      </w:r>
    </w:p>
    <w:p w14:paraId="6F14AD7D" w14:textId="5BB4CF41" w:rsidR="00536D45" w:rsidRPr="00F14AC8" w:rsidRDefault="00536D45" w:rsidP="00536D45"/>
    <w:p w14:paraId="0750875B" w14:textId="57BC8E1C" w:rsidR="00536D45" w:rsidRPr="00F14AC8" w:rsidRDefault="00536D45" w:rsidP="00536D45">
      <w:r w:rsidRPr="00F14AC8">
        <w:t xml:space="preserve">Button „Übernehmen“ Anpassung des Programms. Es muss nun überprüft werden, ob es sich um die letzte Position handelt. Wird diese übernommen, sollen alle noch offenen Positionen gebucht werden. Die Entnahmereihenfolge der Plätze muss hier zusätzlich beachtet werden. </w:t>
      </w:r>
      <w:r w:rsidR="00BA05F1">
        <w:t>Siehe 5.15.2</w:t>
      </w:r>
      <w:r w:rsidR="00B44898">
        <w:t xml:space="preserve"> „Entnahmelogik / Wegeoptimierung“</w:t>
      </w:r>
    </w:p>
    <w:p w14:paraId="37655F23" w14:textId="77777777" w:rsidR="00536D45" w:rsidRPr="00F14AC8" w:rsidRDefault="00536D45" w:rsidP="00536D45">
      <w:r w:rsidRPr="00F14AC8">
        <w:t>Wenn alles gebucht wurde, muss die Maske „Umlagerung Maschine 2“ angezeigt werden.</w:t>
      </w:r>
    </w:p>
    <w:p w14:paraId="46FF9A94" w14:textId="77777777" w:rsidR="00536D45" w:rsidRPr="00F14AC8" w:rsidRDefault="00536D45" w:rsidP="00536D45"/>
    <w:tbl>
      <w:tblPr>
        <w:tblStyle w:val="Tabellenraster"/>
        <w:tblW w:w="9085" w:type="dxa"/>
        <w:tblLook w:val="04A0" w:firstRow="1" w:lastRow="0" w:firstColumn="1" w:lastColumn="0" w:noHBand="0" w:noVBand="1"/>
      </w:tblPr>
      <w:tblGrid>
        <w:gridCol w:w="8018"/>
        <w:gridCol w:w="1067"/>
      </w:tblGrid>
      <w:tr w:rsidR="00536D45" w:rsidRPr="00F14AC8" w14:paraId="1DDC22BD" w14:textId="77777777" w:rsidTr="00D16466">
        <w:tc>
          <w:tcPr>
            <w:tcW w:w="8077" w:type="dxa"/>
            <w:shd w:val="clear" w:color="auto" w:fill="DCEEA3" w:themeFill="accent6" w:themeFillTint="99"/>
          </w:tcPr>
          <w:p w14:paraId="56DA09F0" w14:textId="77777777" w:rsidR="00536D45" w:rsidRPr="00F14AC8" w:rsidRDefault="00536D45" w:rsidP="00D16466">
            <w:r w:rsidRPr="00F14AC8">
              <w:t>Auswirkungen der Customization/Extension</w:t>
            </w:r>
          </w:p>
        </w:tc>
        <w:tc>
          <w:tcPr>
            <w:tcW w:w="1008" w:type="dxa"/>
            <w:shd w:val="clear" w:color="auto" w:fill="DCEEA3" w:themeFill="accent6" w:themeFillTint="99"/>
          </w:tcPr>
          <w:p w14:paraId="05BC24CB" w14:textId="77777777" w:rsidR="00536D45" w:rsidRPr="00F14AC8" w:rsidRDefault="00536D45" w:rsidP="00D16466">
            <w:r w:rsidRPr="00F14AC8">
              <w:t>Antwort</w:t>
            </w:r>
          </w:p>
        </w:tc>
      </w:tr>
      <w:tr w:rsidR="00536D45" w:rsidRPr="00F14AC8" w14:paraId="01E4D71C" w14:textId="77777777" w:rsidTr="00D16466">
        <w:tc>
          <w:tcPr>
            <w:tcW w:w="8077" w:type="dxa"/>
          </w:tcPr>
          <w:p w14:paraId="212D7FD5" w14:textId="77777777" w:rsidR="00536D45" w:rsidRPr="00F14AC8" w:rsidRDefault="00536D45" w:rsidP="00D16466">
            <w:pPr>
              <w:rPr>
                <w:sz w:val="20"/>
                <w:szCs w:val="20"/>
              </w:rPr>
            </w:pPr>
            <w:r w:rsidRPr="00F14AC8">
              <w:rPr>
                <w:sz w:val="20"/>
                <w:szCs w:val="20"/>
              </w:rPr>
              <w:t xml:space="preserve">Keine besonderen Auswirkungen </w:t>
            </w:r>
          </w:p>
        </w:tc>
        <w:tc>
          <w:tcPr>
            <w:tcW w:w="1008" w:type="dxa"/>
          </w:tcPr>
          <w:p w14:paraId="698DD9AE" w14:textId="77777777" w:rsidR="00536D45" w:rsidRPr="00F14AC8" w:rsidRDefault="00536D45" w:rsidP="00D16466">
            <w:pPr>
              <w:rPr>
                <w:sz w:val="20"/>
                <w:szCs w:val="20"/>
              </w:rPr>
            </w:pPr>
            <w:r w:rsidRPr="00F14AC8">
              <w:rPr>
                <w:sz w:val="20"/>
                <w:szCs w:val="20"/>
              </w:rPr>
              <w:t>Ja/Nein</w:t>
            </w:r>
          </w:p>
        </w:tc>
      </w:tr>
      <w:tr w:rsidR="00536D45" w:rsidRPr="00F14AC8" w14:paraId="42BA4DD6" w14:textId="77777777" w:rsidTr="00D16466">
        <w:tc>
          <w:tcPr>
            <w:tcW w:w="8077" w:type="dxa"/>
          </w:tcPr>
          <w:p w14:paraId="431CFA0E" w14:textId="77777777" w:rsidR="00536D45" w:rsidRPr="00F14AC8" w:rsidRDefault="00536D45"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9B1BD5C" w14:textId="77777777" w:rsidR="00536D45" w:rsidRPr="00F14AC8" w:rsidRDefault="00536D45" w:rsidP="00D16466">
            <w:pPr>
              <w:rPr>
                <w:sz w:val="20"/>
                <w:szCs w:val="20"/>
              </w:rPr>
            </w:pPr>
            <w:r w:rsidRPr="00F14AC8">
              <w:rPr>
                <w:sz w:val="20"/>
                <w:szCs w:val="20"/>
              </w:rPr>
              <w:t>Ja/Nein</w:t>
            </w:r>
          </w:p>
        </w:tc>
      </w:tr>
      <w:tr w:rsidR="00536D45" w:rsidRPr="00F14AC8" w14:paraId="73E0A52A" w14:textId="77777777" w:rsidTr="00D16466">
        <w:tc>
          <w:tcPr>
            <w:tcW w:w="8077" w:type="dxa"/>
          </w:tcPr>
          <w:p w14:paraId="0048D54D" w14:textId="77777777" w:rsidR="00536D45" w:rsidRPr="00F14AC8" w:rsidRDefault="00536D45"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052B9430" w14:textId="77777777" w:rsidR="00536D45" w:rsidRPr="00F14AC8" w:rsidRDefault="00536D45" w:rsidP="00D16466">
            <w:pPr>
              <w:rPr>
                <w:sz w:val="20"/>
                <w:szCs w:val="20"/>
              </w:rPr>
            </w:pPr>
            <w:r w:rsidRPr="00F14AC8">
              <w:rPr>
                <w:sz w:val="20"/>
                <w:szCs w:val="20"/>
              </w:rPr>
              <w:t>Ja/Nein</w:t>
            </w:r>
          </w:p>
        </w:tc>
      </w:tr>
      <w:tr w:rsidR="00536D45" w:rsidRPr="00F14AC8" w14:paraId="49A40700" w14:textId="77777777" w:rsidTr="00D16466">
        <w:tc>
          <w:tcPr>
            <w:tcW w:w="8077" w:type="dxa"/>
          </w:tcPr>
          <w:p w14:paraId="0C2D3F86" w14:textId="77777777" w:rsidR="00536D45" w:rsidRPr="00F14AC8" w:rsidRDefault="00536D45"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3EEA9D5E" w14:textId="77777777" w:rsidR="00536D45" w:rsidRPr="00F14AC8" w:rsidRDefault="00536D45" w:rsidP="00D16466">
            <w:pPr>
              <w:rPr>
                <w:sz w:val="20"/>
                <w:szCs w:val="20"/>
              </w:rPr>
            </w:pPr>
            <w:r w:rsidRPr="00F14AC8">
              <w:rPr>
                <w:sz w:val="20"/>
                <w:szCs w:val="20"/>
              </w:rPr>
              <w:t>Ja/Nein</w:t>
            </w:r>
          </w:p>
        </w:tc>
      </w:tr>
      <w:tr w:rsidR="00536D45" w:rsidRPr="00F14AC8" w14:paraId="5E2C5675" w14:textId="77777777" w:rsidTr="00D16466">
        <w:tc>
          <w:tcPr>
            <w:tcW w:w="8077" w:type="dxa"/>
          </w:tcPr>
          <w:p w14:paraId="34AD5B66" w14:textId="77777777" w:rsidR="00536D45" w:rsidRPr="00F14AC8" w:rsidRDefault="00536D45"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79982E12" w14:textId="77777777" w:rsidR="00536D45" w:rsidRPr="00F14AC8" w:rsidRDefault="00536D45"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536D45" w:rsidRPr="00F14AC8" w14:paraId="050B55EA" w14:textId="77777777" w:rsidTr="00D16466">
        <w:trPr>
          <w:trHeight w:hRule="exact" w:val="861"/>
        </w:trPr>
        <w:tc>
          <w:tcPr>
            <w:tcW w:w="1273" w:type="dxa"/>
            <w:shd w:val="clear" w:color="auto" w:fill="D5D5D5" w:themeFill="background2"/>
            <w:tcMar>
              <w:bottom w:w="57" w:type="dxa"/>
            </w:tcMar>
          </w:tcPr>
          <w:p w14:paraId="65FDB253" w14:textId="77777777" w:rsidR="00536D45" w:rsidRPr="00F14AC8" w:rsidRDefault="00536D45" w:rsidP="00D16466">
            <w:pPr>
              <w:rPr>
                <w:b/>
              </w:rPr>
            </w:pPr>
            <w:r w:rsidRPr="00F14AC8">
              <w:rPr>
                <w:b/>
              </w:rPr>
              <w:t>Priorität</w:t>
            </w:r>
          </w:p>
        </w:tc>
        <w:tc>
          <w:tcPr>
            <w:tcW w:w="2190" w:type="dxa"/>
            <w:shd w:val="clear" w:color="auto" w:fill="D5D5D5" w:themeFill="background2"/>
            <w:tcMar>
              <w:bottom w:w="57" w:type="dxa"/>
            </w:tcMar>
          </w:tcPr>
          <w:p w14:paraId="50AF029A" w14:textId="77777777" w:rsidR="00536D45" w:rsidRPr="00F14AC8" w:rsidRDefault="00536D45" w:rsidP="00D16466">
            <w:pPr>
              <w:rPr>
                <w:b/>
              </w:rPr>
            </w:pPr>
            <w:r w:rsidRPr="00F14AC8">
              <w:rPr>
                <w:b/>
              </w:rPr>
              <w:t>Realisierung</w:t>
            </w:r>
          </w:p>
        </w:tc>
        <w:tc>
          <w:tcPr>
            <w:tcW w:w="1070" w:type="dxa"/>
            <w:shd w:val="clear" w:color="auto" w:fill="D5D5D5" w:themeFill="background2"/>
            <w:tcMar>
              <w:bottom w:w="57" w:type="dxa"/>
            </w:tcMar>
          </w:tcPr>
          <w:p w14:paraId="6503AFBA" w14:textId="77777777" w:rsidR="00536D45" w:rsidRPr="00F14AC8" w:rsidRDefault="00536D45" w:rsidP="00D16466">
            <w:pPr>
              <w:rPr>
                <w:b/>
              </w:rPr>
            </w:pPr>
            <w:r w:rsidRPr="00F14AC8">
              <w:rPr>
                <w:b/>
              </w:rPr>
              <w:t>Dauer (ca./h)</w:t>
            </w:r>
          </w:p>
        </w:tc>
        <w:tc>
          <w:tcPr>
            <w:tcW w:w="1134" w:type="dxa"/>
            <w:shd w:val="clear" w:color="auto" w:fill="D5D5D5" w:themeFill="background2"/>
            <w:tcMar>
              <w:bottom w:w="57" w:type="dxa"/>
            </w:tcMar>
          </w:tcPr>
          <w:p w14:paraId="59794DFB" w14:textId="77777777" w:rsidR="00536D45" w:rsidRPr="00F14AC8" w:rsidRDefault="00536D45"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1DB1871A" w14:textId="77777777" w:rsidR="00536D45" w:rsidRPr="00F14AC8" w:rsidRDefault="00536D45"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3E98C005" w14:textId="77777777" w:rsidR="00536D45" w:rsidRPr="00F14AC8" w:rsidRDefault="00536D45" w:rsidP="00D16466">
            <w:pPr>
              <w:rPr>
                <w:b/>
              </w:rPr>
            </w:pPr>
            <w:r w:rsidRPr="00F14AC8">
              <w:rPr>
                <w:b/>
              </w:rPr>
              <w:t>Bereich</w:t>
            </w:r>
          </w:p>
        </w:tc>
      </w:tr>
      <w:tr w:rsidR="00536D45" w:rsidRPr="00F14AC8" w14:paraId="45C003EC" w14:textId="77777777" w:rsidTr="00D16466">
        <w:trPr>
          <w:trHeight w:val="454"/>
        </w:trPr>
        <w:tc>
          <w:tcPr>
            <w:tcW w:w="1273" w:type="dxa"/>
            <w:shd w:val="clear" w:color="auto" w:fill="FFFFFF"/>
            <w:tcMar>
              <w:bottom w:w="57" w:type="dxa"/>
            </w:tcMar>
          </w:tcPr>
          <w:p w14:paraId="1EEB9A2C" w14:textId="77777777" w:rsidR="00536D45" w:rsidRPr="00F14AC8" w:rsidRDefault="00536D45" w:rsidP="00394CD1">
            <w:pPr>
              <w:pStyle w:val="Tabelleninhalte"/>
            </w:pPr>
            <w:r w:rsidRPr="00F14AC8">
              <w:t>1</w:t>
            </w:r>
          </w:p>
        </w:tc>
        <w:tc>
          <w:tcPr>
            <w:tcW w:w="2190" w:type="dxa"/>
            <w:shd w:val="clear" w:color="auto" w:fill="FFFFFF"/>
            <w:tcMar>
              <w:bottom w:w="57" w:type="dxa"/>
            </w:tcMar>
          </w:tcPr>
          <w:p w14:paraId="4F864B3F" w14:textId="77777777" w:rsidR="00536D45" w:rsidRPr="00F14AC8" w:rsidRDefault="00536D45" w:rsidP="00394CD1">
            <w:pPr>
              <w:pStyle w:val="Tabelleninhalte"/>
            </w:pPr>
            <w:r w:rsidRPr="00F14AC8">
              <w:t>Abas</w:t>
            </w:r>
          </w:p>
        </w:tc>
        <w:tc>
          <w:tcPr>
            <w:tcW w:w="1070" w:type="dxa"/>
            <w:shd w:val="clear" w:color="auto" w:fill="FFFFFF"/>
            <w:tcMar>
              <w:bottom w:w="57" w:type="dxa"/>
            </w:tcMar>
          </w:tcPr>
          <w:p w14:paraId="6E0191BE" w14:textId="77777777" w:rsidR="00536D45" w:rsidRPr="00F14AC8" w:rsidRDefault="00536D45" w:rsidP="00394CD1">
            <w:pPr>
              <w:pStyle w:val="Tabelleninhalte"/>
            </w:pPr>
            <w:r w:rsidRPr="00F14AC8">
              <w:t>0,00</w:t>
            </w:r>
          </w:p>
        </w:tc>
        <w:tc>
          <w:tcPr>
            <w:tcW w:w="1134" w:type="dxa"/>
            <w:shd w:val="clear" w:color="auto" w:fill="FFFFFF"/>
            <w:tcMar>
              <w:bottom w:w="57" w:type="dxa"/>
            </w:tcMar>
          </w:tcPr>
          <w:p w14:paraId="4D410867" w14:textId="77777777" w:rsidR="00536D45" w:rsidRPr="00F14AC8" w:rsidRDefault="00536D45" w:rsidP="00394CD1">
            <w:pPr>
              <w:pStyle w:val="Tabelleninhalte"/>
            </w:pPr>
            <w:r w:rsidRPr="00F14AC8">
              <w:t>0,00</w:t>
            </w:r>
          </w:p>
        </w:tc>
        <w:tc>
          <w:tcPr>
            <w:tcW w:w="1134" w:type="dxa"/>
            <w:shd w:val="clear" w:color="auto" w:fill="FFFFFF"/>
            <w:tcMar>
              <w:bottom w:w="57" w:type="dxa"/>
            </w:tcMar>
          </w:tcPr>
          <w:p w14:paraId="52EC444A" w14:textId="77777777" w:rsidR="00536D45" w:rsidRPr="00F14AC8" w:rsidRDefault="00536D45" w:rsidP="00394CD1">
            <w:pPr>
              <w:pStyle w:val="Tabelleninhalte"/>
            </w:pPr>
            <w:r w:rsidRPr="00F14AC8">
              <w:t>0,00</w:t>
            </w:r>
          </w:p>
        </w:tc>
        <w:tc>
          <w:tcPr>
            <w:tcW w:w="2271" w:type="dxa"/>
            <w:shd w:val="clear" w:color="auto" w:fill="FFFFFF"/>
            <w:tcMar>
              <w:bottom w:w="57" w:type="dxa"/>
            </w:tcMar>
          </w:tcPr>
          <w:p w14:paraId="4D04A1CD" w14:textId="77777777" w:rsidR="00536D45" w:rsidRPr="00F14AC8" w:rsidRDefault="00536D45" w:rsidP="00394CD1">
            <w:pPr>
              <w:pStyle w:val="Tabelleninhalte"/>
            </w:pPr>
            <w:r w:rsidRPr="00F14AC8">
              <w:t>Admin</w:t>
            </w:r>
          </w:p>
        </w:tc>
      </w:tr>
    </w:tbl>
    <w:p w14:paraId="223CFB7D" w14:textId="77777777" w:rsidR="005865FF" w:rsidRPr="00F14AC8" w:rsidRDefault="005865FF">
      <w:pPr>
        <w:rPr>
          <w:rFonts w:eastAsiaTheme="majorEastAsia" w:cstheme="majorBidi"/>
          <w:b/>
          <w:color w:val="4164B2" w:themeColor="accent1"/>
          <w:sz w:val="36"/>
          <w:szCs w:val="32"/>
        </w:rPr>
      </w:pPr>
    </w:p>
    <w:p w14:paraId="5B34CBF4" w14:textId="3AADF969" w:rsidR="00E44C7B" w:rsidRPr="00F14AC8" w:rsidRDefault="00437528" w:rsidP="00437528">
      <w:pPr>
        <w:pStyle w:val="berschrift3"/>
      </w:pPr>
      <w:bookmarkStart w:id="1129" w:name="_Toc228444397"/>
      <w:bookmarkStart w:id="1130" w:name="AP049"/>
      <w:commentRangeStart w:id="1131"/>
      <w:commentRangeStart w:id="1132"/>
      <w:r w:rsidRPr="00F14AC8">
        <w:lastRenderedPageBreak/>
        <w:t>Transitumlagerung – Umlagerung Maschine 2</w:t>
      </w:r>
      <w:bookmarkEnd w:id="1129"/>
      <w:commentRangeEnd w:id="1131"/>
      <w:r w:rsidR="00C21700" w:rsidRPr="00F14AC8">
        <w:rPr>
          <w:rStyle w:val="Kommentarzeichen"/>
          <w:sz w:val="28"/>
          <w:szCs w:val="24"/>
        </w:rPr>
        <w:commentReference w:id="1131"/>
      </w:r>
      <w:commentRangeEnd w:id="1132"/>
      <w:r w:rsidRPr="00F14AC8">
        <w:rPr>
          <w:rStyle w:val="Kommentarzeichen"/>
          <w:sz w:val="28"/>
          <w:szCs w:val="24"/>
        </w:rPr>
        <w:commentReference w:id="1132"/>
      </w:r>
    </w:p>
    <w:bookmarkEnd w:id="1130"/>
    <w:p w14:paraId="470179FA" w14:textId="6363F091" w:rsidR="003A104F" w:rsidRPr="00F14AC8" w:rsidRDefault="003A104F" w:rsidP="003A104F">
      <w:pPr>
        <w:rPr>
          <w:rFonts w:eastAsiaTheme="majorEastAsia" w:cstheme="majorBidi"/>
          <w:bCs/>
        </w:rPr>
      </w:pPr>
    </w:p>
    <w:p w14:paraId="23FF1D40" w14:textId="2BD4E212" w:rsidR="003A104F" w:rsidRPr="00F14AC8" w:rsidRDefault="00B51E22" w:rsidP="003A104F">
      <w:pPr>
        <w:rPr>
          <w:rFonts w:eastAsiaTheme="majorEastAsia" w:cstheme="majorBidi"/>
          <w:bCs/>
        </w:rPr>
      </w:pPr>
      <w:r w:rsidRPr="00F14AC8">
        <w:rPr>
          <w:rFonts w:eastAsiaTheme="majorEastAsia" w:cstheme="majorBidi"/>
          <w:bCs/>
        </w:rPr>
        <w:t>Da es keine Lokatoren gibt, die als Zugangslagerplatz scanbar sind, muss das F</w:t>
      </w:r>
      <w:r w:rsidR="009B52E2" w:rsidRPr="00F14AC8">
        <w:rPr>
          <w:rFonts w:eastAsiaTheme="majorEastAsia" w:cstheme="majorBidi"/>
          <w:bCs/>
        </w:rPr>
        <w:t xml:space="preserve">eld Zugangslagerplatz </w:t>
      </w:r>
      <w:r w:rsidR="00AD2230" w:rsidRPr="00F14AC8">
        <w:rPr>
          <w:rFonts w:eastAsiaTheme="majorEastAsia" w:cstheme="majorBidi"/>
          <w:bCs/>
        </w:rPr>
        <w:t xml:space="preserve">aus </w:t>
      </w:r>
      <w:r w:rsidRPr="00F14AC8">
        <w:rPr>
          <w:rFonts w:eastAsiaTheme="majorEastAsia" w:cstheme="majorBidi"/>
          <w:bCs/>
        </w:rPr>
        <w:t xml:space="preserve">dem Zugangslagerplatz des </w:t>
      </w:r>
      <w:r w:rsidR="00AD2230" w:rsidRPr="00F14AC8">
        <w:rPr>
          <w:rFonts w:eastAsiaTheme="majorEastAsia" w:cstheme="majorBidi"/>
          <w:bCs/>
        </w:rPr>
        <w:t>erste</w:t>
      </w:r>
      <w:r w:rsidRPr="00F14AC8">
        <w:rPr>
          <w:rFonts w:eastAsiaTheme="majorEastAsia" w:cstheme="majorBidi"/>
          <w:bCs/>
        </w:rPr>
        <w:t>n</w:t>
      </w:r>
      <w:r w:rsidR="00AD2230" w:rsidRPr="00F14AC8">
        <w:rPr>
          <w:rFonts w:eastAsiaTheme="majorEastAsia" w:cstheme="majorBidi"/>
          <w:bCs/>
        </w:rPr>
        <w:t xml:space="preserve"> Logistikauftrag</w:t>
      </w:r>
      <w:r w:rsidRPr="00F14AC8">
        <w:rPr>
          <w:rFonts w:eastAsiaTheme="majorEastAsia" w:cstheme="majorBidi"/>
          <w:bCs/>
        </w:rPr>
        <w:t>es</w:t>
      </w:r>
      <w:r w:rsidR="00AD2230" w:rsidRPr="00F14AC8">
        <w:rPr>
          <w:rFonts w:eastAsiaTheme="majorEastAsia" w:cstheme="majorBidi"/>
          <w:bCs/>
        </w:rPr>
        <w:t xml:space="preserve"> </w:t>
      </w:r>
      <w:r w:rsidR="009B52E2" w:rsidRPr="00F14AC8">
        <w:rPr>
          <w:rFonts w:eastAsiaTheme="majorEastAsia" w:cstheme="majorBidi"/>
          <w:bCs/>
        </w:rPr>
        <w:t>vorbelegt werden.</w:t>
      </w:r>
    </w:p>
    <w:p w14:paraId="7B5464F4" w14:textId="77777777" w:rsidR="00AD2230" w:rsidRPr="00F14AC8" w:rsidRDefault="00AD2230" w:rsidP="003A104F">
      <w:pPr>
        <w:rPr>
          <w:rFonts w:eastAsiaTheme="majorEastAsia" w:cstheme="majorBidi"/>
          <w:bCs/>
        </w:rPr>
      </w:pPr>
    </w:p>
    <w:p w14:paraId="172EFE03" w14:textId="6D714BF4" w:rsidR="00AD2230" w:rsidRPr="00F14AC8" w:rsidRDefault="003748DC" w:rsidP="003A104F">
      <w:pPr>
        <w:rPr>
          <w:rFonts w:eastAsiaTheme="majorEastAsia" w:cstheme="majorBidi"/>
          <w:bCs/>
        </w:rPr>
      </w:pPr>
      <w:r w:rsidRPr="00F14AC8">
        <w:rPr>
          <w:rFonts w:eastAsiaTheme="majorEastAsia" w:cstheme="majorBidi"/>
          <w:bCs/>
        </w:rPr>
        <w:t>Ein weitere</w:t>
      </w:r>
      <w:r w:rsidR="00DA39C2" w:rsidRPr="00F14AC8">
        <w:rPr>
          <w:rFonts w:eastAsiaTheme="majorEastAsia" w:cstheme="majorBidi"/>
          <w:bCs/>
        </w:rPr>
        <w:t>r</w:t>
      </w:r>
      <w:r w:rsidRPr="00F14AC8">
        <w:rPr>
          <w:rFonts w:eastAsiaTheme="majorEastAsia" w:cstheme="majorBidi"/>
          <w:bCs/>
        </w:rPr>
        <w:t xml:space="preserve"> Button „Alle auswählen“</w:t>
      </w:r>
      <w:r w:rsidR="00DA39C2" w:rsidRPr="00F14AC8">
        <w:rPr>
          <w:rFonts w:eastAsiaTheme="majorEastAsia" w:cstheme="majorBidi"/>
          <w:bCs/>
        </w:rPr>
        <w:t xml:space="preserve"> wird noch benötigt, um alle Positionen schnell umlagern zu können.</w:t>
      </w:r>
    </w:p>
    <w:p w14:paraId="25AE67BF" w14:textId="77777777" w:rsidR="00D66B2C" w:rsidRPr="00F14AC8" w:rsidRDefault="00D66B2C" w:rsidP="003A104F">
      <w:pPr>
        <w:rPr>
          <w:rFonts w:eastAsiaTheme="majorEastAsia" w:cstheme="majorBidi"/>
          <w:bCs/>
        </w:rPr>
      </w:pPr>
    </w:p>
    <w:p w14:paraId="4D67ACAC" w14:textId="557EA9BB" w:rsidR="00D66B2C" w:rsidRPr="00F14AC8" w:rsidRDefault="00D66B2C" w:rsidP="003A104F">
      <w:pPr>
        <w:rPr>
          <w:rFonts w:eastAsiaTheme="majorEastAsia" w:cstheme="majorBidi"/>
          <w:bCs/>
        </w:rPr>
      </w:pPr>
      <w:r w:rsidRPr="00F14AC8">
        <w:rPr>
          <w:rFonts w:eastAsiaTheme="majorEastAsia" w:cstheme="majorBidi"/>
          <w:bCs/>
        </w:rPr>
        <w:t>Das Feld „Anderer Zugangslagerplatz…“ wird nicht benötigt und kann entfernt werden.</w:t>
      </w:r>
    </w:p>
    <w:p w14:paraId="754FC199" w14:textId="77777777" w:rsidR="00DA39C2" w:rsidRPr="00F14AC8" w:rsidRDefault="00DA39C2" w:rsidP="003A104F">
      <w:pPr>
        <w:rPr>
          <w:rFonts w:eastAsiaTheme="majorEastAsia" w:cstheme="majorBidi"/>
          <w:bCs/>
        </w:rPr>
      </w:pPr>
    </w:p>
    <w:p w14:paraId="239664F2" w14:textId="77777777" w:rsidR="007965B0" w:rsidRPr="00F14AC8" w:rsidRDefault="007965B0" w:rsidP="007965B0">
      <w:pPr>
        <w:rPr>
          <w:b/>
          <w:bCs/>
          <w:color w:val="002060"/>
        </w:rPr>
      </w:pPr>
      <w:r w:rsidRPr="00F14AC8">
        <w:rPr>
          <w:b/>
          <w:bCs/>
          <w:color w:val="002060"/>
        </w:rPr>
        <w:t>Umsetzung ABAS</w:t>
      </w:r>
    </w:p>
    <w:p w14:paraId="5BAB5DF8" w14:textId="77777777" w:rsidR="007965B0" w:rsidRPr="00F14AC8" w:rsidRDefault="007965B0" w:rsidP="007965B0">
      <w:pPr>
        <w:rPr>
          <w:b/>
          <w:bCs/>
          <w:color w:val="002060"/>
        </w:rPr>
      </w:pPr>
    </w:p>
    <w:p w14:paraId="5840ECED" w14:textId="6380DFA8" w:rsidR="007965B0" w:rsidRPr="00F14AC8" w:rsidRDefault="007965B0" w:rsidP="007965B0">
      <w:r w:rsidRPr="00F14AC8">
        <w:t xml:space="preserve">Bei Maskeneintritt </w:t>
      </w:r>
      <w:r w:rsidR="00BE2198" w:rsidRPr="00F14AC8">
        <w:t xml:space="preserve">bzw. Start: </w:t>
      </w:r>
      <w:r w:rsidRPr="00F14AC8">
        <w:t>Zugangslagerplatz vorbelegen aus Zugangslagerplatz des ersten Logistikauftrages.</w:t>
      </w:r>
    </w:p>
    <w:p w14:paraId="4DCE2746" w14:textId="77777777" w:rsidR="007965B0" w:rsidRPr="00F14AC8" w:rsidRDefault="007965B0" w:rsidP="007965B0"/>
    <w:p w14:paraId="2DA87382" w14:textId="77777777" w:rsidR="00BE2198" w:rsidRPr="00F14AC8" w:rsidRDefault="00BE2198" w:rsidP="007965B0">
      <w:r w:rsidRPr="00F14AC8">
        <w:t xml:space="preserve">Neuen Button „Alle auswählen“ anlegen. </w:t>
      </w:r>
    </w:p>
    <w:p w14:paraId="0AE10988" w14:textId="1779907B" w:rsidR="00BE2198" w:rsidRPr="00F14AC8" w:rsidRDefault="00BE2198" w:rsidP="007965B0">
      <w:r w:rsidRPr="00F14AC8">
        <w:t>Button_Nach_Event: Alle Auswahlkenner setzen.</w:t>
      </w:r>
    </w:p>
    <w:p w14:paraId="1985D546" w14:textId="77777777" w:rsidR="007A5856" w:rsidRPr="00F14AC8" w:rsidRDefault="007A5856" w:rsidP="007965B0"/>
    <w:p w14:paraId="26310D0B" w14:textId="05424254" w:rsidR="007A5856" w:rsidRPr="00F14AC8" w:rsidRDefault="007A5856" w:rsidP="007965B0">
      <w:r w:rsidRPr="00F14AC8">
        <w:t xml:space="preserve">Das Feld </w:t>
      </w:r>
      <w:r w:rsidR="00EF01AD" w:rsidRPr="00F14AC8">
        <w:t>„</w:t>
      </w:r>
      <w:r w:rsidRPr="00F14AC8">
        <w:t>Andere Zugangslagerplatz und Erstellung Nachfolge-Logistikauftrag</w:t>
      </w:r>
      <w:r w:rsidR="00EF01AD" w:rsidRPr="00F14AC8">
        <w:t>“ entfernen</w:t>
      </w:r>
      <w:r w:rsidRPr="00F14AC8">
        <w:t>.</w:t>
      </w:r>
    </w:p>
    <w:p w14:paraId="3E40714A" w14:textId="77777777" w:rsidR="00D66B2C" w:rsidRPr="00F14AC8" w:rsidRDefault="00D66B2C" w:rsidP="007965B0"/>
    <w:p w14:paraId="42EAFA9B" w14:textId="79C1EAC8" w:rsidR="00D66B2C" w:rsidRPr="00F14AC8" w:rsidRDefault="00D66B2C" w:rsidP="007965B0">
      <w:r w:rsidRPr="00F14AC8">
        <w:t>Prüfung des Zurück-Pfeils oben links. Dieser scheint nicht immer zu funktionieren. Funktion sicherstellen.</w:t>
      </w:r>
    </w:p>
    <w:p w14:paraId="4846418A" w14:textId="77777777" w:rsidR="00BE2198" w:rsidRPr="00F14AC8" w:rsidRDefault="00BE2198" w:rsidP="007965B0"/>
    <w:tbl>
      <w:tblPr>
        <w:tblStyle w:val="Tabellenraster"/>
        <w:tblW w:w="9085" w:type="dxa"/>
        <w:tblLook w:val="04A0" w:firstRow="1" w:lastRow="0" w:firstColumn="1" w:lastColumn="0" w:noHBand="0" w:noVBand="1"/>
      </w:tblPr>
      <w:tblGrid>
        <w:gridCol w:w="8018"/>
        <w:gridCol w:w="1067"/>
      </w:tblGrid>
      <w:tr w:rsidR="007965B0" w:rsidRPr="00F14AC8" w14:paraId="4B570174" w14:textId="77777777" w:rsidTr="00D16466">
        <w:tc>
          <w:tcPr>
            <w:tcW w:w="8077" w:type="dxa"/>
            <w:shd w:val="clear" w:color="auto" w:fill="DCEEA3" w:themeFill="accent6" w:themeFillTint="99"/>
          </w:tcPr>
          <w:p w14:paraId="78C586D6" w14:textId="77777777" w:rsidR="007965B0" w:rsidRPr="00F14AC8" w:rsidRDefault="007965B0" w:rsidP="00D16466">
            <w:r w:rsidRPr="00F14AC8">
              <w:t>Auswirkungen der Customization/Extension</w:t>
            </w:r>
          </w:p>
        </w:tc>
        <w:tc>
          <w:tcPr>
            <w:tcW w:w="1008" w:type="dxa"/>
            <w:shd w:val="clear" w:color="auto" w:fill="DCEEA3" w:themeFill="accent6" w:themeFillTint="99"/>
          </w:tcPr>
          <w:p w14:paraId="4CD2BAD9" w14:textId="77777777" w:rsidR="007965B0" w:rsidRPr="00F14AC8" w:rsidRDefault="007965B0" w:rsidP="00D16466">
            <w:r w:rsidRPr="00F14AC8">
              <w:t>Antwort</w:t>
            </w:r>
          </w:p>
        </w:tc>
      </w:tr>
      <w:tr w:rsidR="007965B0" w:rsidRPr="00F14AC8" w14:paraId="0B707C62" w14:textId="77777777" w:rsidTr="00D16466">
        <w:tc>
          <w:tcPr>
            <w:tcW w:w="8077" w:type="dxa"/>
          </w:tcPr>
          <w:p w14:paraId="63DFAB2F" w14:textId="77777777" w:rsidR="007965B0" w:rsidRPr="00F14AC8" w:rsidRDefault="007965B0" w:rsidP="00D16466">
            <w:pPr>
              <w:rPr>
                <w:sz w:val="20"/>
                <w:szCs w:val="20"/>
              </w:rPr>
            </w:pPr>
            <w:r w:rsidRPr="00F14AC8">
              <w:rPr>
                <w:sz w:val="20"/>
                <w:szCs w:val="20"/>
              </w:rPr>
              <w:t xml:space="preserve">Keine besonderen Auswirkungen </w:t>
            </w:r>
          </w:p>
        </w:tc>
        <w:tc>
          <w:tcPr>
            <w:tcW w:w="1008" w:type="dxa"/>
          </w:tcPr>
          <w:p w14:paraId="16B7276F" w14:textId="77777777" w:rsidR="007965B0" w:rsidRPr="00F14AC8" w:rsidRDefault="007965B0" w:rsidP="00D16466">
            <w:pPr>
              <w:rPr>
                <w:sz w:val="20"/>
                <w:szCs w:val="20"/>
              </w:rPr>
            </w:pPr>
            <w:r w:rsidRPr="00F14AC8">
              <w:rPr>
                <w:sz w:val="20"/>
                <w:szCs w:val="20"/>
              </w:rPr>
              <w:t>Ja/Nein</w:t>
            </w:r>
          </w:p>
        </w:tc>
      </w:tr>
      <w:tr w:rsidR="007965B0" w:rsidRPr="00F14AC8" w14:paraId="76606BCA" w14:textId="77777777" w:rsidTr="00D16466">
        <w:tc>
          <w:tcPr>
            <w:tcW w:w="8077" w:type="dxa"/>
          </w:tcPr>
          <w:p w14:paraId="756071C6" w14:textId="77777777" w:rsidR="007965B0" w:rsidRPr="00F14AC8" w:rsidRDefault="007965B0"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0FF99F49" w14:textId="77777777" w:rsidR="007965B0" w:rsidRPr="00F14AC8" w:rsidRDefault="007965B0" w:rsidP="00D16466">
            <w:pPr>
              <w:rPr>
                <w:sz w:val="20"/>
                <w:szCs w:val="20"/>
              </w:rPr>
            </w:pPr>
            <w:r w:rsidRPr="00F14AC8">
              <w:rPr>
                <w:sz w:val="20"/>
                <w:szCs w:val="20"/>
              </w:rPr>
              <w:t>Ja/Nein</w:t>
            </w:r>
          </w:p>
        </w:tc>
      </w:tr>
      <w:tr w:rsidR="007965B0" w:rsidRPr="00F14AC8" w14:paraId="21CD4360" w14:textId="77777777" w:rsidTr="00D16466">
        <w:tc>
          <w:tcPr>
            <w:tcW w:w="8077" w:type="dxa"/>
          </w:tcPr>
          <w:p w14:paraId="6C140E08" w14:textId="77777777" w:rsidR="007965B0" w:rsidRPr="00F14AC8" w:rsidRDefault="007965B0"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586B273D" w14:textId="77777777" w:rsidR="007965B0" w:rsidRPr="00F14AC8" w:rsidRDefault="007965B0" w:rsidP="00D16466">
            <w:pPr>
              <w:rPr>
                <w:sz w:val="20"/>
                <w:szCs w:val="20"/>
              </w:rPr>
            </w:pPr>
            <w:r w:rsidRPr="00F14AC8">
              <w:rPr>
                <w:sz w:val="20"/>
                <w:szCs w:val="20"/>
              </w:rPr>
              <w:t>Ja/Nein</w:t>
            </w:r>
          </w:p>
        </w:tc>
      </w:tr>
      <w:tr w:rsidR="007965B0" w:rsidRPr="00F14AC8" w14:paraId="1B254FFA" w14:textId="77777777" w:rsidTr="00D16466">
        <w:tc>
          <w:tcPr>
            <w:tcW w:w="8077" w:type="dxa"/>
          </w:tcPr>
          <w:p w14:paraId="5A9E8926" w14:textId="77777777" w:rsidR="007965B0" w:rsidRPr="00F14AC8" w:rsidRDefault="007965B0"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0F005764" w14:textId="77777777" w:rsidR="007965B0" w:rsidRPr="00F14AC8" w:rsidRDefault="007965B0" w:rsidP="00D16466">
            <w:pPr>
              <w:rPr>
                <w:sz w:val="20"/>
                <w:szCs w:val="20"/>
              </w:rPr>
            </w:pPr>
            <w:r w:rsidRPr="00F14AC8">
              <w:rPr>
                <w:sz w:val="20"/>
                <w:szCs w:val="20"/>
              </w:rPr>
              <w:t>Ja/Nein</w:t>
            </w:r>
          </w:p>
        </w:tc>
      </w:tr>
      <w:tr w:rsidR="007965B0" w:rsidRPr="00F14AC8" w14:paraId="33B43F9E" w14:textId="77777777" w:rsidTr="00D16466">
        <w:tc>
          <w:tcPr>
            <w:tcW w:w="8077" w:type="dxa"/>
          </w:tcPr>
          <w:p w14:paraId="0179E997" w14:textId="77777777" w:rsidR="007965B0" w:rsidRPr="00F14AC8" w:rsidRDefault="007965B0"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3D02E913" w14:textId="77777777" w:rsidR="007965B0" w:rsidRPr="00F14AC8" w:rsidRDefault="007965B0"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7965B0" w:rsidRPr="00F14AC8" w14:paraId="317E5863" w14:textId="77777777" w:rsidTr="00D16466">
        <w:trPr>
          <w:trHeight w:hRule="exact" w:val="861"/>
        </w:trPr>
        <w:tc>
          <w:tcPr>
            <w:tcW w:w="1273" w:type="dxa"/>
            <w:shd w:val="clear" w:color="auto" w:fill="D5D5D5" w:themeFill="background2"/>
            <w:tcMar>
              <w:bottom w:w="57" w:type="dxa"/>
            </w:tcMar>
          </w:tcPr>
          <w:p w14:paraId="24F95ACE" w14:textId="77777777" w:rsidR="007965B0" w:rsidRPr="00F14AC8" w:rsidRDefault="007965B0" w:rsidP="00D16466">
            <w:pPr>
              <w:rPr>
                <w:b/>
              </w:rPr>
            </w:pPr>
            <w:r w:rsidRPr="00F14AC8">
              <w:rPr>
                <w:b/>
              </w:rPr>
              <w:t>Priorität</w:t>
            </w:r>
          </w:p>
        </w:tc>
        <w:tc>
          <w:tcPr>
            <w:tcW w:w="2190" w:type="dxa"/>
            <w:shd w:val="clear" w:color="auto" w:fill="D5D5D5" w:themeFill="background2"/>
            <w:tcMar>
              <w:bottom w:w="57" w:type="dxa"/>
            </w:tcMar>
          </w:tcPr>
          <w:p w14:paraId="0D1D527A" w14:textId="77777777" w:rsidR="007965B0" w:rsidRPr="00F14AC8" w:rsidRDefault="007965B0" w:rsidP="00D16466">
            <w:pPr>
              <w:rPr>
                <w:b/>
              </w:rPr>
            </w:pPr>
            <w:r w:rsidRPr="00F14AC8">
              <w:rPr>
                <w:b/>
              </w:rPr>
              <w:t>Realisierung</w:t>
            </w:r>
          </w:p>
        </w:tc>
        <w:tc>
          <w:tcPr>
            <w:tcW w:w="1070" w:type="dxa"/>
            <w:shd w:val="clear" w:color="auto" w:fill="D5D5D5" w:themeFill="background2"/>
            <w:tcMar>
              <w:bottom w:w="57" w:type="dxa"/>
            </w:tcMar>
          </w:tcPr>
          <w:p w14:paraId="38F1CA4B" w14:textId="77777777" w:rsidR="007965B0" w:rsidRPr="00F14AC8" w:rsidRDefault="007965B0" w:rsidP="00D16466">
            <w:pPr>
              <w:rPr>
                <w:b/>
              </w:rPr>
            </w:pPr>
            <w:r w:rsidRPr="00F14AC8">
              <w:rPr>
                <w:b/>
              </w:rPr>
              <w:t>Dauer (ca./h)</w:t>
            </w:r>
          </w:p>
        </w:tc>
        <w:tc>
          <w:tcPr>
            <w:tcW w:w="1134" w:type="dxa"/>
            <w:shd w:val="clear" w:color="auto" w:fill="D5D5D5" w:themeFill="background2"/>
            <w:tcMar>
              <w:bottom w:w="57" w:type="dxa"/>
            </w:tcMar>
          </w:tcPr>
          <w:p w14:paraId="2EEA6D06" w14:textId="77777777" w:rsidR="007965B0" w:rsidRPr="00F14AC8" w:rsidRDefault="007965B0"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7265477C" w14:textId="77777777" w:rsidR="007965B0" w:rsidRPr="00F14AC8" w:rsidRDefault="007965B0"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327444C0" w14:textId="77777777" w:rsidR="007965B0" w:rsidRPr="00F14AC8" w:rsidRDefault="007965B0" w:rsidP="00D16466">
            <w:pPr>
              <w:rPr>
                <w:b/>
              </w:rPr>
            </w:pPr>
            <w:r w:rsidRPr="00F14AC8">
              <w:rPr>
                <w:b/>
              </w:rPr>
              <w:t>Bereich</w:t>
            </w:r>
          </w:p>
        </w:tc>
      </w:tr>
      <w:tr w:rsidR="007965B0" w:rsidRPr="00F14AC8" w14:paraId="2383DCE0" w14:textId="77777777" w:rsidTr="00D16466">
        <w:trPr>
          <w:trHeight w:val="454"/>
        </w:trPr>
        <w:tc>
          <w:tcPr>
            <w:tcW w:w="1273" w:type="dxa"/>
            <w:shd w:val="clear" w:color="auto" w:fill="FFFFFF"/>
            <w:tcMar>
              <w:bottom w:w="57" w:type="dxa"/>
            </w:tcMar>
          </w:tcPr>
          <w:p w14:paraId="57119140" w14:textId="77777777" w:rsidR="007965B0" w:rsidRPr="00F14AC8" w:rsidRDefault="007965B0" w:rsidP="00394CD1">
            <w:pPr>
              <w:pStyle w:val="Tabelleninhalte"/>
            </w:pPr>
            <w:r w:rsidRPr="00F14AC8">
              <w:t>1</w:t>
            </w:r>
          </w:p>
        </w:tc>
        <w:tc>
          <w:tcPr>
            <w:tcW w:w="2190" w:type="dxa"/>
            <w:shd w:val="clear" w:color="auto" w:fill="FFFFFF"/>
            <w:tcMar>
              <w:bottom w:w="57" w:type="dxa"/>
            </w:tcMar>
          </w:tcPr>
          <w:p w14:paraId="57FE226F" w14:textId="77777777" w:rsidR="007965B0" w:rsidRPr="00F14AC8" w:rsidRDefault="007965B0" w:rsidP="00394CD1">
            <w:pPr>
              <w:pStyle w:val="Tabelleninhalte"/>
            </w:pPr>
            <w:r w:rsidRPr="00F14AC8">
              <w:t>Abas</w:t>
            </w:r>
          </w:p>
        </w:tc>
        <w:tc>
          <w:tcPr>
            <w:tcW w:w="1070" w:type="dxa"/>
            <w:shd w:val="clear" w:color="auto" w:fill="FFFFFF"/>
            <w:tcMar>
              <w:bottom w:w="57" w:type="dxa"/>
            </w:tcMar>
          </w:tcPr>
          <w:p w14:paraId="4B7BE287" w14:textId="77777777" w:rsidR="007965B0" w:rsidRPr="00F14AC8" w:rsidRDefault="007965B0" w:rsidP="00394CD1">
            <w:pPr>
              <w:pStyle w:val="Tabelleninhalte"/>
            </w:pPr>
            <w:r w:rsidRPr="00F14AC8">
              <w:t>0,00</w:t>
            </w:r>
          </w:p>
        </w:tc>
        <w:tc>
          <w:tcPr>
            <w:tcW w:w="1134" w:type="dxa"/>
            <w:shd w:val="clear" w:color="auto" w:fill="FFFFFF"/>
            <w:tcMar>
              <w:bottom w:w="57" w:type="dxa"/>
            </w:tcMar>
          </w:tcPr>
          <w:p w14:paraId="6AAE2597" w14:textId="77777777" w:rsidR="007965B0" w:rsidRPr="00F14AC8" w:rsidRDefault="007965B0" w:rsidP="00394CD1">
            <w:pPr>
              <w:pStyle w:val="Tabelleninhalte"/>
            </w:pPr>
            <w:r w:rsidRPr="00F14AC8">
              <w:t>0,00</w:t>
            </w:r>
          </w:p>
        </w:tc>
        <w:tc>
          <w:tcPr>
            <w:tcW w:w="1134" w:type="dxa"/>
            <w:shd w:val="clear" w:color="auto" w:fill="FFFFFF"/>
            <w:tcMar>
              <w:bottom w:w="57" w:type="dxa"/>
            </w:tcMar>
          </w:tcPr>
          <w:p w14:paraId="35E4F5D0" w14:textId="77777777" w:rsidR="007965B0" w:rsidRPr="00F14AC8" w:rsidRDefault="007965B0" w:rsidP="00394CD1">
            <w:pPr>
              <w:pStyle w:val="Tabelleninhalte"/>
            </w:pPr>
            <w:r w:rsidRPr="00F14AC8">
              <w:t>0,00</w:t>
            </w:r>
          </w:p>
        </w:tc>
        <w:tc>
          <w:tcPr>
            <w:tcW w:w="2271" w:type="dxa"/>
            <w:shd w:val="clear" w:color="auto" w:fill="FFFFFF"/>
            <w:tcMar>
              <w:bottom w:w="57" w:type="dxa"/>
            </w:tcMar>
          </w:tcPr>
          <w:p w14:paraId="2BB6EBE1" w14:textId="77777777" w:rsidR="007965B0" w:rsidRPr="00F14AC8" w:rsidRDefault="007965B0" w:rsidP="00394CD1">
            <w:pPr>
              <w:pStyle w:val="Tabelleninhalte"/>
            </w:pPr>
            <w:r w:rsidRPr="00F14AC8">
              <w:t>Admin</w:t>
            </w:r>
          </w:p>
        </w:tc>
      </w:tr>
    </w:tbl>
    <w:p w14:paraId="456276B8" w14:textId="77777777" w:rsidR="00DA39C2" w:rsidRPr="00F14AC8" w:rsidRDefault="00DA39C2" w:rsidP="003A104F">
      <w:pPr>
        <w:rPr>
          <w:rFonts w:eastAsiaTheme="majorEastAsia" w:cstheme="majorBidi"/>
          <w:bCs/>
        </w:rPr>
      </w:pPr>
    </w:p>
    <w:p w14:paraId="08C19BE7" w14:textId="77777777" w:rsidR="003A104F" w:rsidRPr="00F14AC8" w:rsidRDefault="003A104F" w:rsidP="003A104F"/>
    <w:p w14:paraId="61134717" w14:textId="3B9B1685" w:rsidR="00C77F6E" w:rsidRPr="00F14AC8" w:rsidRDefault="00C77F6E" w:rsidP="00C77F6E">
      <w:pPr>
        <w:pStyle w:val="berschrift3"/>
      </w:pPr>
      <w:bookmarkStart w:id="1133" w:name="_Toc228444398"/>
      <w:r w:rsidRPr="00F14AC8">
        <w:t>Intralogistik Mitarbeiter</w:t>
      </w:r>
      <w:bookmarkEnd w:id="1133"/>
    </w:p>
    <w:p w14:paraId="09C6E401" w14:textId="77777777" w:rsidR="00C77F6E" w:rsidRPr="00F14AC8" w:rsidRDefault="00C77F6E" w:rsidP="003A104F"/>
    <w:p w14:paraId="516C909D" w14:textId="7B00E480" w:rsidR="00C77F6E" w:rsidRPr="00F14AC8" w:rsidRDefault="000C2701" w:rsidP="00C77F6E">
      <w:pPr>
        <w:rPr>
          <w:bCs/>
        </w:rPr>
      </w:pPr>
      <w:r w:rsidRPr="00F14AC8">
        <w:rPr>
          <w:bCs/>
        </w:rPr>
        <w:t>Im ABAS</w:t>
      </w:r>
      <w:r w:rsidR="008308A5" w:rsidRPr="00F14AC8">
        <w:rPr>
          <w:bCs/>
        </w:rPr>
        <w:t>-</w:t>
      </w:r>
      <w:r w:rsidRPr="00F14AC8">
        <w:rPr>
          <w:bCs/>
        </w:rPr>
        <w:t xml:space="preserve">Menü „Intralogistik“ wird das Kommando zum Aufrufen des Intralogistik-Mitarbeiters </w:t>
      </w:r>
      <w:r w:rsidR="00D10F6E" w:rsidRPr="00F14AC8">
        <w:rPr>
          <w:bCs/>
        </w:rPr>
        <w:t>benötigt.</w:t>
      </w:r>
    </w:p>
    <w:p w14:paraId="1442260E" w14:textId="77777777" w:rsidR="00C77F6E" w:rsidRPr="00F14AC8" w:rsidRDefault="00C77F6E" w:rsidP="003A104F"/>
    <w:p w14:paraId="068694A2" w14:textId="12A822DC" w:rsidR="003A104F" w:rsidRPr="00F14AC8" w:rsidRDefault="008308A5" w:rsidP="003A104F">
      <w:r w:rsidRPr="00F14AC8">
        <w:t>D</w:t>
      </w:r>
      <w:r w:rsidR="00F96E08" w:rsidRPr="00F14AC8">
        <w:t xml:space="preserve">er Standort des Mitarbeiters wird über die Lagergruppe seines Transitlagerplatzes definiert. Somit ist kein weiteres Feld für die Lagergruppe nötig. Pro Lagergruppe und Logistikmitarbeiter </w:t>
      </w:r>
      <w:r w:rsidR="00810517" w:rsidRPr="00F14AC8">
        <w:t>muss ein Transitlagerplatz angelegt werden. Bei der Benennung wird empfohlen das Suchwort und den Namen so zu wählen, dass sich aus dem Suchwort die Betriebsstätte und der Mitarbeiter erkennen lässt.</w:t>
      </w:r>
    </w:p>
    <w:p w14:paraId="4541CF39" w14:textId="77777777" w:rsidR="003A104F" w:rsidRPr="00F14AC8" w:rsidRDefault="003A104F" w:rsidP="003A104F">
      <w:pPr>
        <w:rPr>
          <w:b/>
          <w:bCs/>
        </w:rPr>
      </w:pPr>
    </w:p>
    <w:p w14:paraId="05BDC1DD" w14:textId="5EB8F0B2" w:rsidR="00495230" w:rsidRPr="00F14AC8" w:rsidRDefault="00495230" w:rsidP="003A104F">
      <w:pPr>
        <w:rPr>
          <w:b/>
          <w:bCs/>
          <w:color w:val="002060"/>
        </w:rPr>
      </w:pPr>
      <w:r w:rsidRPr="00F14AC8">
        <w:rPr>
          <w:b/>
          <w:bCs/>
          <w:color w:val="002060"/>
        </w:rPr>
        <w:t>Umsetzung HWK</w:t>
      </w:r>
    </w:p>
    <w:p w14:paraId="51B282C8" w14:textId="77777777" w:rsidR="00495230" w:rsidRPr="00F14AC8" w:rsidRDefault="00495230" w:rsidP="003A104F"/>
    <w:p w14:paraId="61C3783C" w14:textId="5DDCBAE4" w:rsidR="003A104F" w:rsidRPr="00F14AC8" w:rsidRDefault="00495230" w:rsidP="003A104F">
      <w:r w:rsidRPr="00F14AC8">
        <w:t>Menü um Intralogistik-Mitarbeiter erweitern.</w:t>
      </w:r>
    </w:p>
    <w:p w14:paraId="22E8927B" w14:textId="77777777" w:rsidR="003A104F" w:rsidRPr="00F14AC8" w:rsidRDefault="003A104F" w:rsidP="003A104F"/>
    <w:p w14:paraId="67A8DF4B" w14:textId="400E120E" w:rsidR="003E299F" w:rsidRPr="00F14AC8" w:rsidRDefault="003E299F" w:rsidP="003E299F">
      <w:pPr>
        <w:pStyle w:val="berschrift3"/>
      </w:pPr>
      <w:bookmarkStart w:id="1134" w:name="_Toc228444399"/>
      <w:bookmarkStart w:id="1135" w:name="AP050"/>
      <w:r w:rsidRPr="00F14AC8">
        <w:t>Fertigungszentrale</w:t>
      </w:r>
      <w:bookmarkEnd w:id="1134"/>
    </w:p>
    <w:bookmarkEnd w:id="1135"/>
    <w:p w14:paraId="6D71C135" w14:textId="77777777" w:rsidR="003E299F" w:rsidRPr="00F14AC8" w:rsidRDefault="003E299F" w:rsidP="003A104F"/>
    <w:p w14:paraId="60DE3185" w14:textId="516D5B88" w:rsidR="00D80435" w:rsidRPr="00F14AC8" w:rsidRDefault="00622419" w:rsidP="003A104F">
      <w:r w:rsidRPr="00F14AC8">
        <w:t>D</w:t>
      </w:r>
      <w:r w:rsidR="00467343" w:rsidRPr="00F14AC8">
        <w:t>as Infosystem</w:t>
      </w:r>
      <w:r w:rsidRPr="00F14AC8">
        <w:t xml:space="preserve"> Fertigungszentrale der Intralogistik wird </w:t>
      </w:r>
      <w:r w:rsidR="00D80435" w:rsidRPr="00F14AC8">
        <w:t xml:space="preserve">als Basis für alle Individualisierungen im gesamten Einführungskonzept sein. Somit ist gewährleistet, dass alle Intralogistik-Funktionalitäten </w:t>
      </w:r>
      <w:r w:rsidR="000F5F9B" w:rsidRPr="00F14AC8">
        <w:t>greifen.</w:t>
      </w:r>
    </w:p>
    <w:p w14:paraId="77578923" w14:textId="77777777" w:rsidR="000F5F9B" w:rsidRPr="00F14AC8" w:rsidRDefault="000F5F9B" w:rsidP="003A104F"/>
    <w:p w14:paraId="322611A2" w14:textId="61EC13B3" w:rsidR="000F5F9B" w:rsidRPr="00F14AC8" w:rsidRDefault="000F5F9B" w:rsidP="003A104F">
      <w:r w:rsidRPr="00F14AC8">
        <w:t xml:space="preserve">Die Freigabe eines Betriebsauftrages muss an allen Stellen </w:t>
      </w:r>
      <w:r w:rsidR="008D12AD" w:rsidRPr="00F14AC8">
        <w:t xml:space="preserve">so erfolgen, dass die Intralogistik-Funktionen ausgeführt werden. </w:t>
      </w:r>
    </w:p>
    <w:p w14:paraId="390254F9" w14:textId="77777777" w:rsidR="008D12AD" w:rsidRPr="00F14AC8" w:rsidRDefault="008D12AD" w:rsidP="003A104F"/>
    <w:p w14:paraId="125D4E34" w14:textId="5ED2EA62" w:rsidR="008D12AD" w:rsidRPr="00F14AC8" w:rsidRDefault="008D12AD" w:rsidP="005F5D00">
      <w:pPr>
        <w:pStyle w:val="Listenabsatz"/>
        <w:numPr>
          <w:ilvl w:val="0"/>
          <w:numId w:val="39"/>
        </w:numPr>
      </w:pPr>
      <w:r w:rsidRPr="00F14AC8">
        <w:t>Freigabe-Button in der Zeile</w:t>
      </w:r>
      <w:r w:rsidR="00FE6D28" w:rsidRPr="00F14AC8">
        <w:t xml:space="preserve"> der </w:t>
      </w:r>
      <w:r w:rsidR="00A202B3" w:rsidRPr="00F14AC8">
        <w:t>Fertigungszentrale</w:t>
      </w:r>
    </w:p>
    <w:p w14:paraId="3921F74A" w14:textId="4F53CBBC" w:rsidR="008D12AD" w:rsidRPr="00F14AC8" w:rsidRDefault="008D12AD" w:rsidP="005F5D00">
      <w:pPr>
        <w:pStyle w:val="Listenabsatz"/>
        <w:numPr>
          <w:ilvl w:val="0"/>
          <w:numId w:val="39"/>
        </w:numPr>
      </w:pPr>
      <w:r w:rsidRPr="00F14AC8">
        <w:t>Freigabe-Button im Kopf</w:t>
      </w:r>
      <w:r w:rsidR="00FE6D28" w:rsidRPr="00F14AC8">
        <w:t xml:space="preserve"> der </w:t>
      </w:r>
      <w:r w:rsidR="00A202B3" w:rsidRPr="00F14AC8">
        <w:t>Fertigungszentrale</w:t>
      </w:r>
    </w:p>
    <w:p w14:paraId="66C6F904" w14:textId="38C04EA0" w:rsidR="008D12AD" w:rsidRPr="00F14AC8" w:rsidRDefault="008D12AD" w:rsidP="005F5D00">
      <w:pPr>
        <w:pStyle w:val="Listenabsatz"/>
        <w:numPr>
          <w:ilvl w:val="0"/>
          <w:numId w:val="39"/>
        </w:numPr>
      </w:pPr>
      <w:r w:rsidRPr="00F14AC8">
        <w:t>Freigabe im Fertigungsvorschlag</w:t>
      </w:r>
    </w:p>
    <w:p w14:paraId="0F85754B" w14:textId="77777777" w:rsidR="00622419" w:rsidRPr="00F14AC8" w:rsidRDefault="00622419" w:rsidP="003A104F"/>
    <w:p w14:paraId="3A1DB510" w14:textId="77777777" w:rsidR="00AA0F7C" w:rsidRPr="00F14AC8" w:rsidRDefault="00AA0F7C" w:rsidP="00AA0F7C">
      <w:pPr>
        <w:rPr>
          <w:b/>
          <w:bCs/>
          <w:color w:val="002060"/>
        </w:rPr>
      </w:pPr>
      <w:r w:rsidRPr="00F14AC8">
        <w:rPr>
          <w:b/>
          <w:bCs/>
          <w:color w:val="002060"/>
        </w:rPr>
        <w:t>Umsetzung ABAS</w:t>
      </w:r>
    </w:p>
    <w:p w14:paraId="20B7F3EA" w14:textId="77777777" w:rsidR="00AA0F7C" w:rsidRPr="00F14AC8" w:rsidRDefault="00AA0F7C" w:rsidP="00AA0F7C">
      <w:pPr>
        <w:rPr>
          <w:b/>
          <w:bCs/>
          <w:color w:val="002060"/>
        </w:rPr>
      </w:pPr>
    </w:p>
    <w:p w14:paraId="4C152E53" w14:textId="3ECACEE5" w:rsidR="00AA0F7C" w:rsidRDefault="00AA0F7C" w:rsidP="00AA0F7C">
      <w:commentRangeStart w:id="1136"/>
      <w:commentRangeStart w:id="1137"/>
      <w:r w:rsidRPr="00F14AC8">
        <w:t xml:space="preserve">Individuelles </w:t>
      </w:r>
      <w:r w:rsidR="005F5B51" w:rsidRPr="00F14AC8">
        <w:t>Freigabe-</w:t>
      </w:r>
      <w:r w:rsidRPr="00F14AC8">
        <w:t xml:space="preserve">Programm der Intralogistik an </w:t>
      </w:r>
      <w:r w:rsidR="00627A80" w:rsidRPr="00F14AC8">
        <w:t>alle oben beschriebenen Events anhängen</w:t>
      </w:r>
      <w:r w:rsidR="005F5B51" w:rsidRPr="00F14AC8">
        <w:t>.</w:t>
      </w:r>
      <w:commentRangeEnd w:id="1136"/>
      <w:r w:rsidR="00B20FE3">
        <w:rPr>
          <w:rStyle w:val="Kommentarzeichen"/>
          <w:sz w:val="24"/>
          <w:szCs w:val="24"/>
        </w:rPr>
        <w:commentReference w:id="1136"/>
      </w:r>
      <w:commentRangeEnd w:id="1137"/>
      <w:r>
        <w:rPr>
          <w:rStyle w:val="Kommentarzeichen"/>
          <w:sz w:val="24"/>
          <w:szCs w:val="24"/>
        </w:rPr>
        <w:commentReference w:id="1137"/>
      </w:r>
    </w:p>
    <w:p w14:paraId="1D26DFD6" w14:textId="77777777" w:rsidR="008A4C51" w:rsidRPr="00F14AC8" w:rsidRDefault="008A4C51" w:rsidP="00AA0F7C"/>
    <w:p w14:paraId="0DBD7E43" w14:textId="67951BF8" w:rsidR="00627A80" w:rsidRPr="00F14AC8" w:rsidRDefault="00627A80" w:rsidP="00AA0F7C">
      <w:commentRangeStart w:id="1138"/>
      <w:commentRangeStart w:id="1139"/>
      <w:r w:rsidRPr="00F14AC8">
        <w:t xml:space="preserve">Das Suchwort der Fertigungszentrale der Intralogistik auf PRODLIST ändern, damit </w:t>
      </w:r>
      <w:r w:rsidR="005F5B51" w:rsidRPr="00F14AC8">
        <w:t>nur noch dieses geöffnet wird.</w:t>
      </w:r>
      <w:commentRangeEnd w:id="1138"/>
      <w:r w:rsidR="00C841D0" w:rsidRPr="00F14AC8">
        <w:rPr>
          <w:rStyle w:val="Kommentarzeichen"/>
          <w:sz w:val="24"/>
          <w:szCs w:val="24"/>
        </w:rPr>
        <w:commentReference w:id="1138"/>
      </w:r>
      <w:commentRangeEnd w:id="1139"/>
      <w:r w:rsidRPr="00F14AC8">
        <w:rPr>
          <w:rStyle w:val="Kommentarzeichen"/>
          <w:sz w:val="24"/>
          <w:szCs w:val="24"/>
        </w:rPr>
        <w:commentReference w:id="1139"/>
      </w:r>
    </w:p>
    <w:p w14:paraId="18FDC427" w14:textId="77777777" w:rsidR="008A4C51" w:rsidRDefault="008A4C51" w:rsidP="00AA0F7C"/>
    <w:p w14:paraId="283892A5" w14:textId="7765D733" w:rsidR="001865D2" w:rsidRPr="00F14AC8" w:rsidRDefault="001865D2" w:rsidP="00AA0F7C">
      <w:r w:rsidRPr="00F14AC8">
        <w:t>Die Lagergruppe „</w:t>
      </w:r>
      <w:r w:rsidRPr="00F14AC8">
        <w:rPr>
          <w:b/>
          <w:bCs/>
        </w:rPr>
        <w:t>klgruppe</w:t>
      </w:r>
      <w:r w:rsidRPr="00F14AC8">
        <w:t>“ muss mit der Lagergruppe des angemeldeten Mitarbeiters vorbelegt werden. Siehe „</w:t>
      </w:r>
      <w:r w:rsidRPr="00F14AC8">
        <w:rPr>
          <w:b/>
        </w:rPr>
        <w:t>ystandort</w:t>
      </w:r>
      <w:r w:rsidRPr="00F14AC8">
        <w:t>“ im Mitarbeiter.</w:t>
      </w:r>
    </w:p>
    <w:p w14:paraId="639F0995" w14:textId="77777777" w:rsidR="00AA0F7C" w:rsidRPr="00F14AC8" w:rsidRDefault="00AA0F7C" w:rsidP="00AA0F7C"/>
    <w:tbl>
      <w:tblPr>
        <w:tblStyle w:val="Tabellenraster"/>
        <w:tblW w:w="9085" w:type="dxa"/>
        <w:tblLook w:val="04A0" w:firstRow="1" w:lastRow="0" w:firstColumn="1" w:lastColumn="0" w:noHBand="0" w:noVBand="1"/>
      </w:tblPr>
      <w:tblGrid>
        <w:gridCol w:w="8018"/>
        <w:gridCol w:w="1067"/>
      </w:tblGrid>
      <w:tr w:rsidR="00AA0F7C" w:rsidRPr="00F14AC8" w14:paraId="0CC8C585" w14:textId="77777777" w:rsidTr="00D16466">
        <w:tc>
          <w:tcPr>
            <w:tcW w:w="8077" w:type="dxa"/>
            <w:shd w:val="clear" w:color="auto" w:fill="DCEEA3" w:themeFill="accent6" w:themeFillTint="99"/>
          </w:tcPr>
          <w:p w14:paraId="673F7464" w14:textId="77777777" w:rsidR="00AA0F7C" w:rsidRPr="00F14AC8" w:rsidRDefault="00AA0F7C" w:rsidP="00D16466">
            <w:r w:rsidRPr="00F14AC8">
              <w:t>Auswirkungen der Customization/Extension</w:t>
            </w:r>
          </w:p>
        </w:tc>
        <w:tc>
          <w:tcPr>
            <w:tcW w:w="1008" w:type="dxa"/>
            <w:shd w:val="clear" w:color="auto" w:fill="DCEEA3" w:themeFill="accent6" w:themeFillTint="99"/>
          </w:tcPr>
          <w:p w14:paraId="08610350" w14:textId="77777777" w:rsidR="00AA0F7C" w:rsidRPr="00F14AC8" w:rsidRDefault="00AA0F7C" w:rsidP="00D16466">
            <w:r w:rsidRPr="00F14AC8">
              <w:t>Antwort</w:t>
            </w:r>
          </w:p>
        </w:tc>
      </w:tr>
      <w:tr w:rsidR="00AA0F7C" w:rsidRPr="00F14AC8" w14:paraId="07AE7BD3" w14:textId="77777777" w:rsidTr="00D16466">
        <w:tc>
          <w:tcPr>
            <w:tcW w:w="8077" w:type="dxa"/>
          </w:tcPr>
          <w:p w14:paraId="0D4E2E4D" w14:textId="77777777" w:rsidR="00AA0F7C" w:rsidRPr="00F14AC8" w:rsidRDefault="00AA0F7C" w:rsidP="00D16466">
            <w:pPr>
              <w:rPr>
                <w:sz w:val="20"/>
                <w:szCs w:val="20"/>
              </w:rPr>
            </w:pPr>
            <w:r w:rsidRPr="00F14AC8">
              <w:rPr>
                <w:sz w:val="20"/>
                <w:szCs w:val="20"/>
              </w:rPr>
              <w:t xml:space="preserve">Keine besonderen Auswirkungen </w:t>
            </w:r>
          </w:p>
        </w:tc>
        <w:tc>
          <w:tcPr>
            <w:tcW w:w="1008" w:type="dxa"/>
          </w:tcPr>
          <w:p w14:paraId="0B52EF2E" w14:textId="77777777" w:rsidR="00AA0F7C" w:rsidRPr="00F14AC8" w:rsidRDefault="00AA0F7C" w:rsidP="00D16466">
            <w:pPr>
              <w:rPr>
                <w:sz w:val="20"/>
                <w:szCs w:val="20"/>
              </w:rPr>
            </w:pPr>
            <w:r w:rsidRPr="00F14AC8">
              <w:rPr>
                <w:sz w:val="20"/>
                <w:szCs w:val="20"/>
              </w:rPr>
              <w:t>Ja/Nein</w:t>
            </w:r>
          </w:p>
        </w:tc>
      </w:tr>
      <w:tr w:rsidR="00AA0F7C" w:rsidRPr="00F14AC8" w14:paraId="3510608E" w14:textId="77777777" w:rsidTr="00D16466">
        <w:tc>
          <w:tcPr>
            <w:tcW w:w="8077" w:type="dxa"/>
          </w:tcPr>
          <w:p w14:paraId="4BD10566" w14:textId="77777777" w:rsidR="00AA0F7C" w:rsidRPr="00F14AC8" w:rsidRDefault="00AA0F7C"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2CC8F94A" w14:textId="77777777" w:rsidR="00AA0F7C" w:rsidRPr="00F14AC8" w:rsidRDefault="00AA0F7C" w:rsidP="00D16466">
            <w:pPr>
              <w:rPr>
                <w:sz w:val="20"/>
                <w:szCs w:val="20"/>
              </w:rPr>
            </w:pPr>
            <w:r w:rsidRPr="00F14AC8">
              <w:rPr>
                <w:sz w:val="20"/>
                <w:szCs w:val="20"/>
              </w:rPr>
              <w:t>Ja/Nein</w:t>
            </w:r>
          </w:p>
        </w:tc>
      </w:tr>
      <w:tr w:rsidR="00AA0F7C" w:rsidRPr="00F14AC8" w14:paraId="4EE12239" w14:textId="77777777" w:rsidTr="00D16466">
        <w:tc>
          <w:tcPr>
            <w:tcW w:w="8077" w:type="dxa"/>
          </w:tcPr>
          <w:p w14:paraId="5054E4CD" w14:textId="77777777" w:rsidR="00AA0F7C" w:rsidRPr="00F14AC8" w:rsidRDefault="00AA0F7C"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63DA75AC" w14:textId="77777777" w:rsidR="00AA0F7C" w:rsidRPr="00F14AC8" w:rsidRDefault="00AA0F7C" w:rsidP="00D16466">
            <w:pPr>
              <w:rPr>
                <w:sz w:val="20"/>
                <w:szCs w:val="20"/>
              </w:rPr>
            </w:pPr>
            <w:r w:rsidRPr="00F14AC8">
              <w:rPr>
                <w:sz w:val="20"/>
                <w:szCs w:val="20"/>
              </w:rPr>
              <w:t>Ja/Nein</w:t>
            </w:r>
          </w:p>
        </w:tc>
      </w:tr>
      <w:tr w:rsidR="00AA0F7C" w:rsidRPr="00F14AC8" w14:paraId="45987CA8" w14:textId="77777777" w:rsidTr="00D16466">
        <w:tc>
          <w:tcPr>
            <w:tcW w:w="8077" w:type="dxa"/>
          </w:tcPr>
          <w:p w14:paraId="2DEABD46" w14:textId="77777777" w:rsidR="00AA0F7C" w:rsidRPr="00F14AC8" w:rsidRDefault="00AA0F7C"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16BF4BB" w14:textId="77777777" w:rsidR="00AA0F7C" w:rsidRPr="00F14AC8" w:rsidRDefault="00AA0F7C" w:rsidP="00D16466">
            <w:pPr>
              <w:rPr>
                <w:sz w:val="20"/>
                <w:szCs w:val="20"/>
              </w:rPr>
            </w:pPr>
            <w:r w:rsidRPr="00F14AC8">
              <w:rPr>
                <w:sz w:val="20"/>
                <w:szCs w:val="20"/>
              </w:rPr>
              <w:t>Ja/Nein</w:t>
            </w:r>
          </w:p>
        </w:tc>
      </w:tr>
      <w:tr w:rsidR="00AA0F7C" w:rsidRPr="00F14AC8" w14:paraId="03FABB35" w14:textId="77777777" w:rsidTr="00D16466">
        <w:tc>
          <w:tcPr>
            <w:tcW w:w="8077" w:type="dxa"/>
          </w:tcPr>
          <w:p w14:paraId="05F300E4" w14:textId="77777777" w:rsidR="00AA0F7C" w:rsidRPr="00F14AC8" w:rsidRDefault="00AA0F7C"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5675E5B9" w14:textId="77777777" w:rsidR="00AA0F7C" w:rsidRPr="00F14AC8" w:rsidRDefault="00AA0F7C"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AA0F7C" w:rsidRPr="00F14AC8" w14:paraId="570EAB5B" w14:textId="77777777" w:rsidTr="00D16466">
        <w:trPr>
          <w:trHeight w:hRule="exact" w:val="861"/>
        </w:trPr>
        <w:tc>
          <w:tcPr>
            <w:tcW w:w="1273" w:type="dxa"/>
            <w:shd w:val="clear" w:color="auto" w:fill="D5D5D5" w:themeFill="background2"/>
            <w:tcMar>
              <w:bottom w:w="57" w:type="dxa"/>
            </w:tcMar>
          </w:tcPr>
          <w:p w14:paraId="44ECA14B" w14:textId="77777777" w:rsidR="00AA0F7C" w:rsidRPr="00F14AC8" w:rsidRDefault="00AA0F7C" w:rsidP="00D16466">
            <w:pPr>
              <w:rPr>
                <w:b/>
              </w:rPr>
            </w:pPr>
            <w:r w:rsidRPr="00F14AC8">
              <w:rPr>
                <w:b/>
              </w:rPr>
              <w:t>Priorität</w:t>
            </w:r>
          </w:p>
        </w:tc>
        <w:tc>
          <w:tcPr>
            <w:tcW w:w="2190" w:type="dxa"/>
            <w:shd w:val="clear" w:color="auto" w:fill="D5D5D5" w:themeFill="background2"/>
            <w:tcMar>
              <w:bottom w:w="57" w:type="dxa"/>
            </w:tcMar>
          </w:tcPr>
          <w:p w14:paraId="44F48733" w14:textId="77777777" w:rsidR="00AA0F7C" w:rsidRPr="00F14AC8" w:rsidRDefault="00AA0F7C" w:rsidP="00D16466">
            <w:pPr>
              <w:rPr>
                <w:b/>
              </w:rPr>
            </w:pPr>
            <w:r w:rsidRPr="00F14AC8">
              <w:rPr>
                <w:b/>
              </w:rPr>
              <w:t>Realisierung</w:t>
            </w:r>
          </w:p>
        </w:tc>
        <w:tc>
          <w:tcPr>
            <w:tcW w:w="1070" w:type="dxa"/>
            <w:shd w:val="clear" w:color="auto" w:fill="D5D5D5" w:themeFill="background2"/>
            <w:tcMar>
              <w:bottom w:w="57" w:type="dxa"/>
            </w:tcMar>
          </w:tcPr>
          <w:p w14:paraId="73F377E8" w14:textId="77777777" w:rsidR="00AA0F7C" w:rsidRPr="00F14AC8" w:rsidRDefault="00AA0F7C" w:rsidP="00D16466">
            <w:pPr>
              <w:rPr>
                <w:b/>
              </w:rPr>
            </w:pPr>
            <w:r w:rsidRPr="00F14AC8">
              <w:rPr>
                <w:b/>
              </w:rPr>
              <w:t>Dauer (ca./h)</w:t>
            </w:r>
          </w:p>
        </w:tc>
        <w:tc>
          <w:tcPr>
            <w:tcW w:w="1134" w:type="dxa"/>
            <w:shd w:val="clear" w:color="auto" w:fill="D5D5D5" w:themeFill="background2"/>
            <w:tcMar>
              <w:bottom w:w="57" w:type="dxa"/>
            </w:tcMar>
          </w:tcPr>
          <w:p w14:paraId="5E4BEAF4" w14:textId="77777777" w:rsidR="00AA0F7C" w:rsidRPr="00F14AC8" w:rsidRDefault="00AA0F7C"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21816D3B" w14:textId="77777777" w:rsidR="00AA0F7C" w:rsidRPr="00F14AC8" w:rsidRDefault="00AA0F7C"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7D483B0F" w14:textId="77777777" w:rsidR="00AA0F7C" w:rsidRPr="00F14AC8" w:rsidRDefault="00AA0F7C" w:rsidP="00D16466">
            <w:pPr>
              <w:rPr>
                <w:b/>
              </w:rPr>
            </w:pPr>
            <w:r w:rsidRPr="00F14AC8">
              <w:rPr>
                <w:b/>
              </w:rPr>
              <w:t>Bereich</w:t>
            </w:r>
          </w:p>
        </w:tc>
      </w:tr>
      <w:tr w:rsidR="00AA0F7C" w:rsidRPr="00F14AC8" w14:paraId="2CED11CB" w14:textId="77777777" w:rsidTr="00D16466">
        <w:trPr>
          <w:trHeight w:val="454"/>
        </w:trPr>
        <w:tc>
          <w:tcPr>
            <w:tcW w:w="1273" w:type="dxa"/>
            <w:shd w:val="clear" w:color="auto" w:fill="FFFFFF"/>
            <w:tcMar>
              <w:bottom w:w="57" w:type="dxa"/>
            </w:tcMar>
          </w:tcPr>
          <w:p w14:paraId="68D0941A" w14:textId="77777777" w:rsidR="00AA0F7C" w:rsidRPr="00F14AC8" w:rsidRDefault="00AA0F7C" w:rsidP="00394CD1">
            <w:pPr>
              <w:pStyle w:val="Tabelleninhalte"/>
            </w:pPr>
            <w:r w:rsidRPr="00F14AC8">
              <w:lastRenderedPageBreak/>
              <w:t>1</w:t>
            </w:r>
          </w:p>
        </w:tc>
        <w:tc>
          <w:tcPr>
            <w:tcW w:w="2190" w:type="dxa"/>
            <w:shd w:val="clear" w:color="auto" w:fill="FFFFFF"/>
            <w:tcMar>
              <w:bottom w:w="57" w:type="dxa"/>
            </w:tcMar>
          </w:tcPr>
          <w:p w14:paraId="24CEA5AE" w14:textId="77777777" w:rsidR="00AA0F7C" w:rsidRPr="00F14AC8" w:rsidRDefault="00AA0F7C" w:rsidP="00394CD1">
            <w:pPr>
              <w:pStyle w:val="Tabelleninhalte"/>
            </w:pPr>
            <w:r w:rsidRPr="00F14AC8">
              <w:t>Abas</w:t>
            </w:r>
          </w:p>
        </w:tc>
        <w:tc>
          <w:tcPr>
            <w:tcW w:w="1070" w:type="dxa"/>
            <w:shd w:val="clear" w:color="auto" w:fill="FFFFFF"/>
            <w:tcMar>
              <w:bottom w:w="57" w:type="dxa"/>
            </w:tcMar>
          </w:tcPr>
          <w:p w14:paraId="26B6BDD5" w14:textId="77777777" w:rsidR="00AA0F7C" w:rsidRPr="00F14AC8" w:rsidRDefault="00AA0F7C" w:rsidP="00394CD1">
            <w:pPr>
              <w:pStyle w:val="Tabelleninhalte"/>
            </w:pPr>
            <w:r w:rsidRPr="00F14AC8">
              <w:t>0,00</w:t>
            </w:r>
          </w:p>
        </w:tc>
        <w:tc>
          <w:tcPr>
            <w:tcW w:w="1134" w:type="dxa"/>
            <w:shd w:val="clear" w:color="auto" w:fill="FFFFFF"/>
            <w:tcMar>
              <w:bottom w:w="57" w:type="dxa"/>
            </w:tcMar>
          </w:tcPr>
          <w:p w14:paraId="4B9D6201" w14:textId="77777777" w:rsidR="00AA0F7C" w:rsidRPr="00F14AC8" w:rsidRDefault="00AA0F7C" w:rsidP="00394CD1">
            <w:pPr>
              <w:pStyle w:val="Tabelleninhalte"/>
            </w:pPr>
            <w:r w:rsidRPr="00F14AC8">
              <w:t>0,00</w:t>
            </w:r>
          </w:p>
        </w:tc>
        <w:tc>
          <w:tcPr>
            <w:tcW w:w="1134" w:type="dxa"/>
            <w:shd w:val="clear" w:color="auto" w:fill="FFFFFF"/>
            <w:tcMar>
              <w:bottom w:w="57" w:type="dxa"/>
            </w:tcMar>
          </w:tcPr>
          <w:p w14:paraId="6FC5A118" w14:textId="77777777" w:rsidR="00AA0F7C" w:rsidRPr="00F14AC8" w:rsidRDefault="00AA0F7C" w:rsidP="00394CD1">
            <w:pPr>
              <w:pStyle w:val="Tabelleninhalte"/>
            </w:pPr>
            <w:r w:rsidRPr="00F14AC8">
              <w:t>0,00</w:t>
            </w:r>
          </w:p>
        </w:tc>
        <w:tc>
          <w:tcPr>
            <w:tcW w:w="2271" w:type="dxa"/>
            <w:shd w:val="clear" w:color="auto" w:fill="FFFFFF"/>
            <w:tcMar>
              <w:bottom w:w="57" w:type="dxa"/>
            </w:tcMar>
          </w:tcPr>
          <w:p w14:paraId="0BC202AB" w14:textId="77777777" w:rsidR="00AA0F7C" w:rsidRPr="00F14AC8" w:rsidRDefault="00AA0F7C" w:rsidP="00394CD1">
            <w:pPr>
              <w:pStyle w:val="Tabelleninhalte"/>
            </w:pPr>
            <w:r w:rsidRPr="00F14AC8">
              <w:t>Admin</w:t>
            </w:r>
          </w:p>
        </w:tc>
      </w:tr>
    </w:tbl>
    <w:p w14:paraId="581123BA" w14:textId="77777777" w:rsidR="00FE6D28" w:rsidRPr="00F14AC8" w:rsidRDefault="00FE6D28" w:rsidP="003A104F"/>
    <w:p w14:paraId="1D6CD619" w14:textId="41A8833B" w:rsidR="009D4B12" w:rsidRPr="00F14AC8" w:rsidRDefault="003A104F" w:rsidP="009D4B12">
      <w:pPr>
        <w:pStyle w:val="berschrift3"/>
      </w:pPr>
      <w:bookmarkStart w:id="1140" w:name="_Toc228444400"/>
      <w:bookmarkStart w:id="1141" w:name="AP051"/>
      <w:r w:rsidRPr="00F14AC8">
        <w:t>Lagerbewegungsjournal</w:t>
      </w:r>
      <w:bookmarkEnd w:id="1140"/>
    </w:p>
    <w:bookmarkEnd w:id="1141"/>
    <w:p w14:paraId="30860BE6" w14:textId="77777777" w:rsidR="00863348" w:rsidRPr="00F14AC8" w:rsidRDefault="00863348" w:rsidP="00863348"/>
    <w:p w14:paraId="458D85EA" w14:textId="69916932" w:rsidR="00863348" w:rsidRPr="00F14AC8" w:rsidRDefault="00863348" w:rsidP="00863348">
      <w:r w:rsidRPr="00F14AC8">
        <w:t>Die Lagergruppe des Mitarbeiters wird im Feld Lagergruppe vorbelegt</w:t>
      </w:r>
      <w:r w:rsidR="00413E90" w:rsidRPr="00F14AC8">
        <w:t xml:space="preserve"> und das Feld </w:t>
      </w:r>
      <w:r w:rsidR="00DC47EE" w:rsidRPr="00F14AC8">
        <w:t xml:space="preserve">Für Umlagerungen der Intralogistik wird </w:t>
      </w:r>
      <w:r w:rsidR="0005405F" w:rsidRPr="00F14AC8">
        <w:t xml:space="preserve">in das Feld Beleg nicht die Betriebsauftragsnummer eingetragen, sondern nur das Wort „TRANSIT“. Das ist irreführend und muss gegen die Betriebsauftragsnummer getauscht werden. </w:t>
      </w:r>
    </w:p>
    <w:p w14:paraId="64179434" w14:textId="77777777" w:rsidR="00863348" w:rsidRPr="00F14AC8" w:rsidRDefault="00863348" w:rsidP="00863348"/>
    <w:p w14:paraId="331DDE33" w14:textId="77777777" w:rsidR="00EC65F7" w:rsidRPr="00F14AC8" w:rsidRDefault="00EC65F7" w:rsidP="00EC65F7">
      <w:pPr>
        <w:rPr>
          <w:b/>
          <w:bCs/>
          <w:color w:val="002060"/>
        </w:rPr>
      </w:pPr>
      <w:r w:rsidRPr="00F14AC8">
        <w:rPr>
          <w:b/>
          <w:bCs/>
          <w:color w:val="002060"/>
        </w:rPr>
        <w:t>Umsetzung ABAS</w:t>
      </w:r>
    </w:p>
    <w:p w14:paraId="1BE213BC" w14:textId="77777777" w:rsidR="00EC65F7" w:rsidRPr="00F14AC8" w:rsidRDefault="00EC65F7" w:rsidP="00EC65F7">
      <w:pPr>
        <w:rPr>
          <w:b/>
          <w:bCs/>
          <w:color w:val="002060"/>
        </w:rPr>
      </w:pPr>
    </w:p>
    <w:p w14:paraId="064EACF5" w14:textId="0919CC49" w:rsidR="00EC65F7" w:rsidRPr="00F14AC8" w:rsidRDefault="00614AF6" w:rsidP="00EC65F7">
      <w:commentRangeStart w:id="1142"/>
      <w:commentRangeStart w:id="1143"/>
      <w:r w:rsidRPr="00F14AC8">
        <w:t xml:space="preserve">Alle Aufrufparameter </w:t>
      </w:r>
      <w:ins w:id="1144" w:author="Peter Koch" w:date="2026-05-15T12:29:00Z" w16du:dateUtc="2026-05-15T10:29:00Z">
        <w:r w:rsidR="003E1FD9">
          <w:t xml:space="preserve">(16) </w:t>
        </w:r>
      </w:ins>
      <w:r w:rsidRPr="00F14AC8">
        <w:t>zum Infosystem Lagerbewegungsjournal individualisieren</w:t>
      </w:r>
      <w:r w:rsidR="00DB2ECA" w:rsidRPr="00F14AC8">
        <w:t xml:space="preserve"> und die </w:t>
      </w:r>
      <w:r w:rsidR="009D544F" w:rsidRPr="00F14AC8">
        <w:t xml:space="preserve">Lagergruppe </w:t>
      </w:r>
      <w:r w:rsidR="00242430" w:rsidRPr="00F14AC8">
        <w:t>„</w:t>
      </w:r>
      <w:r w:rsidR="00242430" w:rsidRPr="00F14AC8">
        <w:rPr>
          <w:b/>
          <w:bCs/>
        </w:rPr>
        <w:t>klgruppe</w:t>
      </w:r>
      <w:r w:rsidR="00242430" w:rsidRPr="00F14AC8">
        <w:t>“ vorbelegen mit der Lagergr</w:t>
      </w:r>
      <w:r w:rsidR="00423647" w:rsidRPr="00F14AC8">
        <w:t>uppe des Mitarbeiters „</w:t>
      </w:r>
      <w:r w:rsidR="00423647" w:rsidRPr="00F14AC8">
        <w:rPr>
          <w:b/>
          <w:bCs/>
        </w:rPr>
        <w:t>ystandort</w:t>
      </w:r>
      <w:r w:rsidR="00423647" w:rsidRPr="00F14AC8">
        <w:t>“.</w:t>
      </w:r>
      <w:commentRangeEnd w:id="1142"/>
      <w:r w:rsidR="001E3272" w:rsidRPr="00F14AC8">
        <w:rPr>
          <w:rStyle w:val="Kommentarzeichen"/>
          <w:sz w:val="24"/>
          <w:szCs w:val="24"/>
        </w:rPr>
        <w:commentReference w:id="1142"/>
      </w:r>
      <w:commentRangeEnd w:id="1143"/>
      <w:r w:rsidRPr="00F14AC8">
        <w:rPr>
          <w:rStyle w:val="Kommentarzeichen"/>
          <w:sz w:val="24"/>
          <w:szCs w:val="24"/>
        </w:rPr>
        <w:commentReference w:id="1143"/>
      </w:r>
    </w:p>
    <w:p w14:paraId="7461506C" w14:textId="77777777" w:rsidR="00423647" w:rsidRPr="00F14AC8" w:rsidRDefault="00423647" w:rsidP="00EC65F7"/>
    <w:p w14:paraId="307A50D6" w14:textId="420EC52B" w:rsidR="00423647" w:rsidRPr="00F14AC8" w:rsidRDefault="00E115C6" w:rsidP="00EC65F7">
      <w:commentRangeStart w:id="1145"/>
      <w:commentRangeStart w:id="1146"/>
      <w:r w:rsidRPr="00F14AC8">
        <w:t>Anpassung des Programms zu Buchung auf und vom Transitlager. Hier muss statt des Wortes „TRANSIT“ die Betriebsauftragsnummer des Logistikauftrages eingetragen werden.</w:t>
      </w:r>
      <w:commentRangeEnd w:id="1145"/>
      <w:r w:rsidR="00F66248" w:rsidRPr="00F14AC8">
        <w:rPr>
          <w:rStyle w:val="Kommentarzeichen"/>
          <w:sz w:val="24"/>
          <w:szCs w:val="24"/>
        </w:rPr>
        <w:commentReference w:id="1145"/>
      </w:r>
      <w:commentRangeEnd w:id="1146"/>
      <w:r w:rsidRPr="00F14AC8">
        <w:rPr>
          <w:rStyle w:val="Kommentarzeichen"/>
          <w:sz w:val="24"/>
          <w:szCs w:val="24"/>
        </w:rPr>
        <w:commentReference w:id="1146"/>
      </w:r>
    </w:p>
    <w:p w14:paraId="2E506444" w14:textId="77777777" w:rsidR="00423647" w:rsidRPr="00F14AC8" w:rsidRDefault="00423647" w:rsidP="00EC65F7"/>
    <w:tbl>
      <w:tblPr>
        <w:tblStyle w:val="Tabellenraster"/>
        <w:tblW w:w="9085" w:type="dxa"/>
        <w:tblLook w:val="04A0" w:firstRow="1" w:lastRow="0" w:firstColumn="1" w:lastColumn="0" w:noHBand="0" w:noVBand="1"/>
      </w:tblPr>
      <w:tblGrid>
        <w:gridCol w:w="8018"/>
        <w:gridCol w:w="1067"/>
      </w:tblGrid>
      <w:tr w:rsidR="00EC65F7" w:rsidRPr="00F14AC8" w14:paraId="0DA2A2CD" w14:textId="77777777" w:rsidTr="00D16466">
        <w:tc>
          <w:tcPr>
            <w:tcW w:w="8077" w:type="dxa"/>
            <w:shd w:val="clear" w:color="auto" w:fill="DCEEA3" w:themeFill="accent6" w:themeFillTint="99"/>
          </w:tcPr>
          <w:p w14:paraId="134DD46D" w14:textId="77777777" w:rsidR="00EC65F7" w:rsidRPr="00F14AC8" w:rsidRDefault="00EC65F7" w:rsidP="00D16466">
            <w:r w:rsidRPr="00F14AC8">
              <w:t>Auswirkungen der Customization/Extension</w:t>
            </w:r>
          </w:p>
        </w:tc>
        <w:tc>
          <w:tcPr>
            <w:tcW w:w="1008" w:type="dxa"/>
            <w:shd w:val="clear" w:color="auto" w:fill="DCEEA3" w:themeFill="accent6" w:themeFillTint="99"/>
          </w:tcPr>
          <w:p w14:paraId="2BDB0D86" w14:textId="77777777" w:rsidR="00EC65F7" w:rsidRPr="00F14AC8" w:rsidRDefault="00EC65F7" w:rsidP="00D16466">
            <w:r w:rsidRPr="00F14AC8">
              <w:t>Antwort</w:t>
            </w:r>
          </w:p>
        </w:tc>
      </w:tr>
      <w:tr w:rsidR="00EC65F7" w:rsidRPr="00F14AC8" w14:paraId="2C11AC6D" w14:textId="77777777" w:rsidTr="00D16466">
        <w:tc>
          <w:tcPr>
            <w:tcW w:w="8077" w:type="dxa"/>
          </w:tcPr>
          <w:p w14:paraId="334C5323" w14:textId="77777777" w:rsidR="00EC65F7" w:rsidRPr="00F14AC8" w:rsidRDefault="00EC65F7" w:rsidP="00D16466">
            <w:pPr>
              <w:rPr>
                <w:sz w:val="20"/>
                <w:szCs w:val="20"/>
              </w:rPr>
            </w:pPr>
            <w:r w:rsidRPr="00F14AC8">
              <w:rPr>
                <w:sz w:val="20"/>
                <w:szCs w:val="20"/>
              </w:rPr>
              <w:t xml:space="preserve">Keine besonderen Auswirkungen </w:t>
            </w:r>
          </w:p>
        </w:tc>
        <w:tc>
          <w:tcPr>
            <w:tcW w:w="1008" w:type="dxa"/>
          </w:tcPr>
          <w:p w14:paraId="121E3631" w14:textId="77777777" w:rsidR="00EC65F7" w:rsidRPr="00F14AC8" w:rsidRDefault="00EC65F7" w:rsidP="00D16466">
            <w:pPr>
              <w:rPr>
                <w:sz w:val="20"/>
                <w:szCs w:val="20"/>
              </w:rPr>
            </w:pPr>
            <w:r w:rsidRPr="00F14AC8">
              <w:rPr>
                <w:sz w:val="20"/>
                <w:szCs w:val="20"/>
              </w:rPr>
              <w:t>Ja/Nein</w:t>
            </w:r>
          </w:p>
        </w:tc>
      </w:tr>
      <w:tr w:rsidR="00EC65F7" w:rsidRPr="00F14AC8" w14:paraId="62CF2A80" w14:textId="77777777" w:rsidTr="00D16466">
        <w:tc>
          <w:tcPr>
            <w:tcW w:w="8077" w:type="dxa"/>
          </w:tcPr>
          <w:p w14:paraId="3D109509" w14:textId="77777777" w:rsidR="00EC65F7" w:rsidRPr="00F14AC8" w:rsidRDefault="00EC65F7"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0324007" w14:textId="77777777" w:rsidR="00EC65F7" w:rsidRPr="00F14AC8" w:rsidRDefault="00EC65F7" w:rsidP="00D16466">
            <w:pPr>
              <w:rPr>
                <w:sz w:val="20"/>
                <w:szCs w:val="20"/>
              </w:rPr>
            </w:pPr>
            <w:r w:rsidRPr="00F14AC8">
              <w:rPr>
                <w:sz w:val="20"/>
                <w:szCs w:val="20"/>
              </w:rPr>
              <w:t>Ja/Nein</w:t>
            </w:r>
          </w:p>
        </w:tc>
      </w:tr>
      <w:tr w:rsidR="00EC65F7" w:rsidRPr="00F14AC8" w14:paraId="0A60C6AC" w14:textId="77777777" w:rsidTr="00D16466">
        <w:tc>
          <w:tcPr>
            <w:tcW w:w="8077" w:type="dxa"/>
          </w:tcPr>
          <w:p w14:paraId="409E6829" w14:textId="77777777" w:rsidR="00EC65F7" w:rsidRPr="00F14AC8" w:rsidRDefault="00EC65F7"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80EC9CF" w14:textId="77777777" w:rsidR="00EC65F7" w:rsidRPr="00F14AC8" w:rsidRDefault="00EC65F7" w:rsidP="00D16466">
            <w:pPr>
              <w:rPr>
                <w:sz w:val="20"/>
                <w:szCs w:val="20"/>
              </w:rPr>
            </w:pPr>
            <w:r w:rsidRPr="00F14AC8">
              <w:rPr>
                <w:sz w:val="20"/>
                <w:szCs w:val="20"/>
              </w:rPr>
              <w:t>Ja/Nein</w:t>
            </w:r>
          </w:p>
        </w:tc>
      </w:tr>
      <w:tr w:rsidR="00EC65F7" w:rsidRPr="00F14AC8" w14:paraId="1B9CB050" w14:textId="77777777" w:rsidTr="00D16466">
        <w:tc>
          <w:tcPr>
            <w:tcW w:w="8077" w:type="dxa"/>
          </w:tcPr>
          <w:p w14:paraId="3DB25800" w14:textId="77777777" w:rsidR="00EC65F7" w:rsidRPr="00F14AC8" w:rsidRDefault="00EC65F7"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7DE6D595" w14:textId="77777777" w:rsidR="00EC65F7" w:rsidRPr="00F14AC8" w:rsidRDefault="00EC65F7" w:rsidP="00D16466">
            <w:pPr>
              <w:rPr>
                <w:sz w:val="20"/>
                <w:szCs w:val="20"/>
              </w:rPr>
            </w:pPr>
            <w:r w:rsidRPr="00F14AC8">
              <w:rPr>
                <w:sz w:val="20"/>
                <w:szCs w:val="20"/>
              </w:rPr>
              <w:t>Ja/Nein</w:t>
            </w:r>
          </w:p>
        </w:tc>
      </w:tr>
      <w:tr w:rsidR="00EC65F7" w:rsidRPr="00F14AC8" w14:paraId="61FD30AC" w14:textId="77777777" w:rsidTr="00D16466">
        <w:tc>
          <w:tcPr>
            <w:tcW w:w="8077" w:type="dxa"/>
          </w:tcPr>
          <w:p w14:paraId="6524B837" w14:textId="77777777" w:rsidR="00EC65F7" w:rsidRPr="00F14AC8" w:rsidRDefault="00EC65F7"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4CBBF6F0" w14:textId="77777777" w:rsidR="00EC65F7" w:rsidRPr="00F14AC8" w:rsidRDefault="00EC65F7"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EC65F7" w:rsidRPr="00F14AC8" w14:paraId="0957782F" w14:textId="77777777" w:rsidTr="00D16466">
        <w:trPr>
          <w:trHeight w:hRule="exact" w:val="861"/>
        </w:trPr>
        <w:tc>
          <w:tcPr>
            <w:tcW w:w="1273" w:type="dxa"/>
            <w:shd w:val="clear" w:color="auto" w:fill="D5D5D5" w:themeFill="background2"/>
            <w:tcMar>
              <w:bottom w:w="57" w:type="dxa"/>
            </w:tcMar>
          </w:tcPr>
          <w:p w14:paraId="49412E5F" w14:textId="77777777" w:rsidR="00EC65F7" w:rsidRPr="00F14AC8" w:rsidRDefault="00EC65F7" w:rsidP="00D16466">
            <w:pPr>
              <w:rPr>
                <w:b/>
              </w:rPr>
            </w:pPr>
            <w:r w:rsidRPr="00F14AC8">
              <w:rPr>
                <w:b/>
              </w:rPr>
              <w:t>Priorität</w:t>
            </w:r>
          </w:p>
        </w:tc>
        <w:tc>
          <w:tcPr>
            <w:tcW w:w="2190" w:type="dxa"/>
            <w:shd w:val="clear" w:color="auto" w:fill="D5D5D5" w:themeFill="background2"/>
            <w:tcMar>
              <w:bottom w:w="57" w:type="dxa"/>
            </w:tcMar>
          </w:tcPr>
          <w:p w14:paraId="649CBDF6" w14:textId="77777777" w:rsidR="00EC65F7" w:rsidRPr="00F14AC8" w:rsidRDefault="00EC65F7" w:rsidP="00D16466">
            <w:pPr>
              <w:rPr>
                <w:b/>
              </w:rPr>
            </w:pPr>
            <w:r w:rsidRPr="00F14AC8">
              <w:rPr>
                <w:b/>
              </w:rPr>
              <w:t>Realisierung</w:t>
            </w:r>
          </w:p>
        </w:tc>
        <w:tc>
          <w:tcPr>
            <w:tcW w:w="1070" w:type="dxa"/>
            <w:shd w:val="clear" w:color="auto" w:fill="D5D5D5" w:themeFill="background2"/>
            <w:tcMar>
              <w:bottom w:w="57" w:type="dxa"/>
            </w:tcMar>
          </w:tcPr>
          <w:p w14:paraId="6C308332" w14:textId="77777777" w:rsidR="00EC65F7" w:rsidRPr="00F14AC8" w:rsidRDefault="00EC65F7" w:rsidP="00D16466">
            <w:pPr>
              <w:rPr>
                <w:b/>
              </w:rPr>
            </w:pPr>
            <w:r w:rsidRPr="00F14AC8">
              <w:rPr>
                <w:b/>
              </w:rPr>
              <w:t>Dauer (ca./h)</w:t>
            </w:r>
          </w:p>
        </w:tc>
        <w:tc>
          <w:tcPr>
            <w:tcW w:w="1134" w:type="dxa"/>
            <w:shd w:val="clear" w:color="auto" w:fill="D5D5D5" w:themeFill="background2"/>
            <w:tcMar>
              <w:bottom w:w="57" w:type="dxa"/>
            </w:tcMar>
          </w:tcPr>
          <w:p w14:paraId="1C260688" w14:textId="77777777" w:rsidR="00EC65F7" w:rsidRPr="00F14AC8" w:rsidRDefault="00EC65F7"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79D56280" w14:textId="77777777" w:rsidR="00EC65F7" w:rsidRPr="00F14AC8" w:rsidRDefault="00EC65F7"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A30B334" w14:textId="77777777" w:rsidR="00EC65F7" w:rsidRPr="00F14AC8" w:rsidRDefault="00EC65F7" w:rsidP="00D16466">
            <w:pPr>
              <w:rPr>
                <w:b/>
              </w:rPr>
            </w:pPr>
            <w:r w:rsidRPr="00F14AC8">
              <w:rPr>
                <w:b/>
              </w:rPr>
              <w:t>Bereich</w:t>
            </w:r>
          </w:p>
        </w:tc>
      </w:tr>
      <w:tr w:rsidR="00EC65F7" w:rsidRPr="00F14AC8" w14:paraId="4920152B" w14:textId="77777777" w:rsidTr="00D16466">
        <w:trPr>
          <w:trHeight w:val="454"/>
        </w:trPr>
        <w:tc>
          <w:tcPr>
            <w:tcW w:w="1273" w:type="dxa"/>
            <w:shd w:val="clear" w:color="auto" w:fill="FFFFFF"/>
            <w:tcMar>
              <w:bottom w:w="57" w:type="dxa"/>
            </w:tcMar>
          </w:tcPr>
          <w:p w14:paraId="7BAA4F94" w14:textId="77777777" w:rsidR="00EC65F7" w:rsidRPr="00F14AC8" w:rsidRDefault="00EC65F7" w:rsidP="00394CD1">
            <w:pPr>
              <w:pStyle w:val="Tabelleninhalte"/>
            </w:pPr>
            <w:r w:rsidRPr="00F14AC8">
              <w:t>1</w:t>
            </w:r>
          </w:p>
        </w:tc>
        <w:tc>
          <w:tcPr>
            <w:tcW w:w="2190" w:type="dxa"/>
            <w:shd w:val="clear" w:color="auto" w:fill="FFFFFF"/>
            <w:tcMar>
              <w:bottom w:w="57" w:type="dxa"/>
            </w:tcMar>
          </w:tcPr>
          <w:p w14:paraId="4FBBDCEC" w14:textId="77777777" w:rsidR="00EC65F7" w:rsidRPr="00F14AC8" w:rsidRDefault="00EC65F7" w:rsidP="00394CD1">
            <w:pPr>
              <w:pStyle w:val="Tabelleninhalte"/>
            </w:pPr>
            <w:r w:rsidRPr="00F14AC8">
              <w:t>Abas</w:t>
            </w:r>
          </w:p>
        </w:tc>
        <w:tc>
          <w:tcPr>
            <w:tcW w:w="1070" w:type="dxa"/>
            <w:shd w:val="clear" w:color="auto" w:fill="FFFFFF"/>
            <w:tcMar>
              <w:bottom w:w="57" w:type="dxa"/>
            </w:tcMar>
          </w:tcPr>
          <w:p w14:paraId="751722D2" w14:textId="77777777" w:rsidR="00EC65F7" w:rsidRPr="00F14AC8" w:rsidRDefault="00EC65F7" w:rsidP="00394CD1">
            <w:pPr>
              <w:pStyle w:val="Tabelleninhalte"/>
            </w:pPr>
            <w:r w:rsidRPr="00F14AC8">
              <w:t>0,00</w:t>
            </w:r>
          </w:p>
        </w:tc>
        <w:tc>
          <w:tcPr>
            <w:tcW w:w="1134" w:type="dxa"/>
            <w:shd w:val="clear" w:color="auto" w:fill="FFFFFF"/>
            <w:tcMar>
              <w:bottom w:w="57" w:type="dxa"/>
            </w:tcMar>
          </w:tcPr>
          <w:p w14:paraId="139FD15F" w14:textId="77777777" w:rsidR="00EC65F7" w:rsidRPr="00F14AC8" w:rsidRDefault="00EC65F7" w:rsidP="00394CD1">
            <w:pPr>
              <w:pStyle w:val="Tabelleninhalte"/>
            </w:pPr>
            <w:r w:rsidRPr="00F14AC8">
              <w:t>0,00</w:t>
            </w:r>
          </w:p>
        </w:tc>
        <w:tc>
          <w:tcPr>
            <w:tcW w:w="1134" w:type="dxa"/>
            <w:shd w:val="clear" w:color="auto" w:fill="FFFFFF"/>
            <w:tcMar>
              <w:bottom w:w="57" w:type="dxa"/>
            </w:tcMar>
          </w:tcPr>
          <w:p w14:paraId="752FDF62" w14:textId="77777777" w:rsidR="00EC65F7" w:rsidRPr="00F14AC8" w:rsidRDefault="00EC65F7" w:rsidP="00394CD1">
            <w:pPr>
              <w:pStyle w:val="Tabelleninhalte"/>
            </w:pPr>
            <w:r w:rsidRPr="00F14AC8">
              <w:t>0,00</w:t>
            </w:r>
          </w:p>
        </w:tc>
        <w:tc>
          <w:tcPr>
            <w:tcW w:w="2271" w:type="dxa"/>
            <w:shd w:val="clear" w:color="auto" w:fill="FFFFFF"/>
            <w:tcMar>
              <w:bottom w:w="57" w:type="dxa"/>
            </w:tcMar>
          </w:tcPr>
          <w:p w14:paraId="4899A372" w14:textId="77777777" w:rsidR="00EC65F7" w:rsidRPr="00F14AC8" w:rsidRDefault="00EC65F7" w:rsidP="00394CD1">
            <w:pPr>
              <w:pStyle w:val="Tabelleninhalte"/>
            </w:pPr>
            <w:r w:rsidRPr="00F14AC8">
              <w:t>Admin</w:t>
            </w:r>
          </w:p>
        </w:tc>
      </w:tr>
    </w:tbl>
    <w:p w14:paraId="3F0614C8" w14:textId="5BCBE80B" w:rsidR="0089082D" w:rsidRPr="00F14AC8" w:rsidRDefault="0089082D" w:rsidP="00DB6D94">
      <w:pPr>
        <w:rPr>
          <w:u w:val="single"/>
        </w:rPr>
      </w:pPr>
    </w:p>
    <w:p w14:paraId="4A14FB2F" w14:textId="77777777" w:rsidR="00362A56" w:rsidRPr="00F14AC8" w:rsidRDefault="00362A56" w:rsidP="00362A56">
      <w:pPr>
        <w:pStyle w:val="berschrift1"/>
      </w:pPr>
      <w:bookmarkStart w:id="1147" w:name="_Toc228444401"/>
      <w:r w:rsidRPr="00F14AC8">
        <w:t>Verkauf und Auftragsabwicklung</w:t>
      </w:r>
      <w:bookmarkEnd w:id="1147"/>
    </w:p>
    <w:p w14:paraId="21F51065" w14:textId="77777777" w:rsidR="00362A56" w:rsidRPr="00F14AC8" w:rsidRDefault="00362A56" w:rsidP="00362A56"/>
    <w:p w14:paraId="5182AFC2" w14:textId="36A5B46D" w:rsidR="00362A56" w:rsidRPr="00F14AC8" w:rsidRDefault="00362A56" w:rsidP="00362A56">
      <w:r w:rsidRPr="00F14AC8">
        <w:t>Die Key-User des Vertriebs</w:t>
      </w:r>
      <w:r w:rsidR="00385690" w:rsidRPr="00F14AC8">
        <w:t>,</w:t>
      </w:r>
      <w:r w:rsidRPr="00F14AC8">
        <w:t xml:space="preserve"> Herr Farr und Herr Oberst</w:t>
      </w:r>
      <w:r w:rsidR="00385690" w:rsidRPr="00F14AC8">
        <w:t>,</w:t>
      </w:r>
      <w:r w:rsidRPr="00F14AC8">
        <w:t xml:space="preserve"> haben sich im Vorfeld mit der neuen ABAS-Version 2024Q3 auseinandergesetzt. Die Key-User haben dabei die Schulung und die Übungsunterstützung besucht und darauffolgend eine Reihe von Tests durchgeführt. Dabei wurde ein sehr hoher Deckungsgrad der bisherigen Prozesse im Bereich Vertrieb mit denen im ABAS</w:t>
      </w:r>
      <w:r w:rsidR="0006069A" w:rsidRPr="00F14AC8">
        <w:t>-</w:t>
      </w:r>
      <w:r w:rsidRPr="00F14AC8">
        <w:t>Standard festgestellt.</w:t>
      </w:r>
    </w:p>
    <w:p w14:paraId="1D9D80BE" w14:textId="77777777" w:rsidR="00362A56" w:rsidRPr="00F14AC8" w:rsidRDefault="00362A56" w:rsidP="00362A56"/>
    <w:p w14:paraId="3E60B5A4" w14:textId="77777777" w:rsidR="00362A56" w:rsidRPr="00F14AC8" w:rsidRDefault="00362A56" w:rsidP="00362A56">
      <w:r w:rsidRPr="00F14AC8">
        <w:lastRenderedPageBreak/>
        <w:t>Die aus vertrieblicher Sicht größten Anforderungen liegen im Bereich Dokumentenverwaltung. Da dieses Thema im Organisationsmeeting DMS besprochen werden, wurde hier nicht weiter darauf eingegangen.</w:t>
      </w:r>
    </w:p>
    <w:p w14:paraId="1F252C65" w14:textId="77777777" w:rsidR="00362A56" w:rsidRPr="00F14AC8" w:rsidRDefault="00362A56" w:rsidP="00362A56"/>
    <w:p w14:paraId="7024F408" w14:textId="76CF9DF8" w:rsidR="00362A56" w:rsidRPr="00F14AC8" w:rsidRDefault="00362A56" w:rsidP="00362A56">
      <w:r w:rsidRPr="00F14AC8">
        <w:t>Die bisher stark individualisierte Innerbetriebliche Leistungsverrechnung wurde unter dem neuen Gesichtspunkt der Anbindung an SOWIS diskutiert. Aktuell gibt es keinen Bedarf dieses Thema direkt anzugehen. Es wurde aber besprochen, dass dieses Thema durch eine korrekte Anlage der Fertigungslisten im Artikel unterstützt werden muss. Hierzu ist es zukünftig nötig eine Baugruppenstruktur anzulegen und nicht mehr mit Maximalstücklisten zu arbeiten. Das hat den Vorteil, dass Baugruppen unter den Geschäftsbereichen besser ausgetauscht werden können, da sie so einen bestandsgeführten messbaren Wert darstellen.</w:t>
      </w:r>
    </w:p>
    <w:p w14:paraId="54B2D2D6" w14:textId="77777777" w:rsidR="00362A56" w:rsidRPr="00F14AC8" w:rsidRDefault="00362A56" w:rsidP="00362A56"/>
    <w:p w14:paraId="725C4785" w14:textId="77777777" w:rsidR="00362A56" w:rsidRPr="00F14AC8" w:rsidRDefault="00362A56" w:rsidP="00362A56">
      <w:pPr>
        <w:pStyle w:val="berschrift2"/>
      </w:pPr>
      <w:bookmarkStart w:id="1148" w:name="_Toc228444402"/>
      <w:r w:rsidRPr="00F14AC8">
        <w:t>Stammdaten</w:t>
      </w:r>
      <w:bookmarkEnd w:id="1148"/>
    </w:p>
    <w:p w14:paraId="59309CAC" w14:textId="77777777" w:rsidR="00362A56" w:rsidRPr="00F14AC8" w:rsidRDefault="00362A56" w:rsidP="00362A56"/>
    <w:p w14:paraId="38F746EE" w14:textId="77777777" w:rsidR="00362A56" w:rsidRPr="00F14AC8" w:rsidRDefault="00362A56" w:rsidP="00362A56">
      <w:pPr>
        <w:pStyle w:val="berschrift3"/>
      </w:pPr>
      <w:bookmarkStart w:id="1149" w:name="_Toc228444403"/>
      <w:r w:rsidRPr="00F14AC8">
        <w:t>Zahlung- und Lieferbedingung</w:t>
      </w:r>
      <w:bookmarkEnd w:id="1149"/>
    </w:p>
    <w:p w14:paraId="0168E724" w14:textId="77777777" w:rsidR="00362A56" w:rsidRPr="00F14AC8" w:rsidRDefault="00362A56" w:rsidP="00362A56"/>
    <w:p w14:paraId="3077F8EA" w14:textId="77777777" w:rsidR="00362A56" w:rsidRPr="00F14AC8" w:rsidRDefault="00362A56" w:rsidP="00362A56">
      <w:r w:rsidRPr="00F14AC8">
        <w:t>Die Zahlungs- und Lieferbedingungen werden von der Lebenshilfe überarbeitet.</w:t>
      </w:r>
    </w:p>
    <w:p w14:paraId="059502A1" w14:textId="77777777" w:rsidR="00362A56" w:rsidRPr="00F14AC8" w:rsidRDefault="00362A56" w:rsidP="00362A56"/>
    <w:p w14:paraId="40927C65" w14:textId="77777777" w:rsidR="00362A56" w:rsidRPr="00F14AC8" w:rsidRDefault="00362A56" w:rsidP="00362A56">
      <w:pPr>
        <w:pStyle w:val="berschrift3"/>
      </w:pPr>
      <w:bookmarkStart w:id="1150" w:name="_Toc228444404"/>
      <w:r w:rsidRPr="00F14AC8">
        <w:t>Banken und Bankverbindungen</w:t>
      </w:r>
      <w:bookmarkEnd w:id="1150"/>
    </w:p>
    <w:p w14:paraId="4EBAFCBB" w14:textId="77777777" w:rsidR="00362A56" w:rsidRPr="00F14AC8" w:rsidRDefault="00362A56" w:rsidP="00362A56"/>
    <w:p w14:paraId="767E5F68" w14:textId="00189FAE" w:rsidR="00362A56" w:rsidRPr="00F14AC8" w:rsidRDefault="00F6168E" w:rsidP="00362A56">
      <w:commentRangeStart w:id="1151"/>
      <w:commentRangeStart w:id="1152"/>
      <w:r w:rsidRPr="00F14AC8">
        <w:t>Die Banke</w:t>
      </w:r>
      <w:r w:rsidR="00C44B14" w:rsidRPr="00F14AC8">
        <w:t>n</w:t>
      </w:r>
      <w:r w:rsidRPr="00F14AC8">
        <w:t xml:space="preserve"> und Bankverbindungen w</w:t>
      </w:r>
      <w:r w:rsidR="00362A56" w:rsidRPr="00F14AC8">
        <w:t xml:space="preserve">erden von der </w:t>
      </w:r>
      <w:r w:rsidR="0006069A" w:rsidRPr="00F14AC8">
        <w:t>HWK</w:t>
      </w:r>
      <w:r w:rsidR="00362A56" w:rsidRPr="00F14AC8">
        <w:t xml:space="preserve"> über den Stammdatenlayer </w:t>
      </w:r>
      <w:r w:rsidR="0006069A" w:rsidRPr="00F14AC8">
        <w:t xml:space="preserve">(SDL) </w:t>
      </w:r>
      <w:r w:rsidR="00362A56" w:rsidRPr="00F14AC8">
        <w:t xml:space="preserve">importiert. </w:t>
      </w:r>
      <w:commentRangeEnd w:id="1151"/>
      <w:r w:rsidR="004B0595" w:rsidRPr="00F14AC8">
        <w:rPr>
          <w:rStyle w:val="Kommentarzeichen"/>
          <w:sz w:val="24"/>
          <w:szCs w:val="24"/>
        </w:rPr>
        <w:commentReference w:id="1151"/>
      </w:r>
      <w:commentRangeEnd w:id="1152"/>
      <w:r w:rsidRPr="00F14AC8">
        <w:rPr>
          <w:rStyle w:val="Kommentarzeichen"/>
          <w:sz w:val="24"/>
          <w:szCs w:val="24"/>
        </w:rPr>
        <w:commentReference w:id="1152"/>
      </w:r>
    </w:p>
    <w:p w14:paraId="691F11F0" w14:textId="77777777" w:rsidR="00362A56" w:rsidRPr="00F14AC8" w:rsidRDefault="00362A56" w:rsidP="00362A56"/>
    <w:p w14:paraId="68001973" w14:textId="77777777" w:rsidR="00362A56" w:rsidRPr="00F14AC8" w:rsidRDefault="00362A56" w:rsidP="00362A56">
      <w:pPr>
        <w:pStyle w:val="berschrift3"/>
      </w:pPr>
      <w:bookmarkStart w:id="1153" w:name="_Toc75848196"/>
      <w:bookmarkStart w:id="1154" w:name="_Toc228444405"/>
      <w:r w:rsidRPr="00F14AC8">
        <w:t>Artikelanlag</w:t>
      </w:r>
      <w:bookmarkEnd w:id="1153"/>
      <w:r w:rsidRPr="00F14AC8">
        <w:t>e</w:t>
      </w:r>
      <w:bookmarkEnd w:id="1154"/>
    </w:p>
    <w:p w14:paraId="66DD34E1" w14:textId="77777777" w:rsidR="00362A56" w:rsidRPr="00F14AC8" w:rsidRDefault="00362A56" w:rsidP="00362A56"/>
    <w:p w14:paraId="4F428F5A" w14:textId="5E17B5A4" w:rsidR="00362A56" w:rsidRPr="00F14AC8" w:rsidRDefault="00362A56" w:rsidP="00362A56">
      <w:r w:rsidRPr="00F14AC8">
        <w:t xml:space="preserve">Für die Angebotserstellung werden in der Regel immer neue Artikel angelegt. In Punkt </w:t>
      </w:r>
      <w:r w:rsidR="00AD0944" w:rsidRPr="00F14AC8">
        <w:t>6</w:t>
      </w:r>
      <w:r w:rsidRPr="00F14AC8">
        <w:t>.1.</w:t>
      </w:r>
      <w:r w:rsidR="00AD0944" w:rsidRPr="00F14AC8">
        <w:t>3</w:t>
      </w:r>
      <w:r w:rsidRPr="00F14AC8">
        <w:t>.</w:t>
      </w:r>
      <w:r w:rsidR="00AD0944" w:rsidRPr="00F14AC8">
        <w:t>5</w:t>
      </w:r>
      <w:r w:rsidRPr="00F14AC8">
        <w:t xml:space="preserve"> Migration der Artikelstammdaten wird hier nochmal gesondert eingegangen.</w:t>
      </w:r>
    </w:p>
    <w:p w14:paraId="478253F3" w14:textId="77777777" w:rsidR="00362A56" w:rsidRPr="00F14AC8" w:rsidRDefault="00362A56" w:rsidP="00362A56"/>
    <w:p w14:paraId="6DDB6C76" w14:textId="77777777" w:rsidR="00362A56" w:rsidRPr="00F14AC8" w:rsidRDefault="00362A56" w:rsidP="00362A56">
      <w:pPr>
        <w:pStyle w:val="berschrift4"/>
      </w:pPr>
      <w:r w:rsidRPr="00F14AC8">
        <w:t>Nummernkreis</w:t>
      </w:r>
    </w:p>
    <w:p w14:paraId="15DCED3F" w14:textId="77777777" w:rsidR="00362A56" w:rsidRPr="00F14AC8" w:rsidRDefault="00362A56" w:rsidP="00362A56"/>
    <w:p w14:paraId="57863F76" w14:textId="77777777" w:rsidR="00362A56" w:rsidRPr="00F14AC8" w:rsidRDefault="00362A56" w:rsidP="00362A56">
      <w:commentRangeStart w:id="1155"/>
      <w:commentRangeStart w:id="1156"/>
      <w:r w:rsidRPr="00F14AC8">
        <w:t>Der Artikel-Nummernkreis wird von der HWK nach ihren Bedürfnissen eingerichtet.</w:t>
      </w:r>
      <w:commentRangeEnd w:id="1155"/>
      <w:r w:rsidR="004B0595" w:rsidRPr="00F14AC8">
        <w:rPr>
          <w:rStyle w:val="Kommentarzeichen"/>
          <w:sz w:val="24"/>
          <w:szCs w:val="24"/>
        </w:rPr>
        <w:commentReference w:id="1155"/>
      </w:r>
      <w:commentRangeEnd w:id="1156"/>
      <w:r w:rsidRPr="00F14AC8">
        <w:rPr>
          <w:rStyle w:val="Kommentarzeichen"/>
          <w:sz w:val="24"/>
          <w:szCs w:val="24"/>
        </w:rPr>
        <w:commentReference w:id="1156"/>
      </w:r>
    </w:p>
    <w:p w14:paraId="543D66D6" w14:textId="77777777" w:rsidR="00362A56" w:rsidRPr="00F14AC8" w:rsidRDefault="00362A56" w:rsidP="00362A56"/>
    <w:p w14:paraId="529EF8D5" w14:textId="77777777" w:rsidR="00362A56" w:rsidRPr="00F14AC8" w:rsidRDefault="00362A56" w:rsidP="00362A56">
      <w:pPr>
        <w:pStyle w:val="berschrift4"/>
      </w:pPr>
      <w:r w:rsidRPr="00F14AC8">
        <w:t>Suchwort</w:t>
      </w:r>
    </w:p>
    <w:p w14:paraId="37BCDC18" w14:textId="77777777" w:rsidR="00362A56" w:rsidRPr="00F14AC8" w:rsidRDefault="00362A56" w:rsidP="00362A56"/>
    <w:p w14:paraId="635460F4" w14:textId="77777777" w:rsidR="00362A56" w:rsidRPr="00F14AC8" w:rsidRDefault="00362A56" w:rsidP="00362A56">
      <w:r w:rsidRPr="00F14AC8">
        <w:t>Das Suchwort für Artikel vom Mitarbeiter selbst vergeben. Hier gibt es diverse Bedürfnisse, die einer Automatisierung im Wege stehen.</w:t>
      </w:r>
    </w:p>
    <w:p w14:paraId="3718617C" w14:textId="77777777" w:rsidR="00362A56" w:rsidRPr="00F14AC8" w:rsidRDefault="00362A56" w:rsidP="00362A56"/>
    <w:p w14:paraId="3D609AA7" w14:textId="77777777" w:rsidR="00362A56" w:rsidRPr="00F14AC8" w:rsidRDefault="00362A56" w:rsidP="00362A56">
      <w:pPr>
        <w:pStyle w:val="berschrift4"/>
      </w:pPr>
      <w:r w:rsidRPr="00F14AC8">
        <w:t>Kategorisierung</w:t>
      </w:r>
    </w:p>
    <w:p w14:paraId="3E19D2E2" w14:textId="77777777" w:rsidR="00362A56" w:rsidRPr="00F14AC8" w:rsidRDefault="00362A56" w:rsidP="00362A56"/>
    <w:p w14:paraId="7FBBF640" w14:textId="77777777" w:rsidR="00362A56" w:rsidRPr="00F14AC8" w:rsidRDefault="00362A56" w:rsidP="00362A56">
      <w:r w:rsidRPr="00F14AC8">
        <w:lastRenderedPageBreak/>
        <w:t xml:space="preserve">Die HWK und worKA sind in viele Geschäftsfelder unterteilt. Die Artikel werden je Geschäftsfeld angelegt und eine Auswertung der Umsätze je Geschäftsfeld auf Artikelebene ist wünschenswert. </w:t>
      </w:r>
    </w:p>
    <w:p w14:paraId="68E2E065" w14:textId="77777777" w:rsidR="00362A56" w:rsidRPr="00F14AC8" w:rsidRDefault="00362A56" w:rsidP="00362A56"/>
    <w:p w14:paraId="62C7794D" w14:textId="78960F48" w:rsidR="00362A56" w:rsidRPr="00F14AC8" w:rsidRDefault="00362A56" w:rsidP="00362A56">
      <w:r w:rsidRPr="00F14AC8">
        <w:t xml:space="preserve">Daher soll es eine Aufzählung für die Geschäftsfelder geben. HWK und </w:t>
      </w:r>
      <w:r w:rsidR="00AD0944" w:rsidRPr="00F14AC8">
        <w:t>worKA</w:t>
      </w:r>
      <w:r w:rsidRPr="00F14AC8">
        <w:t xml:space="preserve"> benötigen jeweils eine eigene Aufzählung. Dazu wird eine Maximalauswahl in beiden Mandanten angelegt und die jeweils benötigten Elemente je Mandant aktiviert.</w:t>
      </w:r>
    </w:p>
    <w:p w14:paraId="19856D6B" w14:textId="77777777" w:rsidR="00362A56" w:rsidRPr="00F14AC8" w:rsidRDefault="00362A56" w:rsidP="00362A56">
      <w:r w:rsidRPr="00F14AC8">
        <w:t>Das neue Feld im Artikel heißt „Geschäftsfeld“ – „</w:t>
      </w:r>
      <w:r w:rsidRPr="00F14AC8">
        <w:rPr>
          <w:b/>
          <w:bCs/>
        </w:rPr>
        <w:t>ygeschaeftsfeld</w:t>
      </w:r>
      <w:r w:rsidRPr="00F14AC8">
        <w:t>“.</w:t>
      </w:r>
    </w:p>
    <w:p w14:paraId="2EC371AC" w14:textId="77777777" w:rsidR="00362A56" w:rsidRPr="00F14AC8" w:rsidRDefault="00362A56" w:rsidP="00362A56"/>
    <w:p w14:paraId="01949F6D" w14:textId="366C9A93" w:rsidR="00362A56" w:rsidRPr="00F14AC8" w:rsidRDefault="00362A56" w:rsidP="00362A56">
      <w:commentRangeStart w:id="1157"/>
      <w:commentRangeStart w:id="1158"/>
      <w:r w:rsidRPr="00F14AC8">
        <w:t xml:space="preserve">ABAS </w:t>
      </w:r>
      <w:r w:rsidR="001D5A83" w:rsidRPr="00F14AC8">
        <w:t>legt</w:t>
      </w:r>
      <w:r w:rsidR="00991179" w:rsidRPr="00F14AC8">
        <w:t xml:space="preserve"> </w:t>
      </w:r>
      <w:r w:rsidRPr="00F14AC8">
        <w:t>die Aufzählun</w:t>
      </w:r>
      <w:r w:rsidR="00991179" w:rsidRPr="00F14AC8">
        <w:t>g</w:t>
      </w:r>
      <w:r w:rsidR="00E7280C" w:rsidRPr="00F14AC8">
        <w:t xml:space="preserve"> mit einem Bezeichner </w:t>
      </w:r>
      <w:r w:rsidR="00382EC2">
        <w:t xml:space="preserve">„Hagsfeld 1“ </w:t>
      </w:r>
      <w:r w:rsidR="00E7280C" w:rsidRPr="00F14AC8">
        <w:t>an</w:t>
      </w:r>
      <w:r w:rsidRPr="00F14AC8">
        <w:t>, um das Feld im Artikelstamm anlegen zu können.</w:t>
      </w:r>
      <w:r w:rsidR="00991179" w:rsidRPr="00F14AC8">
        <w:t xml:space="preserve"> </w:t>
      </w:r>
      <w:commentRangeEnd w:id="1157"/>
      <w:r w:rsidR="00AC46ED" w:rsidRPr="00F14AC8">
        <w:rPr>
          <w:rStyle w:val="Kommentarzeichen"/>
          <w:sz w:val="24"/>
          <w:szCs w:val="24"/>
        </w:rPr>
        <w:commentReference w:id="1157"/>
      </w:r>
      <w:commentRangeEnd w:id="1158"/>
      <w:r w:rsidRPr="00F14AC8">
        <w:rPr>
          <w:rStyle w:val="Kommentarzeichen"/>
          <w:sz w:val="24"/>
          <w:szCs w:val="24"/>
        </w:rPr>
        <w:commentReference w:id="1158"/>
      </w:r>
    </w:p>
    <w:p w14:paraId="3DB4DAFC" w14:textId="77777777" w:rsidR="00362A56" w:rsidRPr="00F14AC8" w:rsidRDefault="00362A56" w:rsidP="00362A56"/>
    <w:p w14:paraId="45FDC12E" w14:textId="4164446F" w:rsidR="0020731A" w:rsidRPr="00F14AC8" w:rsidRDefault="0020731A" w:rsidP="0020731A">
      <w:pPr>
        <w:rPr>
          <w:b/>
          <w:bCs/>
          <w:color w:val="002060"/>
        </w:rPr>
      </w:pPr>
      <w:r w:rsidRPr="00F14AC8">
        <w:rPr>
          <w:b/>
          <w:bCs/>
          <w:color w:val="002060"/>
        </w:rPr>
        <w:t>Umsetzung HWK/worKA</w:t>
      </w:r>
    </w:p>
    <w:p w14:paraId="16C17475" w14:textId="77777777" w:rsidR="0020731A" w:rsidRPr="00F14AC8" w:rsidRDefault="0020731A" w:rsidP="00362A56"/>
    <w:p w14:paraId="6C97CA07" w14:textId="21F58C4B" w:rsidR="0020731A" w:rsidRPr="00F14AC8" w:rsidRDefault="0020731A" w:rsidP="00362A56">
      <w:r w:rsidRPr="00F14AC8">
        <w:t xml:space="preserve">Anlage der </w:t>
      </w:r>
      <w:r w:rsidR="00412952" w:rsidRPr="00F14AC8">
        <w:t>Bezeichner für die Aufzählung, sobald die Anlage der Aufzählung in durch ABAS erfolgt ist.</w:t>
      </w:r>
    </w:p>
    <w:p w14:paraId="320A08BB" w14:textId="77777777" w:rsidR="0020731A" w:rsidRPr="00F14AC8" w:rsidRDefault="0020731A" w:rsidP="00362A56"/>
    <w:p w14:paraId="5E41CCD7" w14:textId="77777777" w:rsidR="00362A56" w:rsidRPr="00F14AC8" w:rsidRDefault="00362A56" w:rsidP="00362A56">
      <w:pPr>
        <w:pStyle w:val="berschrift4"/>
      </w:pPr>
      <w:r w:rsidRPr="00F14AC8">
        <w:t>Lagergruppeneigenschaften</w:t>
      </w:r>
    </w:p>
    <w:p w14:paraId="1D5C2A80" w14:textId="77777777" w:rsidR="00362A56" w:rsidRPr="00F14AC8" w:rsidRDefault="00362A56" w:rsidP="00362A56"/>
    <w:p w14:paraId="73D73488" w14:textId="4D174A9F" w:rsidR="00362A56" w:rsidRPr="00F14AC8" w:rsidRDefault="00362A56" w:rsidP="00362A56">
      <w:r w:rsidRPr="00F14AC8">
        <w:t>Die einzelnen Geschäftsbereiche der HWK haben unterschiedliche Leistungsniveaus bei den Beschäftigten. Dies führt dazu, dass gleiche Artikel in den jew</w:t>
      </w:r>
      <w:r w:rsidR="00751E24" w:rsidRPr="00F14AC8">
        <w:t>e</w:t>
      </w:r>
      <w:r w:rsidRPr="00F14AC8">
        <w:t>iligen Geschäftsbereichen mit unterschiedlichen Arbeitsgängen gefertigt werden. Im ABAS</w:t>
      </w:r>
      <w:r w:rsidR="00751E24" w:rsidRPr="00F14AC8">
        <w:t>-</w:t>
      </w:r>
      <w:r w:rsidRPr="00F14AC8">
        <w:t xml:space="preserve">Standard lässt sich das über die Lagergruppeneigenschaften gewährleisten, sofern in den folgenden Organisationsmeetings die Einrichtung von externen Lagergruppen je Geschäftsbereich vereinbart wird. </w:t>
      </w:r>
    </w:p>
    <w:p w14:paraId="220742EA" w14:textId="11968AE2" w:rsidR="00362A56" w:rsidRPr="00F14AC8" w:rsidRDefault="00362A56" w:rsidP="00362A56">
      <w:r w:rsidRPr="00F14AC8">
        <w:t>Je Lagergruppe lässt sich eine eigene Fertigungsliste im Artikel eintragen und automatisch verwenden.</w:t>
      </w:r>
    </w:p>
    <w:p w14:paraId="0B9EC814" w14:textId="77777777" w:rsidR="00362A56" w:rsidRPr="00F14AC8" w:rsidRDefault="00362A56" w:rsidP="00362A56"/>
    <w:p w14:paraId="656E5C2A" w14:textId="77777777" w:rsidR="00362A56" w:rsidRPr="00F14AC8" w:rsidRDefault="00362A56" w:rsidP="00362A56">
      <w:pPr>
        <w:pStyle w:val="berschrift4"/>
      </w:pPr>
      <w:r w:rsidRPr="00F14AC8">
        <w:t>Migration der Artikelstammdaten</w:t>
      </w:r>
    </w:p>
    <w:p w14:paraId="55D29A3D" w14:textId="77777777" w:rsidR="00362A56" w:rsidRPr="00F14AC8" w:rsidRDefault="00362A56" w:rsidP="00362A56"/>
    <w:p w14:paraId="0B73EDFB" w14:textId="049C8B82" w:rsidR="00362A56" w:rsidRPr="00F14AC8" w:rsidRDefault="00362A56" w:rsidP="00362A56">
      <w:r w:rsidRPr="00F14AC8">
        <w:t>Für die Erstellung von Angeboten wurden bisher immer neue Artikel angelegt. Ein zukünftiges Ziel ist es davon abzukommen und Artikel gruppiert mit ggf. unterschiedlichen Auftragsfertigungslisten je G</w:t>
      </w:r>
      <w:r w:rsidR="00AD0944" w:rsidRPr="00F14AC8">
        <w:t>e</w:t>
      </w:r>
      <w:r w:rsidRPr="00F14AC8">
        <w:t xml:space="preserve">schäftsfeld zu verwenden. Zusätzlich werden zukünftig sehr dienstleistungslastige Tätigkeiten über Dienstleistungsartikel </w:t>
      </w:r>
      <w:r w:rsidR="00CA7519" w:rsidRPr="00F14AC8">
        <w:t xml:space="preserve">/ Zusatzpositionen </w:t>
      </w:r>
      <w:r w:rsidRPr="00F14AC8">
        <w:t>abgebildet. Das führt nun zu der Überlegung die Migration der Artikelstammdaten vorzubereiten und nicht alle Artikel zu übernehmen.</w:t>
      </w:r>
    </w:p>
    <w:p w14:paraId="797D6529" w14:textId="77777777" w:rsidR="00362A56" w:rsidRPr="00F14AC8" w:rsidRDefault="00362A56" w:rsidP="00362A56">
      <w:r w:rsidRPr="00F14AC8">
        <w:t>Es soll mehr Augenmerk auf die Anlage von generischen Artikeln gelegt werden, deren Fertigungslistenstruktur je Auftragsposition angepasst wird.</w:t>
      </w:r>
    </w:p>
    <w:p w14:paraId="5A9ED1D3" w14:textId="77777777" w:rsidR="00362A56" w:rsidRPr="00F14AC8" w:rsidRDefault="00362A56" w:rsidP="00362A56">
      <w:r w:rsidRPr="00F14AC8">
        <w:t xml:space="preserve">Der Aufwand ist sehr hoch, aber das Ergebnis bietet einen sehr hohen Mehrwert. </w:t>
      </w:r>
    </w:p>
    <w:p w14:paraId="19E47647" w14:textId="77777777" w:rsidR="00362A56" w:rsidRPr="00F14AC8" w:rsidRDefault="00362A56" w:rsidP="00362A56">
      <w:r w:rsidRPr="00F14AC8">
        <w:t>Geringe Artikelanzahl im System, besserer Überblick und Auswertbarkeit über Artikelgruppen.</w:t>
      </w:r>
    </w:p>
    <w:p w14:paraId="6C9A4779" w14:textId="77777777" w:rsidR="00362A56" w:rsidRPr="00F14AC8" w:rsidRDefault="00362A56" w:rsidP="00362A56">
      <w:r w:rsidRPr="00F14AC8">
        <w:lastRenderedPageBreak/>
        <w:t>Mit der Festlegung welche Artikel übernommen werden sollen, kann jederzeit begonnen werden, um die Arbeitslast kurz vor dem GoLive so gering wie möglich zu halten.</w:t>
      </w:r>
    </w:p>
    <w:p w14:paraId="75B4EA4F" w14:textId="77777777" w:rsidR="00362A56" w:rsidRPr="00F14AC8" w:rsidRDefault="00362A56" w:rsidP="00362A56"/>
    <w:p w14:paraId="388DD48E" w14:textId="77777777" w:rsidR="00362A56" w:rsidRPr="00F14AC8" w:rsidRDefault="00362A56" w:rsidP="00362A56">
      <w:pPr>
        <w:pStyle w:val="berschrift3"/>
      </w:pPr>
      <w:bookmarkStart w:id="1159" w:name="_Toc228444406"/>
      <w:r w:rsidRPr="00F14AC8">
        <w:t>Preisfindung</w:t>
      </w:r>
      <w:bookmarkEnd w:id="1159"/>
    </w:p>
    <w:p w14:paraId="34202F2B" w14:textId="77777777" w:rsidR="00362A56" w:rsidRPr="00F14AC8" w:rsidRDefault="00362A56" w:rsidP="00362A56"/>
    <w:p w14:paraId="51BE4775" w14:textId="77777777" w:rsidR="00362A56" w:rsidRPr="00F14AC8" w:rsidRDefault="00362A56" w:rsidP="00362A56">
      <w:r w:rsidRPr="00F14AC8">
        <w:t>Der Betriebsstättenleiter legt den Preis fest für alle angebotenen Artikel. Es wurde generell über das Thema Kalkulation gesprochen, diese hat aktuell keine Auswirkungen auf das Projekt.</w:t>
      </w:r>
    </w:p>
    <w:p w14:paraId="0BC82E3F" w14:textId="77777777" w:rsidR="00362A56" w:rsidRPr="00F14AC8" w:rsidRDefault="00362A56" w:rsidP="00362A56"/>
    <w:p w14:paraId="19A2D917" w14:textId="77777777" w:rsidR="00362A56" w:rsidRPr="00F14AC8" w:rsidRDefault="00362A56" w:rsidP="00362A56">
      <w:pPr>
        <w:pStyle w:val="berschrift3"/>
      </w:pPr>
      <w:bookmarkStart w:id="1160" w:name="_Toc228444407"/>
      <w:r w:rsidRPr="00F14AC8">
        <w:t>Kundenanlage</w:t>
      </w:r>
      <w:bookmarkEnd w:id="1160"/>
    </w:p>
    <w:p w14:paraId="176F15A9" w14:textId="77777777" w:rsidR="00362A56" w:rsidRPr="00F14AC8" w:rsidRDefault="00362A56" w:rsidP="00362A56"/>
    <w:p w14:paraId="1B9EA0C1" w14:textId="77777777" w:rsidR="00362A56" w:rsidRPr="00F14AC8" w:rsidRDefault="00362A56" w:rsidP="00362A56">
      <w:r w:rsidRPr="00F14AC8">
        <w:t xml:space="preserve">Kunden werden anfänglich in ABAS angelegt und gepflegt. Später wird es durch das CRM gemacht und an ABAS weitergeleitet. Der </w:t>
      </w:r>
      <w:commentRangeStart w:id="1161"/>
      <w:commentRangeStart w:id="1162"/>
      <w:r w:rsidRPr="00F14AC8">
        <w:t xml:space="preserve">Single Point of Entry soll der Stammdatenlayer und </w:t>
      </w:r>
      <w:commentRangeEnd w:id="1161"/>
      <w:r w:rsidR="00FF10AA" w:rsidRPr="00F14AC8">
        <w:rPr>
          <w:rStyle w:val="Kommentarzeichen"/>
          <w:sz w:val="24"/>
          <w:szCs w:val="24"/>
        </w:rPr>
        <w:commentReference w:id="1161"/>
      </w:r>
      <w:commentRangeEnd w:id="1162"/>
      <w:r w:rsidRPr="00F14AC8">
        <w:rPr>
          <w:rStyle w:val="Kommentarzeichen"/>
          <w:sz w:val="24"/>
          <w:szCs w:val="24"/>
        </w:rPr>
        <w:commentReference w:id="1162"/>
      </w:r>
      <w:r w:rsidRPr="00F14AC8">
        <w:t>dann das CRM sein.</w:t>
      </w:r>
    </w:p>
    <w:p w14:paraId="2F89D3F9" w14:textId="77777777" w:rsidR="00362A56" w:rsidRPr="00F14AC8" w:rsidRDefault="00362A56" w:rsidP="00362A56"/>
    <w:p w14:paraId="5595B25A" w14:textId="77777777" w:rsidR="00362A56" w:rsidRPr="00F14AC8" w:rsidRDefault="00362A56" w:rsidP="00362A56">
      <w:pPr>
        <w:pStyle w:val="berschrift4"/>
      </w:pPr>
      <w:r w:rsidRPr="00F14AC8">
        <w:t>Nummerierung</w:t>
      </w:r>
    </w:p>
    <w:p w14:paraId="6AE7F7B1" w14:textId="77777777" w:rsidR="00362A56" w:rsidRPr="00F14AC8" w:rsidRDefault="00362A56" w:rsidP="00362A56"/>
    <w:p w14:paraId="601628B3" w14:textId="77777777" w:rsidR="00362A56" w:rsidRPr="00F14AC8" w:rsidRDefault="00362A56" w:rsidP="00362A56">
      <w:r w:rsidRPr="00F14AC8">
        <w:t>Der Nummernkreis wird von der HWK gepflegt.</w:t>
      </w:r>
    </w:p>
    <w:p w14:paraId="4D244E57" w14:textId="77777777" w:rsidR="00362A56" w:rsidRPr="00F14AC8" w:rsidRDefault="00362A56" w:rsidP="00362A56"/>
    <w:p w14:paraId="04DE4E5A" w14:textId="3E9F45E2" w:rsidR="00362A56" w:rsidRPr="00F14AC8" w:rsidRDefault="00362A56" w:rsidP="00362A56">
      <w:pPr>
        <w:pStyle w:val="berschrift4"/>
      </w:pPr>
      <w:bookmarkStart w:id="1163" w:name="AP026"/>
      <w:r w:rsidRPr="00F14AC8">
        <w:t>Suchwort</w:t>
      </w:r>
      <w:r w:rsidR="00EF5272" w:rsidRPr="00F14AC8">
        <w:t xml:space="preserve"> und Bezeichnung</w:t>
      </w:r>
    </w:p>
    <w:bookmarkEnd w:id="1163"/>
    <w:p w14:paraId="5F709801" w14:textId="77777777" w:rsidR="00362A56" w:rsidRPr="00F14AC8" w:rsidRDefault="00362A56" w:rsidP="00362A56"/>
    <w:p w14:paraId="7D8438E0" w14:textId="768F7E5F" w:rsidR="00362A56" w:rsidRPr="00F14AC8" w:rsidRDefault="00362A56" w:rsidP="00362A56">
      <w:r w:rsidRPr="00F14AC8">
        <w:t>Das Suchwort des Kunden soll über den Namen gebildet werden. 1. Zeile aus der Anschrift und Suchwortkonform machen. Im Neu- und Bearbeitenmodus überarbeiten.</w:t>
      </w:r>
    </w:p>
    <w:p w14:paraId="673F914B" w14:textId="77777777" w:rsidR="00EF5272" w:rsidRPr="00F14AC8" w:rsidRDefault="00EF5272" w:rsidP="00EF5272"/>
    <w:p w14:paraId="0CB5C849" w14:textId="77777777" w:rsidR="00EF5272" w:rsidRPr="00F14AC8" w:rsidRDefault="00EF5272" w:rsidP="00EF5272">
      <w:r w:rsidRPr="00F14AC8">
        <w:t>Das Feld Bezeichnung soll sich aus dem Firmennamen, PLZ und Ort zusammensetzen. Im Neu und Bearbeitenmodus soll es jeweils angepasst werden.</w:t>
      </w:r>
    </w:p>
    <w:p w14:paraId="1D935307" w14:textId="77777777" w:rsidR="00EF5272" w:rsidRPr="00F14AC8" w:rsidRDefault="00EF5272" w:rsidP="00362A56"/>
    <w:p w14:paraId="5791C001" w14:textId="600BE2F3" w:rsidR="00D760BD" w:rsidRPr="00F14AC8" w:rsidRDefault="00D760BD" w:rsidP="00362A56">
      <w:pPr>
        <w:rPr>
          <w:b/>
          <w:bCs/>
          <w:color w:val="002060"/>
        </w:rPr>
      </w:pPr>
      <w:r w:rsidRPr="00F14AC8">
        <w:rPr>
          <w:b/>
          <w:bCs/>
          <w:color w:val="002060"/>
        </w:rPr>
        <w:t>Umsetzung ABAS</w:t>
      </w:r>
    </w:p>
    <w:p w14:paraId="1DBB42D8" w14:textId="77777777" w:rsidR="00D760BD" w:rsidRPr="00F14AC8" w:rsidRDefault="00D760BD" w:rsidP="00362A56">
      <w:pPr>
        <w:rPr>
          <w:b/>
          <w:bCs/>
          <w:color w:val="002060"/>
        </w:rPr>
      </w:pPr>
    </w:p>
    <w:p w14:paraId="00F3D34C" w14:textId="3D04D7E2" w:rsidR="00D760BD" w:rsidRPr="00F14AC8" w:rsidRDefault="0070154A" w:rsidP="00362A56">
      <w:pPr>
        <w:rPr>
          <w:bCs/>
        </w:rPr>
      </w:pPr>
      <w:commentRangeStart w:id="1164"/>
      <w:commentRangeStart w:id="1165"/>
      <w:r w:rsidRPr="00F14AC8">
        <w:rPr>
          <w:bCs/>
        </w:rPr>
        <w:t>Screen-Validation-Event,</w:t>
      </w:r>
      <w:commentRangeEnd w:id="1164"/>
      <w:r w:rsidR="003445B8" w:rsidRPr="00F14AC8">
        <w:rPr>
          <w:rStyle w:val="Kommentarzeichen"/>
          <w:bCs/>
          <w:sz w:val="24"/>
          <w:szCs w:val="24"/>
        </w:rPr>
        <w:commentReference w:id="1164"/>
      </w:r>
      <w:commentRangeEnd w:id="1165"/>
      <w:r w:rsidR="00B42C0C" w:rsidRPr="00F14AC8">
        <w:rPr>
          <w:rStyle w:val="Kommentarzeichen"/>
          <w:bCs/>
          <w:sz w:val="24"/>
          <w:szCs w:val="24"/>
        </w:rPr>
        <w:commentReference w:id="1165"/>
      </w:r>
      <w:r w:rsidRPr="00F14AC8">
        <w:rPr>
          <w:bCs/>
        </w:rPr>
        <w:t xml:space="preserve"> Maske 0, Kunde</w:t>
      </w:r>
      <w:r w:rsidR="00260856" w:rsidRPr="00F14AC8">
        <w:rPr>
          <w:bCs/>
        </w:rPr>
        <w:t xml:space="preserve"> und Maske 1, Kundenkontakt</w:t>
      </w:r>
    </w:p>
    <w:p w14:paraId="6B275C64" w14:textId="77777777" w:rsidR="0070154A" w:rsidRPr="00F14AC8" w:rsidRDefault="0070154A" w:rsidP="00362A56">
      <w:pPr>
        <w:rPr>
          <w:bCs/>
        </w:rPr>
      </w:pPr>
    </w:p>
    <w:p w14:paraId="279E48B8" w14:textId="18F34AF1" w:rsidR="00AB1B37" w:rsidRPr="00F14AC8" w:rsidRDefault="00AB1B37" w:rsidP="00362A56">
      <w:pPr>
        <w:rPr>
          <w:bCs/>
        </w:rPr>
      </w:pPr>
      <w:commentRangeStart w:id="1166"/>
      <w:commentRangeStart w:id="1167"/>
      <w:commentRangeStart w:id="1168"/>
      <w:r w:rsidRPr="00F14AC8">
        <w:rPr>
          <w:bCs/>
        </w:rPr>
        <w:t>Suchwort:</w:t>
      </w:r>
    </w:p>
    <w:p w14:paraId="6D53C015" w14:textId="34C5331E" w:rsidR="0070154A" w:rsidRPr="00F14AC8" w:rsidRDefault="0070154A" w:rsidP="00362A56">
      <w:pPr>
        <w:rPr>
          <w:bCs/>
        </w:rPr>
      </w:pPr>
      <w:r w:rsidRPr="00F14AC8">
        <w:rPr>
          <w:bCs/>
        </w:rPr>
        <w:t>Aus der ersten Zeile der Anschrift „</w:t>
      </w:r>
      <w:r w:rsidRPr="00F14AC8">
        <w:rPr>
          <w:b/>
          <w:bCs/>
        </w:rPr>
        <w:t>ans</w:t>
      </w:r>
      <w:r w:rsidRPr="00F14AC8">
        <w:rPr>
          <w:bCs/>
        </w:rPr>
        <w:t xml:space="preserve">“ ein </w:t>
      </w:r>
      <w:r w:rsidR="009C0C59" w:rsidRPr="00F14AC8">
        <w:rPr>
          <w:bCs/>
        </w:rPr>
        <w:t>s</w:t>
      </w:r>
      <w:r w:rsidRPr="00F14AC8">
        <w:rPr>
          <w:bCs/>
        </w:rPr>
        <w:t>uchwortkonformes Wort erstellen und in das Suchwort „</w:t>
      </w:r>
      <w:r w:rsidRPr="00F14AC8">
        <w:rPr>
          <w:b/>
          <w:bCs/>
        </w:rPr>
        <w:t>such</w:t>
      </w:r>
      <w:r w:rsidRPr="00F14AC8">
        <w:rPr>
          <w:bCs/>
        </w:rPr>
        <w:t>“ eintragen.</w:t>
      </w:r>
      <w:commentRangeEnd w:id="1166"/>
      <w:r w:rsidR="00860B35" w:rsidRPr="00F14AC8">
        <w:rPr>
          <w:rStyle w:val="Kommentarzeichen"/>
          <w:bCs/>
          <w:sz w:val="24"/>
          <w:szCs w:val="24"/>
        </w:rPr>
        <w:commentReference w:id="1166"/>
      </w:r>
      <w:commentRangeEnd w:id="1167"/>
      <w:r w:rsidRPr="00F14AC8">
        <w:rPr>
          <w:rStyle w:val="Kommentarzeichen"/>
          <w:bCs/>
          <w:sz w:val="24"/>
          <w:szCs w:val="24"/>
        </w:rPr>
        <w:commentReference w:id="1167"/>
      </w:r>
      <w:commentRangeEnd w:id="1168"/>
      <w:r w:rsidR="00DC5D66" w:rsidRPr="00F14AC8">
        <w:rPr>
          <w:rStyle w:val="Kommentarzeichen"/>
          <w:bCs/>
          <w:sz w:val="24"/>
          <w:szCs w:val="24"/>
        </w:rPr>
        <w:commentReference w:id="1168"/>
      </w:r>
    </w:p>
    <w:p w14:paraId="3DF58E31" w14:textId="77777777" w:rsidR="00EF5272" w:rsidRPr="00F14AC8" w:rsidRDefault="00EF5272" w:rsidP="00362A56">
      <w:pPr>
        <w:rPr>
          <w:ins w:id="1169" w:author="Peter Koch" w:date="2026-05-20T10:05:00Z" w16du:dateUtc="2026-05-20T08:05:00Z"/>
          <w:bCs/>
        </w:rPr>
      </w:pPr>
    </w:p>
    <w:p w14:paraId="5DFA5563" w14:textId="77777777" w:rsidR="00DC5D66" w:rsidRPr="00DC5D66" w:rsidRDefault="00DC5D66" w:rsidP="00DC5D66">
      <w:pPr>
        <w:rPr>
          <w:ins w:id="1170" w:author="Peter Koch" w:date="2026-05-20T10:05:00Z"/>
          <w:bCs/>
        </w:rPr>
      </w:pPr>
      <w:ins w:id="1171" w:author="Peter Koch" w:date="2026-05-20T10:05:00Z">
        <w:r w:rsidRPr="00DC5D66">
          <w:rPr>
            <w:bCs/>
          </w:rPr>
          <w:t xml:space="preserve">.. </w:t>
        </w:r>
        <w:commentRangeStart w:id="1172"/>
        <w:commentRangeStart w:id="1173"/>
        <w:r w:rsidRPr="00DC5D66">
          <w:rPr>
            <w:bCs/>
          </w:rPr>
          <w:t xml:space="preserve">Suchwort </w:t>
        </w:r>
      </w:ins>
      <w:commentRangeEnd w:id="1172"/>
      <w:r w:rsidR="00063346" w:rsidRPr="00DC5D66">
        <w:rPr>
          <w:rStyle w:val="Kommentarzeichen"/>
          <w:bCs/>
          <w:sz w:val="24"/>
          <w:szCs w:val="24"/>
        </w:rPr>
        <w:commentReference w:id="1172"/>
      </w:r>
      <w:commentRangeEnd w:id="1173"/>
      <w:r w:rsidR="000F30C0" w:rsidRPr="00DC5D66">
        <w:rPr>
          <w:rStyle w:val="Kommentarzeichen"/>
          <w:bCs/>
          <w:sz w:val="24"/>
          <w:szCs w:val="24"/>
        </w:rPr>
        <w:commentReference w:id="1173"/>
      </w:r>
      <w:ins w:id="1174" w:author="Peter Koch" w:date="2026-05-20T10:05:00Z">
        <w:r w:rsidRPr="00DC5D66">
          <w:rPr>
            <w:bCs/>
          </w:rPr>
          <w:t>anpassen</w:t>
        </w:r>
      </w:ins>
    </w:p>
    <w:p w14:paraId="67AAA183" w14:textId="77777777" w:rsidR="00DC5D66" w:rsidRPr="00DC5D66" w:rsidRDefault="00DC5D66" w:rsidP="00DC5D66">
      <w:pPr>
        <w:rPr>
          <w:ins w:id="1175" w:author="Peter Koch" w:date="2026-05-20T10:05:00Z"/>
          <w:bCs/>
        </w:rPr>
      </w:pPr>
      <w:ins w:id="1176" w:author="Peter Koch" w:date="2026-05-20T10:05:00Z">
        <w:r w:rsidRPr="00DC5D66">
          <w:rPr>
            <w:bCs/>
          </w:rPr>
          <w:t xml:space="preserve">.formel </w:t>
        </w:r>
        <w:r w:rsidRPr="00DC5D66">
          <w:rPr>
            <w:b/>
            <w:bCs/>
          </w:rPr>
          <w:t>U|</w:t>
        </w:r>
        <w:r w:rsidRPr="00DC5D66">
          <w:rPr>
            <w:bCs/>
          </w:rPr>
          <w:t>xttmp = '</w:t>
        </w:r>
        <w:r w:rsidRPr="00DC5D66">
          <w:rPr>
            <w:b/>
            <w:bCs/>
          </w:rPr>
          <w:t>M|</w:t>
        </w:r>
        <w:r w:rsidRPr="00DC5D66">
          <w:rPr>
            <w:bCs/>
          </w:rPr>
          <w:t>ans'</w:t>
        </w:r>
      </w:ins>
    </w:p>
    <w:p w14:paraId="180303AC" w14:textId="77777777" w:rsidR="00DC5D66" w:rsidRPr="00DC5D66" w:rsidRDefault="00DC5D66" w:rsidP="00DC5D66">
      <w:pPr>
        <w:rPr>
          <w:ins w:id="1177" w:author="Peter Koch" w:date="2026-05-20T10:05:00Z"/>
          <w:bCs/>
        </w:rPr>
      </w:pPr>
      <w:ins w:id="1178" w:author="Peter Koch" w:date="2026-05-20T10:05:00Z">
        <w:r w:rsidRPr="00DC5D66">
          <w:rPr>
            <w:bCs/>
          </w:rPr>
          <w:t>..</w:t>
        </w:r>
      </w:ins>
    </w:p>
    <w:p w14:paraId="46B0923C" w14:textId="77777777" w:rsidR="00DC5D66" w:rsidRPr="00DC5D66" w:rsidRDefault="00DC5D66" w:rsidP="00DC5D66">
      <w:pPr>
        <w:rPr>
          <w:ins w:id="1179" w:author="Peter Koch" w:date="2026-05-20T10:05:00Z"/>
          <w:bCs/>
        </w:rPr>
      </w:pPr>
      <w:ins w:id="1180" w:author="Peter Koch" w:date="2026-05-20T10:05:00Z">
        <w:r w:rsidRPr="00DC5D66">
          <w:rPr>
            <w:bCs/>
          </w:rPr>
          <w:t>..: Leerzeichen werden gelöscht</w:t>
        </w:r>
      </w:ins>
    </w:p>
    <w:p w14:paraId="7EE6DCD6" w14:textId="77777777" w:rsidR="00DC5D66" w:rsidRPr="00DC5D66" w:rsidRDefault="00DC5D66" w:rsidP="00DC5D66">
      <w:pPr>
        <w:rPr>
          <w:ins w:id="1181" w:author="Peter Koch" w:date="2026-05-20T10:05:00Z"/>
          <w:bCs/>
        </w:rPr>
      </w:pPr>
      <w:ins w:id="1182" w:author="Peter Koch" w:date="2026-05-20T10:05:00Z">
        <w:r w:rsidRPr="00DC5D66">
          <w:rPr>
            <w:bCs/>
          </w:rPr>
          <w:t xml:space="preserve">.formel </w:t>
        </w:r>
        <w:r w:rsidRPr="00DC5D66">
          <w:rPr>
            <w:b/>
            <w:bCs/>
          </w:rPr>
          <w:t>U|</w:t>
        </w:r>
        <w:r w:rsidRPr="00DC5D66">
          <w:rPr>
            <w:bCs/>
          </w:rPr>
          <w:t xml:space="preserve">xttmp = </w:t>
        </w:r>
        <w:r w:rsidRPr="00DC5D66">
          <w:rPr>
            <w:b/>
            <w:bCs/>
          </w:rPr>
          <w:t>F|</w:t>
        </w:r>
        <w:r w:rsidRPr="00DC5D66">
          <w:rPr>
            <w:bCs/>
          </w:rPr>
          <w:t>regreplaceall('</w:t>
        </w:r>
        <w:r w:rsidRPr="00DC5D66">
          <w:rPr>
            <w:b/>
            <w:bCs/>
          </w:rPr>
          <w:t>U|</w:t>
        </w:r>
        <w:r w:rsidRPr="00DC5D66">
          <w:rPr>
            <w:bCs/>
          </w:rPr>
          <w:t>xttmp', " ", "")</w:t>
        </w:r>
      </w:ins>
    </w:p>
    <w:p w14:paraId="79B30429" w14:textId="77777777" w:rsidR="00DC5D66" w:rsidRPr="00DC5D66" w:rsidRDefault="00DC5D66" w:rsidP="00DC5D66">
      <w:pPr>
        <w:rPr>
          <w:ins w:id="1183" w:author="Peter Koch" w:date="2026-05-20T10:05:00Z"/>
          <w:bCs/>
        </w:rPr>
      </w:pPr>
      <w:ins w:id="1184" w:author="Peter Koch" w:date="2026-05-20T10:05:00Z">
        <w:r w:rsidRPr="00DC5D66">
          <w:rPr>
            <w:bCs/>
          </w:rPr>
          <w:t>..: Semikolon = Zeilentrenner aus ans</w:t>
        </w:r>
      </w:ins>
    </w:p>
    <w:p w14:paraId="63B39400" w14:textId="77777777" w:rsidR="00DC5D66" w:rsidRPr="00DC5D66" w:rsidRDefault="00DC5D66" w:rsidP="00DC5D66">
      <w:pPr>
        <w:rPr>
          <w:ins w:id="1185" w:author="Peter Koch" w:date="2026-05-20T10:05:00Z"/>
          <w:bCs/>
        </w:rPr>
      </w:pPr>
      <w:ins w:id="1186" w:author="Peter Koch" w:date="2026-05-20T10:05:00Z">
        <w:r w:rsidRPr="00DC5D66">
          <w:rPr>
            <w:bCs/>
          </w:rPr>
          <w:lastRenderedPageBreak/>
          <w:t xml:space="preserve">.formel </w:t>
        </w:r>
        <w:r w:rsidRPr="00DC5D66">
          <w:rPr>
            <w:b/>
            <w:bCs/>
          </w:rPr>
          <w:t>U|</w:t>
        </w:r>
        <w:r w:rsidRPr="00DC5D66">
          <w:rPr>
            <w:bCs/>
          </w:rPr>
          <w:t xml:space="preserve">xttmp = </w:t>
        </w:r>
        <w:r w:rsidRPr="00DC5D66">
          <w:rPr>
            <w:b/>
            <w:bCs/>
          </w:rPr>
          <w:t>F|</w:t>
        </w:r>
        <w:r w:rsidRPr="00DC5D66">
          <w:rPr>
            <w:bCs/>
          </w:rPr>
          <w:t>regreplaceall('</w:t>
        </w:r>
        <w:r w:rsidRPr="00DC5D66">
          <w:rPr>
            <w:b/>
            <w:bCs/>
          </w:rPr>
          <w:t>U|</w:t>
        </w:r>
        <w:r w:rsidRPr="00DC5D66">
          <w:rPr>
            <w:bCs/>
          </w:rPr>
          <w:t>xttmp', ";", "")</w:t>
        </w:r>
      </w:ins>
    </w:p>
    <w:p w14:paraId="7B41AE9F" w14:textId="77777777" w:rsidR="00DC5D66" w:rsidRPr="00DC5D66" w:rsidRDefault="00DC5D66" w:rsidP="00DC5D66">
      <w:pPr>
        <w:rPr>
          <w:ins w:id="1187" w:author="Peter Koch" w:date="2026-05-20T10:05:00Z"/>
          <w:bCs/>
        </w:rPr>
      </w:pPr>
      <w:ins w:id="1188" w:author="Peter Koch" w:date="2026-05-20T10:05:00Z">
        <w:r w:rsidRPr="00DC5D66">
          <w:rPr>
            <w:bCs/>
          </w:rPr>
          <w:t>..: Diverse Sonderzeichen</w:t>
        </w:r>
      </w:ins>
    </w:p>
    <w:p w14:paraId="21D4F5CF" w14:textId="77777777" w:rsidR="00DC5D66" w:rsidRPr="00DC5D66" w:rsidRDefault="00DC5D66" w:rsidP="00DC5D66">
      <w:pPr>
        <w:rPr>
          <w:ins w:id="1189" w:author="Peter Koch" w:date="2026-05-20T10:05:00Z"/>
          <w:bCs/>
        </w:rPr>
      </w:pPr>
      <w:ins w:id="1190" w:author="Peter Koch" w:date="2026-05-20T10:05:00Z">
        <w:r w:rsidRPr="00DC5D66">
          <w:rPr>
            <w:bCs/>
          </w:rPr>
          <w:t xml:space="preserve">.formel </w:t>
        </w:r>
        <w:r w:rsidRPr="00DC5D66">
          <w:rPr>
            <w:b/>
            <w:bCs/>
          </w:rPr>
          <w:t>U|</w:t>
        </w:r>
        <w:r w:rsidRPr="00DC5D66">
          <w:rPr>
            <w:bCs/>
          </w:rPr>
          <w:t xml:space="preserve">xttmp = </w:t>
        </w:r>
        <w:r w:rsidRPr="00DC5D66">
          <w:rPr>
            <w:b/>
            <w:bCs/>
          </w:rPr>
          <w:t>F|</w:t>
        </w:r>
        <w:r w:rsidRPr="00DC5D66">
          <w:rPr>
            <w:bCs/>
          </w:rPr>
          <w:t>regreplaceall('</w:t>
        </w:r>
        <w:r w:rsidRPr="00DC5D66">
          <w:rPr>
            <w:b/>
            <w:bCs/>
          </w:rPr>
          <w:t>U|</w:t>
        </w:r>
        <w:r w:rsidRPr="00DC5D66">
          <w:rPr>
            <w:bCs/>
          </w:rPr>
          <w:t>xttmp', "_", "")</w:t>
        </w:r>
      </w:ins>
    </w:p>
    <w:p w14:paraId="01E6DD58" w14:textId="77777777" w:rsidR="00DC5D66" w:rsidRPr="00BA7FBD" w:rsidRDefault="00DC5D66" w:rsidP="00DC5D66">
      <w:pPr>
        <w:rPr>
          <w:ins w:id="1191" w:author="Peter Koch" w:date="2026-05-20T10:05:00Z"/>
          <w:bCs/>
        </w:rPr>
      </w:pPr>
      <w:ins w:id="1192"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10C635F7" w14:textId="77777777" w:rsidR="00DC5D66" w:rsidRPr="00BA7FBD" w:rsidRDefault="00DC5D66" w:rsidP="00DC5D66">
      <w:pPr>
        <w:rPr>
          <w:ins w:id="1193" w:author="Peter Koch" w:date="2026-05-20T10:05:00Z"/>
          <w:bCs/>
        </w:rPr>
      </w:pPr>
      <w:ins w:id="1194"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1F10F2AB" w14:textId="77777777" w:rsidR="00DC5D66" w:rsidRPr="00BA7FBD" w:rsidRDefault="00DC5D66" w:rsidP="00DC5D66">
      <w:pPr>
        <w:rPr>
          <w:ins w:id="1195" w:author="Peter Koch" w:date="2026-05-20T10:05:00Z"/>
          <w:bCs/>
        </w:rPr>
      </w:pPr>
      <w:ins w:id="1196"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683A3B7F" w14:textId="77777777" w:rsidR="00DC5D66" w:rsidRPr="00BA7FBD" w:rsidRDefault="00DC5D66" w:rsidP="00DC5D66">
      <w:pPr>
        <w:rPr>
          <w:ins w:id="1197" w:author="Peter Koch" w:date="2026-05-20T10:05:00Z"/>
          <w:bCs/>
        </w:rPr>
      </w:pPr>
      <w:ins w:id="1198"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1D096BE1" w14:textId="77777777" w:rsidR="00DC5D66" w:rsidRPr="00BA7FBD" w:rsidRDefault="00DC5D66" w:rsidP="00DC5D66">
      <w:pPr>
        <w:rPr>
          <w:ins w:id="1199" w:author="Peter Koch" w:date="2026-05-20T10:05:00Z"/>
          <w:bCs/>
        </w:rPr>
      </w:pPr>
      <w:ins w:id="1200"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0D7C4A11" w14:textId="77777777" w:rsidR="00DC5D66" w:rsidRPr="00BA7FBD" w:rsidRDefault="00DC5D66" w:rsidP="00DC5D66">
      <w:pPr>
        <w:rPr>
          <w:ins w:id="1201" w:author="Peter Koch" w:date="2026-05-20T10:05:00Z"/>
          <w:bCs/>
        </w:rPr>
      </w:pPr>
      <w:ins w:id="1202"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w:t>
        </w:r>
        <w:r w:rsidRPr="00BA7FBD">
          <w:rPr>
            <w:b/>
            <w:bCs/>
          </w:rPr>
          <w:t>G|</w:t>
        </w:r>
        <w:r w:rsidRPr="00BA7FBD">
          <w:rPr>
            <w:bCs/>
          </w:rPr>
          <w:t>dblquote', "")</w:t>
        </w:r>
      </w:ins>
    </w:p>
    <w:p w14:paraId="743231E8" w14:textId="77777777" w:rsidR="00DC5D66" w:rsidRPr="00BA7FBD" w:rsidRDefault="00DC5D66" w:rsidP="00DC5D66">
      <w:pPr>
        <w:rPr>
          <w:ins w:id="1203" w:author="Peter Koch" w:date="2026-05-20T10:05:00Z"/>
          <w:bCs/>
        </w:rPr>
      </w:pPr>
      <w:ins w:id="1204"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44B19947" w14:textId="77777777" w:rsidR="00DC5D66" w:rsidRPr="00BA7FBD" w:rsidRDefault="00DC5D66" w:rsidP="00DC5D66">
      <w:pPr>
        <w:rPr>
          <w:ins w:id="1205" w:author="Peter Koch" w:date="2026-05-20T10:05:00Z"/>
          <w:bCs/>
        </w:rPr>
      </w:pPr>
      <w:ins w:id="1206"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6C520657" w14:textId="77777777" w:rsidR="00DC5D66" w:rsidRPr="00BA7FBD" w:rsidRDefault="00DC5D66" w:rsidP="00DC5D66">
      <w:pPr>
        <w:rPr>
          <w:ins w:id="1207" w:author="Peter Koch" w:date="2026-05-20T10:05:00Z"/>
          <w:bCs/>
        </w:rPr>
      </w:pPr>
      <w:ins w:id="1208"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21CA37BC" w14:textId="77777777" w:rsidR="00DC5D66" w:rsidRPr="00BA7FBD" w:rsidRDefault="00DC5D66" w:rsidP="00DC5D66">
      <w:pPr>
        <w:rPr>
          <w:ins w:id="1209" w:author="Peter Koch" w:date="2026-05-20T10:05:00Z"/>
          <w:bCs/>
        </w:rPr>
      </w:pPr>
      <w:ins w:id="1210"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"&amp;", "")</w:t>
        </w:r>
      </w:ins>
    </w:p>
    <w:p w14:paraId="65C8F226" w14:textId="77777777" w:rsidR="00DC5D66" w:rsidRPr="00BA7FBD" w:rsidRDefault="00DC5D66" w:rsidP="00DC5D66">
      <w:pPr>
        <w:rPr>
          <w:ins w:id="1211" w:author="Peter Koch" w:date="2026-05-20T10:05:00Z"/>
          <w:bCs/>
        </w:rPr>
      </w:pPr>
      <w:ins w:id="1212"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68FE8740" w14:textId="77777777" w:rsidR="00DC5D66" w:rsidRPr="00BA7FBD" w:rsidRDefault="00DC5D66" w:rsidP="00DC5D66">
      <w:pPr>
        <w:rPr>
          <w:ins w:id="1213" w:author="Peter Koch" w:date="2026-05-20T10:05:00Z"/>
          <w:bCs/>
        </w:rPr>
      </w:pPr>
      <w:ins w:id="1214"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07978E3A" w14:textId="77777777" w:rsidR="00DC5D66" w:rsidRPr="00BA7FBD" w:rsidRDefault="00DC5D66" w:rsidP="00DC5D66">
      <w:pPr>
        <w:rPr>
          <w:ins w:id="1215" w:author="Peter Koch" w:date="2026-05-20T10:05:00Z"/>
          <w:bCs/>
        </w:rPr>
      </w:pPr>
      <w:ins w:id="1216"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5C37F0BB" w14:textId="77777777" w:rsidR="00DC5D66" w:rsidRPr="00BA7FBD" w:rsidRDefault="00DC5D66" w:rsidP="00DC5D66">
      <w:pPr>
        <w:rPr>
          <w:ins w:id="1217" w:author="Peter Koch" w:date="2026-05-20T10:05:00Z"/>
          <w:bCs/>
        </w:rPr>
      </w:pPr>
      <w:ins w:id="1218"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691B0F79" w14:textId="77777777" w:rsidR="00DC5D66" w:rsidRPr="00BA7FBD" w:rsidRDefault="00DC5D66" w:rsidP="00DC5D66">
      <w:pPr>
        <w:rPr>
          <w:ins w:id="1219" w:author="Peter Koch" w:date="2026-05-20T10:05:00Z"/>
          <w:bCs/>
        </w:rPr>
      </w:pPr>
      <w:ins w:id="1220"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4E2D711E" w14:textId="77777777" w:rsidR="00DC5D66" w:rsidRPr="00BA7FBD" w:rsidRDefault="00DC5D66" w:rsidP="00DC5D66">
      <w:pPr>
        <w:rPr>
          <w:ins w:id="1221" w:author="Peter Koch" w:date="2026-05-20T10:05:00Z"/>
          <w:bCs/>
        </w:rPr>
      </w:pPr>
      <w:ins w:id="1222"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w:t>
        </w:r>
        <w:r w:rsidRPr="00BA7FBD">
          <w:rPr>
            <w:b/>
            <w:bCs/>
          </w:rPr>
          <w:t>G|</w:t>
        </w:r>
        <w:r w:rsidRPr="00BA7FBD">
          <w:rPr>
            <w:bCs/>
          </w:rPr>
          <w:t>apostroph', "")</w:t>
        </w:r>
      </w:ins>
    </w:p>
    <w:p w14:paraId="405975C6" w14:textId="77777777" w:rsidR="00DC5D66" w:rsidRPr="00BA7FBD" w:rsidRDefault="00DC5D66" w:rsidP="00DC5D66">
      <w:pPr>
        <w:rPr>
          <w:ins w:id="1223" w:author="Peter Koch" w:date="2026-05-20T10:05:00Z"/>
          <w:bCs/>
        </w:rPr>
      </w:pPr>
      <w:ins w:id="1224" w:author="Peter Koch" w:date="2026-05-20T10:05:00Z">
        <w:r w:rsidRPr="00BA7FBD">
          <w:rPr>
            <w:bCs/>
          </w:rPr>
          <w:t xml:space="preserve">.formel </w:t>
        </w:r>
        <w:r w:rsidRPr="00BA7FBD">
          <w:rPr>
            <w:b/>
            <w:bCs/>
          </w:rPr>
          <w:t>U|</w:t>
        </w:r>
        <w:r w:rsidRPr="00BA7FBD">
          <w:rPr>
            <w:bCs/>
          </w:rPr>
          <w:t xml:space="preserve">xttmp = </w:t>
        </w:r>
        <w:r w:rsidRPr="00BA7FBD">
          <w:rPr>
            <w:b/>
            <w:bCs/>
          </w:rPr>
          <w:t>F|</w:t>
        </w:r>
        <w:r w:rsidRPr="00BA7FBD">
          <w:rPr>
            <w:bCs/>
          </w:rPr>
          <w:t>regreplaceall('</w:t>
        </w:r>
        <w:r w:rsidRPr="00BA7FBD">
          <w:rPr>
            <w:b/>
            <w:bCs/>
          </w:rPr>
          <w:t>U|</w:t>
        </w:r>
        <w:r w:rsidRPr="00BA7FBD">
          <w:rPr>
            <w:bCs/>
          </w:rPr>
          <w:t>xttmp', "#", "")</w:t>
        </w:r>
      </w:ins>
    </w:p>
    <w:p w14:paraId="683E2D42" w14:textId="77777777" w:rsidR="00F7151D" w:rsidRPr="00BA7FBD" w:rsidRDefault="00F7151D" w:rsidP="00DC5D66">
      <w:pPr>
        <w:rPr>
          <w:ins w:id="1225" w:author="Peter Koch" w:date="2026-05-20T10:06:00Z" w16du:dateUtc="2026-05-20T08:06:00Z"/>
          <w:bCs/>
        </w:rPr>
      </w:pPr>
    </w:p>
    <w:p w14:paraId="79D371F6" w14:textId="26B77CDF" w:rsidR="00DC5D66" w:rsidRPr="00DC5D66" w:rsidRDefault="00DC5D66" w:rsidP="00DC5D66">
      <w:pPr>
        <w:rPr>
          <w:ins w:id="1226" w:author="Peter Koch" w:date="2026-05-20T10:05:00Z"/>
          <w:bCs/>
        </w:rPr>
      </w:pPr>
      <w:ins w:id="1227" w:author="Peter Koch" w:date="2026-05-20T10:05:00Z">
        <w:r w:rsidRPr="00DC5D66">
          <w:rPr>
            <w:bCs/>
          </w:rPr>
          <w:t>..: Checkt ob 1. Zeichen eine Zahl ist</w:t>
        </w:r>
      </w:ins>
    </w:p>
    <w:p w14:paraId="1A456675" w14:textId="77777777" w:rsidR="00DC5D66" w:rsidRPr="0011498F" w:rsidRDefault="00DC5D66" w:rsidP="00DC5D66">
      <w:pPr>
        <w:rPr>
          <w:ins w:id="1228" w:author="Peter Koch" w:date="2026-05-20T10:05:00Z"/>
          <w:bCs/>
        </w:rPr>
      </w:pPr>
      <w:ins w:id="1229" w:author="Peter Koch" w:date="2026-05-20T10:05:00Z">
        <w:r w:rsidRPr="0011498F">
          <w:rPr>
            <w:bCs/>
          </w:rPr>
          <w:t>.weiter EL017 ? _(</w:t>
        </w:r>
        <w:r w:rsidRPr="0011498F">
          <w:rPr>
            <w:b/>
            <w:bCs/>
          </w:rPr>
          <w:t>F|</w:t>
        </w:r>
        <w:r w:rsidRPr="0011498F">
          <w:rPr>
            <w:bCs/>
          </w:rPr>
          <w:t>regmatch(</w:t>
        </w:r>
        <w:r w:rsidRPr="0011498F">
          <w:rPr>
            <w:b/>
            <w:bCs/>
          </w:rPr>
          <w:t>F|</w:t>
        </w:r>
        <w:r w:rsidRPr="0011498F">
          <w:rPr>
            <w:bCs/>
          </w:rPr>
          <w:t>substr('</w:t>
        </w:r>
        <w:r w:rsidRPr="0011498F">
          <w:rPr>
            <w:b/>
            <w:bCs/>
          </w:rPr>
          <w:t>U|</w:t>
        </w:r>
        <w:r w:rsidRPr="0011498F">
          <w:rPr>
            <w:bCs/>
          </w:rPr>
          <w:t>xttmp', 1, 1), ".*[0-9].*"))</w:t>
        </w:r>
      </w:ins>
    </w:p>
    <w:p w14:paraId="7378512C" w14:textId="77777777" w:rsidR="00DC5D66" w:rsidRPr="0011498F" w:rsidRDefault="00DC5D66" w:rsidP="00DC5D66">
      <w:pPr>
        <w:rPr>
          <w:ins w:id="1230" w:author="Peter Koch" w:date="2026-05-20T10:05:00Z"/>
          <w:bCs/>
        </w:rPr>
      </w:pPr>
      <w:ins w:id="1231" w:author="Peter Koch" w:date="2026-05-20T10:05:00Z">
        <w:r w:rsidRPr="0011498F">
          <w:rPr>
            <w:bCs/>
          </w:rPr>
          <w:t>.. IF017</w:t>
        </w:r>
      </w:ins>
    </w:p>
    <w:p w14:paraId="69CEE770" w14:textId="77777777" w:rsidR="00DC5D66" w:rsidRPr="00DC5D66" w:rsidRDefault="00DC5D66" w:rsidP="00DC5D66">
      <w:pPr>
        <w:rPr>
          <w:ins w:id="1232" w:author="Peter Koch" w:date="2026-05-20T10:05:00Z"/>
          <w:bCs/>
        </w:rPr>
      </w:pPr>
      <w:ins w:id="1233" w:author="Peter Koch" w:date="2026-05-20T10:05:00Z">
        <w:r w:rsidRPr="00DC5D66">
          <w:rPr>
            <w:bCs/>
          </w:rPr>
          <w:t xml:space="preserve">.formel </w:t>
        </w:r>
        <w:r w:rsidRPr="00DC5D66">
          <w:rPr>
            <w:b/>
            <w:bCs/>
          </w:rPr>
          <w:t>U|</w:t>
        </w:r>
        <w:r w:rsidRPr="00DC5D66">
          <w:rPr>
            <w:bCs/>
          </w:rPr>
          <w:t>xilaenge = +</w:t>
        </w:r>
        <w:r w:rsidRPr="00DC5D66">
          <w:rPr>
            <w:b/>
            <w:bCs/>
          </w:rPr>
          <w:t>U|</w:t>
        </w:r>
        <w:r w:rsidRPr="00DC5D66">
          <w:rPr>
            <w:bCs/>
          </w:rPr>
          <w:t>xttmp</w:t>
        </w:r>
      </w:ins>
    </w:p>
    <w:p w14:paraId="4191A79A" w14:textId="77777777" w:rsidR="00DC5D66" w:rsidRPr="00DC5D66" w:rsidRDefault="00DC5D66" w:rsidP="00DC5D66">
      <w:pPr>
        <w:rPr>
          <w:ins w:id="1234" w:author="Peter Koch" w:date="2026-05-20T10:05:00Z"/>
          <w:bCs/>
        </w:rPr>
      </w:pPr>
      <w:ins w:id="1235" w:author="Peter Koch" w:date="2026-05-20T10:05:00Z">
        <w:r w:rsidRPr="00DC5D66">
          <w:rPr>
            <w:bCs/>
          </w:rPr>
          <w:t xml:space="preserve">.formel </w:t>
        </w:r>
        <w:r w:rsidRPr="00DC5D66">
          <w:rPr>
            <w:b/>
            <w:bCs/>
          </w:rPr>
          <w:t>U|</w:t>
        </w:r>
        <w:r w:rsidRPr="00DC5D66">
          <w:rPr>
            <w:bCs/>
          </w:rPr>
          <w:t>xicut = (</w:t>
        </w:r>
        <w:r w:rsidRPr="00DC5D66">
          <w:rPr>
            <w:b/>
            <w:bCs/>
          </w:rPr>
          <w:t>U|</w:t>
        </w:r>
        <w:r w:rsidRPr="00DC5D66">
          <w:rPr>
            <w:bCs/>
          </w:rPr>
          <w:t>xilaenge - 1)</w:t>
        </w:r>
      </w:ins>
    </w:p>
    <w:p w14:paraId="0BD798B7" w14:textId="77777777" w:rsidR="00DC5D66" w:rsidRPr="00DC5D66" w:rsidRDefault="00DC5D66" w:rsidP="00DC5D66">
      <w:pPr>
        <w:rPr>
          <w:ins w:id="1236" w:author="Peter Koch" w:date="2026-05-20T10:05:00Z"/>
          <w:bCs/>
        </w:rPr>
      </w:pPr>
      <w:ins w:id="1237" w:author="Peter Koch" w:date="2026-05-20T10:05:00Z">
        <w:r w:rsidRPr="00DC5D66">
          <w:rPr>
            <w:bCs/>
          </w:rPr>
          <w:t xml:space="preserve">.formel </w:t>
        </w:r>
        <w:r w:rsidRPr="00DC5D66">
          <w:rPr>
            <w:b/>
            <w:bCs/>
          </w:rPr>
          <w:t>U|</w:t>
        </w:r>
        <w:r w:rsidRPr="00DC5D66">
          <w:rPr>
            <w:bCs/>
          </w:rPr>
          <w:t xml:space="preserve">xttmp = </w:t>
        </w:r>
        <w:r w:rsidRPr="00DC5D66">
          <w:rPr>
            <w:b/>
            <w:bCs/>
          </w:rPr>
          <w:t>U|</w:t>
        </w:r>
        <w:r w:rsidRPr="00DC5D66">
          <w:rPr>
            <w:bCs/>
          </w:rPr>
          <w:t xml:space="preserve">xttmp &gt;&gt; </w:t>
        </w:r>
        <w:r w:rsidRPr="00DC5D66">
          <w:rPr>
            <w:b/>
            <w:bCs/>
          </w:rPr>
          <w:t>U|</w:t>
        </w:r>
        <w:r w:rsidRPr="00DC5D66">
          <w:rPr>
            <w:bCs/>
          </w:rPr>
          <w:t>xicut</w:t>
        </w:r>
      </w:ins>
    </w:p>
    <w:p w14:paraId="690A48D2" w14:textId="77777777" w:rsidR="00DC5D66" w:rsidRPr="00DC5D66" w:rsidRDefault="00DC5D66" w:rsidP="00DC5D66">
      <w:pPr>
        <w:rPr>
          <w:ins w:id="1238" w:author="Peter Koch" w:date="2026-05-20T10:05:00Z"/>
          <w:bCs/>
        </w:rPr>
      </w:pPr>
      <w:ins w:id="1239" w:author="Peter Koch" w:date="2026-05-20T10:05:00Z">
        <w:r w:rsidRPr="00DC5D66">
          <w:rPr>
            <w:bCs/>
          </w:rPr>
          <w:t>..</w:t>
        </w:r>
      </w:ins>
    </w:p>
    <w:p w14:paraId="4A987DCD" w14:textId="77777777" w:rsidR="00DC5D66" w:rsidRPr="00DC5D66" w:rsidRDefault="00DC5D66" w:rsidP="00DC5D66">
      <w:pPr>
        <w:rPr>
          <w:ins w:id="1240" w:author="Peter Koch" w:date="2026-05-20T10:05:00Z"/>
          <w:bCs/>
        </w:rPr>
      </w:pPr>
      <w:ins w:id="1241" w:author="Peter Koch" w:date="2026-05-20T10:05:00Z">
        <w:r w:rsidRPr="00DC5D66">
          <w:rPr>
            <w:bCs/>
          </w:rPr>
          <w:t>!EL017</w:t>
        </w:r>
      </w:ins>
    </w:p>
    <w:p w14:paraId="571EEF52" w14:textId="77777777" w:rsidR="00DC5D66" w:rsidRPr="00DC5D66" w:rsidRDefault="00DC5D66" w:rsidP="00DC5D66">
      <w:pPr>
        <w:rPr>
          <w:ins w:id="1242" w:author="Peter Koch" w:date="2026-05-20T10:05:00Z"/>
          <w:bCs/>
        </w:rPr>
      </w:pPr>
      <w:ins w:id="1243" w:author="Peter Koch" w:date="2026-05-20T10:05:00Z">
        <w:r w:rsidRPr="00DC5D66">
          <w:rPr>
            <w:bCs/>
          </w:rPr>
          <w:t>.. FI017</w:t>
        </w:r>
      </w:ins>
    </w:p>
    <w:p w14:paraId="58D0126D" w14:textId="77777777" w:rsidR="00DC5D66" w:rsidRPr="00DC5D66" w:rsidRDefault="00DC5D66" w:rsidP="00DC5D66">
      <w:pPr>
        <w:rPr>
          <w:ins w:id="1244" w:author="Peter Koch" w:date="2026-05-20T10:05:00Z"/>
          <w:bCs/>
        </w:rPr>
      </w:pPr>
      <w:ins w:id="1245" w:author="Peter Koch" w:date="2026-05-20T10:05:00Z">
        <w:r w:rsidRPr="00DC5D66">
          <w:rPr>
            <w:bCs/>
          </w:rPr>
          <w:t>..</w:t>
        </w:r>
      </w:ins>
    </w:p>
    <w:p w14:paraId="415FC02E" w14:textId="77777777" w:rsidR="00DC5D66" w:rsidRPr="00DC5D66" w:rsidRDefault="00DC5D66" w:rsidP="00DC5D66">
      <w:pPr>
        <w:rPr>
          <w:ins w:id="1246" w:author="Peter Koch" w:date="2026-05-20T10:05:00Z"/>
          <w:bCs/>
        </w:rPr>
      </w:pPr>
      <w:ins w:id="1247" w:author="Peter Koch" w:date="2026-05-20T10:05:00Z">
        <w:r w:rsidRPr="00DC5D66">
          <w:rPr>
            <w:bCs/>
          </w:rPr>
          <w:t>.weiter REPT002 ? _(_(</w:t>
        </w:r>
        <w:r w:rsidRPr="00DC5D66">
          <w:rPr>
            <w:b/>
            <w:bCs/>
          </w:rPr>
          <w:t>F|</w:t>
        </w:r>
        <w:r w:rsidRPr="00DC5D66">
          <w:rPr>
            <w:bCs/>
          </w:rPr>
          <w:t>regmatch(</w:t>
        </w:r>
        <w:r w:rsidRPr="00DC5D66">
          <w:rPr>
            <w:b/>
            <w:bCs/>
          </w:rPr>
          <w:t>F|</w:t>
        </w:r>
        <w:r w:rsidRPr="00DC5D66">
          <w:rPr>
            <w:bCs/>
          </w:rPr>
          <w:t>substr('</w:t>
        </w:r>
        <w:r w:rsidRPr="00DC5D66">
          <w:rPr>
            <w:b/>
            <w:bCs/>
          </w:rPr>
          <w:t>U|</w:t>
        </w:r>
        <w:r w:rsidRPr="00DC5D66">
          <w:rPr>
            <w:bCs/>
          </w:rPr>
          <w:t>xttmp', 1, 1), ".*[0-9].*")))</w:t>
        </w:r>
      </w:ins>
    </w:p>
    <w:p w14:paraId="115C83B9" w14:textId="77777777" w:rsidR="00DC5D66" w:rsidRPr="00DC5D66" w:rsidRDefault="00DC5D66" w:rsidP="00DC5D66">
      <w:pPr>
        <w:rPr>
          <w:ins w:id="1248" w:author="Peter Koch" w:date="2026-05-20T10:05:00Z"/>
          <w:bCs/>
        </w:rPr>
      </w:pPr>
      <w:ins w:id="1249" w:author="Peter Koch" w:date="2026-05-20T10:05:00Z">
        <w:r w:rsidRPr="00DC5D66">
          <w:rPr>
            <w:bCs/>
          </w:rPr>
          <w:t>..</w:t>
        </w:r>
      </w:ins>
    </w:p>
    <w:p w14:paraId="25360FF9" w14:textId="77777777" w:rsidR="00DC5D66" w:rsidRPr="00DC5D66" w:rsidRDefault="00DC5D66" w:rsidP="00DC5D66">
      <w:pPr>
        <w:rPr>
          <w:ins w:id="1250" w:author="Peter Koch" w:date="2026-05-20T10:05:00Z"/>
          <w:bCs/>
        </w:rPr>
      </w:pPr>
      <w:ins w:id="1251" w:author="Peter Koch" w:date="2026-05-20T10:05:00Z">
        <w:r w:rsidRPr="00DC5D66">
          <w:rPr>
            <w:bCs/>
          </w:rPr>
          <w:t xml:space="preserve">.formel </w:t>
        </w:r>
        <w:r w:rsidRPr="00DC5D66">
          <w:rPr>
            <w:b/>
            <w:bCs/>
          </w:rPr>
          <w:t>U|</w:t>
        </w:r>
        <w:r w:rsidRPr="00DC5D66">
          <w:rPr>
            <w:bCs/>
          </w:rPr>
          <w:t>xttmp = '</w:t>
        </w:r>
        <w:r w:rsidRPr="00DC5D66">
          <w:rPr>
            <w:b/>
            <w:bCs/>
          </w:rPr>
          <w:t>U|</w:t>
        </w:r>
        <w:r w:rsidRPr="00DC5D66">
          <w:rPr>
            <w:bCs/>
          </w:rPr>
          <w:t>xttmp' &lt;&lt; 8</w:t>
        </w:r>
      </w:ins>
    </w:p>
    <w:p w14:paraId="3F21073D" w14:textId="260F8D0A" w:rsidR="00DC5D66" w:rsidRPr="00F14AC8" w:rsidRDefault="00DC5D66" w:rsidP="00DC5D66">
      <w:pPr>
        <w:rPr>
          <w:bCs/>
        </w:rPr>
      </w:pPr>
      <w:ins w:id="1252" w:author="Peter Koch" w:date="2026-05-20T10:05:00Z">
        <w:r w:rsidRPr="00DC5D66">
          <w:rPr>
            <w:bCs/>
          </w:rPr>
          <w:t xml:space="preserve">.formel </w:t>
        </w:r>
        <w:r w:rsidRPr="00DC5D66">
          <w:rPr>
            <w:b/>
            <w:bCs/>
          </w:rPr>
          <w:t>M|</w:t>
        </w:r>
        <w:r w:rsidRPr="00DC5D66">
          <w:rPr>
            <w:bCs/>
          </w:rPr>
          <w:t>such = '</w:t>
        </w:r>
        <w:r w:rsidRPr="00DC5D66">
          <w:rPr>
            <w:b/>
            <w:bCs/>
          </w:rPr>
          <w:t>U|</w:t>
        </w:r>
        <w:r w:rsidRPr="00DC5D66">
          <w:rPr>
            <w:bCs/>
          </w:rPr>
          <w:t>xttmp'</w:t>
        </w:r>
      </w:ins>
    </w:p>
    <w:p w14:paraId="34624C16" w14:textId="77777777" w:rsidR="004C78D3" w:rsidRDefault="004C78D3" w:rsidP="00362A56">
      <w:pPr>
        <w:rPr>
          <w:ins w:id="1253" w:author="Peter Koch" w:date="2026-05-20T10:08:00Z" w16du:dateUtc="2026-05-20T08:08:00Z"/>
          <w:bCs/>
        </w:rPr>
      </w:pPr>
    </w:p>
    <w:p w14:paraId="53860330" w14:textId="7303C665" w:rsidR="00EF5272" w:rsidRPr="00F14AC8" w:rsidRDefault="00AB1B37" w:rsidP="00362A56">
      <w:pPr>
        <w:rPr>
          <w:bCs/>
        </w:rPr>
      </w:pPr>
      <w:r w:rsidRPr="00F14AC8">
        <w:rPr>
          <w:bCs/>
        </w:rPr>
        <w:t>Bezeichnung:</w:t>
      </w:r>
    </w:p>
    <w:p w14:paraId="173E591C" w14:textId="7CF33C0B" w:rsidR="009C0C59" w:rsidRDefault="00AB1B37" w:rsidP="00362A56">
      <w:pPr>
        <w:rPr>
          <w:ins w:id="1254" w:author="Peter Koch" w:date="2026-05-21T07:25:00Z" w16du:dateUtc="2026-05-21T05:25:00Z"/>
          <w:bCs/>
        </w:rPr>
      </w:pPr>
      <w:r w:rsidRPr="00F14AC8">
        <w:rPr>
          <w:bCs/>
        </w:rPr>
        <w:t>Aus der ersten Zeile der Anschrift „</w:t>
      </w:r>
      <w:r w:rsidRPr="00F14AC8">
        <w:rPr>
          <w:b/>
          <w:bCs/>
        </w:rPr>
        <w:t>ans</w:t>
      </w:r>
      <w:r w:rsidRPr="00F14AC8">
        <w:rPr>
          <w:bCs/>
        </w:rPr>
        <w:t>“</w:t>
      </w:r>
      <w:r w:rsidR="00450A03" w:rsidRPr="00F14AC8">
        <w:rPr>
          <w:bCs/>
        </w:rPr>
        <w:t>, PLZ „</w:t>
      </w:r>
      <w:r w:rsidR="00450A03" w:rsidRPr="00F14AC8">
        <w:rPr>
          <w:b/>
          <w:bCs/>
        </w:rPr>
        <w:t>plz</w:t>
      </w:r>
      <w:r w:rsidR="00450A03" w:rsidRPr="00F14AC8">
        <w:rPr>
          <w:bCs/>
        </w:rPr>
        <w:t>“ und Ort „</w:t>
      </w:r>
      <w:r w:rsidR="00450A03" w:rsidRPr="00F14AC8">
        <w:rPr>
          <w:b/>
          <w:bCs/>
        </w:rPr>
        <w:t>nort</w:t>
      </w:r>
      <w:r w:rsidR="00450A03" w:rsidRPr="00F14AC8">
        <w:rPr>
          <w:bCs/>
        </w:rPr>
        <w:t xml:space="preserve">“ jeweils mit Komma und </w:t>
      </w:r>
      <w:r w:rsidR="00C80D91" w:rsidRPr="00F14AC8">
        <w:rPr>
          <w:bCs/>
        </w:rPr>
        <w:t>Leerzeichen getrennt die Bezeichnung bilden und „</w:t>
      </w:r>
      <w:r w:rsidR="00C80D91" w:rsidRPr="00F14AC8">
        <w:rPr>
          <w:b/>
          <w:bCs/>
        </w:rPr>
        <w:t>name</w:t>
      </w:r>
      <w:r w:rsidR="00C80D91" w:rsidRPr="00F14AC8">
        <w:rPr>
          <w:bCs/>
        </w:rPr>
        <w:t>“ eintragen.</w:t>
      </w:r>
      <w:r w:rsidR="000748E8">
        <w:rPr>
          <w:bCs/>
        </w:rPr>
        <w:t xml:space="preserve"> Überlänge</w:t>
      </w:r>
      <w:r w:rsidR="006020C0">
        <w:rPr>
          <w:bCs/>
        </w:rPr>
        <w:t xml:space="preserve"> abschneiden.</w:t>
      </w:r>
    </w:p>
    <w:p w14:paraId="1EA5F78F" w14:textId="77777777" w:rsidR="00B42C0C" w:rsidRDefault="00B42C0C" w:rsidP="00362A56">
      <w:pPr>
        <w:rPr>
          <w:ins w:id="1255" w:author="Peter Koch" w:date="2026-05-21T07:25:00Z" w16du:dateUtc="2026-05-21T05:25:00Z"/>
          <w:bCs/>
        </w:rPr>
      </w:pPr>
    </w:p>
    <w:p w14:paraId="747B2561" w14:textId="76AFAC5C" w:rsidR="00B42C0C" w:rsidRPr="00F14AC8" w:rsidRDefault="00B42C0C" w:rsidP="00362A56">
      <w:pPr>
        <w:rPr>
          <w:bCs/>
        </w:rPr>
      </w:pPr>
      <w:ins w:id="1256" w:author="Peter Koch" w:date="2026-05-21T07:25:00Z" w16du:dateUtc="2026-05-21T05:25:00Z">
        <w:r>
          <w:rPr>
            <w:bCs/>
          </w:rPr>
          <w:t>Die Felder Suchwort und Bezeichnung müssen für den User gesperrt werden.</w:t>
        </w:r>
      </w:ins>
    </w:p>
    <w:p w14:paraId="295C5857" w14:textId="77777777" w:rsidR="00AB1B37" w:rsidRPr="00F14AC8" w:rsidRDefault="00AB1B37" w:rsidP="00362A56">
      <w:pPr>
        <w:rPr>
          <w:bCs/>
        </w:rPr>
      </w:pPr>
    </w:p>
    <w:tbl>
      <w:tblPr>
        <w:tblStyle w:val="Tabellenraster"/>
        <w:tblW w:w="9085" w:type="dxa"/>
        <w:tblLook w:val="04A0" w:firstRow="1" w:lastRow="0" w:firstColumn="1" w:lastColumn="0" w:noHBand="0" w:noVBand="1"/>
      </w:tblPr>
      <w:tblGrid>
        <w:gridCol w:w="8018"/>
        <w:gridCol w:w="1067"/>
      </w:tblGrid>
      <w:tr w:rsidR="0016784D" w:rsidRPr="00F14AC8" w14:paraId="64C93CE0" w14:textId="77777777" w:rsidTr="00D16466">
        <w:tc>
          <w:tcPr>
            <w:tcW w:w="8077" w:type="dxa"/>
            <w:shd w:val="clear" w:color="auto" w:fill="DCEEA3" w:themeFill="accent6" w:themeFillTint="99"/>
          </w:tcPr>
          <w:p w14:paraId="7017E0EB" w14:textId="77777777" w:rsidR="0016784D" w:rsidRPr="00F14AC8" w:rsidRDefault="0016784D" w:rsidP="00D16466">
            <w:r w:rsidRPr="00F14AC8">
              <w:t>Auswirkungen der Customization/Extension</w:t>
            </w:r>
          </w:p>
        </w:tc>
        <w:tc>
          <w:tcPr>
            <w:tcW w:w="1008" w:type="dxa"/>
            <w:shd w:val="clear" w:color="auto" w:fill="DCEEA3" w:themeFill="accent6" w:themeFillTint="99"/>
          </w:tcPr>
          <w:p w14:paraId="5F1C8939" w14:textId="77777777" w:rsidR="0016784D" w:rsidRPr="00F14AC8" w:rsidRDefault="0016784D" w:rsidP="00D16466">
            <w:r w:rsidRPr="00F14AC8">
              <w:t>Antwort</w:t>
            </w:r>
          </w:p>
        </w:tc>
      </w:tr>
      <w:tr w:rsidR="0016784D" w:rsidRPr="00F14AC8" w14:paraId="17DD3FA7" w14:textId="77777777" w:rsidTr="00D16466">
        <w:tc>
          <w:tcPr>
            <w:tcW w:w="8077" w:type="dxa"/>
          </w:tcPr>
          <w:p w14:paraId="1731502B" w14:textId="77777777" w:rsidR="0016784D" w:rsidRPr="00F14AC8" w:rsidRDefault="0016784D" w:rsidP="00D16466">
            <w:pPr>
              <w:rPr>
                <w:sz w:val="20"/>
                <w:szCs w:val="20"/>
              </w:rPr>
            </w:pPr>
            <w:r w:rsidRPr="00F14AC8">
              <w:rPr>
                <w:sz w:val="20"/>
                <w:szCs w:val="20"/>
              </w:rPr>
              <w:lastRenderedPageBreak/>
              <w:t xml:space="preserve">Keine besonderen Auswirkungen </w:t>
            </w:r>
          </w:p>
        </w:tc>
        <w:tc>
          <w:tcPr>
            <w:tcW w:w="1008" w:type="dxa"/>
          </w:tcPr>
          <w:p w14:paraId="59DD3F96" w14:textId="77777777" w:rsidR="0016784D" w:rsidRPr="00F14AC8" w:rsidRDefault="0016784D" w:rsidP="00D16466">
            <w:pPr>
              <w:rPr>
                <w:sz w:val="20"/>
                <w:szCs w:val="20"/>
              </w:rPr>
            </w:pPr>
            <w:r w:rsidRPr="00F14AC8">
              <w:rPr>
                <w:sz w:val="20"/>
                <w:szCs w:val="20"/>
              </w:rPr>
              <w:t>Ja/Nein</w:t>
            </w:r>
          </w:p>
        </w:tc>
      </w:tr>
      <w:tr w:rsidR="0016784D" w:rsidRPr="00F14AC8" w14:paraId="25DF7EC5" w14:textId="77777777" w:rsidTr="00D16466">
        <w:tc>
          <w:tcPr>
            <w:tcW w:w="8077" w:type="dxa"/>
          </w:tcPr>
          <w:p w14:paraId="1DDF9B33" w14:textId="77777777" w:rsidR="0016784D" w:rsidRPr="00F14AC8" w:rsidRDefault="0016784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2651A97A" w14:textId="77777777" w:rsidR="0016784D" w:rsidRPr="00F14AC8" w:rsidRDefault="0016784D" w:rsidP="00D16466">
            <w:pPr>
              <w:rPr>
                <w:sz w:val="20"/>
                <w:szCs w:val="20"/>
              </w:rPr>
            </w:pPr>
            <w:r w:rsidRPr="00F14AC8">
              <w:rPr>
                <w:sz w:val="20"/>
                <w:szCs w:val="20"/>
              </w:rPr>
              <w:t>Ja/Nein</w:t>
            </w:r>
          </w:p>
        </w:tc>
      </w:tr>
      <w:tr w:rsidR="0016784D" w:rsidRPr="00F14AC8" w14:paraId="168AD0B2" w14:textId="77777777" w:rsidTr="00D16466">
        <w:tc>
          <w:tcPr>
            <w:tcW w:w="8077" w:type="dxa"/>
          </w:tcPr>
          <w:p w14:paraId="0A0F100E" w14:textId="77777777" w:rsidR="0016784D" w:rsidRPr="00F14AC8" w:rsidRDefault="0016784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EE79D4F" w14:textId="77777777" w:rsidR="0016784D" w:rsidRPr="00F14AC8" w:rsidRDefault="0016784D" w:rsidP="00D16466">
            <w:pPr>
              <w:rPr>
                <w:sz w:val="20"/>
                <w:szCs w:val="20"/>
              </w:rPr>
            </w:pPr>
            <w:r w:rsidRPr="00F14AC8">
              <w:rPr>
                <w:sz w:val="20"/>
                <w:szCs w:val="20"/>
              </w:rPr>
              <w:t>Ja/Nein</w:t>
            </w:r>
          </w:p>
        </w:tc>
      </w:tr>
      <w:tr w:rsidR="0016784D" w:rsidRPr="00F14AC8" w14:paraId="07B179F4" w14:textId="77777777" w:rsidTr="00D16466">
        <w:tc>
          <w:tcPr>
            <w:tcW w:w="8077" w:type="dxa"/>
          </w:tcPr>
          <w:p w14:paraId="6674ECD7" w14:textId="77777777" w:rsidR="0016784D" w:rsidRPr="00F14AC8" w:rsidRDefault="0016784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EAEEC71" w14:textId="77777777" w:rsidR="0016784D" w:rsidRPr="00F14AC8" w:rsidRDefault="0016784D" w:rsidP="00D16466">
            <w:pPr>
              <w:rPr>
                <w:sz w:val="20"/>
                <w:szCs w:val="20"/>
              </w:rPr>
            </w:pPr>
            <w:r w:rsidRPr="00F14AC8">
              <w:rPr>
                <w:sz w:val="20"/>
                <w:szCs w:val="20"/>
              </w:rPr>
              <w:t>Ja/Nein</w:t>
            </w:r>
          </w:p>
        </w:tc>
      </w:tr>
      <w:tr w:rsidR="0016784D" w:rsidRPr="00F14AC8" w14:paraId="02DD3674" w14:textId="77777777" w:rsidTr="00D16466">
        <w:tc>
          <w:tcPr>
            <w:tcW w:w="8077" w:type="dxa"/>
          </w:tcPr>
          <w:p w14:paraId="3EA04362" w14:textId="77777777" w:rsidR="0016784D" w:rsidRPr="00F14AC8" w:rsidRDefault="0016784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545D3DB" w14:textId="77777777" w:rsidR="0016784D" w:rsidRPr="00F14AC8" w:rsidRDefault="0016784D"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16784D" w:rsidRPr="00F14AC8" w14:paraId="073472FB" w14:textId="77777777" w:rsidTr="00D16466">
        <w:trPr>
          <w:trHeight w:hRule="exact" w:val="861"/>
        </w:trPr>
        <w:tc>
          <w:tcPr>
            <w:tcW w:w="1273" w:type="dxa"/>
            <w:shd w:val="clear" w:color="auto" w:fill="D5D5D5" w:themeFill="background2"/>
            <w:tcMar>
              <w:bottom w:w="57" w:type="dxa"/>
            </w:tcMar>
          </w:tcPr>
          <w:p w14:paraId="7B7EB4F6" w14:textId="77777777" w:rsidR="0016784D" w:rsidRPr="00F14AC8" w:rsidRDefault="0016784D" w:rsidP="00D16466">
            <w:pPr>
              <w:rPr>
                <w:b/>
              </w:rPr>
            </w:pPr>
            <w:r w:rsidRPr="00F14AC8">
              <w:rPr>
                <w:b/>
              </w:rPr>
              <w:t>Priorität</w:t>
            </w:r>
          </w:p>
        </w:tc>
        <w:tc>
          <w:tcPr>
            <w:tcW w:w="2190" w:type="dxa"/>
            <w:shd w:val="clear" w:color="auto" w:fill="D5D5D5" w:themeFill="background2"/>
            <w:tcMar>
              <w:bottom w:w="57" w:type="dxa"/>
            </w:tcMar>
          </w:tcPr>
          <w:p w14:paraId="46F143BF" w14:textId="77777777" w:rsidR="0016784D" w:rsidRPr="00F14AC8" w:rsidRDefault="0016784D" w:rsidP="00D16466">
            <w:pPr>
              <w:rPr>
                <w:b/>
              </w:rPr>
            </w:pPr>
            <w:r w:rsidRPr="00F14AC8">
              <w:rPr>
                <w:b/>
              </w:rPr>
              <w:t>Realisierung</w:t>
            </w:r>
          </w:p>
        </w:tc>
        <w:tc>
          <w:tcPr>
            <w:tcW w:w="1070" w:type="dxa"/>
            <w:shd w:val="clear" w:color="auto" w:fill="D5D5D5" w:themeFill="background2"/>
            <w:tcMar>
              <w:bottom w:w="57" w:type="dxa"/>
            </w:tcMar>
          </w:tcPr>
          <w:p w14:paraId="30C0C30A" w14:textId="77777777" w:rsidR="0016784D" w:rsidRPr="00F14AC8" w:rsidRDefault="0016784D" w:rsidP="00D16466">
            <w:pPr>
              <w:rPr>
                <w:b/>
              </w:rPr>
            </w:pPr>
            <w:r w:rsidRPr="00F14AC8">
              <w:rPr>
                <w:b/>
              </w:rPr>
              <w:t>Dauer (ca./h)</w:t>
            </w:r>
          </w:p>
        </w:tc>
        <w:tc>
          <w:tcPr>
            <w:tcW w:w="1134" w:type="dxa"/>
            <w:shd w:val="clear" w:color="auto" w:fill="D5D5D5" w:themeFill="background2"/>
            <w:tcMar>
              <w:bottom w:w="57" w:type="dxa"/>
            </w:tcMar>
          </w:tcPr>
          <w:p w14:paraId="6E072980" w14:textId="77777777" w:rsidR="0016784D" w:rsidRPr="00F14AC8" w:rsidRDefault="0016784D"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23D00FA9" w14:textId="77777777" w:rsidR="0016784D" w:rsidRPr="00F14AC8" w:rsidRDefault="0016784D"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7FF5791E" w14:textId="77777777" w:rsidR="0016784D" w:rsidRPr="00F14AC8" w:rsidRDefault="0016784D" w:rsidP="00D16466">
            <w:pPr>
              <w:rPr>
                <w:b/>
              </w:rPr>
            </w:pPr>
            <w:r w:rsidRPr="00F14AC8">
              <w:rPr>
                <w:b/>
              </w:rPr>
              <w:t>Bereich</w:t>
            </w:r>
          </w:p>
        </w:tc>
      </w:tr>
      <w:tr w:rsidR="0016784D" w:rsidRPr="00F14AC8" w14:paraId="66AAC5F0" w14:textId="77777777" w:rsidTr="00D16466">
        <w:trPr>
          <w:trHeight w:val="454"/>
        </w:trPr>
        <w:tc>
          <w:tcPr>
            <w:tcW w:w="1273" w:type="dxa"/>
            <w:shd w:val="clear" w:color="auto" w:fill="FFFFFF"/>
            <w:tcMar>
              <w:bottom w:w="57" w:type="dxa"/>
            </w:tcMar>
          </w:tcPr>
          <w:p w14:paraId="022BBD10" w14:textId="77777777" w:rsidR="0016784D" w:rsidRPr="00F14AC8" w:rsidRDefault="0016784D" w:rsidP="00394CD1">
            <w:pPr>
              <w:pStyle w:val="Tabelleninhalte"/>
            </w:pPr>
            <w:r w:rsidRPr="00F14AC8">
              <w:t>1</w:t>
            </w:r>
          </w:p>
        </w:tc>
        <w:tc>
          <w:tcPr>
            <w:tcW w:w="2190" w:type="dxa"/>
            <w:shd w:val="clear" w:color="auto" w:fill="FFFFFF"/>
            <w:tcMar>
              <w:bottom w:w="57" w:type="dxa"/>
            </w:tcMar>
          </w:tcPr>
          <w:p w14:paraId="6300B2ED" w14:textId="77777777" w:rsidR="0016784D" w:rsidRPr="00F14AC8" w:rsidRDefault="0016784D" w:rsidP="00394CD1">
            <w:pPr>
              <w:pStyle w:val="Tabelleninhalte"/>
            </w:pPr>
            <w:r w:rsidRPr="00F14AC8">
              <w:t>Abas</w:t>
            </w:r>
          </w:p>
        </w:tc>
        <w:tc>
          <w:tcPr>
            <w:tcW w:w="1070" w:type="dxa"/>
            <w:shd w:val="clear" w:color="auto" w:fill="FFFFFF"/>
            <w:tcMar>
              <w:bottom w:w="57" w:type="dxa"/>
            </w:tcMar>
          </w:tcPr>
          <w:p w14:paraId="2CDD1D12" w14:textId="77777777" w:rsidR="0016784D" w:rsidRPr="00F14AC8" w:rsidRDefault="0016784D" w:rsidP="00394CD1">
            <w:pPr>
              <w:pStyle w:val="Tabelleninhalte"/>
            </w:pPr>
            <w:r w:rsidRPr="00F14AC8">
              <w:t>0,00</w:t>
            </w:r>
          </w:p>
        </w:tc>
        <w:tc>
          <w:tcPr>
            <w:tcW w:w="1134" w:type="dxa"/>
            <w:shd w:val="clear" w:color="auto" w:fill="FFFFFF"/>
            <w:tcMar>
              <w:bottom w:w="57" w:type="dxa"/>
            </w:tcMar>
          </w:tcPr>
          <w:p w14:paraId="39B10665" w14:textId="77777777" w:rsidR="0016784D" w:rsidRPr="00F14AC8" w:rsidRDefault="0016784D" w:rsidP="00394CD1">
            <w:pPr>
              <w:pStyle w:val="Tabelleninhalte"/>
            </w:pPr>
            <w:r w:rsidRPr="00F14AC8">
              <w:t>0,00</w:t>
            </w:r>
          </w:p>
        </w:tc>
        <w:tc>
          <w:tcPr>
            <w:tcW w:w="1134" w:type="dxa"/>
            <w:shd w:val="clear" w:color="auto" w:fill="FFFFFF"/>
            <w:tcMar>
              <w:bottom w:w="57" w:type="dxa"/>
            </w:tcMar>
          </w:tcPr>
          <w:p w14:paraId="574F15C6" w14:textId="77777777" w:rsidR="0016784D" w:rsidRPr="00F14AC8" w:rsidRDefault="0016784D" w:rsidP="00394CD1">
            <w:pPr>
              <w:pStyle w:val="Tabelleninhalte"/>
            </w:pPr>
            <w:r w:rsidRPr="00F14AC8">
              <w:t>0,00</w:t>
            </w:r>
          </w:p>
        </w:tc>
        <w:tc>
          <w:tcPr>
            <w:tcW w:w="2271" w:type="dxa"/>
            <w:shd w:val="clear" w:color="auto" w:fill="FFFFFF"/>
            <w:tcMar>
              <w:bottom w:w="57" w:type="dxa"/>
            </w:tcMar>
          </w:tcPr>
          <w:p w14:paraId="100338E8" w14:textId="77777777" w:rsidR="0016784D" w:rsidRPr="00F14AC8" w:rsidRDefault="0016784D" w:rsidP="00394CD1">
            <w:pPr>
              <w:pStyle w:val="Tabelleninhalte"/>
            </w:pPr>
            <w:r w:rsidRPr="00F14AC8">
              <w:t>Admin</w:t>
            </w:r>
          </w:p>
        </w:tc>
      </w:tr>
    </w:tbl>
    <w:p w14:paraId="21ECB899" w14:textId="77777777" w:rsidR="009C0C59" w:rsidRPr="00F14AC8" w:rsidRDefault="009C0C59" w:rsidP="00362A56">
      <w:pPr>
        <w:rPr>
          <w:bCs/>
        </w:rPr>
      </w:pPr>
    </w:p>
    <w:p w14:paraId="58C93E07" w14:textId="77777777" w:rsidR="00362A56" w:rsidRPr="00F14AC8" w:rsidRDefault="00362A56" w:rsidP="00362A56">
      <w:pPr>
        <w:pStyle w:val="berschrift4"/>
      </w:pPr>
      <w:r w:rsidRPr="00F14AC8">
        <w:t>Pflichtfelder</w:t>
      </w:r>
    </w:p>
    <w:p w14:paraId="3B5D76A6" w14:textId="77777777" w:rsidR="00362A56" w:rsidRPr="00F14AC8" w:rsidRDefault="00362A56" w:rsidP="00362A56"/>
    <w:p w14:paraId="75964C16" w14:textId="77777777" w:rsidR="00C80D91" w:rsidRPr="00F14AC8" w:rsidRDefault="00362A56" w:rsidP="00362A56">
      <w:commentRangeStart w:id="1257"/>
      <w:commentRangeStart w:id="1258"/>
      <w:r w:rsidRPr="00F14AC8">
        <w:t>Die einzelnen Pflichtfelder werden von der HWK über das neue Tool Colorduty eingerichtet. ABAS wird Colorduty initial einrichten und schulen.</w:t>
      </w:r>
      <w:r w:rsidR="00C80D91" w:rsidRPr="00F14AC8">
        <w:t xml:space="preserve"> </w:t>
      </w:r>
    </w:p>
    <w:p w14:paraId="54CDC14B" w14:textId="77777777" w:rsidR="00C80D91" w:rsidRPr="00F14AC8" w:rsidRDefault="00C80D91" w:rsidP="00362A56"/>
    <w:p w14:paraId="0B9D8B8F" w14:textId="21F1D038" w:rsidR="00362A56" w:rsidRPr="00F14AC8" w:rsidRDefault="00C80D91" w:rsidP="00362A56">
      <w:r w:rsidRPr="00F14AC8">
        <w:t>Die Schulung erfolgt nach Bedarf und muss gesondert beauftragt werden.</w:t>
      </w:r>
      <w:commentRangeEnd w:id="1257"/>
      <w:r w:rsidR="00276698" w:rsidRPr="00F14AC8">
        <w:rPr>
          <w:rStyle w:val="Kommentarzeichen"/>
          <w:sz w:val="24"/>
          <w:szCs w:val="24"/>
        </w:rPr>
        <w:commentReference w:id="1257"/>
      </w:r>
      <w:commentRangeEnd w:id="1258"/>
      <w:r w:rsidRPr="00F14AC8">
        <w:rPr>
          <w:rStyle w:val="Kommentarzeichen"/>
          <w:sz w:val="24"/>
          <w:szCs w:val="24"/>
        </w:rPr>
        <w:commentReference w:id="1258"/>
      </w:r>
    </w:p>
    <w:p w14:paraId="35FFAAD7" w14:textId="77777777" w:rsidR="00362A56" w:rsidRPr="00F14AC8" w:rsidRDefault="00362A56" w:rsidP="00362A56"/>
    <w:p w14:paraId="2C49D54B" w14:textId="27EBEC3B" w:rsidR="00362A56" w:rsidRPr="00F14AC8" w:rsidRDefault="00362A56" w:rsidP="00362A56">
      <w:pPr>
        <w:pStyle w:val="berschrift4"/>
      </w:pPr>
      <w:bookmarkStart w:id="1259" w:name="AP027"/>
      <w:commentRangeStart w:id="1260"/>
      <w:commentRangeStart w:id="1261"/>
      <w:r w:rsidRPr="00F14AC8">
        <w:t>Vorbelegung</w:t>
      </w:r>
      <w:r w:rsidR="003C169B" w:rsidRPr="00F14AC8">
        <w:t xml:space="preserve">en </w:t>
      </w:r>
      <w:ins w:id="1262" w:author="Peter Koch" w:date="2026-05-15T12:34:00Z" w16du:dateUtc="2026-05-15T10:34:00Z">
        <w:r w:rsidR="00A40407">
          <w:t>im Kunden</w:t>
        </w:r>
      </w:ins>
      <w:del w:id="1263" w:author="Peter Koch" w:date="2026-05-15T12:34:00Z" w16du:dateUtc="2026-05-15T10:34:00Z">
        <w:r w:rsidR="003C169B" w:rsidRPr="00F14AC8" w:rsidDel="00A40407">
          <w:delText>i</w:delText>
        </w:r>
        <w:r w:rsidR="00D6168A" w:rsidRPr="00F14AC8" w:rsidDel="00A40407">
          <w:delText>n den</w:delText>
        </w:r>
        <w:r w:rsidR="003C169B" w:rsidRPr="00F14AC8" w:rsidDel="00A40407">
          <w:delText xml:space="preserve"> </w:delText>
        </w:r>
        <w:r w:rsidR="00D6168A" w:rsidRPr="00F14AC8" w:rsidDel="00A40407">
          <w:delText>Verkaufsbelegen</w:delText>
        </w:r>
        <w:commentRangeEnd w:id="1260"/>
        <w:r w:rsidR="000C40DE" w:rsidRPr="00F14AC8" w:rsidDel="00A40407">
          <w:rPr>
            <w:rStyle w:val="Kommentarzeichen"/>
            <w:sz w:val="28"/>
            <w:szCs w:val="24"/>
          </w:rPr>
          <w:commentReference w:id="1260"/>
        </w:r>
        <w:commentRangeEnd w:id="1261"/>
        <w:r w:rsidRPr="00F14AC8">
          <w:rPr>
            <w:rStyle w:val="Kommentarzeichen"/>
            <w:sz w:val="28"/>
            <w:szCs w:val="24"/>
          </w:rPr>
          <w:commentReference w:id="1261"/>
        </w:r>
      </w:del>
    </w:p>
    <w:bookmarkEnd w:id="1259"/>
    <w:p w14:paraId="27887A43" w14:textId="77777777" w:rsidR="00362A56" w:rsidRPr="00F14AC8" w:rsidRDefault="00362A56" w:rsidP="00362A56"/>
    <w:p w14:paraId="39C711EA" w14:textId="5D29CE1E" w:rsidR="00362A56" w:rsidRPr="00F14AC8" w:rsidRDefault="00362A56" w:rsidP="00362A56">
      <w:r w:rsidRPr="00F14AC8">
        <w:t>Zahlungs- und Lieferbedingung und Inco</w:t>
      </w:r>
      <w:r w:rsidR="00CE6235" w:rsidRPr="00F14AC8">
        <w:t xml:space="preserve">term </w:t>
      </w:r>
      <w:r w:rsidRPr="00F14AC8">
        <w:t xml:space="preserve">Ort sollen über eine INI-Datei vorbelegt werden. ABAS wird die INI-Datei anlegen und initial befüllen. Die weitere Pflege wird von der HWK durchgeführt. </w:t>
      </w:r>
    </w:p>
    <w:p w14:paraId="250712FA" w14:textId="77777777" w:rsidR="00362A56" w:rsidRPr="00F14AC8" w:rsidRDefault="00362A56" w:rsidP="00362A56"/>
    <w:p w14:paraId="10B146AB" w14:textId="77777777" w:rsidR="00944148" w:rsidRPr="00F14AC8" w:rsidRDefault="00944148" w:rsidP="00944148">
      <w:pPr>
        <w:rPr>
          <w:b/>
          <w:bCs/>
          <w:color w:val="002060"/>
        </w:rPr>
      </w:pPr>
      <w:r w:rsidRPr="00F14AC8">
        <w:rPr>
          <w:b/>
          <w:bCs/>
          <w:color w:val="002060"/>
        </w:rPr>
        <w:t>Umsetzung ABAS</w:t>
      </w:r>
    </w:p>
    <w:p w14:paraId="4E9DA434" w14:textId="77777777" w:rsidR="00944148" w:rsidRPr="00F14AC8" w:rsidRDefault="00944148" w:rsidP="00362A56"/>
    <w:p w14:paraId="3B622DBF" w14:textId="22E417BC" w:rsidR="008A4140" w:rsidRPr="00F14AC8" w:rsidRDefault="008A4140" w:rsidP="00362A56">
      <w:r w:rsidRPr="00F14AC8">
        <w:rPr>
          <w:u w:val="single"/>
        </w:rPr>
        <w:t>Gültigkeitsbereich</w:t>
      </w:r>
      <w:r w:rsidRPr="00F14AC8">
        <w:t>:</w:t>
      </w:r>
      <w:r w:rsidRPr="00F14AC8">
        <w:tab/>
        <w:t>HWK und worKA</w:t>
      </w:r>
    </w:p>
    <w:p w14:paraId="7D0C1126" w14:textId="77777777" w:rsidR="008A4140" w:rsidRPr="00F14AC8" w:rsidRDefault="008A4140" w:rsidP="00362A56"/>
    <w:p w14:paraId="771B8F2B" w14:textId="37C92A22" w:rsidR="00D51111" w:rsidRPr="00F14AC8" w:rsidRDefault="00CD563D" w:rsidP="00362A56">
      <w:r w:rsidRPr="00F14AC8">
        <w:t xml:space="preserve">Datei INI.LHG </w:t>
      </w:r>
      <w:r w:rsidR="0018358A" w:rsidRPr="00F14AC8">
        <w:t xml:space="preserve">mit Hilfe des Infosystems INIDATEI </w:t>
      </w:r>
      <w:r w:rsidRPr="00F14AC8">
        <w:t>einrichten</w:t>
      </w:r>
      <w:r w:rsidR="0018358A" w:rsidRPr="00F14AC8">
        <w:t xml:space="preserve">. Drei neue Felder </w:t>
      </w:r>
      <w:r w:rsidR="002D234B" w:rsidRPr="00F14AC8">
        <w:t>einrichten. Zahlungsbedingung, Lieferbedingung und Incoterm Ort einrichten.</w:t>
      </w:r>
      <w:r w:rsidRPr="00F14AC8">
        <w:t xml:space="preserve"> </w:t>
      </w:r>
    </w:p>
    <w:p w14:paraId="5E30D2C0" w14:textId="77777777" w:rsidR="00D51111" w:rsidRPr="00F14AC8" w:rsidRDefault="00D51111" w:rsidP="00362A56"/>
    <w:p w14:paraId="3118A7C8" w14:textId="5924B32C" w:rsidR="00DD4442" w:rsidRPr="00F14AC8" w:rsidRDefault="00D51111" w:rsidP="00362A56">
      <w:r w:rsidRPr="00F14AC8">
        <w:rPr>
          <w:u w:val="single"/>
        </w:rPr>
        <w:t>Screen-Enter-Event</w:t>
      </w:r>
    </w:p>
    <w:p w14:paraId="2AA063EB" w14:textId="77777777" w:rsidR="00DD4442" w:rsidRPr="00F14AC8" w:rsidRDefault="00DD4442" w:rsidP="00362A56"/>
    <w:p w14:paraId="77BD7F87" w14:textId="61B8031B" w:rsidR="00DD4442" w:rsidRPr="00F14AC8" w:rsidRDefault="00D51111" w:rsidP="00DD4442">
      <w:pPr>
        <w:ind w:left="1440" w:hanging="1440"/>
      </w:pPr>
      <w:commentRangeStart w:id="1264"/>
      <w:commentRangeStart w:id="1265"/>
      <w:r w:rsidRPr="00F14AC8">
        <w:t xml:space="preserve">Maske </w:t>
      </w:r>
      <w:r w:rsidR="00DD4442" w:rsidRPr="00F14AC8">
        <w:tab/>
      </w:r>
      <w:del w:id="1266" w:author="Peter Koch" w:date="2026-05-21T07:29:00Z" w16du:dateUtc="2026-05-21T05:29:00Z">
        <w:r w:rsidR="002238A7" w:rsidRPr="00F14AC8" w:rsidDel="00DC4D22">
          <w:delText xml:space="preserve">819, </w:delText>
        </w:r>
        <w:r w:rsidRPr="00F14AC8" w:rsidDel="00DC4D22">
          <w:delText>31, 32, 34, 35</w:delText>
        </w:r>
        <w:r w:rsidR="002B575D" w:rsidRPr="00F14AC8" w:rsidDel="00DC4D22">
          <w:delText>, 36, Chance, Angebot, Auftrag, Rahmenauftrag, Lieferschein, Rechnung</w:delText>
        </w:r>
        <w:r w:rsidR="00DD4442" w:rsidRPr="00F14AC8" w:rsidDel="00DC4D22">
          <w:delText>,</w:delText>
        </w:r>
      </w:del>
      <w:ins w:id="1267" w:author="Peter Koch" w:date="2026-05-21T07:29:00Z" w16du:dateUtc="2026-05-21T05:29:00Z">
        <w:r w:rsidR="00DC4D22">
          <w:t>0</w:t>
        </w:r>
        <w:r w:rsidR="005453B4">
          <w:t xml:space="preserve"> Kunde</w:t>
        </w:r>
      </w:ins>
      <w:r w:rsidR="00DD4442" w:rsidRPr="00F14AC8">
        <w:t xml:space="preserve"> </w:t>
      </w:r>
      <w:commentRangeEnd w:id="1264"/>
      <w:r w:rsidR="004E08C7" w:rsidRPr="00F14AC8">
        <w:rPr>
          <w:rStyle w:val="Kommentarzeichen"/>
          <w:sz w:val="24"/>
          <w:szCs w:val="24"/>
        </w:rPr>
        <w:commentReference w:id="1264"/>
      </w:r>
      <w:commentRangeEnd w:id="1265"/>
      <w:r w:rsidR="005453B4" w:rsidRPr="00F14AC8">
        <w:rPr>
          <w:rStyle w:val="Kommentarzeichen"/>
          <w:sz w:val="24"/>
          <w:szCs w:val="24"/>
        </w:rPr>
        <w:commentReference w:id="1265"/>
      </w:r>
    </w:p>
    <w:p w14:paraId="576B72CC" w14:textId="0EAA7D54" w:rsidR="00D51111" w:rsidRPr="00F14AC8" w:rsidRDefault="00DD4442" w:rsidP="00362A56">
      <w:r w:rsidRPr="00F14AC8">
        <w:t xml:space="preserve">Modus </w:t>
      </w:r>
      <w:r w:rsidRPr="00F14AC8">
        <w:tab/>
        <w:t>Neu</w:t>
      </w:r>
    </w:p>
    <w:p w14:paraId="6CFB2B7A" w14:textId="77777777" w:rsidR="00DD4442" w:rsidRPr="00F14AC8" w:rsidRDefault="00DD4442" w:rsidP="00362A56"/>
    <w:p w14:paraId="5B6B9447" w14:textId="7A0F4B50" w:rsidR="00DD4442" w:rsidRPr="00F14AC8" w:rsidRDefault="00DD4442" w:rsidP="00362A56">
      <w:r w:rsidRPr="00F14AC8">
        <w:t xml:space="preserve">Die Felder </w:t>
      </w:r>
      <w:r w:rsidR="008A4140" w:rsidRPr="00F14AC8">
        <w:t>„</w:t>
      </w:r>
      <w:r w:rsidRPr="00F14AC8">
        <w:rPr>
          <w:b/>
        </w:rPr>
        <w:t>zbed</w:t>
      </w:r>
      <w:r w:rsidR="008A4140" w:rsidRPr="00F14AC8">
        <w:t>“</w:t>
      </w:r>
      <w:r w:rsidRPr="00F14AC8">
        <w:t xml:space="preserve">, </w:t>
      </w:r>
      <w:r w:rsidR="008A4140" w:rsidRPr="00F14AC8">
        <w:t>„</w:t>
      </w:r>
      <w:r w:rsidRPr="00F14AC8">
        <w:rPr>
          <w:b/>
        </w:rPr>
        <w:t>lbed</w:t>
      </w:r>
      <w:r w:rsidR="008A4140" w:rsidRPr="00F14AC8">
        <w:t>“</w:t>
      </w:r>
      <w:r w:rsidRPr="00F14AC8">
        <w:t xml:space="preserve"> und </w:t>
      </w:r>
      <w:r w:rsidR="008A4140" w:rsidRPr="00F14AC8">
        <w:t>„</w:t>
      </w:r>
      <w:r w:rsidR="008A4140" w:rsidRPr="00F14AC8">
        <w:rPr>
          <w:b/>
          <w:bCs/>
        </w:rPr>
        <w:t>incoort</w:t>
      </w:r>
      <w:r w:rsidR="008A4140" w:rsidRPr="00F14AC8">
        <w:rPr>
          <w:bCs/>
        </w:rPr>
        <w:t>“ mit den entsprechenden Feldern aus der INI.LHG vorbelegen.</w:t>
      </w:r>
    </w:p>
    <w:p w14:paraId="7322BD22" w14:textId="77777777" w:rsidR="00D51111" w:rsidRPr="00F14AC8" w:rsidRDefault="00D51111" w:rsidP="00362A56"/>
    <w:p w14:paraId="1B6FD9EA" w14:textId="1211FEDF" w:rsidR="00362A56" w:rsidRPr="00F14AC8" w:rsidRDefault="00362A56" w:rsidP="00362A56">
      <w:r w:rsidRPr="00F14AC8">
        <w:t>Schulung durch ABAS.</w:t>
      </w:r>
    </w:p>
    <w:p w14:paraId="2D07985C" w14:textId="77777777" w:rsidR="00362A56" w:rsidRPr="00F14AC8" w:rsidRDefault="00362A56" w:rsidP="00362A56"/>
    <w:tbl>
      <w:tblPr>
        <w:tblStyle w:val="Tabellenraster"/>
        <w:tblW w:w="9085" w:type="dxa"/>
        <w:tblLook w:val="04A0" w:firstRow="1" w:lastRow="0" w:firstColumn="1" w:lastColumn="0" w:noHBand="0" w:noVBand="1"/>
      </w:tblPr>
      <w:tblGrid>
        <w:gridCol w:w="8018"/>
        <w:gridCol w:w="1067"/>
      </w:tblGrid>
      <w:tr w:rsidR="00215068" w:rsidRPr="00F14AC8" w14:paraId="0782DCD7" w14:textId="77777777" w:rsidTr="00D16466">
        <w:tc>
          <w:tcPr>
            <w:tcW w:w="8077" w:type="dxa"/>
            <w:shd w:val="clear" w:color="auto" w:fill="DCEEA3" w:themeFill="accent6" w:themeFillTint="99"/>
          </w:tcPr>
          <w:p w14:paraId="71B2C6E7" w14:textId="77777777" w:rsidR="00215068" w:rsidRPr="00F14AC8" w:rsidRDefault="00215068" w:rsidP="00D16466">
            <w:r w:rsidRPr="00F14AC8">
              <w:t>Auswirkungen der Customization/Extension</w:t>
            </w:r>
          </w:p>
        </w:tc>
        <w:tc>
          <w:tcPr>
            <w:tcW w:w="1008" w:type="dxa"/>
            <w:shd w:val="clear" w:color="auto" w:fill="DCEEA3" w:themeFill="accent6" w:themeFillTint="99"/>
          </w:tcPr>
          <w:p w14:paraId="7285866C" w14:textId="77777777" w:rsidR="00215068" w:rsidRPr="00F14AC8" w:rsidRDefault="00215068" w:rsidP="00D16466">
            <w:r w:rsidRPr="00F14AC8">
              <w:t>Antwort</w:t>
            </w:r>
          </w:p>
        </w:tc>
      </w:tr>
      <w:tr w:rsidR="00215068" w:rsidRPr="00F14AC8" w14:paraId="4FEEF70E" w14:textId="77777777" w:rsidTr="00D16466">
        <w:tc>
          <w:tcPr>
            <w:tcW w:w="8077" w:type="dxa"/>
          </w:tcPr>
          <w:p w14:paraId="425EE478" w14:textId="77777777" w:rsidR="00215068" w:rsidRPr="00F14AC8" w:rsidRDefault="00215068" w:rsidP="00D16466">
            <w:pPr>
              <w:rPr>
                <w:sz w:val="20"/>
                <w:szCs w:val="20"/>
              </w:rPr>
            </w:pPr>
            <w:r w:rsidRPr="00F14AC8">
              <w:rPr>
                <w:sz w:val="20"/>
                <w:szCs w:val="20"/>
              </w:rPr>
              <w:lastRenderedPageBreak/>
              <w:t xml:space="preserve">Keine besonderen Auswirkungen </w:t>
            </w:r>
          </w:p>
        </w:tc>
        <w:tc>
          <w:tcPr>
            <w:tcW w:w="1008" w:type="dxa"/>
          </w:tcPr>
          <w:p w14:paraId="4D6FAA8E" w14:textId="77777777" w:rsidR="00215068" w:rsidRPr="00F14AC8" w:rsidRDefault="00215068" w:rsidP="00D16466">
            <w:pPr>
              <w:rPr>
                <w:sz w:val="20"/>
                <w:szCs w:val="20"/>
              </w:rPr>
            </w:pPr>
            <w:r w:rsidRPr="00F14AC8">
              <w:rPr>
                <w:sz w:val="20"/>
                <w:szCs w:val="20"/>
              </w:rPr>
              <w:t>Ja/Nein</w:t>
            </w:r>
          </w:p>
        </w:tc>
      </w:tr>
      <w:tr w:rsidR="00215068" w:rsidRPr="00F14AC8" w14:paraId="7675E9DA" w14:textId="77777777" w:rsidTr="00D16466">
        <w:tc>
          <w:tcPr>
            <w:tcW w:w="8077" w:type="dxa"/>
          </w:tcPr>
          <w:p w14:paraId="1D88BC63" w14:textId="77777777" w:rsidR="00215068" w:rsidRPr="00F14AC8" w:rsidRDefault="00215068"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21AFF5D0" w14:textId="77777777" w:rsidR="00215068" w:rsidRPr="00F14AC8" w:rsidRDefault="00215068" w:rsidP="00D16466">
            <w:pPr>
              <w:rPr>
                <w:sz w:val="20"/>
                <w:szCs w:val="20"/>
              </w:rPr>
            </w:pPr>
            <w:r w:rsidRPr="00F14AC8">
              <w:rPr>
                <w:sz w:val="20"/>
                <w:szCs w:val="20"/>
              </w:rPr>
              <w:t>Ja/Nein</w:t>
            </w:r>
          </w:p>
        </w:tc>
      </w:tr>
      <w:tr w:rsidR="00215068" w:rsidRPr="00F14AC8" w14:paraId="0DD0563B" w14:textId="77777777" w:rsidTr="00D16466">
        <w:tc>
          <w:tcPr>
            <w:tcW w:w="8077" w:type="dxa"/>
          </w:tcPr>
          <w:p w14:paraId="2499405D" w14:textId="77777777" w:rsidR="00215068" w:rsidRPr="00F14AC8" w:rsidRDefault="00215068"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647067B" w14:textId="77777777" w:rsidR="00215068" w:rsidRPr="00F14AC8" w:rsidRDefault="00215068" w:rsidP="00D16466">
            <w:pPr>
              <w:rPr>
                <w:sz w:val="20"/>
                <w:szCs w:val="20"/>
              </w:rPr>
            </w:pPr>
            <w:r w:rsidRPr="00F14AC8">
              <w:rPr>
                <w:sz w:val="20"/>
                <w:szCs w:val="20"/>
              </w:rPr>
              <w:t>Ja/Nein</w:t>
            </w:r>
          </w:p>
        </w:tc>
      </w:tr>
      <w:tr w:rsidR="00215068" w:rsidRPr="00F14AC8" w14:paraId="62CF34D3" w14:textId="77777777" w:rsidTr="00D16466">
        <w:tc>
          <w:tcPr>
            <w:tcW w:w="8077" w:type="dxa"/>
          </w:tcPr>
          <w:p w14:paraId="0C88DC18" w14:textId="77777777" w:rsidR="00215068" w:rsidRPr="00F14AC8" w:rsidRDefault="00215068"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79704335" w14:textId="77777777" w:rsidR="00215068" w:rsidRPr="00F14AC8" w:rsidRDefault="00215068" w:rsidP="00D16466">
            <w:pPr>
              <w:rPr>
                <w:sz w:val="20"/>
                <w:szCs w:val="20"/>
              </w:rPr>
            </w:pPr>
            <w:r w:rsidRPr="00F14AC8">
              <w:rPr>
                <w:sz w:val="20"/>
                <w:szCs w:val="20"/>
              </w:rPr>
              <w:t>Ja/Nein</w:t>
            </w:r>
          </w:p>
        </w:tc>
      </w:tr>
      <w:tr w:rsidR="00215068" w:rsidRPr="00F14AC8" w14:paraId="777062A6" w14:textId="77777777" w:rsidTr="00D16466">
        <w:tc>
          <w:tcPr>
            <w:tcW w:w="8077" w:type="dxa"/>
          </w:tcPr>
          <w:p w14:paraId="422A6422" w14:textId="77777777" w:rsidR="00215068" w:rsidRPr="00F14AC8" w:rsidRDefault="00215068"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F505240" w14:textId="77777777" w:rsidR="00215068" w:rsidRPr="00F14AC8" w:rsidRDefault="00215068"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215068" w:rsidRPr="00F14AC8" w14:paraId="1D4F29E7" w14:textId="77777777" w:rsidTr="00D16466">
        <w:trPr>
          <w:trHeight w:hRule="exact" w:val="861"/>
        </w:trPr>
        <w:tc>
          <w:tcPr>
            <w:tcW w:w="1273" w:type="dxa"/>
            <w:shd w:val="clear" w:color="auto" w:fill="D5D5D5" w:themeFill="background2"/>
            <w:tcMar>
              <w:bottom w:w="57" w:type="dxa"/>
            </w:tcMar>
          </w:tcPr>
          <w:p w14:paraId="2D856ED2" w14:textId="77777777" w:rsidR="00215068" w:rsidRPr="00F14AC8" w:rsidRDefault="00215068" w:rsidP="00D16466">
            <w:pPr>
              <w:rPr>
                <w:b/>
              </w:rPr>
            </w:pPr>
            <w:r w:rsidRPr="00F14AC8">
              <w:rPr>
                <w:b/>
              </w:rPr>
              <w:t>Priorität</w:t>
            </w:r>
          </w:p>
        </w:tc>
        <w:tc>
          <w:tcPr>
            <w:tcW w:w="2190" w:type="dxa"/>
            <w:shd w:val="clear" w:color="auto" w:fill="D5D5D5" w:themeFill="background2"/>
            <w:tcMar>
              <w:bottom w:w="57" w:type="dxa"/>
            </w:tcMar>
          </w:tcPr>
          <w:p w14:paraId="72F93325" w14:textId="77777777" w:rsidR="00215068" w:rsidRPr="00F14AC8" w:rsidRDefault="00215068" w:rsidP="00D16466">
            <w:pPr>
              <w:rPr>
                <w:b/>
              </w:rPr>
            </w:pPr>
            <w:r w:rsidRPr="00F14AC8">
              <w:rPr>
                <w:b/>
              </w:rPr>
              <w:t>Realisierung</w:t>
            </w:r>
          </w:p>
        </w:tc>
        <w:tc>
          <w:tcPr>
            <w:tcW w:w="1070" w:type="dxa"/>
            <w:shd w:val="clear" w:color="auto" w:fill="D5D5D5" w:themeFill="background2"/>
            <w:tcMar>
              <w:bottom w:w="57" w:type="dxa"/>
            </w:tcMar>
          </w:tcPr>
          <w:p w14:paraId="5D2C0FDF" w14:textId="77777777" w:rsidR="00215068" w:rsidRPr="00F14AC8" w:rsidRDefault="00215068" w:rsidP="00D16466">
            <w:pPr>
              <w:rPr>
                <w:b/>
              </w:rPr>
            </w:pPr>
            <w:r w:rsidRPr="00F14AC8">
              <w:rPr>
                <w:b/>
              </w:rPr>
              <w:t>Dauer (ca./h)</w:t>
            </w:r>
          </w:p>
        </w:tc>
        <w:tc>
          <w:tcPr>
            <w:tcW w:w="1134" w:type="dxa"/>
            <w:shd w:val="clear" w:color="auto" w:fill="D5D5D5" w:themeFill="background2"/>
            <w:tcMar>
              <w:bottom w:w="57" w:type="dxa"/>
            </w:tcMar>
          </w:tcPr>
          <w:p w14:paraId="7E69BA8B" w14:textId="77777777" w:rsidR="00215068" w:rsidRPr="00F14AC8" w:rsidRDefault="00215068"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39267336" w14:textId="77777777" w:rsidR="00215068" w:rsidRPr="00F14AC8" w:rsidRDefault="00215068"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131EBD41" w14:textId="77777777" w:rsidR="00215068" w:rsidRPr="00F14AC8" w:rsidRDefault="00215068" w:rsidP="00D16466">
            <w:pPr>
              <w:rPr>
                <w:b/>
              </w:rPr>
            </w:pPr>
            <w:r w:rsidRPr="00F14AC8">
              <w:rPr>
                <w:b/>
              </w:rPr>
              <w:t>Bereich</w:t>
            </w:r>
          </w:p>
        </w:tc>
      </w:tr>
      <w:tr w:rsidR="00215068" w:rsidRPr="00F14AC8" w14:paraId="0099108F" w14:textId="77777777" w:rsidTr="00D16466">
        <w:trPr>
          <w:trHeight w:val="454"/>
        </w:trPr>
        <w:tc>
          <w:tcPr>
            <w:tcW w:w="1273" w:type="dxa"/>
            <w:shd w:val="clear" w:color="auto" w:fill="FFFFFF"/>
            <w:tcMar>
              <w:bottom w:w="57" w:type="dxa"/>
            </w:tcMar>
          </w:tcPr>
          <w:p w14:paraId="01073ABE" w14:textId="77777777" w:rsidR="00215068" w:rsidRPr="00F14AC8" w:rsidRDefault="00215068" w:rsidP="00394CD1">
            <w:pPr>
              <w:pStyle w:val="Tabelleninhalte"/>
            </w:pPr>
            <w:r w:rsidRPr="00F14AC8">
              <w:t>1</w:t>
            </w:r>
          </w:p>
        </w:tc>
        <w:tc>
          <w:tcPr>
            <w:tcW w:w="2190" w:type="dxa"/>
            <w:shd w:val="clear" w:color="auto" w:fill="FFFFFF"/>
            <w:tcMar>
              <w:bottom w:w="57" w:type="dxa"/>
            </w:tcMar>
          </w:tcPr>
          <w:p w14:paraId="0D654ADE" w14:textId="77777777" w:rsidR="00215068" w:rsidRPr="00F14AC8" w:rsidRDefault="00215068" w:rsidP="00394CD1">
            <w:pPr>
              <w:pStyle w:val="Tabelleninhalte"/>
            </w:pPr>
            <w:r w:rsidRPr="00F14AC8">
              <w:t>Abas</w:t>
            </w:r>
          </w:p>
        </w:tc>
        <w:tc>
          <w:tcPr>
            <w:tcW w:w="1070" w:type="dxa"/>
            <w:shd w:val="clear" w:color="auto" w:fill="FFFFFF"/>
            <w:tcMar>
              <w:bottom w:w="57" w:type="dxa"/>
            </w:tcMar>
          </w:tcPr>
          <w:p w14:paraId="01F5D0D7" w14:textId="77777777" w:rsidR="00215068" w:rsidRPr="00F14AC8" w:rsidRDefault="00215068" w:rsidP="00394CD1">
            <w:pPr>
              <w:pStyle w:val="Tabelleninhalte"/>
            </w:pPr>
            <w:r w:rsidRPr="00F14AC8">
              <w:t>0,00</w:t>
            </w:r>
          </w:p>
        </w:tc>
        <w:tc>
          <w:tcPr>
            <w:tcW w:w="1134" w:type="dxa"/>
            <w:shd w:val="clear" w:color="auto" w:fill="FFFFFF"/>
            <w:tcMar>
              <w:bottom w:w="57" w:type="dxa"/>
            </w:tcMar>
          </w:tcPr>
          <w:p w14:paraId="4E596AD6" w14:textId="77777777" w:rsidR="00215068" w:rsidRPr="00F14AC8" w:rsidRDefault="00215068" w:rsidP="00394CD1">
            <w:pPr>
              <w:pStyle w:val="Tabelleninhalte"/>
            </w:pPr>
            <w:r w:rsidRPr="00F14AC8">
              <w:t>0,00</w:t>
            </w:r>
          </w:p>
        </w:tc>
        <w:tc>
          <w:tcPr>
            <w:tcW w:w="1134" w:type="dxa"/>
            <w:shd w:val="clear" w:color="auto" w:fill="FFFFFF"/>
            <w:tcMar>
              <w:bottom w:w="57" w:type="dxa"/>
            </w:tcMar>
          </w:tcPr>
          <w:p w14:paraId="576461B5" w14:textId="77777777" w:rsidR="00215068" w:rsidRPr="00F14AC8" w:rsidRDefault="00215068" w:rsidP="00394CD1">
            <w:pPr>
              <w:pStyle w:val="Tabelleninhalte"/>
            </w:pPr>
            <w:r w:rsidRPr="00F14AC8">
              <w:t>0,00</w:t>
            </w:r>
          </w:p>
        </w:tc>
        <w:tc>
          <w:tcPr>
            <w:tcW w:w="2271" w:type="dxa"/>
            <w:shd w:val="clear" w:color="auto" w:fill="FFFFFF"/>
            <w:tcMar>
              <w:bottom w:w="57" w:type="dxa"/>
            </w:tcMar>
          </w:tcPr>
          <w:p w14:paraId="41053A44" w14:textId="77777777" w:rsidR="00215068" w:rsidRPr="00F14AC8" w:rsidRDefault="00215068" w:rsidP="00394CD1">
            <w:pPr>
              <w:pStyle w:val="Tabelleninhalte"/>
            </w:pPr>
            <w:r w:rsidRPr="00F14AC8">
              <w:t>Admin</w:t>
            </w:r>
          </w:p>
        </w:tc>
      </w:tr>
    </w:tbl>
    <w:p w14:paraId="3017D5F1" w14:textId="77777777" w:rsidR="008A4140" w:rsidRPr="00F14AC8" w:rsidRDefault="008A4140" w:rsidP="00362A56"/>
    <w:p w14:paraId="176CDDA9" w14:textId="2BFD841A" w:rsidR="00362A56" w:rsidRPr="00F14AC8" w:rsidRDefault="00D6168A" w:rsidP="00362A56">
      <w:pPr>
        <w:pStyle w:val="berschrift4"/>
      </w:pPr>
      <w:bookmarkStart w:id="1268" w:name="AP028"/>
      <w:r w:rsidRPr="00F14AC8">
        <w:t xml:space="preserve">Vorbelegung der </w:t>
      </w:r>
      <w:r w:rsidR="00362A56" w:rsidRPr="00F14AC8">
        <w:t>Ausgleichsabgabe</w:t>
      </w:r>
      <w:r w:rsidRPr="00F14AC8">
        <w:t xml:space="preserve"> im Kunden</w:t>
      </w:r>
    </w:p>
    <w:bookmarkEnd w:id="1268"/>
    <w:p w14:paraId="468066E0" w14:textId="77777777" w:rsidR="00362A56" w:rsidRPr="00F14AC8" w:rsidRDefault="00362A56" w:rsidP="00362A56"/>
    <w:p w14:paraId="46F767FB" w14:textId="189DBBEA" w:rsidR="00362A56" w:rsidRPr="00F14AC8" w:rsidRDefault="00362A56" w:rsidP="00362A56">
      <w:r w:rsidRPr="00F14AC8">
        <w:t>Für die Auswertung der Ausgleichsabgabe wird im Kunden ein Kenner benötigt</w:t>
      </w:r>
      <w:r w:rsidR="00C545DF" w:rsidRPr="00F14AC8">
        <w:t>.</w:t>
      </w:r>
    </w:p>
    <w:p w14:paraId="157A830A" w14:textId="77777777" w:rsidR="00362A56" w:rsidRPr="00F14AC8" w:rsidRDefault="00362A56" w:rsidP="00362A56"/>
    <w:p w14:paraId="4D2AC8B3" w14:textId="41D1465C" w:rsidR="00C42D38" w:rsidRPr="00F14AC8" w:rsidRDefault="00F810D2" w:rsidP="00362A56">
      <w:r w:rsidRPr="00F14AC8">
        <w:t>Das Feld „§223 ausweisen“, „</w:t>
      </w:r>
      <w:r w:rsidRPr="00F14AC8">
        <w:rPr>
          <w:b/>
        </w:rPr>
        <w:t>y223ausweisen</w:t>
      </w:r>
      <w:r w:rsidRPr="00F14AC8">
        <w:t>“ wird</w:t>
      </w:r>
      <w:r w:rsidR="003E3C83" w:rsidRPr="00F14AC8">
        <w:t xml:space="preserve"> vorbelegt und beim Speichern nochmals überprüft, ob es sich um einen inländischen Kunden handelt</w:t>
      </w:r>
      <w:r w:rsidR="0062652E" w:rsidRPr="00F14AC8">
        <w:t xml:space="preserve"> und eine Steuernummer vorhanden ist</w:t>
      </w:r>
      <w:r w:rsidR="0008712D" w:rsidRPr="00F14AC8">
        <w:t xml:space="preserve"> und ggf. wieder entfernt</w:t>
      </w:r>
      <w:r w:rsidR="0062652E" w:rsidRPr="00F14AC8">
        <w:t>.</w:t>
      </w:r>
    </w:p>
    <w:p w14:paraId="35F24779" w14:textId="77777777" w:rsidR="0062652E" w:rsidRPr="00F14AC8" w:rsidRDefault="0062652E" w:rsidP="00362A56"/>
    <w:p w14:paraId="5C27B99E" w14:textId="77777777" w:rsidR="0062652E" w:rsidRPr="00F14AC8" w:rsidRDefault="0062652E" w:rsidP="0062652E">
      <w:pPr>
        <w:rPr>
          <w:b/>
          <w:bCs/>
          <w:color w:val="002060"/>
        </w:rPr>
      </w:pPr>
      <w:r w:rsidRPr="00F14AC8">
        <w:rPr>
          <w:b/>
          <w:bCs/>
          <w:color w:val="002060"/>
        </w:rPr>
        <w:t>Umsetzung ABAS</w:t>
      </w:r>
    </w:p>
    <w:p w14:paraId="7B08DA6E" w14:textId="77777777" w:rsidR="0062652E" w:rsidRPr="00F14AC8" w:rsidRDefault="0062652E" w:rsidP="0062652E"/>
    <w:p w14:paraId="1DB0ADB7" w14:textId="77777777" w:rsidR="0062652E" w:rsidRPr="00F14AC8" w:rsidRDefault="0062652E" w:rsidP="0062652E">
      <w:r w:rsidRPr="00F14AC8">
        <w:rPr>
          <w:u w:val="single"/>
        </w:rPr>
        <w:t>Gültigkeitsbereich</w:t>
      </w:r>
      <w:r w:rsidRPr="00F14AC8">
        <w:t>:</w:t>
      </w:r>
      <w:r w:rsidRPr="00F14AC8">
        <w:tab/>
        <w:t>HWK und worKA</w:t>
      </w:r>
    </w:p>
    <w:p w14:paraId="3D488057" w14:textId="77777777" w:rsidR="0062652E" w:rsidRPr="00F14AC8" w:rsidRDefault="0062652E" w:rsidP="00362A56"/>
    <w:p w14:paraId="675C4C74" w14:textId="1F3F87E5" w:rsidR="00D473F7" w:rsidRPr="00F14AC8" w:rsidRDefault="00D473F7" w:rsidP="00362A56">
      <w:pPr>
        <w:rPr>
          <w:u w:val="single"/>
        </w:rPr>
      </w:pPr>
      <w:r w:rsidRPr="00F14AC8">
        <w:rPr>
          <w:u w:val="single"/>
        </w:rPr>
        <w:t>Screen-Enter-Event</w:t>
      </w:r>
    </w:p>
    <w:p w14:paraId="201F509F" w14:textId="77777777" w:rsidR="00D473F7" w:rsidRPr="00F14AC8" w:rsidRDefault="00D473F7" w:rsidP="00362A56"/>
    <w:p w14:paraId="6B5E0192" w14:textId="4ACECD47" w:rsidR="00D473F7" w:rsidRPr="00F14AC8" w:rsidRDefault="00D473F7" w:rsidP="00362A56">
      <w:r w:rsidRPr="00F14AC8">
        <w:t>Maske</w:t>
      </w:r>
      <w:r w:rsidRPr="00F14AC8">
        <w:tab/>
      </w:r>
      <w:r w:rsidRPr="00F14AC8">
        <w:tab/>
        <w:t>0, Kunde</w:t>
      </w:r>
    </w:p>
    <w:p w14:paraId="4B3E5EAC" w14:textId="586DA731" w:rsidR="00D473F7" w:rsidRPr="00F14AC8" w:rsidRDefault="00D473F7" w:rsidP="00362A56">
      <w:r w:rsidRPr="00F14AC8">
        <w:t>Modus</w:t>
      </w:r>
      <w:r w:rsidRPr="00F14AC8">
        <w:tab/>
        <w:t>Neu</w:t>
      </w:r>
    </w:p>
    <w:p w14:paraId="6C131206" w14:textId="77777777" w:rsidR="00D473F7" w:rsidRPr="00F14AC8" w:rsidRDefault="00D473F7" w:rsidP="00362A56"/>
    <w:p w14:paraId="5A72E097" w14:textId="3FE6DAD0" w:rsidR="00D473F7" w:rsidRPr="00F14AC8" w:rsidRDefault="00D473F7" w:rsidP="00362A56">
      <w:r w:rsidRPr="00F14AC8">
        <w:t>Feld „§223 ausweisen“, „</w:t>
      </w:r>
      <w:r w:rsidRPr="00F14AC8">
        <w:rPr>
          <w:b/>
        </w:rPr>
        <w:t>y223ausweisen</w:t>
      </w:r>
      <w:r w:rsidRPr="00F14AC8">
        <w:t>“ auf wahr setzen.</w:t>
      </w:r>
    </w:p>
    <w:p w14:paraId="75188099" w14:textId="77777777" w:rsidR="00D473F7" w:rsidRPr="00F14AC8" w:rsidRDefault="00D473F7" w:rsidP="00362A56"/>
    <w:p w14:paraId="789B4FD1" w14:textId="67C368C0" w:rsidR="0062652E" w:rsidRPr="00F14AC8" w:rsidRDefault="0062652E" w:rsidP="00362A56">
      <w:pPr>
        <w:rPr>
          <w:u w:val="single"/>
        </w:rPr>
      </w:pPr>
      <w:r w:rsidRPr="00F14AC8">
        <w:rPr>
          <w:u w:val="single"/>
        </w:rPr>
        <w:t>Screen-Validation-Event</w:t>
      </w:r>
    </w:p>
    <w:p w14:paraId="70A7BF72" w14:textId="77777777" w:rsidR="00D8485F" w:rsidRPr="00F14AC8" w:rsidRDefault="00D8485F" w:rsidP="00362A56"/>
    <w:p w14:paraId="372A8B1E" w14:textId="0D7DB03B" w:rsidR="00D8485F" w:rsidRPr="00F14AC8" w:rsidRDefault="00D8485F" w:rsidP="00362A56">
      <w:r w:rsidRPr="00F14AC8">
        <w:t>Maske</w:t>
      </w:r>
      <w:r w:rsidRPr="00F14AC8">
        <w:tab/>
      </w:r>
      <w:r w:rsidRPr="00F14AC8">
        <w:tab/>
        <w:t>0, Kunde</w:t>
      </w:r>
    </w:p>
    <w:p w14:paraId="5826826B" w14:textId="18CA503A" w:rsidR="00D8485F" w:rsidRPr="00F14AC8" w:rsidRDefault="00D8485F" w:rsidP="00362A56">
      <w:r w:rsidRPr="00F14AC8">
        <w:t>Modus</w:t>
      </w:r>
      <w:r w:rsidRPr="00F14AC8">
        <w:tab/>
        <w:t>Neu oder Bearbeiten</w:t>
      </w:r>
    </w:p>
    <w:p w14:paraId="22C61F2D" w14:textId="77777777" w:rsidR="00D8485F" w:rsidRPr="00F14AC8" w:rsidRDefault="00D8485F" w:rsidP="00362A56"/>
    <w:p w14:paraId="09862C78" w14:textId="65598C51" w:rsidR="00D8485F" w:rsidRPr="00F14AC8" w:rsidRDefault="00D8485F" w:rsidP="00362A56">
      <w:r w:rsidRPr="00F14AC8">
        <w:t>Wenn:</w:t>
      </w:r>
      <w:r w:rsidR="00D473F7" w:rsidRPr="00F14AC8">
        <w:tab/>
      </w:r>
      <w:r w:rsidR="00D473F7" w:rsidRPr="00F14AC8">
        <w:tab/>
      </w:r>
      <w:r w:rsidR="00A91DFC" w:rsidRPr="00F14AC8">
        <w:t>„</w:t>
      </w:r>
      <w:r w:rsidR="00D473F7" w:rsidRPr="00F14AC8">
        <w:rPr>
          <w:b/>
        </w:rPr>
        <w:t>laart</w:t>
      </w:r>
      <w:r w:rsidR="00A91DFC" w:rsidRPr="00F14AC8">
        <w:t>“</w:t>
      </w:r>
      <w:r w:rsidR="00D473F7" w:rsidRPr="00F14AC8">
        <w:t xml:space="preserve"> &lt;&gt; Inland</w:t>
      </w:r>
    </w:p>
    <w:p w14:paraId="0DA67E8B" w14:textId="1B4B9003" w:rsidR="00D473F7" w:rsidRPr="00F14AC8" w:rsidRDefault="00D473F7" w:rsidP="00362A56">
      <w:r w:rsidRPr="00F14AC8">
        <w:tab/>
      </w:r>
      <w:r w:rsidRPr="00F14AC8">
        <w:tab/>
      </w:r>
      <w:r w:rsidR="00A91DFC" w:rsidRPr="00F14AC8">
        <w:t>„</w:t>
      </w:r>
      <w:r w:rsidR="00A91DFC" w:rsidRPr="00F14AC8">
        <w:rPr>
          <w:b/>
        </w:rPr>
        <w:t>s</w:t>
      </w:r>
      <w:r w:rsidR="00A91DFC" w:rsidRPr="00F14AC8">
        <w:rPr>
          <w:b/>
          <w:bCs/>
        </w:rPr>
        <w:t>teunr“</w:t>
      </w:r>
      <w:r w:rsidR="00A91DFC" w:rsidRPr="00F14AC8">
        <w:rPr>
          <w:bCs/>
        </w:rPr>
        <w:t xml:space="preserve"> = leer</w:t>
      </w:r>
    </w:p>
    <w:p w14:paraId="418FF8AC" w14:textId="7E738BCC" w:rsidR="00D473F7" w:rsidRPr="00F14AC8" w:rsidRDefault="00D473F7" w:rsidP="00362A56">
      <w:r w:rsidRPr="00F14AC8">
        <w:tab/>
      </w:r>
      <w:r w:rsidRPr="00F14AC8">
        <w:tab/>
      </w:r>
    </w:p>
    <w:p w14:paraId="4B26DE2C" w14:textId="6E0E861E" w:rsidR="00D8485F" w:rsidRPr="00F14AC8" w:rsidRDefault="00A91DFC" w:rsidP="00362A56">
      <w:r w:rsidRPr="00F14AC8">
        <w:t>Dann:</w:t>
      </w:r>
      <w:r w:rsidRPr="00F14AC8">
        <w:tab/>
      </w:r>
      <w:r w:rsidRPr="00F14AC8">
        <w:tab/>
        <w:t>„</w:t>
      </w:r>
      <w:r w:rsidRPr="00F14AC8">
        <w:rPr>
          <w:b/>
        </w:rPr>
        <w:t>y223</w:t>
      </w:r>
      <w:r w:rsidR="00196B7B" w:rsidRPr="00F14AC8">
        <w:rPr>
          <w:b/>
        </w:rPr>
        <w:t>ausweisen</w:t>
      </w:r>
      <w:r w:rsidR="00196B7B" w:rsidRPr="00F14AC8">
        <w:t>“ auf nein setzen</w:t>
      </w:r>
    </w:p>
    <w:p w14:paraId="21510199" w14:textId="77777777" w:rsidR="00196B7B" w:rsidRPr="00F14AC8" w:rsidRDefault="00196B7B" w:rsidP="00362A56"/>
    <w:tbl>
      <w:tblPr>
        <w:tblStyle w:val="Tabellenraster"/>
        <w:tblW w:w="9085" w:type="dxa"/>
        <w:tblLook w:val="04A0" w:firstRow="1" w:lastRow="0" w:firstColumn="1" w:lastColumn="0" w:noHBand="0" w:noVBand="1"/>
      </w:tblPr>
      <w:tblGrid>
        <w:gridCol w:w="8018"/>
        <w:gridCol w:w="1067"/>
      </w:tblGrid>
      <w:tr w:rsidR="00196B7B" w:rsidRPr="00F14AC8" w14:paraId="582C091F" w14:textId="77777777" w:rsidTr="00D16466">
        <w:tc>
          <w:tcPr>
            <w:tcW w:w="8077" w:type="dxa"/>
            <w:shd w:val="clear" w:color="auto" w:fill="DCEEA3" w:themeFill="accent6" w:themeFillTint="99"/>
          </w:tcPr>
          <w:p w14:paraId="17579CFA" w14:textId="77777777" w:rsidR="00196B7B" w:rsidRPr="00F14AC8" w:rsidRDefault="00196B7B" w:rsidP="00D16466">
            <w:r w:rsidRPr="00F14AC8">
              <w:t>Auswirkungen der Customization/Extension</w:t>
            </w:r>
          </w:p>
        </w:tc>
        <w:tc>
          <w:tcPr>
            <w:tcW w:w="1008" w:type="dxa"/>
            <w:shd w:val="clear" w:color="auto" w:fill="DCEEA3" w:themeFill="accent6" w:themeFillTint="99"/>
          </w:tcPr>
          <w:p w14:paraId="172DEEBA" w14:textId="77777777" w:rsidR="00196B7B" w:rsidRPr="00F14AC8" w:rsidRDefault="00196B7B" w:rsidP="00D16466">
            <w:r w:rsidRPr="00F14AC8">
              <w:t>Antwort</w:t>
            </w:r>
          </w:p>
        </w:tc>
      </w:tr>
      <w:tr w:rsidR="00196B7B" w:rsidRPr="00F14AC8" w14:paraId="7E4B1909" w14:textId="77777777" w:rsidTr="00D16466">
        <w:tc>
          <w:tcPr>
            <w:tcW w:w="8077" w:type="dxa"/>
          </w:tcPr>
          <w:p w14:paraId="2C66C2E7" w14:textId="77777777" w:rsidR="00196B7B" w:rsidRPr="00F14AC8" w:rsidRDefault="00196B7B" w:rsidP="00D16466">
            <w:pPr>
              <w:rPr>
                <w:sz w:val="20"/>
                <w:szCs w:val="20"/>
              </w:rPr>
            </w:pPr>
            <w:r w:rsidRPr="00F14AC8">
              <w:rPr>
                <w:sz w:val="20"/>
                <w:szCs w:val="20"/>
              </w:rPr>
              <w:t xml:space="preserve">Keine besonderen Auswirkungen </w:t>
            </w:r>
          </w:p>
        </w:tc>
        <w:tc>
          <w:tcPr>
            <w:tcW w:w="1008" w:type="dxa"/>
          </w:tcPr>
          <w:p w14:paraId="7D4FED2F" w14:textId="77777777" w:rsidR="00196B7B" w:rsidRPr="00F14AC8" w:rsidRDefault="00196B7B" w:rsidP="00D16466">
            <w:pPr>
              <w:rPr>
                <w:sz w:val="20"/>
                <w:szCs w:val="20"/>
              </w:rPr>
            </w:pPr>
            <w:r w:rsidRPr="00F14AC8">
              <w:rPr>
                <w:sz w:val="20"/>
                <w:szCs w:val="20"/>
              </w:rPr>
              <w:t>Ja/Nein</w:t>
            </w:r>
          </w:p>
        </w:tc>
      </w:tr>
      <w:tr w:rsidR="00196B7B" w:rsidRPr="00F14AC8" w14:paraId="3C13B455" w14:textId="77777777" w:rsidTr="00D16466">
        <w:tc>
          <w:tcPr>
            <w:tcW w:w="8077" w:type="dxa"/>
          </w:tcPr>
          <w:p w14:paraId="220C5CF1" w14:textId="77777777" w:rsidR="00196B7B" w:rsidRPr="00F14AC8" w:rsidRDefault="00196B7B"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F5647F7" w14:textId="77777777" w:rsidR="00196B7B" w:rsidRPr="00F14AC8" w:rsidRDefault="00196B7B" w:rsidP="00D16466">
            <w:pPr>
              <w:rPr>
                <w:sz w:val="20"/>
                <w:szCs w:val="20"/>
              </w:rPr>
            </w:pPr>
            <w:r w:rsidRPr="00F14AC8">
              <w:rPr>
                <w:sz w:val="20"/>
                <w:szCs w:val="20"/>
              </w:rPr>
              <w:t>Ja/Nein</w:t>
            </w:r>
          </w:p>
        </w:tc>
      </w:tr>
      <w:tr w:rsidR="00196B7B" w:rsidRPr="00F14AC8" w14:paraId="2C64C64A" w14:textId="77777777" w:rsidTr="00D16466">
        <w:tc>
          <w:tcPr>
            <w:tcW w:w="8077" w:type="dxa"/>
          </w:tcPr>
          <w:p w14:paraId="5AFA0668" w14:textId="77777777" w:rsidR="00196B7B" w:rsidRPr="00F14AC8" w:rsidRDefault="00196B7B"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44D4A257" w14:textId="77777777" w:rsidR="00196B7B" w:rsidRPr="00F14AC8" w:rsidRDefault="00196B7B" w:rsidP="00D16466">
            <w:pPr>
              <w:rPr>
                <w:sz w:val="20"/>
                <w:szCs w:val="20"/>
              </w:rPr>
            </w:pPr>
            <w:r w:rsidRPr="00F14AC8">
              <w:rPr>
                <w:sz w:val="20"/>
                <w:szCs w:val="20"/>
              </w:rPr>
              <w:t>Ja/Nein</w:t>
            </w:r>
          </w:p>
        </w:tc>
      </w:tr>
      <w:tr w:rsidR="00196B7B" w:rsidRPr="00F14AC8" w14:paraId="6A48F6C0" w14:textId="77777777" w:rsidTr="00D16466">
        <w:tc>
          <w:tcPr>
            <w:tcW w:w="8077" w:type="dxa"/>
          </w:tcPr>
          <w:p w14:paraId="3117C0D4" w14:textId="77777777" w:rsidR="00196B7B" w:rsidRPr="00F14AC8" w:rsidRDefault="00196B7B" w:rsidP="00D16466">
            <w:pPr>
              <w:rPr>
                <w:sz w:val="20"/>
                <w:szCs w:val="20"/>
              </w:rPr>
            </w:pPr>
            <w:r w:rsidRPr="00F14AC8">
              <w:rPr>
                <w:sz w:val="20"/>
                <w:szCs w:val="20"/>
              </w:rPr>
              <w:lastRenderedPageBreak/>
              <w:t xml:space="preserve">Hat Auswirkungen auf die </w:t>
            </w:r>
            <w:r w:rsidRPr="00F14AC8">
              <w:rPr>
                <w:b/>
                <w:bCs/>
                <w:sz w:val="20"/>
                <w:szCs w:val="20"/>
              </w:rPr>
              <w:t>Bewertung</w:t>
            </w:r>
            <w:r w:rsidRPr="00F14AC8">
              <w:rPr>
                <w:sz w:val="20"/>
                <w:szCs w:val="20"/>
              </w:rPr>
              <w:t>.</w:t>
            </w:r>
          </w:p>
        </w:tc>
        <w:tc>
          <w:tcPr>
            <w:tcW w:w="1008" w:type="dxa"/>
          </w:tcPr>
          <w:p w14:paraId="774D447A" w14:textId="77777777" w:rsidR="00196B7B" w:rsidRPr="00F14AC8" w:rsidRDefault="00196B7B" w:rsidP="00D16466">
            <w:pPr>
              <w:rPr>
                <w:sz w:val="20"/>
                <w:szCs w:val="20"/>
              </w:rPr>
            </w:pPr>
            <w:r w:rsidRPr="00F14AC8">
              <w:rPr>
                <w:sz w:val="20"/>
                <w:szCs w:val="20"/>
              </w:rPr>
              <w:t>Ja/Nein</w:t>
            </w:r>
          </w:p>
        </w:tc>
      </w:tr>
      <w:tr w:rsidR="00196B7B" w:rsidRPr="00F14AC8" w14:paraId="37ED8E63" w14:textId="77777777" w:rsidTr="00D16466">
        <w:tc>
          <w:tcPr>
            <w:tcW w:w="8077" w:type="dxa"/>
          </w:tcPr>
          <w:p w14:paraId="0C2F1C77" w14:textId="77777777" w:rsidR="00196B7B" w:rsidRPr="00F14AC8" w:rsidRDefault="00196B7B"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0663A640" w14:textId="77777777" w:rsidR="00196B7B" w:rsidRPr="00F14AC8" w:rsidRDefault="00196B7B"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196B7B" w:rsidRPr="00F14AC8" w14:paraId="731BE346" w14:textId="77777777" w:rsidTr="00D16466">
        <w:trPr>
          <w:trHeight w:hRule="exact" w:val="861"/>
        </w:trPr>
        <w:tc>
          <w:tcPr>
            <w:tcW w:w="1273" w:type="dxa"/>
            <w:shd w:val="clear" w:color="auto" w:fill="D5D5D5" w:themeFill="background2"/>
            <w:tcMar>
              <w:bottom w:w="57" w:type="dxa"/>
            </w:tcMar>
          </w:tcPr>
          <w:p w14:paraId="2F7C3B17" w14:textId="77777777" w:rsidR="00196B7B" w:rsidRPr="00F14AC8" w:rsidRDefault="00196B7B" w:rsidP="00D16466">
            <w:pPr>
              <w:rPr>
                <w:b/>
              </w:rPr>
            </w:pPr>
            <w:r w:rsidRPr="00F14AC8">
              <w:rPr>
                <w:b/>
              </w:rPr>
              <w:t>Priorität</w:t>
            </w:r>
          </w:p>
        </w:tc>
        <w:tc>
          <w:tcPr>
            <w:tcW w:w="2190" w:type="dxa"/>
            <w:shd w:val="clear" w:color="auto" w:fill="D5D5D5" w:themeFill="background2"/>
            <w:tcMar>
              <w:bottom w:w="57" w:type="dxa"/>
            </w:tcMar>
          </w:tcPr>
          <w:p w14:paraId="4BF3B400" w14:textId="77777777" w:rsidR="00196B7B" w:rsidRPr="00F14AC8" w:rsidRDefault="00196B7B" w:rsidP="00D16466">
            <w:pPr>
              <w:rPr>
                <w:b/>
              </w:rPr>
            </w:pPr>
            <w:r w:rsidRPr="00F14AC8">
              <w:rPr>
                <w:b/>
              </w:rPr>
              <w:t>Realisierung</w:t>
            </w:r>
          </w:p>
        </w:tc>
        <w:tc>
          <w:tcPr>
            <w:tcW w:w="1070" w:type="dxa"/>
            <w:shd w:val="clear" w:color="auto" w:fill="D5D5D5" w:themeFill="background2"/>
            <w:tcMar>
              <w:bottom w:w="57" w:type="dxa"/>
            </w:tcMar>
          </w:tcPr>
          <w:p w14:paraId="5F4D4B40" w14:textId="77777777" w:rsidR="00196B7B" w:rsidRPr="00F14AC8" w:rsidRDefault="00196B7B" w:rsidP="00D16466">
            <w:pPr>
              <w:rPr>
                <w:b/>
              </w:rPr>
            </w:pPr>
            <w:r w:rsidRPr="00F14AC8">
              <w:rPr>
                <w:b/>
              </w:rPr>
              <w:t>Dauer (ca./h)</w:t>
            </w:r>
          </w:p>
        </w:tc>
        <w:tc>
          <w:tcPr>
            <w:tcW w:w="1134" w:type="dxa"/>
            <w:shd w:val="clear" w:color="auto" w:fill="D5D5D5" w:themeFill="background2"/>
            <w:tcMar>
              <w:bottom w:w="57" w:type="dxa"/>
            </w:tcMar>
          </w:tcPr>
          <w:p w14:paraId="334CBBA1" w14:textId="77777777" w:rsidR="00196B7B" w:rsidRPr="00F14AC8" w:rsidRDefault="00196B7B"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21C6E01D" w14:textId="77777777" w:rsidR="00196B7B" w:rsidRPr="00F14AC8" w:rsidRDefault="00196B7B"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5907D18" w14:textId="77777777" w:rsidR="00196B7B" w:rsidRPr="00F14AC8" w:rsidRDefault="00196B7B" w:rsidP="00D16466">
            <w:pPr>
              <w:rPr>
                <w:b/>
              </w:rPr>
            </w:pPr>
            <w:r w:rsidRPr="00F14AC8">
              <w:rPr>
                <w:b/>
              </w:rPr>
              <w:t>Bereich</w:t>
            </w:r>
          </w:p>
        </w:tc>
      </w:tr>
      <w:tr w:rsidR="00196B7B" w:rsidRPr="00F14AC8" w14:paraId="0E2F2720" w14:textId="77777777" w:rsidTr="00D16466">
        <w:trPr>
          <w:trHeight w:val="454"/>
        </w:trPr>
        <w:tc>
          <w:tcPr>
            <w:tcW w:w="1273" w:type="dxa"/>
            <w:shd w:val="clear" w:color="auto" w:fill="FFFFFF"/>
            <w:tcMar>
              <w:bottom w:w="57" w:type="dxa"/>
            </w:tcMar>
          </w:tcPr>
          <w:p w14:paraId="0FEAE14E" w14:textId="77777777" w:rsidR="00196B7B" w:rsidRPr="00F14AC8" w:rsidRDefault="00196B7B" w:rsidP="00394CD1">
            <w:pPr>
              <w:pStyle w:val="Tabelleninhalte"/>
            </w:pPr>
            <w:r w:rsidRPr="00F14AC8">
              <w:t>1</w:t>
            </w:r>
          </w:p>
        </w:tc>
        <w:tc>
          <w:tcPr>
            <w:tcW w:w="2190" w:type="dxa"/>
            <w:shd w:val="clear" w:color="auto" w:fill="FFFFFF"/>
            <w:tcMar>
              <w:bottom w:w="57" w:type="dxa"/>
            </w:tcMar>
          </w:tcPr>
          <w:p w14:paraId="40D21DF7" w14:textId="77777777" w:rsidR="00196B7B" w:rsidRPr="00F14AC8" w:rsidRDefault="00196B7B" w:rsidP="00394CD1">
            <w:pPr>
              <w:pStyle w:val="Tabelleninhalte"/>
            </w:pPr>
            <w:r w:rsidRPr="00F14AC8">
              <w:t>Abas</w:t>
            </w:r>
          </w:p>
        </w:tc>
        <w:tc>
          <w:tcPr>
            <w:tcW w:w="1070" w:type="dxa"/>
            <w:shd w:val="clear" w:color="auto" w:fill="FFFFFF"/>
            <w:tcMar>
              <w:bottom w:w="57" w:type="dxa"/>
            </w:tcMar>
          </w:tcPr>
          <w:p w14:paraId="57D46226" w14:textId="77777777" w:rsidR="00196B7B" w:rsidRPr="00F14AC8" w:rsidRDefault="00196B7B" w:rsidP="00394CD1">
            <w:pPr>
              <w:pStyle w:val="Tabelleninhalte"/>
            </w:pPr>
            <w:r w:rsidRPr="00F14AC8">
              <w:t>0,00</w:t>
            </w:r>
          </w:p>
        </w:tc>
        <w:tc>
          <w:tcPr>
            <w:tcW w:w="1134" w:type="dxa"/>
            <w:shd w:val="clear" w:color="auto" w:fill="FFFFFF"/>
            <w:tcMar>
              <w:bottom w:w="57" w:type="dxa"/>
            </w:tcMar>
          </w:tcPr>
          <w:p w14:paraId="09C62858" w14:textId="77777777" w:rsidR="00196B7B" w:rsidRPr="00F14AC8" w:rsidRDefault="00196B7B" w:rsidP="00394CD1">
            <w:pPr>
              <w:pStyle w:val="Tabelleninhalte"/>
            </w:pPr>
            <w:r w:rsidRPr="00F14AC8">
              <w:t>0,00</w:t>
            </w:r>
          </w:p>
        </w:tc>
        <w:tc>
          <w:tcPr>
            <w:tcW w:w="1134" w:type="dxa"/>
            <w:shd w:val="clear" w:color="auto" w:fill="FFFFFF"/>
            <w:tcMar>
              <w:bottom w:w="57" w:type="dxa"/>
            </w:tcMar>
          </w:tcPr>
          <w:p w14:paraId="120677F6" w14:textId="77777777" w:rsidR="00196B7B" w:rsidRPr="00F14AC8" w:rsidRDefault="00196B7B" w:rsidP="00394CD1">
            <w:pPr>
              <w:pStyle w:val="Tabelleninhalte"/>
            </w:pPr>
            <w:r w:rsidRPr="00F14AC8">
              <w:t>0,00</w:t>
            </w:r>
          </w:p>
        </w:tc>
        <w:tc>
          <w:tcPr>
            <w:tcW w:w="2271" w:type="dxa"/>
            <w:shd w:val="clear" w:color="auto" w:fill="FFFFFF"/>
            <w:tcMar>
              <w:bottom w:w="57" w:type="dxa"/>
            </w:tcMar>
          </w:tcPr>
          <w:p w14:paraId="1D34D07E" w14:textId="77777777" w:rsidR="00196B7B" w:rsidRPr="00F14AC8" w:rsidRDefault="00196B7B" w:rsidP="00394CD1">
            <w:pPr>
              <w:pStyle w:val="Tabelleninhalte"/>
            </w:pPr>
            <w:r w:rsidRPr="00F14AC8">
              <w:t>Admin</w:t>
            </w:r>
          </w:p>
        </w:tc>
      </w:tr>
    </w:tbl>
    <w:p w14:paraId="433019DC" w14:textId="77777777" w:rsidR="00C42D38" w:rsidRPr="00F14AC8" w:rsidRDefault="00C42D38" w:rsidP="00362A56"/>
    <w:p w14:paraId="6568EB17" w14:textId="0F1DF31A" w:rsidR="00362A56" w:rsidRPr="00F14AC8" w:rsidRDefault="00362A56" w:rsidP="00362A56">
      <w:pPr>
        <w:pStyle w:val="berschrift3"/>
      </w:pPr>
      <w:bookmarkStart w:id="1269" w:name="_Toc228444408"/>
      <w:bookmarkStart w:id="1270" w:name="AP062"/>
      <w:commentRangeStart w:id="1271"/>
      <w:commentRangeStart w:id="1272"/>
      <w:r w:rsidRPr="00F14AC8">
        <w:t>Kundenkontakt</w:t>
      </w:r>
      <w:r w:rsidR="009C731A" w:rsidRPr="00F14AC8">
        <w:t xml:space="preserve"> Nummernvergabe</w:t>
      </w:r>
      <w:bookmarkEnd w:id="1269"/>
      <w:commentRangeEnd w:id="1271"/>
      <w:r w:rsidR="00DA0D0A" w:rsidRPr="00F14AC8">
        <w:rPr>
          <w:rStyle w:val="Kommentarzeichen"/>
          <w:sz w:val="28"/>
          <w:szCs w:val="24"/>
        </w:rPr>
        <w:commentReference w:id="1271"/>
      </w:r>
      <w:commentRangeEnd w:id="1272"/>
      <w:r w:rsidRPr="00F14AC8">
        <w:rPr>
          <w:rStyle w:val="Kommentarzeichen"/>
          <w:sz w:val="28"/>
          <w:szCs w:val="24"/>
        </w:rPr>
        <w:commentReference w:id="1272"/>
      </w:r>
    </w:p>
    <w:bookmarkEnd w:id="1270"/>
    <w:p w14:paraId="6B10772F" w14:textId="77777777" w:rsidR="00362A56" w:rsidRPr="00F14AC8" w:rsidRDefault="00362A56" w:rsidP="00362A56"/>
    <w:p w14:paraId="6AD86E67" w14:textId="4EE8A79B" w:rsidR="00362A56" w:rsidRPr="00F14AC8" w:rsidRDefault="00362A56" w:rsidP="00362A56">
      <w:r w:rsidRPr="00F14AC8">
        <w:t xml:space="preserve">Die Nummerierung muss so konfiguriert, dass eine fortlaufende Nummer </w:t>
      </w:r>
      <w:r w:rsidR="00E35D35" w:rsidRPr="00F14AC8">
        <w:t>hintenangestellt</w:t>
      </w:r>
      <w:r w:rsidRPr="00F14AC8">
        <w:t xml:space="preserve"> wird. Die Kundennummern sind 5-stellig.</w:t>
      </w:r>
    </w:p>
    <w:p w14:paraId="0C1046C1" w14:textId="77777777" w:rsidR="00362A56" w:rsidRPr="00F14AC8" w:rsidRDefault="00362A56" w:rsidP="00362A56"/>
    <w:p w14:paraId="57914136" w14:textId="77777777" w:rsidR="002B5580" w:rsidRPr="00F14AC8" w:rsidRDefault="002B5580" w:rsidP="002B5580">
      <w:pPr>
        <w:rPr>
          <w:b/>
          <w:bCs/>
          <w:color w:val="002060"/>
        </w:rPr>
      </w:pPr>
      <w:r w:rsidRPr="00F14AC8">
        <w:rPr>
          <w:b/>
          <w:bCs/>
          <w:color w:val="002060"/>
        </w:rPr>
        <w:t>Umsetzung ABAS</w:t>
      </w:r>
    </w:p>
    <w:p w14:paraId="7A7F8DA1" w14:textId="77777777" w:rsidR="002B5580" w:rsidRPr="00F14AC8" w:rsidRDefault="002B5580" w:rsidP="002B5580">
      <w:pPr>
        <w:rPr>
          <w:b/>
          <w:bCs/>
          <w:color w:val="002060"/>
        </w:rPr>
      </w:pPr>
    </w:p>
    <w:p w14:paraId="0A69519A" w14:textId="36C969A1" w:rsidR="002B5580" w:rsidRPr="00F14AC8" w:rsidRDefault="002B5580" w:rsidP="002B5580">
      <w:r w:rsidRPr="00F14AC8">
        <w:t>Feld Identnummer im Kundenkontakt gegen manuelle Eingabe sperren.</w:t>
      </w:r>
    </w:p>
    <w:p w14:paraId="5D54BEE1" w14:textId="77777777" w:rsidR="002B5580" w:rsidRPr="00F14AC8" w:rsidRDefault="002B5580" w:rsidP="002B5580"/>
    <w:tbl>
      <w:tblPr>
        <w:tblStyle w:val="Tabellenraster"/>
        <w:tblW w:w="0" w:type="auto"/>
        <w:tblLook w:val="04A0" w:firstRow="1" w:lastRow="0" w:firstColumn="1" w:lastColumn="0" w:noHBand="0" w:noVBand="1"/>
      </w:tblPr>
      <w:tblGrid>
        <w:gridCol w:w="1555"/>
        <w:gridCol w:w="7495"/>
      </w:tblGrid>
      <w:tr w:rsidR="003B7AC7" w:rsidRPr="00F14AC8" w14:paraId="754DF71C" w14:textId="77777777" w:rsidTr="00D40DFE">
        <w:tc>
          <w:tcPr>
            <w:tcW w:w="1555" w:type="dxa"/>
          </w:tcPr>
          <w:p w14:paraId="364BCE25" w14:textId="77777777" w:rsidR="003B7AC7" w:rsidRPr="00F14AC8" w:rsidRDefault="003B7AC7" w:rsidP="00D40DFE">
            <w:r w:rsidRPr="00F14AC8">
              <w:t>Maske</w:t>
            </w:r>
          </w:p>
        </w:tc>
        <w:tc>
          <w:tcPr>
            <w:tcW w:w="7495" w:type="dxa"/>
          </w:tcPr>
          <w:p w14:paraId="1530342A" w14:textId="3A0516EB" w:rsidR="003B7AC7" w:rsidRPr="00F14AC8" w:rsidRDefault="003B7AC7" w:rsidP="00D40DFE">
            <w:r w:rsidRPr="00F14AC8">
              <w:t>Kundenkontakt, 25</w:t>
            </w:r>
          </w:p>
        </w:tc>
      </w:tr>
      <w:tr w:rsidR="003B7AC7" w:rsidRPr="00F14AC8" w14:paraId="2BE4802B" w14:textId="77777777" w:rsidTr="00D40DFE">
        <w:tc>
          <w:tcPr>
            <w:tcW w:w="1555" w:type="dxa"/>
          </w:tcPr>
          <w:p w14:paraId="4B0DF4CB" w14:textId="77777777" w:rsidR="003B7AC7" w:rsidRPr="00F14AC8" w:rsidRDefault="003B7AC7" w:rsidP="00D40DFE">
            <w:r w:rsidRPr="00F14AC8">
              <w:t>Modus</w:t>
            </w:r>
          </w:p>
        </w:tc>
        <w:tc>
          <w:tcPr>
            <w:tcW w:w="7495" w:type="dxa"/>
          </w:tcPr>
          <w:p w14:paraId="7174E0E4" w14:textId="68E6A17F" w:rsidR="003B7AC7" w:rsidRPr="00F14AC8" w:rsidRDefault="003B7AC7" w:rsidP="00D40DFE">
            <w:r w:rsidRPr="00F14AC8">
              <w:t>Neu</w:t>
            </w:r>
          </w:p>
        </w:tc>
      </w:tr>
      <w:tr w:rsidR="003B7AC7" w:rsidRPr="00F14AC8" w14:paraId="342D994A" w14:textId="77777777" w:rsidTr="00D40DFE">
        <w:tc>
          <w:tcPr>
            <w:tcW w:w="1555" w:type="dxa"/>
          </w:tcPr>
          <w:p w14:paraId="7815B67A" w14:textId="77777777" w:rsidR="003B7AC7" w:rsidRPr="00F14AC8" w:rsidRDefault="003B7AC7" w:rsidP="00D40DFE">
            <w:r w:rsidRPr="00F14AC8">
              <w:t>Event</w:t>
            </w:r>
          </w:p>
        </w:tc>
        <w:tc>
          <w:tcPr>
            <w:tcW w:w="7495" w:type="dxa"/>
          </w:tcPr>
          <w:p w14:paraId="740663BF" w14:textId="79497ECD" w:rsidR="003B7AC7" w:rsidRPr="00F14AC8" w:rsidRDefault="003B7AC7" w:rsidP="00D40DFE">
            <w:r w:rsidRPr="00F14AC8">
              <w:t>Screen_</w:t>
            </w:r>
            <w:del w:id="1273" w:author="Peter Koch" w:date="2026-05-15T12:35:00Z" w16du:dateUtc="2026-05-15T10:35:00Z">
              <w:r w:rsidRPr="00F14AC8" w:rsidDel="00685501">
                <w:delText>Exit</w:delText>
              </w:r>
            </w:del>
            <w:ins w:id="1274" w:author="Peter Koch" w:date="2026-05-15T12:35:00Z" w16du:dateUtc="2026-05-15T10:35:00Z">
              <w:r w:rsidR="00685501">
                <w:t>Validation</w:t>
              </w:r>
            </w:ins>
          </w:p>
        </w:tc>
      </w:tr>
      <w:tr w:rsidR="003B7AC7" w:rsidRPr="00F14AC8" w14:paraId="102DD5BE" w14:textId="77777777" w:rsidTr="00D40DFE">
        <w:tc>
          <w:tcPr>
            <w:tcW w:w="1555" w:type="dxa"/>
          </w:tcPr>
          <w:p w14:paraId="545E6BF2" w14:textId="77777777" w:rsidR="003B7AC7" w:rsidRPr="00F14AC8" w:rsidRDefault="003B7AC7" w:rsidP="00D40DFE">
            <w:r w:rsidRPr="00F14AC8">
              <w:t>Bedingung</w:t>
            </w:r>
          </w:p>
        </w:tc>
        <w:tc>
          <w:tcPr>
            <w:tcW w:w="7495" w:type="dxa"/>
          </w:tcPr>
          <w:p w14:paraId="4560085E" w14:textId="12AEFD66" w:rsidR="003B7AC7" w:rsidRPr="00F14AC8" w:rsidRDefault="003B7AC7" w:rsidP="00D40DFE">
            <w:r w:rsidRPr="00F14AC8">
              <w:rPr>
                <w:b/>
              </w:rPr>
              <w:t>„</w:t>
            </w:r>
            <w:r w:rsidR="00537006" w:rsidRPr="00F14AC8">
              <w:rPr>
                <w:b/>
                <w:bCs/>
              </w:rPr>
              <w:t>firma</w:t>
            </w:r>
            <w:r w:rsidRPr="00F14AC8">
              <w:rPr>
                <w:b/>
                <w:bCs/>
              </w:rPr>
              <w:t xml:space="preserve">“ </w:t>
            </w:r>
            <w:r w:rsidRPr="00F14AC8">
              <w:rPr>
                <w:bCs/>
              </w:rPr>
              <w:t xml:space="preserve">= </w:t>
            </w:r>
            <w:r w:rsidR="00537006" w:rsidRPr="00F14AC8">
              <w:rPr>
                <w:bCs/>
              </w:rPr>
              <w:t>gefüllt</w:t>
            </w:r>
          </w:p>
        </w:tc>
      </w:tr>
      <w:tr w:rsidR="00537006" w:rsidRPr="00F14AC8" w14:paraId="10FBED19" w14:textId="77777777" w:rsidTr="00D40DFE">
        <w:tc>
          <w:tcPr>
            <w:tcW w:w="1555" w:type="dxa"/>
          </w:tcPr>
          <w:p w14:paraId="112A555D" w14:textId="16812BC6" w:rsidR="00537006" w:rsidRPr="00F14AC8" w:rsidRDefault="00537006" w:rsidP="00D40DFE">
            <w:r w:rsidRPr="00F14AC8">
              <w:t>Dann</w:t>
            </w:r>
          </w:p>
        </w:tc>
        <w:tc>
          <w:tcPr>
            <w:tcW w:w="7495" w:type="dxa"/>
          </w:tcPr>
          <w:p w14:paraId="5ABA56DC" w14:textId="77777777" w:rsidR="00537006" w:rsidRPr="00F14AC8" w:rsidRDefault="00537006" w:rsidP="00D40DFE">
            <w:commentRangeStart w:id="1275"/>
            <w:commentRangeStart w:id="1276"/>
            <w:r w:rsidRPr="00F14AC8">
              <w:rPr>
                <w:b/>
              </w:rPr>
              <w:t xml:space="preserve">„nummer“ </w:t>
            </w:r>
            <w:r w:rsidRPr="00F14AC8">
              <w:t>vorbelegen mit „</w:t>
            </w:r>
            <w:r w:rsidRPr="00F14AC8">
              <w:rPr>
                <w:b/>
                <w:bCs/>
              </w:rPr>
              <w:t>firma</w:t>
            </w:r>
            <w:r w:rsidRPr="00F14AC8">
              <w:t xml:space="preserve">“ + </w:t>
            </w:r>
            <w:r w:rsidR="004B752F" w:rsidRPr="00F14AC8">
              <w:t xml:space="preserve">„-“ + </w:t>
            </w:r>
            <w:r w:rsidRPr="00F14AC8">
              <w:t>for</w:t>
            </w:r>
            <w:r w:rsidR="004B752F" w:rsidRPr="00F14AC8">
              <w:t>t</w:t>
            </w:r>
            <w:r w:rsidRPr="00F14AC8">
              <w:t>laufende zweistelli</w:t>
            </w:r>
            <w:r w:rsidR="004B752F" w:rsidRPr="00F14AC8">
              <w:t xml:space="preserve">ge Nummer. </w:t>
            </w:r>
          </w:p>
          <w:p w14:paraId="5A9AB4CD" w14:textId="255A0CF3" w:rsidR="004B752F" w:rsidRDefault="004B752F" w:rsidP="00D40DFE">
            <w:pPr>
              <w:rPr>
                <w:ins w:id="1277" w:author="Peter Koch" w:date="2026-05-15T12:35:00Z" w16du:dateUtc="2026-05-15T10:35:00Z"/>
              </w:rPr>
            </w:pPr>
            <w:r w:rsidRPr="00F14AC8">
              <w:t xml:space="preserve">Ermittlung fortlaufende Nummer </w:t>
            </w:r>
            <w:r w:rsidR="00882A97" w:rsidRPr="00F14AC8">
              <w:t xml:space="preserve">letzter Kontakt </w:t>
            </w:r>
            <w:ins w:id="1278" w:author="Peter Koch" w:date="2026-05-15T12:36:00Z" w16du:dateUtc="2026-05-15T10:36:00Z">
              <w:r w:rsidR="006D401A">
                <w:t xml:space="preserve">mit der höchsten Identnummer </w:t>
              </w:r>
            </w:ins>
            <w:r w:rsidRPr="00F14AC8">
              <w:t xml:space="preserve">aus </w:t>
            </w:r>
            <w:r w:rsidR="00882A97" w:rsidRPr="00F14AC8">
              <w:t xml:space="preserve">allen </w:t>
            </w:r>
            <w:ins w:id="1279" w:author="Peter Koch" w:date="2026-05-15T12:36:00Z" w16du:dateUtc="2026-05-15T10:36:00Z">
              <w:r w:rsidR="006D401A">
                <w:t xml:space="preserve">aktiven </w:t>
              </w:r>
            </w:ins>
            <w:r w:rsidR="00882A97" w:rsidRPr="00F14AC8">
              <w:t>Kundenkontakten mit „</w:t>
            </w:r>
            <w:r w:rsidR="00882A97" w:rsidRPr="00F14AC8">
              <w:rPr>
                <w:b/>
                <w:bCs/>
              </w:rPr>
              <w:t>firma</w:t>
            </w:r>
            <w:r w:rsidR="00882A97" w:rsidRPr="00F14AC8">
              <w:t>“ = „</w:t>
            </w:r>
            <w:r w:rsidR="00882A97" w:rsidRPr="00F14AC8">
              <w:rPr>
                <w:b/>
                <w:bCs/>
              </w:rPr>
              <w:t>firma</w:t>
            </w:r>
            <w:r w:rsidR="00882A97" w:rsidRPr="00F14AC8">
              <w:t>“</w:t>
            </w:r>
            <w:commentRangeEnd w:id="1275"/>
            <w:r w:rsidR="00F502F2">
              <w:rPr>
                <w:rStyle w:val="Kommentarzeichen"/>
                <w:sz w:val="24"/>
                <w:szCs w:val="24"/>
              </w:rPr>
              <w:commentReference w:id="1275"/>
            </w:r>
            <w:commentRangeEnd w:id="1276"/>
            <w:r>
              <w:rPr>
                <w:rStyle w:val="Kommentarzeichen"/>
                <w:sz w:val="24"/>
                <w:szCs w:val="24"/>
              </w:rPr>
              <w:commentReference w:id="1276"/>
            </w:r>
          </w:p>
          <w:p w14:paraId="09E8B3C4" w14:textId="77777777" w:rsidR="00D72F53" w:rsidRDefault="006D401A" w:rsidP="00D72F53">
            <w:pPr>
              <w:rPr>
                <w:ins w:id="1280" w:author="Peter Koch" w:date="2026-05-20T09:53:00Z" w16du:dateUtc="2026-05-20T07:53:00Z"/>
              </w:rPr>
            </w:pPr>
            <w:ins w:id="1281" w:author="Peter Koch" w:date="2026-05-15T12:35:00Z" w16du:dateUtc="2026-05-15T10:35:00Z">
              <w:r>
                <w:t xml:space="preserve">Sollte die höchste fortlaufende Nummer (99) schon vergeben sein, so muss eine neue führende Nummer vergeben werden. </w:t>
              </w:r>
            </w:ins>
            <w:ins w:id="1282" w:author="Peter Koch" w:date="2026-05-20T09:53:00Z" w16du:dateUtc="2026-05-20T07:53:00Z">
              <w:r w:rsidR="00D72F53">
                <w:t>Damit es zu keiner Kollision mit einem neuen Kunden kommt, wird die Lieferantennummer (ohne fortlaufende Nummer) über den Nummernzähler übersprungen.</w:t>
              </w:r>
            </w:ins>
          </w:p>
          <w:p w14:paraId="3F45103D" w14:textId="77777777" w:rsidR="00D72F53" w:rsidRDefault="00D72F53" w:rsidP="00D72F53">
            <w:pPr>
              <w:rPr>
                <w:ins w:id="1283" w:author="Peter Koch" w:date="2026-05-20T09:53:00Z" w16du:dateUtc="2026-05-20T07:53:00Z"/>
              </w:rPr>
            </w:pPr>
            <w:ins w:id="1284" w:author="Peter Koch" w:date="2026-05-20T09:53:00Z" w16du:dateUtc="2026-05-20T07:53:00Z">
              <w:r>
                <w:t>Beispiel:</w:t>
              </w:r>
            </w:ins>
          </w:p>
          <w:p w14:paraId="578CCA2D" w14:textId="7F4A9CE9" w:rsidR="00D72F53" w:rsidRDefault="00D72F53" w:rsidP="00D72F53">
            <w:pPr>
              <w:rPr>
                <w:ins w:id="1285" w:author="Peter Koch" w:date="2026-05-20T09:53:00Z" w16du:dateUtc="2026-05-20T07:53:00Z"/>
              </w:rPr>
            </w:pPr>
            <w:ins w:id="1286" w:author="Peter Koch" w:date="2026-05-20T09:53:00Z" w16du:dateUtc="2026-05-20T07:53:00Z">
              <w:r>
                <w:t>Kunde 470000</w:t>
              </w:r>
            </w:ins>
          </w:p>
          <w:p w14:paraId="4F350E44" w14:textId="7C97BD9B" w:rsidR="00D72F53" w:rsidRDefault="00D72F53" w:rsidP="00D72F53">
            <w:pPr>
              <w:rPr>
                <w:ins w:id="1287" w:author="Peter Koch" w:date="2026-05-20T09:53:00Z" w16du:dateUtc="2026-05-20T07:53:00Z"/>
              </w:rPr>
            </w:pPr>
            <w:ins w:id="1288" w:author="Peter Koch" w:date="2026-05-20T09:53:00Z" w16du:dateUtc="2026-05-20T07:53:00Z">
              <w:r>
                <w:t>letzter Kundenkontakt 47000099</w:t>
              </w:r>
            </w:ins>
          </w:p>
          <w:p w14:paraId="41713273" w14:textId="7EF500AD" w:rsidR="00D72F53" w:rsidRDefault="00D72F53" w:rsidP="00D72F53">
            <w:pPr>
              <w:rPr>
                <w:ins w:id="1289" w:author="Peter Koch" w:date="2026-05-20T09:53:00Z" w16du:dateUtc="2026-05-20T07:53:00Z"/>
              </w:rPr>
            </w:pPr>
            <w:ins w:id="1290" w:author="Peter Koch" w:date="2026-05-20T09:53:00Z" w16du:dateUtc="2026-05-20T07:53:00Z">
              <w:r>
                <w:t>neuer Kundenkontakt 47625501, da 476255 als Kunden noch nicht vergeben wurde.</w:t>
              </w:r>
            </w:ins>
          </w:p>
          <w:p w14:paraId="2019987E" w14:textId="4A763211" w:rsidR="006D401A" w:rsidRPr="00F14AC8" w:rsidRDefault="00D72F53" w:rsidP="00D40DFE">
            <w:ins w:id="1291" w:author="Peter Koch" w:date="2026-05-20T09:53:00Z" w16du:dateUtc="2026-05-20T07:53:00Z">
              <w:r>
                <w:t xml:space="preserve">Kundennummer 476255 wird im Nummernkreis der Kunden übersprungen. Die nächste freie </w:t>
              </w:r>
            </w:ins>
            <w:ins w:id="1292" w:author="Peter Koch" w:date="2026-05-20T09:54:00Z" w16du:dateUtc="2026-05-20T07:54:00Z">
              <w:r w:rsidR="00FD7726">
                <w:t>Kund</w:t>
              </w:r>
            </w:ins>
            <w:ins w:id="1293" w:author="Peter Koch" w:date="2026-05-20T09:53:00Z" w16du:dateUtc="2026-05-20T07:53:00Z">
              <w:r>
                <w:t>ennummer ist dann 476256.</w:t>
              </w:r>
            </w:ins>
          </w:p>
        </w:tc>
      </w:tr>
    </w:tbl>
    <w:p w14:paraId="056C3B05" w14:textId="77777777" w:rsidR="002B5580" w:rsidRPr="00F14AC8" w:rsidRDefault="002B5580" w:rsidP="002B5580"/>
    <w:tbl>
      <w:tblPr>
        <w:tblStyle w:val="Tabellenraster"/>
        <w:tblW w:w="9085" w:type="dxa"/>
        <w:tblLook w:val="04A0" w:firstRow="1" w:lastRow="0" w:firstColumn="1" w:lastColumn="0" w:noHBand="0" w:noVBand="1"/>
      </w:tblPr>
      <w:tblGrid>
        <w:gridCol w:w="8018"/>
        <w:gridCol w:w="1067"/>
      </w:tblGrid>
      <w:tr w:rsidR="002B5580" w:rsidRPr="00F14AC8" w14:paraId="617E338D" w14:textId="77777777" w:rsidTr="00D40DFE">
        <w:tc>
          <w:tcPr>
            <w:tcW w:w="8077" w:type="dxa"/>
            <w:shd w:val="clear" w:color="auto" w:fill="DCEEA3" w:themeFill="accent6" w:themeFillTint="99"/>
          </w:tcPr>
          <w:p w14:paraId="2420D987" w14:textId="77777777" w:rsidR="002B5580" w:rsidRPr="00F14AC8" w:rsidRDefault="002B5580" w:rsidP="00D40DFE">
            <w:r w:rsidRPr="00F14AC8">
              <w:t>Auswirkungen der Customization/Extension</w:t>
            </w:r>
          </w:p>
        </w:tc>
        <w:tc>
          <w:tcPr>
            <w:tcW w:w="1008" w:type="dxa"/>
            <w:shd w:val="clear" w:color="auto" w:fill="DCEEA3" w:themeFill="accent6" w:themeFillTint="99"/>
          </w:tcPr>
          <w:p w14:paraId="1B45D80D" w14:textId="77777777" w:rsidR="002B5580" w:rsidRPr="00F14AC8" w:rsidRDefault="002B5580" w:rsidP="00D40DFE">
            <w:r w:rsidRPr="00F14AC8">
              <w:t>Antwort</w:t>
            </w:r>
          </w:p>
        </w:tc>
      </w:tr>
      <w:tr w:rsidR="002B5580" w:rsidRPr="00F14AC8" w14:paraId="3939F463" w14:textId="77777777" w:rsidTr="00D40DFE">
        <w:tc>
          <w:tcPr>
            <w:tcW w:w="8077" w:type="dxa"/>
          </w:tcPr>
          <w:p w14:paraId="418C9757" w14:textId="77777777" w:rsidR="002B5580" w:rsidRPr="00F14AC8" w:rsidRDefault="002B5580" w:rsidP="00D40DFE">
            <w:pPr>
              <w:rPr>
                <w:sz w:val="20"/>
                <w:szCs w:val="20"/>
              </w:rPr>
            </w:pPr>
            <w:r w:rsidRPr="00F14AC8">
              <w:rPr>
                <w:sz w:val="20"/>
                <w:szCs w:val="20"/>
              </w:rPr>
              <w:t xml:space="preserve">Keine besonderen Auswirkungen </w:t>
            </w:r>
          </w:p>
        </w:tc>
        <w:tc>
          <w:tcPr>
            <w:tcW w:w="1008" w:type="dxa"/>
          </w:tcPr>
          <w:p w14:paraId="4996CCC1" w14:textId="77777777" w:rsidR="002B5580" w:rsidRPr="00F14AC8" w:rsidRDefault="002B5580" w:rsidP="00D40DFE">
            <w:pPr>
              <w:rPr>
                <w:sz w:val="20"/>
                <w:szCs w:val="20"/>
              </w:rPr>
            </w:pPr>
            <w:r w:rsidRPr="00F14AC8">
              <w:rPr>
                <w:sz w:val="20"/>
                <w:szCs w:val="20"/>
              </w:rPr>
              <w:t>Ja/Nein</w:t>
            </w:r>
          </w:p>
        </w:tc>
      </w:tr>
      <w:tr w:rsidR="002B5580" w:rsidRPr="00F14AC8" w14:paraId="04465753" w14:textId="77777777" w:rsidTr="00D40DFE">
        <w:tc>
          <w:tcPr>
            <w:tcW w:w="8077" w:type="dxa"/>
          </w:tcPr>
          <w:p w14:paraId="7F613F7F" w14:textId="77777777" w:rsidR="002B5580" w:rsidRPr="00F14AC8" w:rsidRDefault="002B5580"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0CDDA8E" w14:textId="77777777" w:rsidR="002B5580" w:rsidRPr="00F14AC8" w:rsidRDefault="002B5580" w:rsidP="00D40DFE">
            <w:pPr>
              <w:rPr>
                <w:sz w:val="20"/>
                <w:szCs w:val="20"/>
              </w:rPr>
            </w:pPr>
            <w:r w:rsidRPr="00F14AC8">
              <w:rPr>
                <w:sz w:val="20"/>
                <w:szCs w:val="20"/>
              </w:rPr>
              <w:t>Ja/Nein</w:t>
            </w:r>
          </w:p>
        </w:tc>
      </w:tr>
      <w:tr w:rsidR="002B5580" w:rsidRPr="00F14AC8" w14:paraId="67114F45" w14:textId="77777777" w:rsidTr="00D40DFE">
        <w:tc>
          <w:tcPr>
            <w:tcW w:w="8077" w:type="dxa"/>
          </w:tcPr>
          <w:p w14:paraId="1990C78C" w14:textId="77777777" w:rsidR="002B5580" w:rsidRPr="00F14AC8" w:rsidRDefault="002B5580"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624408C5" w14:textId="77777777" w:rsidR="002B5580" w:rsidRPr="00F14AC8" w:rsidRDefault="002B5580" w:rsidP="00D40DFE">
            <w:pPr>
              <w:rPr>
                <w:sz w:val="20"/>
                <w:szCs w:val="20"/>
              </w:rPr>
            </w:pPr>
            <w:r w:rsidRPr="00F14AC8">
              <w:rPr>
                <w:sz w:val="20"/>
                <w:szCs w:val="20"/>
              </w:rPr>
              <w:t>Ja/Nein</w:t>
            </w:r>
          </w:p>
        </w:tc>
      </w:tr>
      <w:tr w:rsidR="002B5580" w:rsidRPr="00F14AC8" w14:paraId="6E51C5EB" w14:textId="77777777" w:rsidTr="00D40DFE">
        <w:tc>
          <w:tcPr>
            <w:tcW w:w="8077" w:type="dxa"/>
          </w:tcPr>
          <w:p w14:paraId="1E1B04E0" w14:textId="77777777" w:rsidR="002B5580" w:rsidRPr="00F14AC8" w:rsidRDefault="002B5580" w:rsidP="00D40DFE">
            <w:pPr>
              <w:rPr>
                <w:sz w:val="20"/>
                <w:szCs w:val="20"/>
              </w:rPr>
            </w:pPr>
            <w:r w:rsidRPr="00F14AC8">
              <w:rPr>
                <w:sz w:val="20"/>
                <w:szCs w:val="20"/>
              </w:rPr>
              <w:lastRenderedPageBreak/>
              <w:t xml:space="preserve">Hat Auswirkungen auf die </w:t>
            </w:r>
            <w:r w:rsidRPr="00F14AC8">
              <w:rPr>
                <w:b/>
                <w:bCs/>
                <w:sz w:val="20"/>
                <w:szCs w:val="20"/>
              </w:rPr>
              <w:t>Bewertung</w:t>
            </w:r>
            <w:r w:rsidRPr="00F14AC8">
              <w:rPr>
                <w:sz w:val="20"/>
                <w:szCs w:val="20"/>
              </w:rPr>
              <w:t>.</w:t>
            </w:r>
          </w:p>
        </w:tc>
        <w:tc>
          <w:tcPr>
            <w:tcW w:w="1008" w:type="dxa"/>
          </w:tcPr>
          <w:p w14:paraId="0D96D40E" w14:textId="77777777" w:rsidR="002B5580" w:rsidRPr="00F14AC8" w:rsidRDefault="002B5580" w:rsidP="00D40DFE">
            <w:pPr>
              <w:rPr>
                <w:sz w:val="20"/>
                <w:szCs w:val="20"/>
              </w:rPr>
            </w:pPr>
            <w:r w:rsidRPr="00F14AC8">
              <w:rPr>
                <w:sz w:val="20"/>
                <w:szCs w:val="20"/>
              </w:rPr>
              <w:t>Ja/Nein</w:t>
            </w:r>
          </w:p>
        </w:tc>
      </w:tr>
      <w:tr w:rsidR="002B5580" w:rsidRPr="00F14AC8" w14:paraId="3B12519F" w14:textId="77777777" w:rsidTr="00D40DFE">
        <w:tc>
          <w:tcPr>
            <w:tcW w:w="8077" w:type="dxa"/>
          </w:tcPr>
          <w:p w14:paraId="5222C859" w14:textId="77777777" w:rsidR="002B5580" w:rsidRPr="00F14AC8" w:rsidRDefault="002B5580"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B6CE177" w14:textId="77777777" w:rsidR="002B5580" w:rsidRPr="00F14AC8" w:rsidRDefault="002B5580"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2B5580" w:rsidRPr="00F14AC8" w14:paraId="4C2F2707" w14:textId="77777777" w:rsidTr="00D40DFE">
        <w:trPr>
          <w:trHeight w:hRule="exact" w:val="861"/>
        </w:trPr>
        <w:tc>
          <w:tcPr>
            <w:tcW w:w="1273" w:type="dxa"/>
            <w:shd w:val="clear" w:color="auto" w:fill="D5D5D5" w:themeFill="background2"/>
            <w:tcMar>
              <w:bottom w:w="57" w:type="dxa"/>
            </w:tcMar>
          </w:tcPr>
          <w:p w14:paraId="48D20DDD" w14:textId="77777777" w:rsidR="002B5580" w:rsidRPr="00F14AC8" w:rsidRDefault="002B5580" w:rsidP="00D40DFE">
            <w:pPr>
              <w:rPr>
                <w:b/>
              </w:rPr>
            </w:pPr>
            <w:r w:rsidRPr="00F14AC8">
              <w:rPr>
                <w:b/>
              </w:rPr>
              <w:t>Priorität</w:t>
            </w:r>
          </w:p>
        </w:tc>
        <w:tc>
          <w:tcPr>
            <w:tcW w:w="2190" w:type="dxa"/>
            <w:shd w:val="clear" w:color="auto" w:fill="D5D5D5" w:themeFill="background2"/>
            <w:tcMar>
              <w:bottom w:w="57" w:type="dxa"/>
            </w:tcMar>
          </w:tcPr>
          <w:p w14:paraId="3D6AAD9A" w14:textId="77777777" w:rsidR="002B5580" w:rsidRPr="00F14AC8" w:rsidRDefault="002B5580" w:rsidP="00D40DFE">
            <w:pPr>
              <w:rPr>
                <w:b/>
              </w:rPr>
            </w:pPr>
            <w:r w:rsidRPr="00F14AC8">
              <w:rPr>
                <w:b/>
              </w:rPr>
              <w:t>Realisierung</w:t>
            </w:r>
          </w:p>
        </w:tc>
        <w:tc>
          <w:tcPr>
            <w:tcW w:w="1070" w:type="dxa"/>
            <w:shd w:val="clear" w:color="auto" w:fill="D5D5D5" w:themeFill="background2"/>
            <w:tcMar>
              <w:bottom w:w="57" w:type="dxa"/>
            </w:tcMar>
          </w:tcPr>
          <w:p w14:paraId="4092D060" w14:textId="77777777" w:rsidR="002B5580" w:rsidRPr="00F14AC8" w:rsidRDefault="002B5580" w:rsidP="00D40DFE">
            <w:pPr>
              <w:rPr>
                <w:b/>
              </w:rPr>
            </w:pPr>
            <w:r w:rsidRPr="00F14AC8">
              <w:rPr>
                <w:b/>
              </w:rPr>
              <w:t>Dauer (ca./h)</w:t>
            </w:r>
          </w:p>
        </w:tc>
        <w:tc>
          <w:tcPr>
            <w:tcW w:w="1134" w:type="dxa"/>
            <w:shd w:val="clear" w:color="auto" w:fill="D5D5D5" w:themeFill="background2"/>
            <w:tcMar>
              <w:bottom w:w="57" w:type="dxa"/>
            </w:tcMar>
          </w:tcPr>
          <w:p w14:paraId="5B50CE23" w14:textId="77777777" w:rsidR="002B5580" w:rsidRPr="00F14AC8" w:rsidRDefault="002B5580"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4600F7B2" w14:textId="77777777" w:rsidR="002B5580" w:rsidRPr="00F14AC8" w:rsidRDefault="002B5580"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2E2B3F7B" w14:textId="77777777" w:rsidR="002B5580" w:rsidRPr="00F14AC8" w:rsidRDefault="002B5580" w:rsidP="00D40DFE">
            <w:pPr>
              <w:rPr>
                <w:b/>
              </w:rPr>
            </w:pPr>
            <w:r w:rsidRPr="00F14AC8">
              <w:rPr>
                <w:b/>
              </w:rPr>
              <w:t>Bereich</w:t>
            </w:r>
          </w:p>
        </w:tc>
      </w:tr>
      <w:tr w:rsidR="002B5580" w:rsidRPr="00F14AC8" w14:paraId="49909203" w14:textId="77777777" w:rsidTr="00D40DFE">
        <w:trPr>
          <w:trHeight w:val="454"/>
        </w:trPr>
        <w:tc>
          <w:tcPr>
            <w:tcW w:w="1273" w:type="dxa"/>
            <w:shd w:val="clear" w:color="auto" w:fill="FFFFFF"/>
            <w:tcMar>
              <w:bottom w:w="57" w:type="dxa"/>
            </w:tcMar>
          </w:tcPr>
          <w:p w14:paraId="47F90D1C" w14:textId="77777777" w:rsidR="002B5580" w:rsidRPr="00F14AC8" w:rsidRDefault="002B5580" w:rsidP="00394CD1">
            <w:pPr>
              <w:pStyle w:val="Tabelleninhalte"/>
            </w:pPr>
            <w:r w:rsidRPr="00F14AC8">
              <w:t>1</w:t>
            </w:r>
          </w:p>
        </w:tc>
        <w:tc>
          <w:tcPr>
            <w:tcW w:w="2190" w:type="dxa"/>
            <w:shd w:val="clear" w:color="auto" w:fill="FFFFFF"/>
            <w:tcMar>
              <w:bottom w:w="57" w:type="dxa"/>
            </w:tcMar>
          </w:tcPr>
          <w:p w14:paraId="3878D5A5" w14:textId="77777777" w:rsidR="002B5580" w:rsidRPr="00F14AC8" w:rsidRDefault="002B5580" w:rsidP="00394CD1">
            <w:pPr>
              <w:pStyle w:val="Tabelleninhalte"/>
            </w:pPr>
            <w:r w:rsidRPr="00F14AC8">
              <w:t>Abas</w:t>
            </w:r>
          </w:p>
        </w:tc>
        <w:tc>
          <w:tcPr>
            <w:tcW w:w="1070" w:type="dxa"/>
            <w:shd w:val="clear" w:color="auto" w:fill="FFFFFF"/>
            <w:tcMar>
              <w:bottom w:w="57" w:type="dxa"/>
            </w:tcMar>
          </w:tcPr>
          <w:p w14:paraId="0EA8F90E" w14:textId="77777777" w:rsidR="002B5580" w:rsidRPr="00F14AC8" w:rsidRDefault="002B5580" w:rsidP="00394CD1">
            <w:pPr>
              <w:pStyle w:val="Tabelleninhalte"/>
            </w:pPr>
            <w:r w:rsidRPr="00F14AC8">
              <w:t>0,00</w:t>
            </w:r>
          </w:p>
        </w:tc>
        <w:tc>
          <w:tcPr>
            <w:tcW w:w="1134" w:type="dxa"/>
            <w:shd w:val="clear" w:color="auto" w:fill="FFFFFF"/>
            <w:tcMar>
              <w:bottom w:w="57" w:type="dxa"/>
            </w:tcMar>
          </w:tcPr>
          <w:p w14:paraId="036746F6" w14:textId="77777777" w:rsidR="002B5580" w:rsidRPr="00F14AC8" w:rsidRDefault="002B5580" w:rsidP="00394CD1">
            <w:pPr>
              <w:pStyle w:val="Tabelleninhalte"/>
            </w:pPr>
            <w:r w:rsidRPr="00F14AC8">
              <w:t>0,00</w:t>
            </w:r>
          </w:p>
        </w:tc>
        <w:tc>
          <w:tcPr>
            <w:tcW w:w="1134" w:type="dxa"/>
            <w:shd w:val="clear" w:color="auto" w:fill="FFFFFF"/>
            <w:tcMar>
              <w:bottom w:w="57" w:type="dxa"/>
            </w:tcMar>
          </w:tcPr>
          <w:p w14:paraId="2C19F9AD" w14:textId="77777777" w:rsidR="002B5580" w:rsidRPr="00F14AC8" w:rsidRDefault="002B5580" w:rsidP="00394CD1">
            <w:pPr>
              <w:pStyle w:val="Tabelleninhalte"/>
            </w:pPr>
            <w:r w:rsidRPr="00F14AC8">
              <w:t>0,00</w:t>
            </w:r>
          </w:p>
        </w:tc>
        <w:tc>
          <w:tcPr>
            <w:tcW w:w="2271" w:type="dxa"/>
            <w:shd w:val="clear" w:color="auto" w:fill="FFFFFF"/>
            <w:tcMar>
              <w:bottom w:w="57" w:type="dxa"/>
            </w:tcMar>
          </w:tcPr>
          <w:p w14:paraId="7B8C1F10" w14:textId="77777777" w:rsidR="002B5580" w:rsidRPr="00F14AC8" w:rsidRDefault="002B5580" w:rsidP="00394CD1">
            <w:pPr>
              <w:pStyle w:val="Tabelleninhalte"/>
            </w:pPr>
            <w:r w:rsidRPr="00F14AC8">
              <w:t>Admin</w:t>
            </w:r>
          </w:p>
        </w:tc>
      </w:tr>
    </w:tbl>
    <w:p w14:paraId="18C603BD" w14:textId="77777777" w:rsidR="00DE2F8B" w:rsidRPr="00F14AC8" w:rsidRDefault="00DE2F8B" w:rsidP="00362A56"/>
    <w:p w14:paraId="5E9A280B" w14:textId="77777777" w:rsidR="00362A56" w:rsidRPr="00F14AC8" w:rsidRDefault="00362A56" w:rsidP="00362A56">
      <w:pPr>
        <w:pStyle w:val="berschrift3"/>
      </w:pPr>
      <w:bookmarkStart w:id="1294" w:name="_Toc228444409"/>
      <w:r w:rsidRPr="00F14AC8">
        <w:t>Sanktionslistenprüfung</w:t>
      </w:r>
      <w:bookmarkEnd w:id="1294"/>
    </w:p>
    <w:p w14:paraId="5AFF0849" w14:textId="77777777" w:rsidR="00362A56" w:rsidRPr="00F14AC8" w:rsidRDefault="00362A56" w:rsidP="00362A56"/>
    <w:p w14:paraId="04EDADA4" w14:textId="2DF4AF15" w:rsidR="00362A56" w:rsidRPr="00F14AC8" w:rsidRDefault="00362A56" w:rsidP="00362A56">
      <w:r w:rsidRPr="00F14AC8">
        <w:t xml:space="preserve">Klärung </w:t>
      </w:r>
      <w:r w:rsidR="00011C45" w:rsidRPr="00F14AC8">
        <w:t>über ABAS-Vertrieb,</w:t>
      </w:r>
      <w:r w:rsidRPr="00F14AC8">
        <w:t xml:space="preserve"> welcher Partner ABAS-seitig zur Verfügung steht.</w:t>
      </w:r>
    </w:p>
    <w:p w14:paraId="74306D5B" w14:textId="29E3E5C6" w:rsidR="00F44132" w:rsidRPr="00F14AC8" w:rsidRDefault="00F44132" w:rsidP="00362A56">
      <w:r w:rsidRPr="00F14AC8">
        <w:t>Aktuell steht eine Schnittstelle zu FORMAT zur Verfügung, die eingerichtet werden könnte. Wenn hier noch Bedarf besteht, kann diese gesondert beauftragt werden. Ein entsprechender Vertrag zwischen der Lebenshilfe und FORMAT ist hier die Voraussetzung.</w:t>
      </w:r>
    </w:p>
    <w:p w14:paraId="225344C2" w14:textId="0A234ED7" w:rsidR="008E6E6B" w:rsidRPr="00F14AC8" w:rsidRDefault="008E6E6B" w:rsidP="00362A56">
      <w:r w:rsidRPr="00F14AC8">
        <w:t xml:space="preserve">Laut </w:t>
      </w:r>
      <w:r w:rsidR="00EA6CEB" w:rsidRPr="00F14AC8">
        <w:t>interner HWK</w:t>
      </w:r>
      <w:r w:rsidR="002249E6" w:rsidRPr="00F14AC8">
        <w:t>-</w:t>
      </w:r>
      <w:r w:rsidR="00EA6CEB" w:rsidRPr="00F14AC8">
        <w:t>Rücksprache vom 19.03.26 entfällt dieser Punkt.</w:t>
      </w:r>
    </w:p>
    <w:p w14:paraId="2D2B2D3E" w14:textId="77777777" w:rsidR="00362A56" w:rsidRPr="00F14AC8" w:rsidRDefault="00362A56" w:rsidP="00362A56"/>
    <w:p w14:paraId="6C7373FE" w14:textId="1FB46C31" w:rsidR="00362A56" w:rsidRPr="00F14AC8" w:rsidRDefault="009C731A" w:rsidP="00362A56">
      <w:pPr>
        <w:pStyle w:val="berschrift3"/>
      </w:pPr>
      <w:bookmarkStart w:id="1295" w:name="_Toc228444410"/>
      <w:bookmarkStart w:id="1296" w:name="AP029"/>
      <w:r w:rsidRPr="00F14AC8">
        <w:t>A</w:t>
      </w:r>
      <w:r w:rsidR="00362A56" w:rsidRPr="00F14AC8">
        <w:t>ngebotserstellung</w:t>
      </w:r>
      <w:bookmarkEnd w:id="1295"/>
    </w:p>
    <w:bookmarkEnd w:id="1296"/>
    <w:p w14:paraId="5C66E190" w14:textId="77777777" w:rsidR="00AC42D3" w:rsidRDefault="00AC42D3" w:rsidP="00AC42D3"/>
    <w:p w14:paraId="7826311C" w14:textId="09D56739" w:rsidR="00AC42D3" w:rsidRDefault="00AC42D3" w:rsidP="00AC42D3">
      <w:r>
        <w:t xml:space="preserve">Wird ein Angebot per E-Mail versendet, dann soll automatisch die Druckmaske vorbelegt werden. Voraussetzung ist, dass </w:t>
      </w:r>
      <w:ins w:id="1297" w:author="Peter Koch" w:date="2026-05-21T07:32:00Z" w16du:dateUtc="2026-05-21T05:32:00Z">
        <w:r w:rsidR="008715C0">
          <w:t>der Drucker zum E-Mailversenden ausgwählt wurde.</w:t>
        </w:r>
      </w:ins>
      <w:del w:id="1298" w:author="Peter Koch" w:date="2026-05-21T07:32:00Z" w16du:dateUtc="2026-05-21T05:32:00Z">
        <w:r w:rsidDel="008715C0">
          <w:delText>ein Drucker gewählt wird, der im Suchwort das Wort „OUTLOOK“ enthält.</w:delText>
        </w:r>
      </w:del>
    </w:p>
    <w:p w14:paraId="6C36E931" w14:textId="77777777" w:rsidR="00AC42D3" w:rsidRDefault="00AC42D3" w:rsidP="00AC42D3"/>
    <w:p w14:paraId="119CFDE8" w14:textId="77777777" w:rsidR="00AC42D3" w:rsidRPr="00F14AC8" w:rsidRDefault="00AC42D3" w:rsidP="00AC42D3">
      <w:pPr>
        <w:rPr>
          <w:b/>
          <w:bCs/>
          <w:color w:val="002060"/>
        </w:rPr>
      </w:pPr>
      <w:r w:rsidRPr="00F14AC8">
        <w:rPr>
          <w:b/>
          <w:bCs/>
          <w:color w:val="002060"/>
        </w:rPr>
        <w:t>Umsetzung ABAS</w:t>
      </w:r>
    </w:p>
    <w:p w14:paraId="4EC55F8F" w14:textId="77777777" w:rsidR="00AC42D3" w:rsidRDefault="00AC42D3" w:rsidP="00AC42D3"/>
    <w:tbl>
      <w:tblPr>
        <w:tblStyle w:val="Tabellenraster"/>
        <w:tblW w:w="0" w:type="auto"/>
        <w:tblLook w:val="04A0" w:firstRow="1" w:lastRow="0" w:firstColumn="1" w:lastColumn="0" w:noHBand="0" w:noVBand="1"/>
      </w:tblPr>
      <w:tblGrid>
        <w:gridCol w:w="1555"/>
        <w:gridCol w:w="7495"/>
      </w:tblGrid>
      <w:tr w:rsidR="00AC42D3" w:rsidRPr="00EA1030" w14:paraId="36C0AC25" w14:textId="77777777" w:rsidTr="00D40DFE">
        <w:tc>
          <w:tcPr>
            <w:tcW w:w="1555" w:type="dxa"/>
          </w:tcPr>
          <w:p w14:paraId="04EFC639" w14:textId="77777777" w:rsidR="00AC42D3" w:rsidRPr="00EA1030" w:rsidRDefault="00AC42D3" w:rsidP="00D40DFE">
            <w:r w:rsidRPr="00EA1030">
              <w:t>Maske</w:t>
            </w:r>
          </w:p>
        </w:tc>
        <w:tc>
          <w:tcPr>
            <w:tcW w:w="7495" w:type="dxa"/>
          </w:tcPr>
          <w:p w14:paraId="7D9420F1" w14:textId="77777777" w:rsidR="00AC42D3" w:rsidRPr="00EA1030" w:rsidRDefault="00AC42D3" w:rsidP="00D40DFE">
            <w:r>
              <w:t>Druckmaske</w:t>
            </w:r>
            <w:r w:rsidRPr="00EA1030">
              <w:t>, 7</w:t>
            </w:r>
            <w:r>
              <w:t>2</w:t>
            </w:r>
            <w:r w:rsidRPr="00EA1030">
              <w:t>7</w:t>
            </w:r>
          </w:p>
        </w:tc>
      </w:tr>
      <w:tr w:rsidR="00AC42D3" w:rsidRPr="00EA1030" w14:paraId="673518B8" w14:textId="77777777" w:rsidTr="00D40DFE">
        <w:tc>
          <w:tcPr>
            <w:tcW w:w="1555" w:type="dxa"/>
          </w:tcPr>
          <w:p w14:paraId="1898E52E" w14:textId="77777777" w:rsidR="00AC42D3" w:rsidRPr="00EA1030" w:rsidRDefault="00AC42D3" w:rsidP="00D40DFE">
            <w:r w:rsidRPr="00EA1030">
              <w:t>Event</w:t>
            </w:r>
          </w:p>
        </w:tc>
        <w:tc>
          <w:tcPr>
            <w:tcW w:w="7495" w:type="dxa"/>
          </w:tcPr>
          <w:p w14:paraId="3C9CD21B" w14:textId="77777777" w:rsidR="00AC42D3" w:rsidRPr="00EA1030" w:rsidRDefault="00AC42D3" w:rsidP="00D40DFE">
            <w:r>
              <w:t>Field_Exit Drucker „</w:t>
            </w:r>
            <w:r w:rsidRPr="00574682">
              <w:rPr>
                <w:b/>
                <w:bCs/>
              </w:rPr>
              <w:t>drucker</w:t>
            </w:r>
            <w:r>
              <w:t>“</w:t>
            </w:r>
          </w:p>
        </w:tc>
      </w:tr>
      <w:tr w:rsidR="00AC42D3" w:rsidRPr="00EA1030" w14:paraId="040AFBE0" w14:textId="77777777" w:rsidTr="00D40DFE">
        <w:tc>
          <w:tcPr>
            <w:tcW w:w="1555" w:type="dxa"/>
          </w:tcPr>
          <w:p w14:paraId="7B022C8C" w14:textId="77777777" w:rsidR="00AC42D3" w:rsidRPr="00EA1030" w:rsidRDefault="00AC42D3" w:rsidP="00D40DFE">
            <w:commentRangeStart w:id="1299"/>
            <w:commentRangeStart w:id="1300"/>
            <w:r w:rsidRPr="00EA1030">
              <w:t>Bedingung</w:t>
            </w:r>
          </w:p>
        </w:tc>
        <w:tc>
          <w:tcPr>
            <w:tcW w:w="7495" w:type="dxa"/>
          </w:tcPr>
          <w:p w14:paraId="1D73F1AB" w14:textId="2304EB43" w:rsidR="00AC42D3" w:rsidRPr="00EA1030" w:rsidRDefault="00AC42D3" w:rsidP="00D40DFE">
            <w:r w:rsidRPr="00EA1030">
              <w:rPr>
                <w:b/>
              </w:rPr>
              <w:t>„</w:t>
            </w:r>
            <w:r>
              <w:rPr>
                <w:b/>
              </w:rPr>
              <w:t>drucker</w:t>
            </w:r>
            <w:ins w:id="1301" w:author="Peter Koch" w:date="2026-05-15T12:36:00Z" w16du:dateUtc="2026-05-15T10:36:00Z">
              <w:r w:rsidR="006D401A">
                <w:rPr>
                  <w:b/>
                </w:rPr>
                <w:t>typ</w:t>
              </w:r>
            </w:ins>
            <w:r w:rsidRPr="00EA1030">
              <w:rPr>
                <w:b/>
                <w:bCs/>
              </w:rPr>
              <w:t xml:space="preserve">“ </w:t>
            </w:r>
            <w:del w:id="1302" w:author="Peter Koch" w:date="2026-05-15T12:36:00Z" w16du:dateUtc="2026-05-15T10:36:00Z">
              <w:r w:rsidRPr="00574682" w:rsidDel="006D401A">
                <w:rPr>
                  <w:bCs/>
                </w:rPr>
                <w:delText>enthält</w:delText>
              </w:r>
              <w:r w:rsidRPr="00EA1030" w:rsidDel="006D401A">
                <w:rPr>
                  <w:bCs/>
                </w:rPr>
                <w:delText xml:space="preserve"> „</w:delText>
              </w:r>
              <w:r w:rsidDel="006D401A">
                <w:rPr>
                  <w:bCs/>
                </w:rPr>
                <w:delText>OUTLOOK</w:delText>
              </w:r>
              <w:r w:rsidRPr="00EA1030" w:rsidDel="006D401A">
                <w:rPr>
                  <w:bCs/>
                </w:rPr>
                <w:delText>“</w:delText>
              </w:r>
              <w:commentRangeEnd w:id="1299"/>
              <w:r w:rsidR="005E02CA" w:rsidDel="006D401A">
                <w:rPr>
                  <w:rStyle w:val="Kommentarzeichen"/>
                  <w:bCs/>
                  <w:sz w:val="24"/>
                  <w:szCs w:val="24"/>
                </w:rPr>
                <w:commentReference w:id="1299"/>
              </w:r>
              <w:commentRangeEnd w:id="1300"/>
              <w:r>
                <w:rPr>
                  <w:rStyle w:val="Kommentarzeichen"/>
                  <w:bCs/>
                  <w:sz w:val="24"/>
                  <w:szCs w:val="24"/>
                </w:rPr>
                <w:commentReference w:id="1300"/>
              </w:r>
            </w:del>
            <w:ins w:id="1303" w:author="Peter Koch" w:date="2026-05-15T12:36:00Z" w16du:dateUtc="2026-05-15T10:36:00Z">
              <w:r w:rsidR="006D401A">
                <w:rPr>
                  <w:bCs/>
                </w:rPr>
                <w:t xml:space="preserve">= </w:t>
              </w:r>
            </w:ins>
            <w:ins w:id="1304" w:author="Peter Koch" w:date="2026-05-15T12:37:00Z" w16du:dateUtc="2026-05-15T10:37:00Z">
              <w:r w:rsidR="00894028">
                <w:rPr>
                  <w:bCs/>
                </w:rPr>
                <w:t>„</w:t>
              </w:r>
              <w:r w:rsidR="00147A6D" w:rsidRPr="00147A6D">
                <w:rPr>
                  <w:bCs/>
                </w:rPr>
                <w:t>E-Mail Anzeige</w:t>
              </w:r>
              <w:r w:rsidR="00147A6D">
                <w:rPr>
                  <w:bCs/>
                </w:rPr>
                <w:t xml:space="preserve">“ oder </w:t>
              </w:r>
            </w:ins>
            <w:ins w:id="1305" w:author="Peter Koch" w:date="2026-05-15T12:38:00Z" w16du:dateUtc="2026-05-15T10:38:00Z">
              <w:r w:rsidR="00147A6D">
                <w:rPr>
                  <w:bCs/>
                </w:rPr>
                <w:t>„</w:t>
              </w:r>
              <w:r w:rsidR="00147A6D" w:rsidRPr="00147A6D">
                <w:rPr>
                  <w:bCs/>
                </w:rPr>
                <w:t>E-Mail Versand</w:t>
              </w:r>
              <w:r w:rsidR="00147A6D">
                <w:rPr>
                  <w:bCs/>
                </w:rPr>
                <w:t>“ oder „</w:t>
              </w:r>
              <w:r w:rsidR="00147A6D" w:rsidRPr="00147A6D">
                <w:rPr>
                  <w:bCs/>
                </w:rPr>
                <w:t>SMTP-Server</w:t>
              </w:r>
              <w:r w:rsidR="00147A6D">
                <w:rPr>
                  <w:bCs/>
                </w:rPr>
                <w:t>“</w:t>
              </w:r>
            </w:ins>
          </w:p>
        </w:tc>
      </w:tr>
    </w:tbl>
    <w:p w14:paraId="2435DAA0" w14:textId="77777777" w:rsidR="00362A56" w:rsidRPr="00F14AC8" w:rsidRDefault="00362A56" w:rsidP="00362A56"/>
    <w:p w14:paraId="4110EFA3" w14:textId="5550C1FF" w:rsidR="00362A56" w:rsidRPr="00F14AC8" w:rsidRDefault="004C4999" w:rsidP="00362A56">
      <w:r w:rsidRPr="00F14AC8">
        <w:t xml:space="preserve">E-Mail-Versand des </w:t>
      </w:r>
      <w:r w:rsidR="00EA4559" w:rsidRPr="00F14AC8">
        <w:t>Verkaufsa</w:t>
      </w:r>
      <w:r w:rsidR="00362A56" w:rsidRPr="00F14AC8">
        <w:t>ngebotes. Vorbelegung:</w:t>
      </w:r>
    </w:p>
    <w:p w14:paraId="41C60CF1" w14:textId="77777777" w:rsidR="00362A56" w:rsidRPr="00F14AC8" w:rsidRDefault="00362A56" w:rsidP="00362A56"/>
    <w:p w14:paraId="65EB5363" w14:textId="77777777" w:rsidR="00362A56" w:rsidRPr="00F14AC8" w:rsidRDefault="00362A56" w:rsidP="005F5D00">
      <w:pPr>
        <w:pStyle w:val="Listenabsatz"/>
        <w:numPr>
          <w:ilvl w:val="0"/>
          <w:numId w:val="17"/>
        </w:numPr>
      </w:pPr>
      <w:r w:rsidRPr="00F14AC8">
        <w:t>Belegname</w:t>
      </w:r>
    </w:p>
    <w:p w14:paraId="0FEAF501" w14:textId="77777777" w:rsidR="00362A56" w:rsidRPr="00F14AC8" w:rsidRDefault="00362A56" w:rsidP="00362A56">
      <w:pPr>
        <w:ind w:left="1080"/>
      </w:pPr>
      <w:r w:rsidRPr="00F14AC8">
        <w:t>[Angebot]_[Nummer].pdf</w:t>
      </w:r>
    </w:p>
    <w:p w14:paraId="43C5DA64" w14:textId="77777777" w:rsidR="00362A56" w:rsidRPr="00F14AC8" w:rsidRDefault="00362A56" w:rsidP="005F5D00">
      <w:pPr>
        <w:pStyle w:val="Listenabsatz"/>
        <w:numPr>
          <w:ilvl w:val="0"/>
          <w:numId w:val="17"/>
        </w:numPr>
      </w:pPr>
      <w:r w:rsidRPr="00F14AC8">
        <w:t>Betreff</w:t>
      </w:r>
      <w:r w:rsidRPr="00F14AC8">
        <w:br/>
        <w:t>„Ihre Anfrage „[</w:t>
      </w:r>
      <w:r w:rsidRPr="00F14AC8">
        <w:rPr>
          <w:b/>
          <w:bCs/>
        </w:rPr>
        <w:t>frzeich]</w:t>
      </w:r>
    </w:p>
    <w:p w14:paraId="1857FC8E" w14:textId="77777777" w:rsidR="00362A56" w:rsidRPr="00F14AC8" w:rsidRDefault="00362A56" w:rsidP="005F5D00">
      <w:pPr>
        <w:pStyle w:val="Listenabsatz"/>
        <w:numPr>
          <w:ilvl w:val="0"/>
          <w:numId w:val="17"/>
        </w:numPr>
      </w:pPr>
      <w:r w:rsidRPr="00F14AC8">
        <w:t>Emailadresse</w:t>
      </w:r>
      <w:r w:rsidRPr="00F14AC8">
        <w:br/>
      </w:r>
      <w:r w:rsidRPr="00F14AC8">
        <w:rPr>
          <w:b/>
          <w:bCs/>
        </w:rPr>
        <w:t xml:space="preserve">email </w:t>
      </w:r>
      <w:r w:rsidRPr="00F14AC8">
        <w:rPr>
          <w:bCs/>
        </w:rPr>
        <w:t>aus VK-Beleg</w:t>
      </w:r>
    </w:p>
    <w:p w14:paraId="02809F58" w14:textId="77777777" w:rsidR="00362A56" w:rsidRPr="00F14AC8" w:rsidRDefault="00362A56" w:rsidP="005F5D00">
      <w:pPr>
        <w:pStyle w:val="Listenabsatz"/>
        <w:numPr>
          <w:ilvl w:val="0"/>
          <w:numId w:val="17"/>
        </w:numPr>
      </w:pPr>
      <w:r w:rsidRPr="00F14AC8">
        <w:t>Absender</w:t>
      </w:r>
      <w:r w:rsidRPr="00F14AC8">
        <w:br/>
        <w:t>Aus Passwortdatensatz</w:t>
      </w:r>
    </w:p>
    <w:p w14:paraId="1B6D9896" w14:textId="77777777" w:rsidR="00362A56" w:rsidRPr="00F14AC8" w:rsidRDefault="00362A56" w:rsidP="005F5D00">
      <w:pPr>
        <w:pStyle w:val="Listenabsatz"/>
        <w:numPr>
          <w:ilvl w:val="0"/>
          <w:numId w:val="17"/>
        </w:numPr>
      </w:pPr>
      <w:r w:rsidRPr="00F14AC8">
        <w:lastRenderedPageBreak/>
        <w:t>Mailbody</w:t>
      </w:r>
      <w:r w:rsidRPr="00F14AC8">
        <w:br/>
        <w:t>„Sehr geehrte Damen und Herren,</w:t>
      </w:r>
      <w:r w:rsidRPr="00F14AC8">
        <w:br/>
        <w:t>im Anhang erhalten Sie unser Angebot.“</w:t>
      </w:r>
    </w:p>
    <w:p w14:paraId="56836D03" w14:textId="77777777" w:rsidR="00362A56" w:rsidRPr="00F14AC8" w:rsidRDefault="00362A56" w:rsidP="005F5D00">
      <w:pPr>
        <w:pStyle w:val="Listenabsatz"/>
        <w:numPr>
          <w:ilvl w:val="0"/>
          <w:numId w:val="17"/>
        </w:numPr>
      </w:pPr>
      <w:r w:rsidRPr="00F14AC8">
        <w:t>Signatur</w:t>
      </w:r>
      <w:r w:rsidRPr="00F14AC8">
        <w:br/>
        <w:t>Haken setzen</w:t>
      </w:r>
    </w:p>
    <w:p w14:paraId="0AF9F79E" w14:textId="77777777" w:rsidR="00362A56" w:rsidRPr="00F14AC8" w:rsidRDefault="00362A56" w:rsidP="005F5D00">
      <w:pPr>
        <w:pStyle w:val="Listenabsatz"/>
        <w:numPr>
          <w:ilvl w:val="0"/>
          <w:numId w:val="17"/>
        </w:numPr>
      </w:pPr>
      <w:r w:rsidRPr="00F14AC8">
        <w:t>HTML</w:t>
      </w:r>
      <w:r w:rsidRPr="00F14AC8">
        <w:br/>
        <w:t>Haken setzen</w:t>
      </w:r>
    </w:p>
    <w:p w14:paraId="329D0E9D" w14:textId="77777777" w:rsidR="00362A56" w:rsidRPr="00F14AC8" w:rsidRDefault="00362A56" w:rsidP="00362A56"/>
    <w:tbl>
      <w:tblPr>
        <w:tblStyle w:val="Tabellenraster"/>
        <w:tblW w:w="9085" w:type="dxa"/>
        <w:tblLook w:val="04A0" w:firstRow="1" w:lastRow="0" w:firstColumn="1" w:lastColumn="0" w:noHBand="0" w:noVBand="1"/>
      </w:tblPr>
      <w:tblGrid>
        <w:gridCol w:w="8018"/>
        <w:gridCol w:w="1067"/>
      </w:tblGrid>
      <w:tr w:rsidR="00011C45" w:rsidRPr="00F14AC8" w14:paraId="4C6FE297" w14:textId="77777777" w:rsidTr="00AC42D3">
        <w:tc>
          <w:tcPr>
            <w:tcW w:w="8018" w:type="dxa"/>
            <w:shd w:val="clear" w:color="auto" w:fill="DCEEA3" w:themeFill="accent6" w:themeFillTint="99"/>
          </w:tcPr>
          <w:p w14:paraId="01DB4AAE" w14:textId="77777777" w:rsidR="00011C45" w:rsidRPr="00F14AC8" w:rsidRDefault="00011C45" w:rsidP="00D16466">
            <w:r w:rsidRPr="00F14AC8">
              <w:t>Auswirkungen der Customization/Extension</w:t>
            </w:r>
          </w:p>
        </w:tc>
        <w:tc>
          <w:tcPr>
            <w:tcW w:w="1067" w:type="dxa"/>
            <w:shd w:val="clear" w:color="auto" w:fill="DCEEA3" w:themeFill="accent6" w:themeFillTint="99"/>
          </w:tcPr>
          <w:p w14:paraId="54CCB606" w14:textId="77777777" w:rsidR="00011C45" w:rsidRPr="00F14AC8" w:rsidRDefault="00011C45" w:rsidP="00D16466">
            <w:r w:rsidRPr="00F14AC8">
              <w:t>Antwort</w:t>
            </w:r>
          </w:p>
        </w:tc>
      </w:tr>
      <w:tr w:rsidR="00011C45" w:rsidRPr="00F14AC8" w14:paraId="7B8F9292" w14:textId="77777777" w:rsidTr="00AC42D3">
        <w:tc>
          <w:tcPr>
            <w:tcW w:w="8018" w:type="dxa"/>
          </w:tcPr>
          <w:p w14:paraId="7B54A699" w14:textId="77777777" w:rsidR="00011C45" w:rsidRPr="00F14AC8" w:rsidRDefault="00011C45" w:rsidP="00D16466">
            <w:pPr>
              <w:rPr>
                <w:sz w:val="20"/>
                <w:szCs w:val="20"/>
              </w:rPr>
            </w:pPr>
            <w:r w:rsidRPr="00F14AC8">
              <w:rPr>
                <w:sz w:val="20"/>
                <w:szCs w:val="20"/>
              </w:rPr>
              <w:t xml:space="preserve">Keine besonderen Auswirkungen </w:t>
            </w:r>
          </w:p>
        </w:tc>
        <w:tc>
          <w:tcPr>
            <w:tcW w:w="1067" w:type="dxa"/>
          </w:tcPr>
          <w:p w14:paraId="7988436D" w14:textId="77777777" w:rsidR="00011C45" w:rsidRPr="00F14AC8" w:rsidRDefault="00011C45" w:rsidP="00D16466">
            <w:pPr>
              <w:rPr>
                <w:sz w:val="20"/>
                <w:szCs w:val="20"/>
              </w:rPr>
            </w:pPr>
            <w:r w:rsidRPr="00F14AC8">
              <w:rPr>
                <w:sz w:val="20"/>
                <w:szCs w:val="20"/>
              </w:rPr>
              <w:t>Ja/Nein</w:t>
            </w:r>
          </w:p>
        </w:tc>
      </w:tr>
      <w:tr w:rsidR="00011C45" w:rsidRPr="00F14AC8" w14:paraId="73E66665" w14:textId="77777777" w:rsidTr="00AC42D3">
        <w:tc>
          <w:tcPr>
            <w:tcW w:w="8018" w:type="dxa"/>
          </w:tcPr>
          <w:p w14:paraId="4DF6F37C" w14:textId="77777777" w:rsidR="00011C45" w:rsidRPr="00F14AC8" w:rsidRDefault="00011C45"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15E7AD0C" w14:textId="77777777" w:rsidR="00011C45" w:rsidRPr="00F14AC8" w:rsidRDefault="00011C45" w:rsidP="00D16466">
            <w:pPr>
              <w:rPr>
                <w:sz w:val="20"/>
                <w:szCs w:val="20"/>
              </w:rPr>
            </w:pPr>
            <w:r w:rsidRPr="00F14AC8">
              <w:rPr>
                <w:sz w:val="20"/>
                <w:szCs w:val="20"/>
              </w:rPr>
              <w:t>Ja/Nein</w:t>
            </w:r>
          </w:p>
        </w:tc>
      </w:tr>
      <w:tr w:rsidR="00011C45" w:rsidRPr="00F14AC8" w14:paraId="246DBC5A" w14:textId="77777777" w:rsidTr="00AC42D3">
        <w:tc>
          <w:tcPr>
            <w:tcW w:w="8018" w:type="dxa"/>
          </w:tcPr>
          <w:p w14:paraId="68F32401" w14:textId="77777777" w:rsidR="00011C45" w:rsidRPr="00F14AC8" w:rsidRDefault="00011C45"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52B9292E" w14:textId="77777777" w:rsidR="00011C45" w:rsidRPr="00F14AC8" w:rsidRDefault="00011C45" w:rsidP="00D16466">
            <w:pPr>
              <w:rPr>
                <w:sz w:val="20"/>
                <w:szCs w:val="20"/>
              </w:rPr>
            </w:pPr>
            <w:r w:rsidRPr="00F14AC8">
              <w:rPr>
                <w:sz w:val="20"/>
                <w:szCs w:val="20"/>
              </w:rPr>
              <w:t>Ja/Nein</w:t>
            </w:r>
          </w:p>
        </w:tc>
      </w:tr>
      <w:tr w:rsidR="00011C45" w:rsidRPr="00F14AC8" w14:paraId="60FA4878" w14:textId="77777777" w:rsidTr="00AC42D3">
        <w:tc>
          <w:tcPr>
            <w:tcW w:w="8018" w:type="dxa"/>
          </w:tcPr>
          <w:p w14:paraId="20DF9F17" w14:textId="77777777" w:rsidR="00011C45" w:rsidRPr="00F14AC8" w:rsidRDefault="00011C45"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3DE6F964" w14:textId="77777777" w:rsidR="00011C45" w:rsidRPr="00F14AC8" w:rsidRDefault="00011C45" w:rsidP="00D16466">
            <w:pPr>
              <w:rPr>
                <w:sz w:val="20"/>
                <w:szCs w:val="20"/>
              </w:rPr>
            </w:pPr>
            <w:r w:rsidRPr="00F14AC8">
              <w:rPr>
                <w:sz w:val="20"/>
                <w:szCs w:val="20"/>
              </w:rPr>
              <w:t>Ja/Nein</w:t>
            </w:r>
          </w:p>
        </w:tc>
      </w:tr>
      <w:tr w:rsidR="00011C45" w:rsidRPr="00F14AC8" w14:paraId="47800437" w14:textId="77777777" w:rsidTr="00AC42D3">
        <w:tc>
          <w:tcPr>
            <w:tcW w:w="8018" w:type="dxa"/>
          </w:tcPr>
          <w:p w14:paraId="7CBB06F2" w14:textId="77777777" w:rsidR="00011C45" w:rsidRPr="00F14AC8" w:rsidRDefault="00011C45"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2E066C93" w14:textId="77777777" w:rsidR="00011C45" w:rsidRPr="00F14AC8" w:rsidRDefault="00011C45"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011C45" w:rsidRPr="00F14AC8" w14:paraId="5F05192C" w14:textId="77777777" w:rsidTr="00D16466">
        <w:trPr>
          <w:trHeight w:hRule="exact" w:val="861"/>
        </w:trPr>
        <w:tc>
          <w:tcPr>
            <w:tcW w:w="1273" w:type="dxa"/>
            <w:shd w:val="clear" w:color="auto" w:fill="D5D5D5" w:themeFill="background2"/>
            <w:tcMar>
              <w:bottom w:w="57" w:type="dxa"/>
            </w:tcMar>
          </w:tcPr>
          <w:p w14:paraId="152E9065" w14:textId="77777777" w:rsidR="00011C45" w:rsidRPr="00F14AC8" w:rsidRDefault="00011C45" w:rsidP="00D16466">
            <w:pPr>
              <w:rPr>
                <w:b/>
              </w:rPr>
            </w:pPr>
            <w:r w:rsidRPr="00F14AC8">
              <w:rPr>
                <w:b/>
              </w:rPr>
              <w:t>Priorität</w:t>
            </w:r>
          </w:p>
        </w:tc>
        <w:tc>
          <w:tcPr>
            <w:tcW w:w="2190" w:type="dxa"/>
            <w:shd w:val="clear" w:color="auto" w:fill="D5D5D5" w:themeFill="background2"/>
            <w:tcMar>
              <w:bottom w:w="57" w:type="dxa"/>
            </w:tcMar>
          </w:tcPr>
          <w:p w14:paraId="36662113" w14:textId="77777777" w:rsidR="00011C45" w:rsidRPr="00F14AC8" w:rsidRDefault="00011C45" w:rsidP="00D16466">
            <w:pPr>
              <w:rPr>
                <w:b/>
              </w:rPr>
            </w:pPr>
            <w:r w:rsidRPr="00F14AC8">
              <w:rPr>
                <w:b/>
              </w:rPr>
              <w:t>Realisierung</w:t>
            </w:r>
          </w:p>
        </w:tc>
        <w:tc>
          <w:tcPr>
            <w:tcW w:w="1070" w:type="dxa"/>
            <w:shd w:val="clear" w:color="auto" w:fill="D5D5D5" w:themeFill="background2"/>
            <w:tcMar>
              <w:bottom w:w="57" w:type="dxa"/>
            </w:tcMar>
          </w:tcPr>
          <w:p w14:paraId="070F9A17" w14:textId="77777777" w:rsidR="00011C45" w:rsidRPr="00F14AC8" w:rsidRDefault="00011C45" w:rsidP="00D16466">
            <w:pPr>
              <w:rPr>
                <w:b/>
              </w:rPr>
            </w:pPr>
            <w:r w:rsidRPr="00F14AC8">
              <w:rPr>
                <w:b/>
              </w:rPr>
              <w:t>Dauer (ca./h)</w:t>
            </w:r>
          </w:p>
        </w:tc>
        <w:tc>
          <w:tcPr>
            <w:tcW w:w="1134" w:type="dxa"/>
            <w:shd w:val="clear" w:color="auto" w:fill="D5D5D5" w:themeFill="background2"/>
            <w:tcMar>
              <w:bottom w:w="57" w:type="dxa"/>
            </w:tcMar>
          </w:tcPr>
          <w:p w14:paraId="7C972311" w14:textId="77777777" w:rsidR="00011C45" w:rsidRPr="00F14AC8" w:rsidRDefault="00011C45"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4D2944A7" w14:textId="77777777" w:rsidR="00011C45" w:rsidRPr="00F14AC8" w:rsidRDefault="00011C45"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433B8FB6" w14:textId="77777777" w:rsidR="00011C45" w:rsidRPr="00F14AC8" w:rsidRDefault="00011C45" w:rsidP="00D16466">
            <w:pPr>
              <w:rPr>
                <w:b/>
              </w:rPr>
            </w:pPr>
            <w:r w:rsidRPr="00F14AC8">
              <w:rPr>
                <w:b/>
              </w:rPr>
              <w:t>Bereich</w:t>
            </w:r>
          </w:p>
        </w:tc>
      </w:tr>
      <w:tr w:rsidR="00011C45" w:rsidRPr="00F14AC8" w14:paraId="43C9671F" w14:textId="77777777" w:rsidTr="00D16466">
        <w:trPr>
          <w:trHeight w:val="454"/>
        </w:trPr>
        <w:tc>
          <w:tcPr>
            <w:tcW w:w="1273" w:type="dxa"/>
            <w:shd w:val="clear" w:color="auto" w:fill="FFFFFF"/>
            <w:tcMar>
              <w:bottom w:w="57" w:type="dxa"/>
            </w:tcMar>
          </w:tcPr>
          <w:p w14:paraId="61A3A7F1" w14:textId="77777777" w:rsidR="00011C45" w:rsidRPr="00F14AC8" w:rsidRDefault="00011C45" w:rsidP="00394CD1">
            <w:pPr>
              <w:pStyle w:val="Tabelleninhalte"/>
            </w:pPr>
            <w:r w:rsidRPr="00F14AC8">
              <w:t>1</w:t>
            </w:r>
          </w:p>
        </w:tc>
        <w:tc>
          <w:tcPr>
            <w:tcW w:w="2190" w:type="dxa"/>
            <w:shd w:val="clear" w:color="auto" w:fill="FFFFFF"/>
            <w:tcMar>
              <w:bottom w:w="57" w:type="dxa"/>
            </w:tcMar>
          </w:tcPr>
          <w:p w14:paraId="5E6EA529" w14:textId="77777777" w:rsidR="00011C45" w:rsidRPr="00F14AC8" w:rsidRDefault="00011C45" w:rsidP="00394CD1">
            <w:pPr>
              <w:pStyle w:val="Tabelleninhalte"/>
            </w:pPr>
            <w:r w:rsidRPr="00F14AC8">
              <w:t>Abas</w:t>
            </w:r>
          </w:p>
        </w:tc>
        <w:tc>
          <w:tcPr>
            <w:tcW w:w="1070" w:type="dxa"/>
            <w:shd w:val="clear" w:color="auto" w:fill="FFFFFF"/>
            <w:tcMar>
              <w:bottom w:w="57" w:type="dxa"/>
            </w:tcMar>
          </w:tcPr>
          <w:p w14:paraId="55C30337" w14:textId="77777777" w:rsidR="00011C45" w:rsidRPr="00F14AC8" w:rsidRDefault="00011C45" w:rsidP="00394CD1">
            <w:pPr>
              <w:pStyle w:val="Tabelleninhalte"/>
            </w:pPr>
            <w:r w:rsidRPr="00F14AC8">
              <w:t>0,00</w:t>
            </w:r>
          </w:p>
        </w:tc>
        <w:tc>
          <w:tcPr>
            <w:tcW w:w="1134" w:type="dxa"/>
            <w:shd w:val="clear" w:color="auto" w:fill="FFFFFF"/>
            <w:tcMar>
              <w:bottom w:w="57" w:type="dxa"/>
            </w:tcMar>
          </w:tcPr>
          <w:p w14:paraId="355F2F58" w14:textId="77777777" w:rsidR="00011C45" w:rsidRPr="00F14AC8" w:rsidRDefault="00011C45" w:rsidP="00394CD1">
            <w:pPr>
              <w:pStyle w:val="Tabelleninhalte"/>
            </w:pPr>
            <w:r w:rsidRPr="00F14AC8">
              <w:t>0,00</w:t>
            </w:r>
          </w:p>
        </w:tc>
        <w:tc>
          <w:tcPr>
            <w:tcW w:w="1134" w:type="dxa"/>
            <w:shd w:val="clear" w:color="auto" w:fill="FFFFFF"/>
            <w:tcMar>
              <w:bottom w:w="57" w:type="dxa"/>
            </w:tcMar>
          </w:tcPr>
          <w:p w14:paraId="1FA81F0F" w14:textId="77777777" w:rsidR="00011C45" w:rsidRPr="00F14AC8" w:rsidRDefault="00011C45" w:rsidP="00394CD1">
            <w:pPr>
              <w:pStyle w:val="Tabelleninhalte"/>
            </w:pPr>
            <w:r w:rsidRPr="00F14AC8">
              <w:t>0,00</w:t>
            </w:r>
          </w:p>
        </w:tc>
        <w:tc>
          <w:tcPr>
            <w:tcW w:w="2271" w:type="dxa"/>
            <w:shd w:val="clear" w:color="auto" w:fill="FFFFFF"/>
            <w:tcMar>
              <w:bottom w:w="57" w:type="dxa"/>
            </w:tcMar>
          </w:tcPr>
          <w:p w14:paraId="0FBC3EFF" w14:textId="77777777" w:rsidR="00011C45" w:rsidRPr="00F14AC8" w:rsidRDefault="00011C45" w:rsidP="00394CD1">
            <w:pPr>
              <w:pStyle w:val="Tabelleninhalte"/>
            </w:pPr>
            <w:r w:rsidRPr="00F14AC8">
              <w:t>Admin</w:t>
            </w:r>
          </w:p>
        </w:tc>
      </w:tr>
    </w:tbl>
    <w:p w14:paraId="4244981D" w14:textId="77777777" w:rsidR="00011C45" w:rsidRPr="00F14AC8" w:rsidRDefault="00011C45" w:rsidP="00362A56"/>
    <w:p w14:paraId="7E349919" w14:textId="77777777" w:rsidR="00362A56" w:rsidRPr="00F14AC8" w:rsidRDefault="00362A56" w:rsidP="00362A56">
      <w:pPr>
        <w:pStyle w:val="berschrift3"/>
      </w:pPr>
      <w:bookmarkStart w:id="1306" w:name="_Toc228444411"/>
      <w:r w:rsidRPr="00F14AC8">
        <w:t>Auftragserfassung</w:t>
      </w:r>
      <w:bookmarkEnd w:id="1306"/>
    </w:p>
    <w:p w14:paraId="42E25316" w14:textId="77777777" w:rsidR="00362A56" w:rsidRPr="00F14AC8" w:rsidRDefault="00362A56" w:rsidP="00362A56"/>
    <w:p w14:paraId="7F9A4855" w14:textId="77777777" w:rsidR="00362A56" w:rsidRPr="00F14AC8" w:rsidRDefault="00362A56" w:rsidP="00362A56">
      <w:r w:rsidRPr="00F14AC8">
        <w:t>Aufträge werden von mehreren Standorten gefertigt und geliefert. Es findet ein Ausgleich der Fertigungslasten zwischen den Standorten statt.</w:t>
      </w:r>
    </w:p>
    <w:p w14:paraId="5CD5E0CF" w14:textId="77777777" w:rsidR="00362A56" w:rsidRPr="00F14AC8" w:rsidRDefault="00362A56" w:rsidP="00362A56">
      <w:r w:rsidRPr="00F14AC8">
        <w:t xml:space="preserve">Die interne Leistungsverrechnung ist im Altsystem stark individualisiert. </w:t>
      </w:r>
    </w:p>
    <w:p w14:paraId="141E4FD3" w14:textId="77777777" w:rsidR="00362A56" w:rsidRPr="00F14AC8" w:rsidRDefault="00362A56" w:rsidP="00362A56"/>
    <w:p w14:paraId="69E91755" w14:textId="4E4581C7" w:rsidR="00362A56" w:rsidRPr="00F14AC8" w:rsidRDefault="00362A56" w:rsidP="00362A56">
      <w:r w:rsidRPr="00F14AC8">
        <w:t xml:space="preserve">Bei der Erfassung gilt es zu bestimmen, ob es sich um eine </w:t>
      </w:r>
      <w:r w:rsidR="00B26C8A" w:rsidRPr="00F14AC8">
        <w:t>Zusatzposition</w:t>
      </w:r>
      <w:r w:rsidRPr="00F14AC8">
        <w:t xml:space="preserve"> handelt oder um einen bestandsgeführten Artikel.</w:t>
      </w:r>
    </w:p>
    <w:p w14:paraId="2E31153C" w14:textId="77777777" w:rsidR="00362A56" w:rsidRPr="00F14AC8" w:rsidRDefault="00362A56" w:rsidP="00362A56"/>
    <w:p w14:paraId="2C087437" w14:textId="4155182B" w:rsidR="00362A56" w:rsidRPr="00F14AC8" w:rsidRDefault="00362A56" w:rsidP="00362A56">
      <w:r w:rsidRPr="00F14AC8">
        <w:t>Um Lücken in der Produktion zu schließen, werden zukünftig zu erwartende Aufträge vorproduziert. Die Betriebsstättenleiter streuen diese Aufträge nach Erfahrung ein. Das Ziel ist es, die Mitarbeitenden beschäftig</w:t>
      </w:r>
      <w:r w:rsidR="00136391" w:rsidRPr="00F14AC8">
        <w:t>t zu halten</w:t>
      </w:r>
      <w:r w:rsidRPr="00F14AC8">
        <w:t xml:space="preserve">. Eine längere Pause führt zu einer Reduzierung der Arbeitsleistung. Der Aufwand bei einem Auftragseingang </w:t>
      </w:r>
      <w:r w:rsidR="00F06967" w:rsidRPr="00F14AC8">
        <w:t xml:space="preserve">nach längerer Pause </w:t>
      </w:r>
      <w:r w:rsidRPr="00F14AC8">
        <w:t>die Arbeitsleistung wieder zu verbessern ist unverhältnismäßig hoch.</w:t>
      </w:r>
    </w:p>
    <w:p w14:paraId="5B5F3E84" w14:textId="46502D49" w:rsidR="00362A56" w:rsidRPr="00F14AC8" w:rsidRDefault="00362A56" w:rsidP="00362A56">
      <w:r w:rsidRPr="00F14AC8">
        <w:t xml:space="preserve">ABAS hat hier die Verwendung des APS von </w:t>
      </w:r>
      <w:r w:rsidR="00C92152" w:rsidRPr="00F14AC8">
        <w:t>Simcron</w:t>
      </w:r>
      <w:r w:rsidRPr="00F14AC8">
        <w:t xml:space="preserve"> empfohlen, um Lücken zu erkennen und ggf. Produktionslasten ggf. zu verschieben.</w:t>
      </w:r>
    </w:p>
    <w:p w14:paraId="6FEE344D" w14:textId="72F4F55A" w:rsidR="00362A56" w:rsidRPr="00F14AC8" w:rsidRDefault="00362A56" w:rsidP="00362A56">
      <w:r w:rsidRPr="00F14AC8">
        <w:t xml:space="preserve">Voraussetzung ist eine genauere Erstellung der Fertigungslisten </w:t>
      </w:r>
      <w:r w:rsidR="00C92152" w:rsidRPr="00F14AC8">
        <w:t xml:space="preserve">mit Angabe von Sollzeiten in den Arbeitsgängen </w:t>
      </w:r>
      <w:r w:rsidRPr="00F14AC8">
        <w:t>und auf einen bestimmten Termin zu planen.</w:t>
      </w:r>
    </w:p>
    <w:p w14:paraId="205972D3" w14:textId="77777777" w:rsidR="00362A56" w:rsidRPr="00F14AC8" w:rsidRDefault="00362A56" w:rsidP="00362A56"/>
    <w:p w14:paraId="2296BE14" w14:textId="78798760" w:rsidR="00362A56" w:rsidRPr="00F14AC8" w:rsidRDefault="000A7F65" w:rsidP="00362A56">
      <w:r w:rsidRPr="00F14AC8">
        <w:t>Aufträge,</w:t>
      </w:r>
      <w:r w:rsidR="00362A56" w:rsidRPr="00F14AC8">
        <w:t xml:space="preserve"> die nicht oder nur teilweise an der auftragsempfangen Betriebsstätte gefertigt werden, werden je nach Auslastung auf andere Betriebsstätten verteilt. Für die innerbetriebliche Leistungsverrechnung werden die Daten von ABAS </w:t>
      </w:r>
      <w:r w:rsidRPr="00F14AC8">
        <w:t>an</w:t>
      </w:r>
      <w:r w:rsidR="00362A56" w:rsidRPr="00F14AC8">
        <w:t xml:space="preserve"> SOWIS bereitgestellt.</w:t>
      </w:r>
      <w:r w:rsidRPr="00F14AC8">
        <w:t xml:space="preserve"> </w:t>
      </w:r>
    </w:p>
    <w:p w14:paraId="0C06CC4D" w14:textId="2EA17FE2" w:rsidR="00362A56" w:rsidRPr="00F14AC8" w:rsidRDefault="00362A56" w:rsidP="00362A56">
      <w:r w:rsidRPr="00F14AC8">
        <w:lastRenderedPageBreak/>
        <w:t>Auch hier ist korrekte Aufstellung der Fertigungslisten notwendig. Jede Betriebsstätte fertig eine Baugruppe komplett fertig, um die Kosten korrekt zu defin</w:t>
      </w:r>
      <w:r w:rsidR="000A7F65" w:rsidRPr="00F14AC8">
        <w:t>i</w:t>
      </w:r>
      <w:r w:rsidRPr="00F14AC8">
        <w:t>eren.</w:t>
      </w:r>
    </w:p>
    <w:p w14:paraId="7BD860F0" w14:textId="77777777" w:rsidR="00362A56" w:rsidRPr="00F14AC8" w:rsidRDefault="00362A56" w:rsidP="00362A56">
      <w:r w:rsidRPr="00F14AC8">
        <w:t>Aktuell werden von den Betriebsaufträge keine Zeiten zurückgemeldet. Für die Bewertung sind diese Kosten aber dringend nötig. Hier wurde besprochen mit Sollzeiten oder mit Planpreisen zu arbeiten.</w:t>
      </w:r>
    </w:p>
    <w:p w14:paraId="370BD584" w14:textId="0A6D2B6F" w:rsidR="00362A56" w:rsidRPr="00F14AC8" w:rsidRDefault="00B85754" w:rsidP="00362A56">
      <w:r w:rsidRPr="00F14AC8">
        <w:t>Eine genauere Definition, welche Daten von SOWIS von ABAS benötigt werden, wurde nicht definiert. Die Schnittstelle wird vom Dienstleister Blueforte in Zusammenarbeit mit der Lebenshilfe erstellt.</w:t>
      </w:r>
    </w:p>
    <w:p w14:paraId="687C54A2" w14:textId="77777777" w:rsidR="00B85754" w:rsidRPr="00F14AC8" w:rsidRDefault="00B85754" w:rsidP="00362A56"/>
    <w:p w14:paraId="5C0B0C62" w14:textId="0567EEE6" w:rsidR="00362A56" w:rsidRPr="00F14AC8" w:rsidRDefault="00362A56" w:rsidP="00362A56">
      <w:r w:rsidRPr="00F14AC8">
        <w:t xml:space="preserve">Die Fertigungsliste könnte u.U. nicht korrekt vorherbestimmt sein. Es werden die Teile verarbeitet, die der Kunde beigestellt hat. Beispiel Honigdeckel mit unterschiedlichen Motiven. Erst wenn die Kundenanlieferung geöffnet wird, erkennt man, welcher Deckel verwendet werden soll. Die Teile werden verbraucht und somit ist es nicht nötig, den Deckel mit dem korrekten Motiv in der Fertigungsliste aufzulisten. Hier sollte mit </w:t>
      </w:r>
      <w:r w:rsidR="005648B2" w:rsidRPr="00F14AC8">
        <w:t>Zusatzpositionen</w:t>
      </w:r>
      <w:r w:rsidRPr="00F14AC8">
        <w:t xml:space="preserve"> gearbeitet werden.</w:t>
      </w:r>
    </w:p>
    <w:p w14:paraId="2EE6E6DE" w14:textId="7C533175" w:rsidR="00362A56" w:rsidRPr="00F14AC8" w:rsidRDefault="00362A56" w:rsidP="00362A56">
      <w:r w:rsidRPr="00F14AC8">
        <w:t>Die Aufträge können teilweise erst nach Wareneingang der Beistellungen erstellt werden, da erst dann klar ist, welche Betriebsstätte mit welchem Personal den Auftrag abwickeln kann.</w:t>
      </w:r>
    </w:p>
    <w:p w14:paraId="6B338F43" w14:textId="77777777" w:rsidR="00362A56" w:rsidRPr="00F14AC8" w:rsidRDefault="00362A56" w:rsidP="00362A56"/>
    <w:p w14:paraId="340BFB85" w14:textId="77777777" w:rsidR="00362A56" w:rsidRPr="00F14AC8" w:rsidRDefault="00362A56" w:rsidP="00362A56">
      <w:r w:rsidRPr="00F14AC8">
        <w:t xml:space="preserve">Das Lagerbewegungsjournal </w:t>
      </w:r>
    </w:p>
    <w:p w14:paraId="4ABCF2A9" w14:textId="77777777" w:rsidR="00362A56" w:rsidRPr="00F14AC8" w:rsidRDefault="00362A56" w:rsidP="00362A56">
      <w:r w:rsidRPr="00F14AC8">
        <w:t>Die Kundenanlieferung ist nicht in der Vorgangskette vorhanden. Daher wird aktuell mit dem Lagerbewegungsjournal gearbeitet, welches den jeweiligen Mitarbeitern gut bekannt ist.</w:t>
      </w:r>
    </w:p>
    <w:p w14:paraId="4DB612F6" w14:textId="77777777" w:rsidR="00362A56" w:rsidRPr="00F14AC8" w:rsidRDefault="00362A56" w:rsidP="00362A56"/>
    <w:p w14:paraId="5D0251D7" w14:textId="77777777" w:rsidR="00362A56" w:rsidRPr="00F14AC8" w:rsidRDefault="00362A56" w:rsidP="00362A56">
      <w:r w:rsidRPr="00F14AC8">
        <w:t>Weitere Problematiken:</w:t>
      </w:r>
    </w:p>
    <w:p w14:paraId="3D0A8337" w14:textId="35E1AB0A" w:rsidR="00362A56" w:rsidRPr="00F14AC8" w:rsidRDefault="00362A56" w:rsidP="005F5D00">
      <w:pPr>
        <w:pStyle w:val="Listenabsatz"/>
        <w:numPr>
          <w:ilvl w:val="0"/>
          <w:numId w:val="19"/>
        </w:numPr>
      </w:pPr>
      <w:r w:rsidRPr="00F14AC8">
        <w:t xml:space="preserve">Lieferscheine für die Auslieferung einer </w:t>
      </w:r>
      <w:r w:rsidR="00E91E8C" w:rsidRPr="00F14AC8">
        <w:t>Zusatzposition</w:t>
      </w:r>
      <w:r w:rsidRPr="00F14AC8">
        <w:t xml:space="preserve">. Es muss nach Erfahrung entschieden werden, ob für einen Auftrag ein Artikel oder eine </w:t>
      </w:r>
      <w:r w:rsidR="00E91E8C" w:rsidRPr="00F14AC8">
        <w:t>Zusatzposition</w:t>
      </w:r>
      <w:r w:rsidRPr="00F14AC8">
        <w:t xml:space="preserve"> angelegt wird. Artikel mit Kundebeistellungen und Montage vs. Einfache Dienstleistungen ohne Wareneingangsbuchung der Kundenbeistellung.</w:t>
      </w:r>
    </w:p>
    <w:p w14:paraId="5758B437" w14:textId="77777777" w:rsidR="00362A56" w:rsidRPr="00F14AC8" w:rsidRDefault="00362A56" w:rsidP="005F5D00">
      <w:pPr>
        <w:pStyle w:val="Listenabsatz"/>
        <w:numPr>
          <w:ilvl w:val="0"/>
          <w:numId w:val="19"/>
        </w:numPr>
      </w:pPr>
      <w:r w:rsidRPr="00F14AC8">
        <w:t>Kosten eines Musterauftrages auf die zukünftigen Aufträge verteilen. Kostenträger und Kostensammler wurden besprochen. Dies sollte von der HWK getestet werden.</w:t>
      </w:r>
    </w:p>
    <w:p w14:paraId="010676A7" w14:textId="77777777" w:rsidR="00362A56" w:rsidRPr="00F14AC8" w:rsidRDefault="00362A56" w:rsidP="00362A56"/>
    <w:p w14:paraId="7002A1E2" w14:textId="77777777" w:rsidR="00362A56" w:rsidRPr="00F14AC8" w:rsidRDefault="00362A56" w:rsidP="00362A56">
      <w:r w:rsidRPr="00F14AC8">
        <w:t>Vorrichtungsbau:</w:t>
      </w:r>
    </w:p>
    <w:p w14:paraId="3009444E" w14:textId="77777777" w:rsidR="00362A56" w:rsidRPr="00F14AC8" w:rsidRDefault="00362A56" w:rsidP="00362A56">
      <w:r w:rsidRPr="00F14AC8">
        <w:t xml:space="preserve">Die Erfassung der Arbeitszeiten an den Betriebsaufträgen/Arbeitsgängen kann über die Arbeitsvorratsliste erfolgen. </w:t>
      </w:r>
    </w:p>
    <w:p w14:paraId="6E8E243F" w14:textId="77777777" w:rsidR="00362A56" w:rsidRPr="00F14AC8" w:rsidRDefault="00362A56" w:rsidP="00362A56"/>
    <w:p w14:paraId="5E1182C4" w14:textId="60DB792F" w:rsidR="00362A56" w:rsidRPr="00F14AC8" w:rsidRDefault="00362A56" w:rsidP="005637BD">
      <w:pPr>
        <w:pStyle w:val="berschrift4"/>
      </w:pPr>
      <w:bookmarkStart w:id="1307" w:name="AP024"/>
      <w:r w:rsidRPr="00F14AC8">
        <w:t xml:space="preserve">Druck </w:t>
      </w:r>
      <w:ins w:id="1308" w:author="Peter Koch" w:date="2026-05-21T07:33:00Z" w16du:dateUtc="2026-05-21T05:33:00Z">
        <w:r w:rsidR="001E44A4">
          <w:t xml:space="preserve">Angebots- und </w:t>
        </w:r>
      </w:ins>
      <w:r w:rsidRPr="00F14AC8">
        <w:t>Auftragsbestätigung</w:t>
      </w:r>
    </w:p>
    <w:bookmarkEnd w:id="1307"/>
    <w:p w14:paraId="60D27909" w14:textId="77777777" w:rsidR="00362A56" w:rsidRDefault="00362A56" w:rsidP="00362A56"/>
    <w:p w14:paraId="667DEB00" w14:textId="2ACEB7C4" w:rsidR="00A443CA" w:rsidRDefault="00A443CA" w:rsidP="00362A56">
      <w:commentRangeStart w:id="1309"/>
      <w:commentRangeStart w:id="1310"/>
      <w:r>
        <w:t>Wird ein Auftrag per E-Mail versendet, dann soll automatisch die Druckmaske vorbelegt werden. Voraussetzung ist, dass</w:t>
      </w:r>
      <w:ins w:id="1311" w:author="Peter Koch" w:date="2026-05-21T07:32:00Z" w16du:dateUtc="2026-05-21T05:32:00Z">
        <w:r w:rsidR="00C6795C">
          <w:t xml:space="preserve"> der Drucker zum E-Mailversenden </w:t>
        </w:r>
        <w:r w:rsidR="008715C0">
          <w:t>ausgwählt wurde.</w:t>
        </w:r>
      </w:ins>
      <w:del w:id="1312" w:author="Peter Koch" w:date="2026-05-21T07:32:00Z" w16du:dateUtc="2026-05-21T05:32:00Z">
        <w:r w:rsidDel="00C6795C">
          <w:delText xml:space="preserve"> </w:delText>
        </w:r>
      </w:del>
      <w:del w:id="1313" w:author="Peter Koch" w:date="2026-05-21T07:31:00Z" w16du:dateUtc="2026-05-21T05:31:00Z">
        <w:r w:rsidDel="00185959">
          <w:delText>ein</w:delText>
        </w:r>
      </w:del>
      <w:del w:id="1314" w:author="Peter Koch" w:date="2026-05-21T07:32:00Z" w16du:dateUtc="2026-05-21T05:32:00Z">
        <w:r w:rsidDel="00C6795C">
          <w:delText xml:space="preserve"> Drucker </w:delText>
        </w:r>
      </w:del>
      <w:del w:id="1315" w:author="Peter Koch" w:date="2026-05-21T07:31:00Z" w16du:dateUtc="2026-05-21T05:31:00Z">
        <w:r w:rsidDel="00C6795C">
          <w:delText xml:space="preserve">gewählt wird, der im Suchwort das Wort „OUTLOOK“ </w:delText>
        </w:r>
        <w:commentRangeStart w:id="1316"/>
        <w:commentRangeStart w:id="1317"/>
        <w:r w:rsidDel="00C6795C">
          <w:delText>enthält</w:delText>
        </w:r>
        <w:commentRangeEnd w:id="1316"/>
        <w:r w:rsidR="001E0BE8" w:rsidDel="00C6795C">
          <w:rPr>
            <w:rStyle w:val="Kommentarzeichen"/>
            <w:sz w:val="24"/>
            <w:szCs w:val="24"/>
          </w:rPr>
          <w:commentReference w:id="1316"/>
        </w:r>
      </w:del>
      <w:commentRangeEnd w:id="1317"/>
      <w:r w:rsidR="00F95324">
        <w:rPr>
          <w:rStyle w:val="Kommentarzeichen"/>
          <w:sz w:val="24"/>
          <w:szCs w:val="24"/>
        </w:rPr>
        <w:commentReference w:id="1317"/>
      </w:r>
      <w:r>
        <w:t>.</w:t>
      </w:r>
      <w:commentRangeEnd w:id="1309"/>
      <w:r w:rsidR="006634D4">
        <w:rPr>
          <w:rStyle w:val="Kommentarzeichen"/>
          <w:sz w:val="24"/>
          <w:szCs w:val="24"/>
        </w:rPr>
        <w:commentReference w:id="1309"/>
      </w:r>
      <w:commentRangeEnd w:id="1310"/>
      <w:r>
        <w:rPr>
          <w:rStyle w:val="Kommentarzeichen"/>
          <w:sz w:val="24"/>
          <w:szCs w:val="24"/>
        </w:rPr>
        <w:commentReference w:id="1310"/>
      </w:r>
    </w:p>
    <w:p w14:paraId="5741E68A" w14:textId="77777777" w:rsidR="00A443CA" w:rsidRDefault="00A443CA" w:rsidP="00362A56"/>
    <w:p w14:paraId="0B182C0C" w14:textId="77777777" w:rsidR="00F61F61" w:rsidRPr="00F14AC8" w:rsidRDefault="00F61F61" w:rsidP="00F61F61">
      <w:pPr>
        <w:rPr>
          <w:b/>
          <w:bCs/>
          <w:color w:val="002060"/>
        </w:rPr>
      </w:pPr>
      <w:r w:rsidRPr="00F14AC8">
        <w:rPr>
          <w:b/>
          <w:bCs/>
          <w:color w:val="002060"/>
        </w:rPr>
        <w:t>Umsetzung ABAS</w:t>
      </w:r>
    </w:p>
    <w:p w14:paraId="3B5370B9" w14:textId="77777777" w:rsidR="00F61F61" w:rsidRDefault="00F61F61" w:rsidP="00362A56"/>
    <w:tbl>
      <w:tblPr>
        <w:tblStyle w:val="Tabellenraster"/>
        <w:tblW w:w="0" w:type="auto"/>
        <w:tblLook w:val="04A0" w:firstRow="1" w:lastRow="0" w:firstColumn="1" w:lastColumn="0" w:noHBand="0" w:noVBand="1"/>
      </w:tblPr>
      <w:tblGrid>
        <w:gridCol w:w="1555"/>
        <w:gridCol w:w="7495"/>
      </w:tblGrid>
      <w:tr w:rsidR="00574682" w:rsidRPr="00EA1030" w14:paraId="5DB3792C" w14:textId="77777777" w:rsidTr="00D40DFE">
        <w:tc>
          <w:tcPr>
            <w:tcW w:w="1555" w:type="dxa"/>
          </w:tcPr>
          <w:p w14:paraId="7187860F" w14:textId="77777777" w:rsidR="00574682" w:rsidRPr="00EA1030" w:rsidRDefault="00574682" w:rsidP="00D40DFE">
            <w:r w:rsidRPr="00EA1030">
              <w:t>Maske</w:t>
            </w:r>
          </w:p>
        </w:tc>
        <w:tc>
          <w:tcPr>
            <w:tcW w:w="7495" w:type="dxa"/>
          </w:tcPr>
          <w:p w14:paraId="772EE927" w14:textId="2DDA925F" w:rsidR="00574682" w:rsidRPr="00EA1030" w:rsidRDefault="00574682" w:rsidP="00D40DFE">
            <w:r>
              <w:t>Druckmaske</w:t>
            </w:r>
            <w:r w:rsidRPr="00EA1030">
              <w:t>, 7</w:t>
            </w:r>
            <w:r>
              <w:t>2</w:t>
            </w:r>
            <w:r w:rsidRPr="00EA1030">
              <w:t>7</w:t>
            </w:r>
          </w:p>
        </w:tc>
      </w:tr>
      <w:tr w:rsidR="00574682" w:rsidRPr="00EA1030" w14:paraId="5A6EB0C7" w14:textId="77777777" w:rsidTr="00D40DFE">
        <w:tc>
          <w:tcPr>
            <w:tcW w:w="1555" w:type="dxa"/>
          </w:tcPr>
          <w:p w14:paraId="2ACC15CC" w14:textId="77777777" w:rsidR="00574682" w:rsidRPr="00EA1030" w:rsidRDefault="00574682" w:rsidP="00D40DFE">
            <w:r w:rsidRPr="00EA1030">
              <w:t>Event</w:t>
            </w:r>
          </w:p>
        </w:tc>
        <w:tc>
          <w:tcPr>
            <w:tcW w:w="7495" w:type="dxa"/>
          </w:tcPr>
          <w:p w14:paraId="726CFE8F" w14:textId="09B92EF8" w:rsidR="00574682" w:rsidRPr="00EA1030" w:rsidRDefault="00574682" w:rsidP="00D40DFE">
            <w:r>
              <w:t>Field_Exit Drucker „</w:t>
            </w:r>
            <w:r w:rsidRPr="00574682">
              <w:rPr>
                <w:b/>
                <w:bCs/>
              </w:rPr>
              <w:t>drucker</w:t>
            </w:r>
            <w:r>
              <w:t>“</w:t>
            </w:r>
          </w:p>
        </w:tc>
      </w:tr>
      <w:tr w:rsidR="00147A6D" w:rsidRPr="00EA1030" w14:paraId="2F5CF305" w14:textId="77777777" w:rsidTr="00D40DFE">
        <w:tc>
          <w:tcPr>
            <w:tcW w:w="1555" w:type="dxa"/>
          </w:tcPr>
          <w:p w14:paraId="6380B3CF" w14:textId="77777777" w:rsidR="00147A6D" w:rsidRPr="00EA1030" w:rsidRDefault="00147A6D" w:rsidP="00147A6D">
            <w:r w:rsidRPr="00EA1030">
              <w:t>Bedingung</w:t>
            </w:r>
          </w:p>
        </w:tc>
        <w:tc>
          <w:tcPr>
            <w:tcW w:w="7495" w:type="dxa"/>
          </w:tcPr>
          <w:p w14:paraId="5B7EED28" w14:textId="4E0EA806" w:rsidR="00147A6D" w:rsidRPr="00EA1030" w:rsidRDefault="00147A6D" w:rsidP="00147A6D">
            <w:ins w:id="1318" w:author="Peter Koch" w:date="2026-05-15T12:38:00Z" w16du:dateUtc="2026-05-15T10:38:00Z">
              <w:r w:rsidRPr="00EA1030">
                <w:rPr>
                  <w:b/>
                </w:rPr>
                <w:t>„</w:t>
              </w:r>
              <w:r>
                <w:rPr>
                  <w:b/>
                </w:rPr>
                <w:t>druckertyp</w:t>
              </w:r>
              <w:r w:rsidRPr="00EA1030">
                <w:rPr>
                  <w:b/>
                  <w:bCs/>
                </w:rPr>
                <w:t xml:space="preserve">“ </w:t>
              </w:r>
              <w:r>
                <w:rPr>
                  <w:bCs/>
                </w:rPr>
                <w:t>= „</w:t>
              </w:r>
              <w:r w:rsidRPr="00147A6D">
                <w:rPr>
                  <w:bCs/>
                </w:rPr>
                <w:t>E-Mail Anzeige</w:t>
              </w:r>
              <w:r>
                <w:rPr>
                  <w:bCs/>
                </w:rPr>
                <w:t>“ oder „</w:t>
              </w:r>
              <w:r w:rsidRPr="00147A6D">
                <w:rPr>
                  <w:bCs/>
                </w:rPr>
                <w:t>E-Mail Versand</w:t>
              </w:r>
              <w:r>
                <w:rPr>
                  <w:bCs/>
                </w:rPr>
                <w:t>“ oder „</w:t>
              </w:r>
              <w:r w:rsidRPr="00147A6D">
                <w:rPr>
                  <w:bCs/>
                </w:rPr>
                <w:t>SMTP-Server</w:t>
              </w:r>
              <w:r>
                <w:rPr>
                  <w:bCs/>
                </w:rPr>
                <w:t>“</w:t>
              </w:r>
            </w:ins>
            <w:del w:id="1319" w:author="Peter Koch" w:date="2026-05-15T12:38:00Z" w16du:dateUtc="2026-05-15T10:38:00Z">
              <w:r w:rsidRPr="00EA1030" w:rsidDel="00313D8F">
                <w:rPr>
                  <w:b/>
                </w:rPr>
                <w:delText>„</w:delText>
              </w:r>
              <w:r w:rsidDel="00313D8F">
                <w:rPr>
                  <w:b/>
                </w:rPr>
                <w:delText>drucker</w:delText>
              </w:r>
              <w:r w:rsidRPr="00EA1030" w:rsidDel="00313D8F">
                <w:rPr>
                  <w:b/>
                  <w:bCs/>
                </w:rPr>
                <w:delText xml:space="preserve">“ </w:delText>
              </w:r>
              <w:r w:rsidRPr="00574682" w:rsidDel="00313D8F">
                <w:rPr>
                  <w:bCs/>
                </w:rPr>
                <w:delText>enthält</w:delText>
              </w:r>
              <w:r w:rsidRPr="00EA1030" w:rsidDel="00313D8F">
                <w:rPr>
                  <w:bCs/>
                </w:rPr>
                <w:delText xml:space="preserve"> „</w:delText>
              </w:r>
              <w:r w:rsidDel="00313D8F">
                <w:rPr>
                  <w:bCs/>
                </w:rPr>
                <w:delText>OUTLOOK</w:delText>
              </w:r>
              <w:r w:rsidRPr="00EA1030" w:rsidDel="00313D8F">
                <w:rPr>
                  <w:bCs/>
                </w:rPr>
                <w:delText>“</w:delText>
              </w:r>
            </w:del>
          </w:p>
        </w:tc>
      </w:tr>
    </w:tbl>
    <w:p w14:paraId="1512B778" w14:textId="77777777" w:rsidR="005314B3" w:rsidRDefault="005314B3" w:rsidP="00362A56"/>
    <w:p w14:paraId="057A3453" w14:textId="5E00D420" w:rsidR="00362A56" w:rsidRPr="00F14AC8" w:rsidRDefault="00534879" w:rsidP="00362A56">
      <w:r w:rsidRPr="00F14AC8">
        <w:t xml:space="preserve">E-Mail-Versand </w:t>
      </w:r>
      <w:r w:rsidR="00362A56" w:rsidRPr="00F14AC8">
        <w:t>des Auftrages. Vorbelegung:</w:t>
      </w:r>
    </w:p>
    <w:p w14:paraId="3C3616C4" w14:textId="77777777" w:rsidR="00362A56" w:rsidRPr="00F14AC8" w:rsidRDefault="00362A56" w:rsidP="00362A56"/>
    <w:p w14:paraId="0214230A" w14:textId="77777777" w:rsidR="00362A56" w:rsidRPr="00F14AC8" w:rsidRDefault="00362A56" w:rsidP="005F5D00">
      <w:pPr>
        <w:pStyle w:val="Listenabsatz"/>
        <w:numPr>
          <w:ilvl w:val="0"/>
          <w:numId w:val="18"/>
        </w:numPr>
      </w:pPr>
      <w:r w:rsidRPr="00F14AC8">
        <w:t>Belegname</w:t>
      </w:r>
    </w:p>
    <w:p w14:paraId="5990F532" w14:textId="77777777" w:rsidR="00362A56" w:rsidRDefault="00362A56" w:rsidP="00362A56">
      <w:pPr>
        <w:ind w:left="1080"/>
        <w:rPr>
          <w:ins w:id="1320" w:author="Peter Koch" w:date="2026-05-21T07:34:00Z" w16du:dateUtc="2026-05-21T05:34:00Z"/>
        </w:rPr>
      </w:pPr>
      <w:r w:rsidRPr="00F14AC8">
        <w:t>[Auftrag]_[Nummer].pdf</w:t>
      </w:r>
    </w:p>
    <w:p w14:paraId="58AC323A" w14:textId="51D2F425" w:rsidR="00DF48B7" w:rsidRPr="00F14AC8" w:rsidRDefault="00DF48B7" w:rsidP="00DF48B7">
      <w:pPr>
        <w:ind w:left="1080"/>
      </w:pPr>
      <w:ins w:id="1321" w:author="Peter Koch" w:date="2026-05-21T07:34:00Z" w16du:dateUtc="2026-05-21T05:34:00Z">
        <w:r>
          <w:t xml:space="preserve">Bzw. </w:t>
        </w:r>
        <w:r w:rsidRPr="00F14AC8">
          <w:t>[</w:t>
        </w:r>
        <w:r>
          <w:t>Angebot</w:t>
        </w:r>
        <w:r w:rsidRPr="00F14AC8">
          <w:t>]_[Nummer].pd</w:t>
        </w:r>
        <w:r>
          <w:t>f</w:t>
        </w:r>
      </w:ins>
    </w:p>
    <w:p w14:paraId="291B72B5" w14:textId="77777777" w:rsidR="00362A56" w:rsidRPr="00F14AC8" w:rsidRDefault="00362A56" w:rsidP="005F5D00">
      <w:pPr>
        <w:pStyle w:val="Listenabsatz"/>
        <w:numPr>
          <w:ilvl w:val="0"/>
          <w:numId w:val="18"/>
        </w:numPr>
      </w:pPr>
      <w:r w:rsidRPr="00F14AC8">
        <w:t>Betreff</w:t>
      </w:r>
      <w:r w:rsidRPr="00F14AC8">
        <w:br/>
        <w:t>„Ihre Bestellung „[</w:t>
      </w:r>
      <w:r w:rsidRPr="00F14AC8">
        <w:rPr>
          <w:b/>
          <w:bCs/>
        </w:rPr>
        <w:t>frzeich]</w:t>
      </w:r>
    </w:p>
    <w:p w14:paraId="1D0C57AF" w14:textId="19440941" w:rsidR="00362A56" w:rsidRPr="00F14AC8" w:rsidRDefault="00362A56" w:rsidP="005F5D00">
      <w:pPr>
        <w:pStyle w:val="Listenabsatz"/>
        <w:numPr>
          <w:ilvl w:val="0"/>
          <w:numId w:val="18"/>
        </w:numPr>
      </w:pPr>
      <w:r w:rsidRPr="00F14AC8">
        <w:t>Emailadresse</w:t>
      </w:r>
      <w:r w:rsidRPr="00F14AC8">
        <w:br/>
      </w:r>
      <w:r w:rsidR="00534879" w:rsidRPr="00F14AC8">
        <w:rPr>
          <w:b/>
          <w:bCs/>
        </w:rPr>
        <w:t>„</w:t>
      </w:r>
      <w:r w:rsidRPr="00F14AC8">
        <w:rPr>
          <w:b/>
          <w:bCs/>
        </w:rPr>
        <w:t>email</w:t>
      </w:r>
      <w:r w:rsidR="00534879" w:rsidRPr="00F14AC8">
        <w:rPr>
          <w:b/>
          <w:bCs/>
        </w:rPr>
        <w:t>“</w:t>
      </w:r>
      <w:r w:rsidRPr="00F14AC8">
        <w:rPr>
          <w:b/>
          <w:bCs/>
        </w:rPr>
        <w:t xml:space="preserve"> </w:t>
      </w:r>
      <w:r w:rsidRPr="00F14AC8">
        <w:rPr>
          <w:bCs/>
        </w:rPr>
        <w:t>aus VK-Beleg</w:t>
      </w:r>
    </w:p>
    <w:p w14:paraId="7D8C8473" w14:textId="77777777" w:rsidR="00362A56" w:rsidRPr="00F14AC8" w:rsidRDefault="00362A56" w:rsidP="005F5D00">
      <w:pPr>
        <w:pStyle w:val="Listenabsatz"/>
        <w:numPr>
          <w:ilvl w:val="0"/>
          <w:numId w:val="18"/>
        </w:numPr>
      </w:pPr>
      <w:r w:rsidRPr="00F14AC8">
        <w:t>Absender</w:t>
      </w:r>
      <w:r w:rsidRPr="00F14AC8">
        <w:br/>
        <w:t>Aus Passwortdatensatz</w:t>
      </w:r>
    </w:p>
    <w:p w14:paraId="12C2329B" w14:textId="2B08ACD0" w:rsidR="00362A56" w:rsidRPr="00F14AC8" w:rsidRDefault="00362A56" w:rsidP="005F5D00">
      <w:pPr>
        <w:pStyle w:val="Listenabsatz"/>
        <w:numPr>
          <w:ilvl w:val="0"/>
          <w:numId w:val="18"/>
        </w:numPr>
      </w:pPr>
      <w:r w:rsidRPr="00F14AC8">
        <w:t>Mailbody</w:t>
      </w:r>
      <w:r w:rsidRPr="00F14AC8">
        <w:br/>
        <w:t>„Sehr geehrte Damen und Herren,</w:t>
      </w:r>
      <w:r w:rsidRPr="00F14AC8">
        <w:br/>
        <w:t>im Anhang erhalten Sie unser</w:t>
      </w:r>
      <w:r w:rsidR="00534879" w:rsidRPr="00F14AC8">
        <w:t>e</w:t>
      </w:r>
      <w:r w:rsidRPr="00F14AC8">
        <w:t xml:space="preserve"> Auftragsbestätigung.“</w:t>
      </w:r>
      <w:ins w:id="1322" w:author="Peter Koch" w:date="2026-05-21T07:34:00Z" w16du:dateUtc="2026-05-21T05:34:00Z">
        <w:r w:rsidR="00F95324">
          <w:br/>
          <w:t xml:space="preserve">bzw. </w:t>
        </w:r>
        <w:r w:rsidR="00F95324" w:rsidRPr="00F14AC8">
          <w:t>„Sehr geehrte Damen und Herren,</w:t>
        </w:r>
        <w:r w:rsidR="00F95324" w:rsidRPr="00F14AC8">
          <w:br/>
          <w:t>im Anhang erhalten Sie unser</w:t>
        </w:r>
        <w:r w:rsidR="00F95324">
          <w:t xml:space="preserve"> Angebot</w:t>
        </w:r>
        <w:r w:rsidR="00F95324" w:rsidRPr="00F14AC8">
          <w:t>.“</w:t>
        </w:r>
      </w:ins>
    </w:p>
    <w:p w14:paraId="3F1C1D7B" w14:textId="77777777" w:rsidR="00362A56" w:rsidRPr="00F14AC8" w:rsidRDefault="00362A56" w:rsidP="005F5D00">
      <w:pPr>
        <w:pStyle w:val="Listenabsatz"/>
        <w:numPr>
          <w:ilvl w:val="0"/>
          <w:numId w:val="18"/>
        </w:numPr>
      </w:pPr>
      <w:r w:rsidRPr="00F14AC8">
        <w:t>Signatur</w:t>
      </w:r>
      <w:r w:rsidRPr="00F14AC8">
        <w:br/>
        <w:t>Haken setzen</w:t>
      </w:r>
    </w:p>
    <w:p w14:paraId="34A3C1DD" w14:textId="77777777" w:rsidR="00362A56" w:rsidRPr="00F14AC8" w:rsidRDefault="00362A56" w:rsidP="005F5D00">
      <w:pPr>
        <w:pStyle w:val="Listenabsatz"/>
        <w:numPr>
          <w:ilvl w:val="0"/>
          <w:numId w:val="18"/>
        </w:numPr>
      </w:pPr>
      <w:r w:rsidRPr="00F14AC8">
        <w:t>HTML</w:t>
      </w:r>
      <w:r w:rsidRPr="00F14AC8">
        <w:br/>
        <w:t>Haken setzen</w:t>
      </w:r>
    </w:p>
    <w:p w14:paraId="09510E62" w14:textId="77777777" w:rsidR="00362A56" w:rsidRPr="00F14AC8" w:rsidRDefault="00362A56" w:rsidP="00362A56"/>
    <w:tbl>
      <w:tblPr>
        <w:tblStyle w:val="Tabellenraster"/>
        <w:tblW w:w="9085" w:type="dxa"/>
        <w:tblLook w:val="04A0" w:firstRow="1" w:lastRow="0" w:firstColumn="1" w:lastColumn="0" w:noHBand="0" w:noVBand="1"/>
      </w:tblPr>
      <w:tblGrid>
        <w:gridCol w:w="8018"/>
        <w:gridCol w:w="1067"/>
      </w:tblGrid>
      <w:tr w:rsidR="00534879" w:rsidRPr="00F14AC8" w14:paraId="10AA6F82" w14:textId="77777777" w:rsidTr="00574682">
        <w:tc>
          <w:tcPr>
            <w:tcW w:w="8018" w:type="dxa"/>
            <w:shd w:val="clear" w:color="auto" w:fill="DCEEA3" w:themeFill="accent6" w:themeFillTint="99"/>
          </w:tcPr>
          <w:p w14:paraId="21D01D81" w14:textId="77777777" w:rsidR="00534879" w:rsidRPr="00F14AC8" w:rsidRDefault="00534879" w:rsidP="00D16466">
            <w:r w:rsidRPr="00F14AC8">
              <w:t>Auswirkungen der Customization/Extension</w:t>
            </w:r>
          </w:p>
        </w:tc>
        <w:tc>
          <w:tcPr>
            <w:tcW w:w="1067" w:type="dxa"/>
            <w:shd w:val="clear" w:color="auto" w:fill="DCEEA3" w:themeFill="accent6" w:themeFillTint="99"/>
          </w:tcPr>
          <w:p w14:paraId="4808B23B" w14:textId="77777777" w:rsidR="00534879" w:rsidRPr="00F14AC8" w:rsidRDefault="00534879" w:rsidP="00D16466">
            <w:r w:rsidRPr="00F14AC8">
              <w:t>Antwort</w:t>
            </w:r>
          </w:p>
        </w:tc>
      </w:tr>
      <w:tr w:rsidR="00534879" w:rsidRPr="00F14AC8" w14:paraId="3DFE4ACA" w14:textId="77777777" w:rsidTr="00574682">
        <w:tc>
          <w:tcPr>
            <w:tcW w:w="8018" w:type="dxa"/>
          </w:tcPr>
          <w:p w14:paraId="75847B2E" w14:textId="77777777" w:rsidR="00534879" w:rsidRPr="00F14AC8" w:rsidRDefault="00534879" w:rsidP="00D16466">
            <w:pPr>
              <w:rPr>
                <w:sz w:val="20"/>
                <w:szCs w:val="20"/>
              </w:rPr>
            </w:pPr>
            <w:r w:rsidRPr="00F14AC8">
              <w:rPr>
                <w:sz w:val="20"/>
                <w:szCs w:val="20"/>
              </w:rPr>
              <w:t xml:space="preserve">Keine besonderen Auswirkungen </w:t>
            </w:r>
          </w:p>
        </w:tc>
        <w:tc>
          <w:tcPr>
            <w:tcW w:w="1067" w:type="dxa"/>
          </w:tcPr>
          <w:p w14:paraId="76769350" w14:textId="77777777" w:rsidR="00534879" w:rsidRPr="00F14AC8" w:rsidRDefault="00534879" w:rsidP="00D16466">
            <w:pPr>
              <w:rPr>
                <w:sz w:val="20"/>
                <w:szCs w:val="20"/>
              </w:rPr>
            </w:pPr>
            <w:r w:rsidRPr="00F14AC8">
              <w:rPr>
                <w:sz w:val="20"/>
                <w:szCs w:val="20"/>
              </w:rPr>
              <w:t>Ja/Nein</w:t>
            </w:r>
          </w:p>
        </w:tc>
      </w:tr>
      <w:tr w:rsidR="00534879" w:rsidRPr="00F14AC8" w14:paraId="2B7235E1" w14:textId="77777777" w:rsidTr="00574682">
        <w:tc>
          <w:tcPr>
            <w:tcW w:w="8018" w:type="dxa"/>
          </w:tcPr>
          <w:p w14:paraId="5F88026B" w14:textId="77777777" w:rsidR="00534879" w:rsidRPr="00F14AC8" w:rsidRDefault="00534879"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7FD1B74E" w14:textId="77777777" w:rsidR="00534879" w:rsidRPr="00F14AC8" w:rsidRDefault="00534879" w:rsidP="00D16466">
            <w:pPr>
              <w:rPr>
                <w:sz w:val="20"/>
                <w:szCs w:val="20"/>
              </w:rPr>
            </w:pPr>
            <w:r w:rsidRPr="00F14AC8">
              <w:rPr>
                <w:sz w:val="20"/>
                <w:szCs w:val="20"/>
              </w:rPr>
              <w:t>Ja/Nein</w:t>
            </w:r>
          </w:p>
        </w:tc>
      </w:tr>
      <w:tr w:rsidR="00534879" w:rsidRPr="00F14AC8" w14:paraId="71938B2A" w14:textId="77777777" w:rsidTr="00574682">
        <w:tc>
          <w:tcPr>
            <w:tcW w:w="8018" w:type="dxa"/>
          </w:tcPr>
          <w:p w14:paraId="5789CD08" w14:textId="77777777" w:rsidR="00534879" w:rsidRPr="00F14AC8" w:rsidRDefault="00534879"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5C8B9302" w14:textId="77777777" w:rsidR="00534879" w:rsidRPr="00F14AC8" w:rsidRDefault="00534879" w:rsidP="00D16466">
            <w:pPr>
              <w:rPr>
                <w:sz w:val="20"/>
                <w:szCs w:val="20"/>
              </w:rPr>
            </w:pPr>
            <w:r w:rsidRPr="00F14AC8">
              <w:rPr>
                <w:sz w:val="20"/>
                <w:szCs w:val="20"/>
              </w:rPr>
              <w:t>Ja/Nein</w:t>
            </w:r>
          </w:p>
        </w:tc>
      </w:tr>
      <w:tr w:rsidR="00534879" w:rsidRPr="00F14AC8" w14:paraId="65A700AF" w14:textId="77777777" w:rsidTr="00574682">
        <w:tc>
          <w:tcPr>
            <w:tcW w:w="8018" w:type="dxa"/>
          </w:tcPr>
          <w:p w14:paraId="444EC97C" w14:textId="77777777" w:rsidR="00534879" w:rsidRPr="00F14AC8" w:rsidRDefault="00534879"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1D94845F" w14:textId="77777777" w:rsidR="00534879" w:rsidRPr="00F14AC8" w:rsidRDefault="00534879" w:rsidP="00D16466">
            <w:pPr>
              <w:rPr>
                <w:sz w:val="20"/>
                <w:szCs w:val="20"/>
              </w:rPr>
            </w:pPr>
            <w:r w:rsidRPr="00F14AC8">
              <w:rPr>
                <w:sz w:val="20"/>
                <w:szCs w:val="20"/>
              </w:rPr>
              <w:t>Ja/Nein</w:t>
            </w:r>
          </w:p>
        </w:tc>
      </w:tr>
      <w:tr w:rsidR="00534879" w:rsidRPr="00F14AC8" w14:paraId="69405533" w14:textId="77777777" w:rsidTr="00574682">
        <w:tc>
          <w:tcPr>
            <w:tcW w:w="8018" w:type="dxa"/>
          </w:tcPr>
          <w:p w14:paraId="52D2210D" w14:textId="77777777" w:rsidR="00534879" w:rsidRPr="00F14AC8" w:rsidRDefault="00534879"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624AC3A4" w14:textId="77777777" w:rsidR="00534879" w:rsidRPr="00F14AC8" w:rsidRDefault="00534879"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534879" w:rsidRPr="00F14AC8" w14:paraId="578A2974" w14:textId="77777777" w:rsidTr="00D16466">
        <w:trPr>
          <w:trHeight w:hRule="exact" w:val="861"/>
        </w:trPr>
        <w:tc>
          <w:tcPr>
            <w:tcW w:w="1273" w:type="dxa"/>
            <w:shd w:val="clear" w:color="auto" w:fill="D5D5D5" w:themeFill="background2"/>
            <w:tcMar>
              <w:bottom w:w="57" w:type="dxa"/>
            </w:tcMar>
          </w:tcPr>
          <w:p w14:paraId="64117192" w14:textId="77777777" w:rsidR="00534879" w:rsidRPr="00F14AC8" w:rsidRDefault="00534879" w:rsidP="00D16466">
            <w:pPr>
              <w:rPr>
                <w:b/>
              </w:rPr>
            </w:pPr>
            <w:r w:rsidRPr="00F14AC8">
              <w:rPr>
                <w:b/>
              </w:rPr>
              <w:t>Priorität</w:t>
            </w:r>
          </w:p>
        </w:tc>
        <w:tc>
          <w:tcPr>
            <w:tcW w:w="2190" w:type="dxa"/>
            <w:shd w:val="clear" w:color="auto" w:fill="D5D5D5" w:themeFill="background2"/>
            <w:tcMar>
              <w:bottom w:w="57" w:type="dxa"/>
            </w:tcMar>
          </w:tcPr>
          <w:p w14:paraId="0C3EEB66" w14:textId="77777777" w:rsidR="00534879" w:rsidRPr="00F14AC8" w:rsidRDefault="00534879" w:rsidP="00D16466">
            <w:pPr>
              <w:rPr>
                <w:b/>
              </w:rPr>
            </w:pPr>
            <w:r w:rsidRPr="00F14AC8">
              <w:rPr>
                <w:b/>
              </w:rPr>
              <w:t>Realisierung</w:t>
            </w:r>
          </w:p>
        </w:tc>
        <w:tc>
          <w:tcPr>
            <w:tcW w:w="1070" w:type="dxa"/>
            <w:shd w:val="clear" w:color="auto" w:fill="D5D5D5" w:themeFill="background2"/>
            <w:tcMar>
              <w:bottom w:w="57" w:type="dxa"/>
            </w:tcMar>
          </w:tcPr>
          <w:p w14:paraId="64D9571C" w14:textId="77777777" w:rsidR="00534879" w:rsidRPr="00F14AC8" w:rsidRDefault="00534879" w:rsidP="00D16466">
            <w:pPr>
              <w:rPr>
                <w:b/>
              </w:rPr>
            </w:pPr>
            <w:r w:rsidRPr="00F14AC8">
              <w:rPr>
                <w:b/>
              </w:rPr>
              <w:t>Dauer (ca./h)</w:t>
            </w:r>
          </w:p>
        </w:tc>
        <w:tc>
          <w:tcPr>
            <w:tcW w:w="1134" w:type="dxa"/>
            <w:shd w:val="clear" w:color="auto" w:fill="D5D5D5" w:themeFill="background2"/>
            <w:tcMar>
              <w:bottom w:w="57" w:type="dxa"/>
            </w:tcMar>
          </w:tcPr>
          <w:p w14:paraId="00EFA9B6" w14:textId="77777777" w:rsidR="00534879" w:rsidRPr="00F14AC8" w:rsidRDefault="00534879"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054E6B1C" w14:textId="77777777" w:rsidR="00534879" w:rsidRPr="00F14AC8" w:rsidRDefault="00534879"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2C6FC94C" w14:textId="77777777" w:rsidR="00534879" w:rsidRPr="00F14AC8" w:rsidRDefault="00534879" w:rsidP="00D16466">
            <w:pPr>
              <w:rPr>
                <w:b/>
              </w:rPr>
            </w:pPr>
            <w:r w:rsidRPr="00F14AC8">
              <w:rPr>
                <w:b/>
              </w:rPr>
              <w:t>Bereich</w:t>
            </w:r>
          </w:p>
        </w:tc>
      </w:tr>
      <w:tr w:rsidR="00534879" w:rsidRPr="00F14AC8" w14:paraId="3ECB9A9A" w14:textId="77777777" w:rsidTr="00D16466">
        <w:trPr>
          <w:trHeight w:val="454"/>
        </w:trPr>
        <w:tc>
          <w:tcPr>
            <w:tcW w:w="1273" w:type="dxa"/>
            <w:shd w:val="clear" w:color="auto" w:fill="FFFFFF"/>
            <w:tcMar>
              <w:bottom w:w="57" w:type="dxa"/>
            </w:tcMar>
          </w:tcPr>
          <w:p w14:paraId="6A653492" w14:textId="77777777" w:rsidR="00534879" w:rsidRPr="00F14AC8" w:rsidRDefault="00534879" w:rsidP="00394CD1">
            <w:pPr>
              <w:pStyle w:val="Tabelleninhalte"/>
            </w:pPr>
            <w:r w:rsidRPr="00F14AC8">
              <w:t>1</w:t>
            </w:r>
          </w:p>
        </w:tc>
        <w:tc>
          <w:tcPr>
            <w:tcW w:w="2190" w:type="dxa"/>
            <w:shd w:val="clear" w:color="auto" w:fill="FFFFFF"/>
            <w:tcMar>
              <w:bottom w:w="57" w:type="dxa"/>
            </w:tcMar>
          </w:tcPr>
          <w:p w14:paraId="479EBD13" w14:textId="77777777" w:rsidR="00534879" w:rsidRPr="00F14AC8" w:rsidRDefault="00534879" w:rsidP="00394CD1">
            <w:pPr>
              <w:pStyle w:val="Tabelleninhalte"/>
            </w:pPr>
            <w:r w:rsidRPr="00F14AC8">
              <w:t>Abas</w:t>
            </w:r>
          </w:p>
        </w:tc>
        <w:tc>
          <w:tcPr>
            <w:tcW w:w="1070" w:type="dxa"/>
            <w:shd w:val="clear" w:color="auto" w:fill="FFFFFF"/>
            <w:tcMar>
              <w:bottom w:w="57" w:type="dxa"/>
            </w:tcMar>
          </w:tcPr>
          <w:p w14:paraId="2FC85B4B" w14:textId="77777777" w:rsidR="00534879" w:rsidRPr="00F14AC8" w:rsidRDefault="00534879" w:rsidP="00394CD1">
            <w:pPr>
              <w:pStyle w:val="Tabelleninhalte"/>
            </w:pPr>
            <w:r w:rsidRPr="00F14AC8">
              <w:t>0,00</w:t>
            </w:r>
          </w:p>
        </w:tc>
        <w:tc>
          <w:tcPr>
            <w:tcW w:w="1134" w:type="dxa"/>
            <w:shd w:val="clear" w:color="auto" w:fill="FFFFFF"/>
            <w:tcMar>
              <w:bottom w:w="57" w:type="dxa"/>
            </w:tcMar>
          </w:tcPr>
          <w:p w14:paraId="34631A79" w14:textId="77777777" w:rsidR="00534879" w:rsidRPr="00F14AC8" w:rsidRDefault="00534879" w:rsidP="00394CD1">
            <w:pPr>
              <w:pStyle w:val="Tabelleninhalte"/>
            </w:pPr>
            <w:r w:rsidRPr="00F14AC8">
              <w:t>0,00</w:t>
            </w:r>
          </w:p>
        </w:tc>
        <w:tc>
          <w:tcPr>
            <w:tcW w:w="1134" w:type="dxa"/>
            <w:shd w:val="clear" w:color="auto" w:fill="FFFFFF"/>
            <w:tcMar>
              <w:bottom w:w="57" w:type="dxa"/>
            </w:tcMar>
          </w:tcPr>
          <w:p w14:paraId="58FB5FB5" w14:textId="77777777" w:rsidR="00534879" w:rsidRPr="00F14AC8" w:rsidRDefault="00534879" w:rsidP="00394CD1">
            <w:pPr>
              <w:pStyle w:val="Tabelleninhalte"/>
            </w:pPr>
            <w:r w:rsidRPr="00F14AC8">
              <w:t>0,00</w:t>
            </w:r>
          </w:p>
        </w:tc>
        <w:tc>
          <w:tcPr>
            <w:tcW w:w="2271" w:type="dxa"/>
            <w:shd w:val="clear" w:color="auto" w:fill="FFFFFF"/>
            <w:tcMar>
              <w:bottom w:w="57" w:type="dxa"/>
            </w:tcMar>
          </w:tcPr>
          <w:p w14:paraId="3E939518" w14:textId="77777777" w:rsidR="00534879" w:rsidRPr="00F14AC8" w:rsidRDefault="00534879" w:rsidP="00394CD1">
            <w:pPr>
              <w:pStyle w:val="Tabelleninhalte"/>
            </w:pPr>
            <w:r w:rsidRPr="00F14AC8">
              <w:t>Admin</w:t>
            </w:r>
          </w:p>
        </w:tc>
      </w:tr>
    </w:tbl>
    <w:p w14:paraId="05A189F1" w14:textId="77777777" w:rsidR="00362A56" w:rsidRPr="00F14AC8" w:rsidRDefault="00362A56" w:rsidP="00362A56"/>
    <w:p w14:paraId="213588D7" w14:textId="77777777" w:rsidR="00362A56" w:rsidRPr="00F14AC8" w:rsidRDefault="00362A56" w:rsidP="00362A56">
      <w:pPr>
        <w:pStyle w:val="berschrift3"/>
      </w:pPr>
      <w:bookmarkStart w:id="1323" w:name="_Toc228444412"/>
      <w:r w:rsidRPr="00F14AC8">
        <w:t>Lieferscheine</w:t>
      </w:r>
      <w:bookmarkEnd w:id="1323"/>
    </w:p>
    <w:p w14:paraId="1DCF72FB" w14:textId="77777777" w:rsidR="00362A56" w:rsidRPr="00F14AC8" w:rsidRDefault="00362A56" w:rsidP="00362A56"/>
    <w:p w14:paraId="3A7AB69D" w14:textId="77777777" w:rsidR="00362A56" w:rsidRPr="00F14AC8" w:rsidRDefault="00362A56" w:rsidP="00362A56">
      <w:pPr>
        <w:pStyle w:val="berschrift4"/>
      </w:pPr>
      <w:r w:rsidRPr="00F14AC8">
        <w:lastRenderedPageBreak/>
        <w:t>Lieferscheine buchen</w:t>
      </w:r>
    </w:p>
    <w:p w14:paraId="10BC7E0E" w14:textId="77777777" w:rsidR="00362A56" w:rsidRPr="00F14AC8" w:rsidRDefault="00362A56" w:rsidP="00362A56"/>
    <w:p w14:paraId="2A3C8A79" w14:textId="77777777" w:rsidR="00362A56" w:rsidRPr="00F14AC8" w:rsidRDefault="00362A56" w:rsidP="00362A56">
      <w:r w:rsidRPr="00F14AC8">
        <w:t>Das Buchen der Lieferscheine erfolgt aktuell per Scanner mit dem Kommando „Lieferschein buchen“. Besprochen wurde auch, dass es ein Infosystem gibt, mit denen man mehrere Lieferscheine gleichzeitig buchen kann.</w:t>
      </w:r>
    </w:p>
    <w:p w14:paraId="6F98FDF3" w14:textId="77777777" w:rsidR="00362A56" w:rsidRPr="00F14AC8" w:rsidRDefault="00362A56" w:rsidP="00362A56">
      <w:r w:rsidRPr="00F14AC8">
        <w:t>Es wurde aber auch festgestellt, dass das Buchen des Lieferscheins erst nach Rücklieferung des Lieferscheins durch den LKW-Fahrer geschieht. Das ist bei Lieferung ab Werk nicht korrekt. Die Prozessleitplanken bieten hier ausreichend Möglichkeiten im Falle von Über- oder Unterlieferung zu stornieren.</w:t>
      </w:r>
    </w:p>
    <w:p w14:paraId="5B5343BE" w14:textId="77777777" w:rsidR="00362A56" w:rsidRPr="00F14AC8" w:rsidRDefault="00362A56" w:rsidP="00362A56"/>
    <w:p w14:paraId="245AC297" w14:textId="77777777" w:rsidR="00362A56" w:rsidRPr="00F14AC8" w:rsidRDefault="00362A56" w:rsidP="00362A56">
      <w:pPr>
        <w:pStyle w:val="berschrift3"/>
      </w:pPr>
      <w:bookmarkStart w:id="1324" w:name="_Toc228444413"/>
      <w:r w:rsidRPr="00F14AC8">
        <w:t>Rechnungen</w:t>
      </w:r>
      <w:bookmarkEnd w:id="1324"/>
    </w:p>
    <w:p w14:paraId="48E7EA47" w14:textId="77777777" w:rsidR="00362A56" w:rsidRPr="00F14AC8" w:rsidRDefault="00362A56" w:rsidP="00362A56"/>
    <w:p w14:paraId="04139451" w14:textId="28B29241" w:rsidR="00362A56" w:rsidRPr="00F14AC8" w:rsidRDefault="00362A56" w:rsidP="00362A56">
      <w:r w:rsidRPr="00F14AC8">
        <w:t>Die Rechnungserstellung und Versendung erfolg</w:t>
      </w:r>
      <w:r w:rsidR="00366B82" w:rsidRPr="00F14AC8">
        <w:t>en</w:t>
      </w:r>
      <w:r w:rsidRPr="00F14AC8">
        <w:t xml:space="preserve"> in der Faktura</w:t>
      </w:r>
      <w:r w:rsidR="00366B82" w:rsidRPr="00F14AC8">
        <w:t>-A</w:t>
      </w:r>
      <w:r w:rsidRPr="00F14AC8">
        <w:t xml:space="preserve">bteilung. Weitere Details </w:t>
      </w:r>
      <w:r w:rsidR="008401AC" w:rsidRPr="00F14AC8">
        <w:t>wurden bisher nicht besprochen.</w:t>
      </w:r>
    </w:p>
    <w:p w14:paraId="08091112" w14:textId="77777777" w:rsidR="006B4B50" w:rsidRPr="00F14AC8" w:rsidRDefault="006B4B50" w:rsidP="00362A56"/>
    <w:p w14:paraId="66780903" w14:textId="2263DA51" w:rsidR="006B4B50" w:rsidRPr="00F14AC8" w:rsidRDefault="006B4B50" w:rsidP="006B4B50">
      <w:pPr>
        <w:pStyle w:val="berschrift3"/>
      </w:pPr>
      <w:bookmarkStart w:id="1325" w:name="_Toc228444414"/>
      <w:bookmarkStart w:id="1326" w:name="AP052"/>
      <w:commentRangeStart w:id="1327"/>
      <w:commentRangeStart w:id="1328"/>
      <w:r w:rsidRPr="00F14AC8">
        <w:t>Schwerbehindertenausgleichsabgabe</w:t>
      </w:r>
      <w:bookmarkEnd w:id="1325"/>
      <w:commentRangeEnd w:id="1327"/>
      <w:r w:rsidR="006E6AE8" w:rsidRPr="00F14AC8">
        <w:rPr>
          <w:rStyle w:val="Kommentarzeichen"/>
          <w:sz w:val="28"/>
          <w:szCs w:val="24"/>
        </w:rPr>
        <w:commentReference w:id="1327"/>
      </w:r>
      <w:commentRangeEnd w:id="1328"/>
      <w:r w:rsidRPr="00F14AC8">
        <w:rPr>
          <w:rStyle w:val="Kommentarzeichen"/>
          <w:sz w:val="28"/>
          <w:szCs w:val="24"/>
        </w:rPr>
        <w:commentReference w:id="1328"/>
      </w:r>
    </w:p>
    <w:bookmarkEnd w:id="1326"/>
    <w:p w14:paraId="371B038C" w14:textId="77777777" w:rsidR="006B4B50" w:rsidRPr="00F14AC8" w:rsidRDefault="006B4B50" w:rsidP="00362A56"/>
    <w:p w14:paraId="101C7453" w14:textId="3D147984" w:rsidR="006B4B50" w:rsidRPr="00F14AC8" w:rsidRDefault="00990FBA" w:rsidP="00362A56">
      <w:r w:rsidRPr="00F14AC8">
        <w:t xml:space="preserve">Beim Speichern eines Verkaufsbeleges wird die Schwerbehindertenausgleichsabgabe kalkuliert und im Auftrag </w:t>
      </w:r>
      <w:r w:rsidR="00AD3EEB" w:rsidRPr="00F14AC8">
        <w:t>im Feld „§223 Gesamtwert“</w:t>
      </w:r>
      <w:r w:rsidR="00AC42D3">
        <w:t xml:space="preserve"> </w:t>
      </w:r>
      <w:r w:rsidR="00335350" w:rsidRPr="00F14AC8">
        <w:t>-</w:t>
      </w:r>
      <w:r w:rsidR="00AC42D3">
        <w:t xml:space="preserve"> </w:t>
      </w:r>
      <w:r w:rsidR="00335350" w:rsidRPr="00F14AC8">
        <w:t>„</w:t>
      </w:r>
      <w:r w:rsidR="00335350" w:rsidRPr="00F14AC8">
        <w:rPr>
          <w:b/>
        </w:rPr>
        <w:t>yausglabgbetr</w:t>
      </w:r>
      <w:r w:rsidR="00335350" w:rsidRPr="00F14AC8">
        <w:t xml:space="preserve">“ </w:t>
      </w:r>
      <w:r w:rsidRPr="00F14AC8">
        <w:t>eingetragen</w:t>
      </w:r>
      <w:r w:rsidR="00803EE0" w:rsidRPr="00F14AC8">
        <w:t xml:space="preserve">, sofern der Kunde berechtigt ist. </w:t>
      </w:r>
    </w:p>
    <w:p w14:paraId="528087D4" w14:textId="77777777" w:rsidR="00990FBA" w:rsidRPr="00F14AC8" w:rsidRDefault="00990FBA" w:rsidP="00362A56"/>
    <w:p w14:paraId="00682432" w14:textId="77777777" w:rsidR="00EC334D" w:rsidRPr="00F14AC8" w:rsidRDefault="00EC334D" w:rsidP="00EC334D">
      <w:pPr>
        <w:rPr>
          <w:b/>
          <w:bCs/>
          <w:color w:val="002060"/>
        </w:rPr>
      </w:pPr>
      <w:r w:rsidRPr="00F14AC8">
        <w:rPr>
          <w:b/>
          <w:bCs/>
          <w:color w:val="002060"/>
        </w:rPr>
        <w:t>Umsetzung ABAS</w:t>
      </w:r>
    </w:p>
    <w:p w14:paraId="36413C20" w14:textId="77777777" w:rsidR="00EC334D" w:rsidRPr="00F14AC8" w:rsidRDefault="00EC334D" w:rsidP="00EC334D">
      <w:pPr>
        <w:rPr>
          <w:b/>
          <w:bCs/>
          <w:color w:val="002060"/>
        </w:rPr>
      </w:pPr>
    </w:p>
    <w:p w14:paraId="0EFDF155" w14:textId="5151DE45" w:rsidR="00335350" w:rsidRPr="00F14AC8" w:rsidRDefault="00335350" w:rsidP="00EC334D">
      <w:r w:rsidRPr="00F14AC8">
        <w:rPr>
          <w:u w:val="single"/>
        </w:rPr>
        <w:t>Geltungsbereich</w:t>
      </w:r>
      <w:r w:rsidRPr="00F14AC8">
        <w:t>: HWK und worKA</w:t>
      </w:r>
    </w:p>
    <w:p w14:paraId="4E934358" w14:textId="77777777" w:rsidR="00335350" w:rsidRPr="00F14AC8" w:rsidRDefault="00335350" w:rsidP="00EC334D">
      <w:pPr>
        <w:rPr>
          <w:b/>
          <w:bCs/>
          <w:color w:val="002060"/>
        </w:rPr>
      </w:pPr>
    </w:p>
    <w:p w14:paraId="444C9DE5" w14:textId="315C254B" w:rsidR="00AD3EEB" w:rsidRPr="00F14AC8" w:rsidRDefault="00335350" w:rsidP="00EC334D">
      <w:r w:rsidRPr="00F14AC8">
        <w:t xml:space="preserve">Ist </w:t>
      </w:r>
      <w:r w:rsidR="004E6222" w:rsidRPr="00F14AC8">
        <w:t>im</w:t>
      </w:r>
      <w:r w:rsidRPr="00F14AC8">
        <w:t xml:space="preserve"> Kunde</w:t>
      </w:r>
      <w:r w:rsidR="004E6222" w:rsidRPr="00F14AC8">
        <w:t>n der Kenner „§223 ausweisen“</w:t>
      </w:r>
      <w:r w:rsidR="00222C63" w:rsidRPr="00F14AC8">
        <w:t xml:space="preserve"> </w:t>
      </w:r>
      <w:r w:rsidR="004E6222" w:rsidRPr="00F14AC8">
        <w:t>-</w:t>
      </w:r>
      <w:r w:rsidR="00222C63" w:rsidRPr="00F14AC8">
        <w:t xml:space="preserve"> </w:t>
      </w:r>
      <w:r w:rsidR="004E6222" w:rsidRPr="00F14AC8">
        <w:t>„</w:t>
      </w:r>
      <w:r w:rsidR="003B4A32" w:rsidRPr="00F14AC8">
        <w:rPr>
          <w:rFonts w:cs="Segoe UI"/>
          <w:b/>
          <w:bCs/>
          <w:color w:val="102031" w:themeColor="text2"/>
        </w:rPr>
        <w:t>y223ausweisen</w:t>
      </w:r>
      <w:r w:rsidR="004E6222" w:rsidRPr="00F14AC8">
        <w:t>“</w:t>
      </w:r>
      <w:r w:rsidR="003B4A32" w:rsidRPr="00F14AC8">
        <w:t xml:space="preserve"> gesetzt, dann a</w:t>
      </w:r>
      <w:r w:rsidR="00AD3EEB" w:rsidRPr="00F14AC8">
        <w:t>lle Artikelpositionen prüfen und nach folgender Regel die Ausgleichsabgabe kalkulieren:</w:t>
      </w:r>
    </w:p>
    <w:p w14:paraId="5820BC91" w14:textId="77777777" w:rsidR="00AD3EEB" w:rsidRPr="00F14AC8" w:rsidRDefault="00AD3EEB" w:rsidP="00EC334D"/>
    <w:p w14:paraId="25A4A5AE" w14:textId="1433C666" w:rsidR="00AD3EEB" w:rsidRPr="00F14AC8" w:rsidRDefault="00AD3EEB" w:rsidP="00EC334D">
      <w:r w:rsidRPr="00F14AC8">
        <w:t>Summe aller Positionsergebnisse</w:t>
      </w:r>
      <w:r w:rsidR="00203344" w:rsidRPr="00F14AC8">
        <w:t xml:space="preserve"> </w:t>
      </w:r>
      <w:r w:rsidR="005551ED" w:rsidRPr="00F14AC8">
        <w:t>(</w:t>
      </w:r>
      <w:r w:rsidR="00B37E3F" w:rsidRPr="00F14AC8">
        <w:t xml:space="preserve">mit </w:t>
      </w:r>
      <w:r w:rsidR="005551ED" w:rsidRPr="00F14AC8">
        <w:t xml:space="preserve">Menge &gt; 0) </w:t>
      </w:r>
      <w:r w:rsidR="00203344" w:rsidRPr="00F14AC8">
        <w:t>=</w:t>
      </w:r>
    </w:p>
    <w:p w14:paraId="76DA9908" w14:textId="77777777" w:rsidR="00AD3EEB" w:rsidRPr="00F14AC8" w:rsidRDefault="00AD3EEB" w:rsidP="00EC334D"/>
    <w:p w14:paraId="628E7818" w14:textId="7BCA85F9" w:rsidR="00AD3EEB" w:rsidRPr="00F14AC8" w:rsidRDefault="00D326FF" w:rsidP="00EC334D">
      <w:r w:rsidRPr="00F14AC8">
        <w:t>(</w:t>
      </w:r>
      <w:r w:rsidR="0065038D" w:rsidRPr="00F14AC8">
        <w:t xml:space="preserve">(VK-Positionswert / Menge) </w:t>
      </w:r>
      <w:r w:rsidR="00B64B11" w:rsidRPr="00F14AC8">
        <w:t>–</w:t>
      </w:r>
      <w:r w:rsidR="0065038D" w:rsidRPr="00F14AC8">
        <w:t xml:space="preserve"> Materialwert</w:t>
      </w:r>
      <w:r w:rsidR="00B64B11" w:rsidRPr="00F14AC8">
        <w:t xml:space="preserve"> – </w:t>
      </w:r>
      <w:r w:rsidR="00C50597" w:rsidRPr="00F14AC8">
        <w:t>gewerblicher Mitarbeiter) * Menge</w:t>
      </w:r>
    </w:p>
    <w:p w14:paraId="2206817F" w14:textId="77777777" w:rsidR="00C50597" w:rsidRPr="00F14AC8" w:rsidRDefault="00C50597" w:rsidP="00EC334D"/>
    <w:tbl>
      <w:tblPr>
        <w:tblStyle w:val="Tabellenraster"/>
        <w:tblW w:w="0" w:type="auto"/>
        <w:tblLook w:val="04A0" w:firstRow="1" w:lastRow="0" w:firstColumn="1" w:lastColumn="0" w:noHBand="0" w:noVBand="1"/>
      </w:tblPr>
      <w:tblGrid>
        <w:gridCol w:w="4525"/>
        <w:gridCol w:w="4525"/>
      </w:tblGrid>
      <w:tr w:rsidR="00D326FF" w:rsidRPr="00F14AC8" w14:paraId="301A7095" w14:textId="77777777" w:rsidTr="00D326FF">
        <w:tc>
          <w:tcPr>
            <w:tcW w:w="4525" w:type="dxa"/>
          </w:tcPr>
          <w:p w14:paraId="3C8E01D2" w14:textId="7DCBAC1E" w:rsidR="00D326FF" w:rsidRPr="00F14AC8" w:rsidRDefault="00D326FF" w:rsidP="00EC334D">
            <w:r w:rsidRPr="00F14AC8">
              <w:t>VK-Positionswert</w:t>
            </w:r>
          </w:p>
        </w:tc>
        <w:tc>
          <w:tcPr>
            <w:tcW w:w="4525" w:type="dxa"/>
          </w:tcPr>
          <w:p w14:paraId="2EE8B2A7" w14:textId="21387497" w:rsidR="00D326FF" w:rsidRPr="00F14AC8" w:rsidRDefault="00D326FF" w:rsidP="00EC334D">
            <w:r w:rsidRPr="00F14AC8">
              <w:t>pwert</w:t>
            </w:r>
          </w:p>
        </w:tc>
      </w:tr>
      <w:tr w:rsidR="00D326FF" w:rsidRPr="00F14AC8" w14:paraId="4EE919FC" w14:textId="77777777" w:rsidTr="00D326FF">
        <w:tc>
          <w:tcPr>
            <w:tcW w:w="4525" w:type="dxa"/>
          </w:tcPr>
          <w:p w14:paraId="015DDBA6" w14:textId="130CA7E7" w:rsidR="00D326FF" w:rsidRPr="00F14AC8" w:rsidRDefault="00D326FF" w:rsidP="00EC334D">
            <w:r w:rsidRPr="00F14AC8">
              <w:t>Menge</w:t>
            </w:r>
          </w:p>
        </w:tc>
        <w:tc>
          <w:tcPr>
            <w:tcW w:w="4525" w:type="dxa"/>
          </w:tcPr>
          <w:p w14:paraId="08C028C7" w14:textId="744AF313" w:rsidR="00D326FF" w:rsidRPr="00F14AC8" w:rsidRDefault="00D326FF" w:rsidP="00EC334D">
            <w:r w:rsidRPr="00F14AC8">
              <w:t>mge</w:t>
            </w:r>
          </w:p>
        </w:tc>
      </w:tr>
      <w:tr w:rsidR="00D326FF" w:rsidRPr="00F14AC8" w14:paraId="41AC67A7" w14:textId="77777777" w:rsidTr="00D326FF">
        <w:tc>
          <w:tcPr>
            <w:tcW w:w="4525" w:type="dxa"/>
          </w:tcPr>
          <w:p w14:paraId="5F96A6A8" w14:textId="0A215ED2" w:rsidR="00D326FF" w:rsidRPr="00F14AC8" w:rsidRDefault="00D326FF" w:rsidP="00EC334D">
            <w:r w:rsidRPr="00F14AC8">
              <w:t>Materialwert</w:t>
            </w:r>
          </w:p>
        </w:tc>
        <w:tc>
          <w:tcPr>
            <w:tcW w:w="4525" w:type="dxa"/>
          </w:tcPr>
          <w:p w14:paraId="318475EA" w14:textId="4DA86CB8" w:rsidR="00D326FF" w:rsidRPr="00F14AC8" w:rsidRDefault="001E6443" w:rsidP="00EC334D">
            <w:commentRangeStart w:id="1329"/>
            <w:commentRangeStart w:id="1330"/>
            <w:r w:rsidRPr="00F14AC8">
              <w:t>Material</w:t>
            </w:r>
            <w:r w:rsidR="0007098F" w:rsidRPr="00F14AC8">
              <w:t>gesamtkosten</w:t>
            </w:r>
            <w:r w:rsidR="00AE62AD" w:rsidRPr="00F14AC8">
              <w:t xml:space="preserve"> „</w:t>
            </w:r>
            <w:r w:rsidR="00AE62AD" w:rsidRPr="00F14AC8">
              <w:rPr>
                <w:b/>
                <w:bCs/>
              </w:rPr>
              <w:t>matk</w:t>
            </w:r>
            <w:r w:rsidR="00AE62AD" w:rsidRPr="00F14AC8">
              <w:t>“</w:t>
            </w:r>
            <w:r w:rsidRPr="00F14AC8">
              <w:t xml:space="preserve"> aus Artikelvorkalkulation. Die Artikelvorkalkulation muss vor dem Belegdatum erstellt worden sein.</w:t>
            </w:r>
            <w:commentRangeEnd w:id="1329"/>
            <w:r w:rsidR="00E45BF5" w:rsidRPr="00F14AC8">
              <w:rPr>
                <w:rStyle w:val="Kommentarzeichen"/>
                <w:sz w:val="24"/>
                <w:szCs w:val="24"/>
              </w:rPr>
              <w:commentReference w:id="1329"/>
            </w:r>
            <w:commentRangeEnd w:id="1330"/>
            <w:r w:rsidRPr="00F14AC8">
              <w:rPr>
                <w:rStyle w:val="Kommentarzeichen"/>
                <w:sz w:val="24"/>
                <w:szCs w:val="24"/>
              </w:rPr>
              <w:commentReference w:id="1330"/>
            </w:r>
          </w:p>
        </w:tc>
      </w:tr>
      <w:tr w:rsidR="00D326FF" w:rsidRPr="00F14AC8" w14:paraId="29F6537C" w14:textId="77777777" w:rsidTr="00D326FF">
        <w:tc>
          <w:tcPr>
            <w:tcW w:w="4525" w:type="dxa"/>
          </w:tcPr>
          <w:p w14:paraId="0E113CC0" w14:textId="088FED1F" w:rsidR="00D326FF" w:rsidRPr="00F14AC8" w:rsidRDefault="001E6443" w:rsidP="00EC334D">
            <w:r w:rsidRPr="00F14AC8">
              <w:t>gewerblicher Mitarbeiter</w:t>
            </w:r>
          </w:p>
        </w:tc>
        <w:tc>
          <w:tcPr>
            <w:tcW w:w="4525" w:type="dxa"/>
          </w:tcPr>
          <w:p w14:paraId="46544560" w14:textId="331E63F1" w:rsidR="00D326FF" w:rsidRPr="00F14AC8" w:rsidRDefault="001E6443" w:rsidP="00EC334D">
            <w:commentRangeStart w:id="1331"/>
            <w:commentRangeStart w:id="1332"/>
            <w:r w:rsidRPr="00F14AC8">
              <w:t>„</w:t>
            </w:r>
            <w:r w:rsidRPr="00F14AC8">
              <w:rPr>
                <w:b/>
                <w:bCs/>
              </w:rPr>
              <w:t>ygewerbanteil</w:t>
            </w:r>
            <w:r w:rsidRPr="00F14AC8">
              <w:t>“ aus Kostenstelle</w:t>
            </w:r>
            <w:r w:rsidR="00325F13" w:rsidRPr="00F14AC8">
              <w:t>, sofern eine Kostenstelle in VK-Position eingetragen wurde.</w:t>
            </w:r>
            <w:commentRangeEnd w:id="1331"/>
            <w:r w:rsidR="00E45BF5" w:rsidRPr="00F14AC8">
              <w:rPr>
                <w:rStyle w:val="Kommentarzeichen"/>
                <w:sz w:val="24"/>
                <w:szCs w:val="24"/>
              </w:rPr>
              <w:commentReference w:id="1331"/>
            </w:r>
            <w:commentRangeEnd w:id="1332"/>
            <w:r w:rsidRPr="00F14AC8">
              <w:rPr>
                <w:rStyle w:val="Kommentarzeichen"/>
                <w:sz w:val="24"/>
                <w:szCs w:val="24"/>
              </w:rPr>
              <w:commentReference w:id="1332"/>
            </w:r>
          </w:p>
        </w:tc>
      </w:tr>
    </w:tbl>
    <w:p w14:paraId="2791926A" w14:textId="77777777" w:rsidR="00D326FF" w:rsidRPr="00F14AC8" w:rsidRDefault="00D326FF" w:rsidP="00EC334D"/>
    <w:p w14:paraId="19AB56B6" w14:textId="4E852A22" w:rsidR="001F7E09" w:rsidRPr="00F14AC8" w:rsidRDefault="001F7E09" w:rsidP="00EC334D">
      <w:r w:rsidRPr="00F14AC8">
        <w:t>in „</w:t>
      </w:r>
      <w:r w:rsidRPr="00F14AC8">
        <w:rPr>
          <w:b/>
        </w:rPr>
        <w:t>yausglabgbetr</w:t>
      </w:r>
      <w:r w:rsidRPr="00F14AC8">
        <w:t>“ eintragen.</w:t>
      </w:r>
    </w:p>
    <w:p w14:paraId="6EDC8FAB" w14:textId="77777777" w:rsidR="00C50597" w:rsidRPr="00F14AC8" w:rsidRDefault="00C50597" w:rsidP="00EC334D"/>
    <w:p w14:paraId="2B049B2C" w14:textId="153427ED" w:rsidR="00B75F72" w:rsidRPr="00F14AC8" w:rsidRDefault="00B75F72" w:rsidP="00EC334D">
      <w:r w:rsidRPr="00F14AC8">
        <w:t>Kenner „</w:t>
      </w:r>
      <w:r w:rsidRPr="00F14AC8">
        <w:rPr>
          <w:b/>
        </w:rPr>
        <w:t>yausglabg</w:t>
      </w:r>
      <w:r w:rsidRPr="00F14AC8">
        <w:t>“ auf wahr setzen.</w:t>
      </w:r>
    </w:p>
    <w:p w14:paraId="210D2A01" w14:textId="77777777" w:rsidR="00B75F72" w:rsidRPr="00F14AC8" w:rsidRDefault="00B75F72" w:rsidP="00EC334D"/>
    <w:tbl>
      <w:tblPr>
        <w:tblStyle w:val="Tabellenraster"/>
        <w:tblW w:w="9085" w:type="dxa"/>
        <w:tblLook w:val="04A0" w:firstRow="1" w:lastRow="0" w:firstColumn="1" w:lastColumn="0" w:noHBand="0" w:noVBand="1"/>
      </w:tblPr>
      <w:tblGrid>
        <w:gridCol w:w="8018"/>
        <w:gridCol w:w="1067"/>
      </w:tblGrid>
      <w:tr w:rsidR="00EC334D" w:rsidRPr="00F14AC8" w14:paraId="6B73A76D" w14:textId="77777777">
        <w:tc>
          <w:tcPr>
            <w:tcW w:w="8077" w:type="dxa"/>
            <w:shd w:val="clear" w:color="auto" w:fill="DCEEA3" w:themeFill="accent6" w:themeFillTint="99"/>
          </w:tcPr>
          <w:p w14:paraId="5953D55F" w14:textId="77777777" w:rsidR="00EC334D" w:rsidRPr="00F14AC8" w:rsidRDefault="00EC334D">
            <w:r w:rsidRPr="00F14AC8">
              <w:t>Auswirkungen der Customization/Extension</w:t>
            </w:r>
          </w:p>
        </w:tc>
        <w:tc>
          <w:tcPr>
            <w:tcW w:w="1008" w:type="dxa"/>
            <w:shd w:val="clear" w:color="auto" w:fill="DCEEA3" w:themeFill="accent6" w:themeFillTint="99"/>
          </w:tcPr>
          <w:p w14:paraId="002D787B" w14:textId="77777777" w:rsidR="00EC334D" w:rsidRPr="00F14AC8" w:rsidRDefault="00EC334D">
            <w:r w:rsidRPr="00F14AC8">
              <w:t>Antwort</w:t>
            </w:r>
          </w:p>
        </w:tc>
      </w:tr>
      <w:tr w:rsidR="00EC334D" w:rsidRPr="00F14AC8" w14:paraId="7E4C7AE0" w14:textId="77777777">
        <w:tc>
          <w:tcPr>
            <w:tcW w:w="8077" w:type="dxa"/>
          </w:tcPr>
          <w:p w14:paraId="4EEAE8E6" w14:textId="77777777" w:rsidR="00EC334D" w:rsidRPr="00F14AC8" w:rsidRDefault="00EC334D">
            <w:pPr>
              <w:rPr>
                <w:sz w:val="20"/>
                <w:szCs w:val="20"/>
              </w:rPr>
            </w:pPr>
            <w:r w:rsidRPr="00F14AC8">
              <w:rPr>
                <w:sz w:val="20"/>
                <w:szCs w:val="20"/>
              </w:rPr>
              <w:t xml:space="preserve">Keine besonderen Auswirkungen </w:t>
            </w:r>
          </w:p>
        </w:tc>
        <w:tc>
          <w:tcPr>
            <w:tcW w:w="1008" w:type="dxa"/>
          </w:tcPr>
          <w:p w14:paraId="24F5A1CA" w14:textId="77777777" w:rsidR="00EC334D" w:rsidRPr="00F14AC8" w:rsidRDefault="00EC334D">
            <w:pPr>
              <w:rPr>
                <w:sz w:val="20"/>
                <w:szCs w:val="20"/>
              </w:rPr>
            </w:pPr>
            <w:r w:rsidRPr="00F14AC8">
              <w:rPr>
                <w:sz w:val="20"/>
                <w:szCs w:val="20"/>
              </w:rPr>
              <w:t>Ja/Nein</w:t>
            </w:r>
          </w:p>
        </w:tc>
      </w:tr>
      <w:tr w:rsidR="00EC334D" w:rsidRPr="00F14AC8" w14:paraId="5B0F465A" w14:textId="77777777">
        <w:tc>
          <w:tcPr>
            <w:tcW w:w="8077" w:type="dxa"/>
          </w:tcPr>
          <w:p w14:paraId="5712E1EE" w14:textId="77777777" w:rsidR="00EC334D" w:rsidRPr="00F14AC8" w:rsidRDefault="00EC334D">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0A72395C" w14:textId="77777777" w:rsidR="00EC334D" w:rsidRPr="00F14AC8" w:rsidRDefault="00EC334D">
            <w:pPr>
              <w:rPr>
                <w:sz w:val="20"/>
                <w:szCs w:val="20"/>
              </w:rPr>
            </w:pPr>
            <w:r w:rsidRPr="00F14AC8">
              <w:rPr>
                <w:sz w:val="20"/>
                <w:szCs w:val="20"/>
              </w:rPr>
              <w:t>Ja/Nein</w:t>
            </w:r>
          </w:p>
        </w:tc>
      </w:tr>
      <w:tr w:rsidR="00EC334D" w:rsidRPr="00F14AC8" w14:paraId="69686C98" w14:textId="77777777">
        <w:tc>
          <w:tcPr>
            <w:tcW w:w="8077" w:type="dxa"/>
          </w:tcPr>
          <w:p w14:paraId="740AD2EB" w14:textId="77777777" w:rsidR="00EC334D" w:rsidRPr="00F14AC8" w:rsidRDefault="00EC334D">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5E4A749C" w14:textId="77777777" w:rsidR="00EC334D" w:rsidRPr="00F14AC8" w:rsidRDefault="00EC334D">
            <w:pPr>
              <w:rPr>
                <w:sz w:val="20"/>
                <w:szCs w:val="20"/>
              </w:rPr>
            </w:pPr>
            <w:r w:rsidRPr="00F14AC8">
              <w:rPr>
                <w:sz w:val="20"/>
                <w:szCs w:val="20"/>
              </w:rPr>
              <w:t>Ja/Nein</w:t>
            </w:r>
          </w:p>
        </w:tc>
      </w:tr>
      <w:tr w:rsidR="00EC334D" w:rsidRPr="00F14AC8" w14:paraId="65115247" w14:textId="77777777">
        <w:tc>
          <w:tcPr>
            <w:tcW w:w="8077" w:type="dxa"/>
          </w:tcPr>
          <w:p w14:paraId="661B00F2" w14:textId="77777777" w:rsidR="00EC334D" w:rsidRPr="00F14AC8" w:rsidRDefault="00EC334D">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35003C2D" w14:textId="77777777" w:rsidR="00EC334D" w:rsidRPr="00F14AC8" w:rsidRDefault="00EC334D">
            <w:pPr>
              <w:rPr>
                <w:sz w:val="20"/>
                <w:szCs w:val="20"/>
              </w:rPr>
            </w:pPr>
            <w:r w:rsidRPr="00F14AC8">
              <w:rPr>
                <w:sz w:val="20"/>
                <w:szCs w:val="20"/>
              </w:rPr>
              <w:t>Ja/Nein</w:t>
            </w:r>
          </w:p>
        </w:tc>
      </w:tr>
      <w:tr w:rsidR="00EC334D" w:rsidRPr="00F14AC8" w14:paraId="251AD014" w14:textId="77777777">
        <w:tc>
          <w:tcPr>
            <w:tcW w:w="8077" w:type="dxa"/>
          </w:tcPr>
          <w:p w14:paraId="648E5604" w14:textId="77777777" w:rsidR="00EC334D" w:rsidRPr="00F14AC8" w:rsidRDefault="00EC334D">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4386CAB1" w14:textId="77777777" w:rsidR="00EC334D" w:rsidRPr="00F14AC8" w:rsidRDefault="00EC334D">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EC334D" w:rsidRPr="00F14AC8" w14:paraId="066EDA0F" w14:textId="77777777">
        <w:trPr>
          <w:trHeight w:hRule="exact" w:val="861"/>
        </w:trPr>
        <w:tc>
          <w:tcPr>
            <w:tcW w:w="1273" w:type="dxa"/>
            <w:shd w:val="clear" w:color="auto" w:fill="D5D5D5" w:themeFill="background2"/>
            <w:tcMar>
              <w:bottom w:w="57" w:type="dxa"/>
            </w:tcMar>
          </w:tcPr>
          <w:p w14:paraId="10AD58B3" w14:textId="77777777" w:rsidR="00EC334D" w:rsidRPr="00F14AC8" w:rsidRDefault="00EC334D">
            <w:pPr>
              <w:rPr>
                <w:b/>
              </w:rPr>
            </w:pPr>
            <w:r w:rsidRPr="00F14AC8">
              <w:rPr>
                <w:b/>
              </w:rPr>
              <w:t>Priorität</w:t>
            </w:r>
          </w:p>
        </w:tc>
        <w:tc>
          <w:tcPr>
            <w:tcW w:w="2190" w:type="dxa"/>
            <w:shd w:val="clear" w:color="auto" w:fill="D5D5D5" w:themeFill="background2"/>
            <w:tcMar>
              <w:bottom w:w="57" w:type="dxa"/>
            </w:tcMar>
          </w:tcPr>
          <w:p w14:paraId="65307ECD" w14:textId="77777777" w:rsidR="00EC334D" w:rsidRPr="00F14AC8" w:rsidRDefault="00EC334D">
            <w:pPr>
              <w:rPr>
                <w:b/>
              </w:rPr>
            </w:pPr>
            <w:r w:rsidRPr="00F14AC8">
              <w:rPr>
                <w:b/>
              </w:rPr>
              <w:t>Realisierung</w:t>
            </w:r>
          </w:p>
        </w:tc>
        <w:tc>
          <w:tcPr>
            <w:tcW w:w="1070" w:type="dxa"/>
            <w:shd w:val="clear" w:color="auto" w:fill="D5D5D5" w:themeFill="background2"/>
            <w:tcMar>
              <w:bottom w:w="57" w:type="dxa"/>
            </w:tcMar>
          </w:tcPr>
          <w:p w14:paraId="107D6C05" w14:textId="77777777" w:rsidR="00EC334D" w:rsidRPr="00F14AC8" w:rsidRDefault="00EC334D">
            <w:pPr>
              <w:rPr>
                <w:b/>
              </w:rPr>
            </w:pPr>
            <w:r w:rsidRPr="00F14AC8">
              <w:rPr>
                <w:b/>
              </w:rPr>
              <w:t>Dauer (ca./h)</w:t>
            </w:r>
          </w:p>
        </w:tc>
        <w:tc>
          <w:tcPr>
            <w:tcW w:w="1134" w:type="dxa"/>
            <w:shd w:val="clear" w:color="auto" w:fill="D5D5D5" w:themeFill="background2"/>
            <w:tcMar>
              <w:bottom w:w="57" w:type="dxa"/>
            </w:tcMar>
          </w:tcPr>
          <w:p w14:paraId="36A5C4B9" w14:textId="77777777" w:rsidR="00EC334D" w:rsidRPr="00F14AC8" w:rsidRDefault="00EC334D">
            <w:pPr>
              <w:rPr>
                <w:b/>
              </w:rPr>
            </w:pPr>
            <w:r w:rsidRPr="00F14AC8">
              <w:rPr>
                <w:b/>
              </w:rPr>
              <w:t>QS</w:t>
            </w:r>
            <w:r w:rsidRPr="00F14AC8">
              <w:rPr>
                <w:b/>
              </w:rPr>
              <w:br/>
              <w:t>(ca./h)</w:t>
            </w:r>
          </w:p>
        </w:tc>
        <w:tc>
          <w:tcPr>
            <w:tcW w:w="1134" w:type="dxa"/>
            <w:shd w:val="clear" w:color="auto" w:fill="D5D5D5" w:themeFill="background2"/>
            <w:tcMar>
              <w:bottom w:w="57" w:type="dxa"/>
            </w:tcMar>
          </w:tcPr>
          <w:p w14:paraId="1078BCEF" w14:textId="77777777" w:rsidR="00EC334D" w:rsidRPr="00F14AC8" w:rsidRDefault="00EC334D">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2F4DA7F" w14:textId="77777777" w:rsidR="00EC334D" w:rsidRPr="00F14AC8" w:rsidRDefault="00EC334D">
            <w:pPr>
              <w:rPr>
                <w:b/>
              </w:rPr>
            </w:pPr>
            <w:r w:rsidRPr="00F14AC8">
              <w:rPr>
                <w:b/>
              </w:rPr>
              <w:t>Bereich</w:t>
            </w:r>
          </w:p>
        </w:tc>
      </w:tr>
      <w:tr w:rsidR="00EC334D" w:rsidRPr="00F14AC8" w14:paraId="7E415E65" w14:textId="77777777">
        <w:trPr>
          <w:trHeight w:val="454"/>
        </w:trPr>
        <w:tc>
          <w:tcPr>
            <w:tcW w:w="1273" w:type="dxa"/>
            <w:shd w:val="clear" w:color="auto" w:fill="FFFFFF"/>
            <w:tcMar>
              <w:bottom w:w="57" w:type="dxa"/>
            </w:tcMar>
          </w:tcPr>
          <w:p w14:paraId="65B03376" w14:textId="77777777" w:rsidR="00EC334D" w:rsidRPr="00F14AC8" w:rsidRDefault="00EC334D" w:rsidP="00394CD1">
            <w:pPr>
              <w:pStyle w:val="Tabelleninhalte"/>
            </w:pPr>
            <w:r w:rsidRPr="00F14AC8">
              <w:t>1</w:t>
            </w:r>
          </w:p>
        </w:tc>
        <w:tc>
          <w:tcPr>
            <w:tcW w:w="2190" w:type="dxa"/>
            <w:shd w:val="clear" w:color="auto" w:fill="FFFFFF"/>
            <w:tcMar>
              <w:bottom w:w="57" w:type="dxa"/>
            </w:tcMar>
          </w:tcPr>
          <w:p w14:paraId="33B327AD" w14:textId="77777777" w:rsidR="00EC334D" w:rsidRPr="00F14AC8" w:rsidRDefault="00EC334D" w:rsidP="00394CD1">
            <w:pPr>
              <w:pStyle w:val="Tabelleninhalte"/>
            </w:pPr>
            <w:r w:rsidRPr="00F14AC8">
              <w:t>Abas</w:t>
            </w:r>
          </w:p>
        </w:tc>
        <w:tc>
          <w:tcPr>
            <w:tcW w:w="1070" w:type="dxa"/>
            <w:shd w:val="clear" w:color="auto" w:fill="FFFFFF"/>
            <w:tcMar>
              <w:bottom w:w="57" w:type="dxa"/>
            </w:tcMar>
          </w:tcPr>
          <w:p w14:paraId="7B05DF07" w14:textId="77777777" w:rsidR="00EC334D" w:rsidRPr="00F14AC8" w:rsidRDefault="00EC334D" w:rsidP="00394CD1">
            <w:pPr>
              <w:pStyle w:val="Tabelleninhalte"/>
            </w:pPr>
            <w:r w:rsidRPr="00F14AC8">
              <w:t>0,00</w:t>
            </w:r>
          </w:p>
        </w:tc>
        <w:tc>
          <w:tcPr>
            <w:tcW w:w="1134" w:type="dxa"/>
            <w:shd w:val="clear" w:color="auto" w:fill="FFFFFF"/>
            <w:tcMar>
              <w:bottom w:w="57" w:type="dxa"/>
            </w:tcMar>
          </w:tcPr>
          <w:p w14:paraId="2B49FED0" w14:textId="77777777" w:rsidR="00EC334D" w:rsidRPr="00F14AC8" w:rsidRDefault="00EC334D" w:rsidP="00394CD1">
            <w:pPr>
              <w:pStyle w:val="Tabelleninhalte"/>
            </w:pPr>
            <w:r w:rsidRPr="00F14AC8">
              <w:t>0,00</w:t>
            </w:r>
          </w:p>
        </w:tc>
        <w:tc>
          <w:tcPr>
            <w:tcW w:w="1134" w:type="dxa"/>
            <w:shd w:val="clear" w:color="auto" w:fill="FFFFFF"/>
            <w:tcMar>
              <w:bottom w:w="57" w:type="dxa"/>
            </w:tcMar>
          </w:tcPr>
          <w:p w14:paraId="50C1415C" w14:textId="77777777" w:rsidR="00EC334D" w:rsidRPr="00F14AC8" w:rsidRDefault="00EC334D" w:rsidP="00394CD1">
            <w:pPr>
              <w:pStyle w:val="Tabelleninhalte"/>
            </w:pPr>
            <w:r w:rsidRPr="00F14AC8">
              <w:t>0,00</w:t>
            </w:r>
          </w:p>
        </w:tc>
        <w:tc>
          <w:tcPr>
            <w:tcW w:w="2271" w:type="dxa"/>
            <w:shd w:val="clear" w:color="auto" w:fill="FFFFFF"/>
            <w:tcMar>
              <w:bottom w:w="57" w:type="dxa"/>
            </w:tcMar>
          </w:tcPr>
          <w:p w14:paraId="20F5516C" w14:textId="77777777" w:rsidR="00EC334D" w:rsidRPr="00F14AC8" w:rsidRDefault="00EC334D" w:rsidP="00394CD1">
            <w:pPr>
              <w:pStyle w:val="Tabelleninhalte"/>
            </w:pPr>
            <w:r w:rsidRPr="00F14AC8">
              <w:t>Admin</w:t>
            </w:r>
          </w:p>
        </w:tc>
      </w:tr>
    </w:tbl>
    <w:p w14:paraId="7BBCDBA0" w14:textId="77777777" w:rsidR="00990FBA" w:rsidRPr="00F14AC8" w:rsidRDefault="00990FBA" w:rsidP="00362A56">
      <w:pPr>
        <w:rPr>
          <w:ins w:id="1333" w:author="Peter Koch" w:date="2026-05-20T12:31:00Z" w16du:dateUtc="2026-05-20T10:31:00Z"/>
        </w:rPr>
      </w:pPr>
    </w:p>
    <w:p w14:paraId="219C9019" w14:textId="20F54BC7" w:rsidR="00235AD5" w:rsidRDefault="00AD2875">
      <w:pPr>
        <w:pStyle w:val="berschrift3"/>
        <w:rPr>
          <w:ins w:id="1334" w:author="Peter Koch" w:date="2026-05-20T12:32:00Z" w16du:dateUtc="2026-05-20T10:32:00Z"/>
        </w:rPr>
        <w:pPrChange w:id="1335" w:author="Peter Koch" w:date="2026-05-20T12:32:00Z" w16du:dateUtc="2026-05-20T10:32:00Z">
          <w:pPr/>
        </w:pPrChange>
      </w:pPr>
      <w:bookmarkStart w:id="1336" w:name="AP074"/>
      <w:ins w:id="1337" w:author="Peter Koch" w:date="2026-05-20T12:32:00Z" w16du:dateUtc="2026-05-20T10:32:00Z">
        <w:r>
          <w:t>Summenpositionen</w:t>
        </w:r>
      </w:ins>
    </w:p>
    <w:p w14:paraId="4CA727F6" w14:textId="77777777" w:rsidR="00AD2875" w:rsidRDefault="00AD2875" w:rsidP="00362A56">
      <w:pPr>
        <w:rPr>
          <w:ins w:id="1338" w:author="Peter Koch" w:date="2026-05-20T12:32:00Z" w16du:dateUtc="2026-05-20T10:32:00Z"/>
        </w:rPr>
      </w:pPr>
    </w:p>
    <w:p w14:paraId="0F16959A" w14:textId="77777777" w:rsidR="00330EBB" w:rsidRPr="00F14AC8" w:rsidRDefault="00330EBB">
      <w:pPr>
        <w:rPr>
          <w:moveTo w:id="1339" w:author="Peter Koch" w:date="2026-05-20T12:42:00Z" w16du:dateUtc="2026-05-20T10:42:00Z"/>
        </w:rPr>
        <w:pPrChange w:id="1340" w:author="Peter Koch" w:date="2026-05-20T12:43:00Z" w16du:dateUtc="2026-05-20T10:43:00Z">
          <w:pPr>
            <w:pStyle w:val="Listenabsatz"/>
            <w:numPr>
              <w:numId w:val="29"/>
            </w:numPr>
            <w:ind w:hanging="360"/>
          </w:pPr>
        </w:pPrChange>
      </w:pPr>
      <w:moveToRangeStart w:id="1341" w:author="Peter Koch" w:date="2026-05-20T12:42:00Z" w:name="move230173394"/>
      <w:commentRangeStart w:id="1342"/>
      <w:commentRangeStart w:id="1343"/>
      <w:moveTo w:id="1344" w:author="Peter Koch" w:date="2026-05-20T12:42:00Z" w16du:dateUtc="2026-05-20T10:42:00Z">
        <w:r w:rsidRPr="00F14AC8">
          <w:t>Nettosumme immer automatisch anfügen (EK- und VK-Masken). Hierzu wird eine Variable in der INI.LHG angelegt. Diese verweist erstmal auf die Zusatzposition „9“. Diese kann durch die HWK und worKA geändert werden.</w:t>
        </w:r>
        <w:commentRangeEnd w:id="1342"/>
        <w:r w:rsidRPr="00F14AC8">
          <w:rPr>
            <w:rStyle w:val="Kommentarzeichen"/>
            <w:sz w:val="24"/>
            <w:szCs w:val="24"/>
          </w:rPr>
          <w:commentReference w:id="1342"/>
        </w:r>
      </w:moveTo>
      <w:commentRangeEnd w:id="1343"/>
      <w:r w:rsidR="0040299A" w:rsidRPr="00F14AC8">
        <w:rPr>
          <w:rStyle w:val="Kommentarzeichen"/>
          <w:sz w:val="24"/>
          <w:szCs w:val="24"/>
        </w:rPr>
        <w:commentReference w:id="1343"/>
      </w:r>
    </w:p>
    <w:moveToRangeEnd w:id="1341"/>
    <w:p w14:paraId="07B48149" w14:textId="77777777" w:rsidR="00AD2875" w:rsidRDefault="00AD2875" w:rsidP="00362A56">
      <w:pPr>
        <w:rPr>
          <w:ins w:id="1345" w:author="Peter Koch" w:date="2026-05-20T12:44:00Z" w16du:dateUtc="2026-05-20T10:44:00Z"/>
        </w:rPr>
      </w:pPr>
    </w:p>
    <w:p w14:paraId="0380EBF0" w14:textId="77777777" w:rsidR="00A97C7B" w:rsidRPr="00F14AC8" w:rsidRDefault="00A97C7B" w:rsidP="00A97C7B">
      <w:pPr>
        <w:rPr>
          <w:ins w:id="1346" w:author="Peter Koch" w:date="2026-05-20T12:44:00Z" w16du:dateUtc="2026-05-20T10:44:00Z"/>
          <w:b/>
          <w:bCs/>
          <w:color w:val="002060"/>
        </w:rPr>
      </w:pPr>
      <w:ins w:id="1347" w:author="Peter Koch" w:date="2026-05-20T12:44:00Z" w16du:dateUtc="2026-05-20T10:44:00Z">
        <w:r w:rsidRPr="00F14AC8">
          <w:rPr>
            <w:b/>
            <w:bCs/>
            <w:color w:val="002060"/>
          </w:rPr>
          <w:t>Umsetzung ABAS</w:t>
        </w:r>
      </w:ins>
    </w:p>
    <w:p w14:paraId="37ABD69A" w14:textId="77777777" w:rsidR="00A97C7B" w:rsidRDefault="00A97C7B" w:rsidP="00362A56">
      <w:pPr>
        <w:rPr>
          <w:ins w:id="1348" w:author="Peter Koch" w:date="2026-05-20T12:44:00Z" w16du:dateUtc="2026-05-20T10:44:00Z"/>
        </w:rPr>
      </w:pPr>
    </w:p>
    <w:p w14:paraId="44F375A6" w14:textId="0D577047" w:rsidR="002A4DD0" w:rsidRPr="00F14AC8" w:rsidRDefault="00A97C7B">
      <w:pPr>
        <w:rPr>
          <w:moveTo w:id="1349" w:author="Peter Koch" w:date="2026-05-20T12:44:00Z" w16du:dateUtc="2026-05-20T10:44:00Z"/>
        </w:rPr>
        <w:pPrChange w:id="1350" w:author="Peter Koch" w:date="2026-05-20T12:44:00Z" w16du:dateUtc="2026-05-20T10:44:00Z">
          <w:pPr>
            <w:pStyle w:val="Listenabsatz"/>
            <w:numPr>
              <w:numId w:val="41"/>
            </w:numPr>
            <w:ind w:hanging="360"/>
          </w:pPr>
        </w:pPrChange>
      </w:pPr>
      <w:moveToRangeStart w:id="1351" w:author="Peter Koch" w:date="2026-05-20T12:44:00Z" w:name="move230173462"/>
      <w:commentRangeStart w:id="1352"/>
      <w:commentRangeStart w:id="1353"/>
      <w:moveTo w:id="1354" w:author="Peter Koch" w:date="2026-05-20T12:44:00Z" w16du:dateUtc="2026-05-20T10:44:00Z">
        <w:r w:rsidRPr="00F14AC8">
          <w:t xml:space="preserve">Die Nettosumme, Steuer und Bruttosumme muss immer automatisch angelegt werden. Dazu in der INI.LHG die Zusatzposition „9“ als Nettosumme eintragen und diese Variable </w:t>
        </w:r>
        <w:commentRangeStart w:id="1355"/>
        <w:commentRangeStart w:id="1356"/>
        <w:r w:rsidRPr="00F14AC8">
          <w:t>verwenden</w:t>
        </w:r>
      </w:moveTo>
      <w:commentRangeEnd w:id="1355"/>
      <w:r w:rsidR="009F2C5E" w:rsidRPr="00F14AC8">
        <w:rPr>
          <w:rStyle w:val="Kommentarzeichen"/>
          <w:sz w:val="24"/>
          <w:szCs w:val="24"/>
        </w:rPr>
        <w:commentReference w:id="1355"/>
      </w:r>
      <w:commentRangeEnd w:id="1356"/>
      <w:r w:rsidR="0076789A" w:rsidRPr="00F14AC8">
        <w:rPr>
          <w:rStyle w:val="Kommentarzeichen"/>
          <w:sz w:val="24"/>
          <w:szCs w:val="24"/>
        </w:rPr>
        <w:commentReference w:id="1356"/>
      </w:r>
      <w:moveTo w:id="1357" w:author="Peter Koch" w:date="2026-05-20T12:44:00Z" w16du:dateUtc="2026-05-20T10:44:00Z">
        <w:r w:rsidRPr="00F14AC8">
          <w:t>.</w:t>
        </w:r>
        <w:commentRangeEnd w:id="1352"/>
        <w:r>
          <w:rPr>
            <w:rStyle w:val="Kommentarzeichen"/>
            <w:sz w:val="24"/>
            <w:szCs w:val="24"/>
          </w:rPr>
          <w:commentReference w:id="1352"/>
        </w:r>
      </w:moveTo>
      <w:commentRangeEnd w:id="1353"/>
      <w:r w:rsidR="0040299A">
        <w:rPr>
          <w:rStyle w:val="Kommentarzeichen"/>
          <w:sz w:val="24"/>
          <w:szCs w:val="24"/>
        </w:rPr>
        <w:commentReference w:id="1353"/>
      </w:r>
      <w:ins w:id="1358" w:author="Peter Koch" w:date="2026-05-21T07:56:00Z" w16du:dateUtc="2026-05-21T05:56:00Z">
        <w:r w:rsidR="002A4DD0">
          <w:t xml:space="preserve"> Die Positionen im Ändernmodus entsprechend </w:t>
        </w:r>
      </w:ins>
      <w:ins w:id="1359" w:author="Peter Koch" w:date="2026-05-21T07:57:00Z" w16du:dateUtc="2026-05-21T05:57:00Z">
        <w:r w:rsidR="0076789A">
          <w:t>entfernt und neu gesetzt.</w:t>
        </w:r>
      </w:ins>
    </w:p>
    <w:moveToRangeEnd w:id="1351"/>
    <w:p w14:paraId="1D35F546" w14:textId="77777777" w:rsidR="00A97C7B" w:rsidRDefault="00A97C7B" w:rsidP="00362A56">
      <w:pPr>
        <w:rPr>
          <w:ins w:id="1360" w:author="Peter Koch" w:date="2026-05-20T12:44:00Z" w16du:dateUtc="2026-05-20T10:44:00Z"/>
        </w:rPr>
      </w:pPr>
    </w:p>
    <w:tbl>
      <w:tblPr>
        <w:tblStyle w:val="Tabellenraster"/>
        <w:tblW w:w="9085" w:type="dxa"/>
        <w:tblLook w:val="04A0" w:firstRow="1" w:lastRow="0" w:firstColumn="1" w:lastColumn="0" w:noHBand="0" w:noVBand="1"/>
      </w:tblPr>
      <w:tblGrid>
        <w:gridCol w:w="8018"/>
        <w:gridCol w:w="1067"/>
      </w:tblGrid>
      <w:tr w:rsidR="00A97C7B" w:rsidRPr="00F14AC8" w14:paraId="5AA83D9C" w14:textId="77777777" w:rsidTr="00317CA4">
        <w:trPr>
          <w:ins w:id="1361" w:author="Peter Koch" w:date="2026-05-20T12:44:00Z"/>
        </w:trPr>
        <w:tc>
          <w:tcPr>
            <w:tcW w:w="8077" w:type="dxa"/>
            <w:shd w:val="clear" w:color="auto" w:fill="DCEEA3" w:themeFill="accent6" w:themeFillTint="99"/>
          </w:tcPr>
          <w:p w14:paraId="33CB97AD" w14:textId="77777777" w:rsidR="00A97C7B" w:rsidRPr="00F14AC8" w:rsidRDefault="00A97C7B" w:rsidP="00317CA4">
            <w:pPr>
              <w:rPr>
                <w:ins w:id="1362" w:author="Peter Koch" w:date="2026-05-20T12:44:00Z" w16du:dateUtc="2026-05-20T10:44:00Z"/>
              </w:rPr>
            </w:pPr>
            <w:ins w:id="1363" w:author="Peter Koch" w:date="2026-05-20T12:44:00Z" w16du:dateUtc="2026-05-20T10:44:00Z">
              <w:r w:rsidRPr="00F14AC8">
                <w:t>Auswirkungen der Customization/Extension</w:t>
              </w:r>
            </w:ins>
          </w:p>
        </w:tc>
        <w:tc>
          <w:tcPr>
            <w:tcW w:w="1008" w:type="dxa"/>
            <w:shd w:val="clear" w:color="auto" w:fill="DCEEA3" w:themeFill="accent6" w:themeFillTint="99"/>
          </w:tcPr>
          <w:p w14:paraId="248698FF" w14:textId="77777777" w:rsidR="00A97C7B" w:rsidRPr="00F14AC8" w:rsidRDefault="00A97C7B" w:rsidP="00317CA4">
            <w:pPr>
              <w:rPr>
                <w:ins w:id="1364" w:author="Peter Koch" w:date="2026-05-20T12:44:00Z" w16du:dateUtc="2026-05-20T10:44:00Z"/>
              </w:rPr>
            </w:pPr>
            <w:ins w:id="1365" w:author="Peter Koch" w:date="2026-05-20T12:44:00Z" w16du:dateUtc="2026-05-20T10:44:00Z">
              <w:r w:rsidRPr="00F14AC8">
                <w:t>Antwort</w:t>
              </w:r>
            </w:ins>
          </w:p>
        </w:tc>
      </w:tr>
      <w:tr w:rsidR="00A97C7B" w:rsidRPr="00F14AC8" w14:paraId="2A6A8896" w14:textId="77777777" w:rsidTr="00317CA4">
        <w:trPr>
          <w:ins w:id="1366" w:author="Peter Koch" w:date="2026-05-20T12:44:00Z"/>
        </w:trPr>
        <w:tc>
          <w:tcPr>
            <w:tcW w:w="8077" w:type="dxa"/>
          </w:tcPr>
          <w:p w14:paraId="035074C0" w14:textId="77777777" w:rsidR="00A97C7B" w:rsidRPr="00F14AC8" w:rsidRDefault="00A97C7B" w:rsidP="00317CA4">
            <w:pPr>
              <w:rPr>
                <w:ins w:id="1367" w:author="Peter Koch" w:date="2026-05-20T12:44:00Z" w16du:dateUtc="2026-05-20T10:44:00Z"/>
                <w:sz w:val="20"/>
                <w:szCs w:val="20"/>
              </w:rPr>
            </w:pPr>
            <w:ins w:id="1368" w:author="Peter Koch" w:date="2026-05-20T12:44:00Z" w16du:dateUtc="2026-05-20T10:44:00Z">
              <w:r w:rsidRPr="00F14AC8">
                <w:rPr>
                  <w:sz w:val="20"/>
                  <w:szCs w:val="20"/>
                </w:rPr>
                <w:t xml:space="preserve">Keine besonderen Auswirkungen </w:t>
              </w:r>
            </w:ins>
          </w:p>
        </w:tc>
        <w:tc>
          <w:tcPr>
            <w:tcW w:w="1008" w:type="dxa"/>
          </w:tcPr>
          <w:p w14:paraId="409B8C84" w14:textId="77777777" w:rsidR="00A97C7B" w:rsidRPr="00F14AC8" w:rsidRDefault="00A97C7B" w:rsidP="00317CA4">
            <w:pPr>
              <w:rPr>
                <w:ins w:id="1369" w:author="Peter Koch" w:date="2026-05-20T12:44:00Z" w16du:dateUtc="2026-05-20T10:44:00Z"/>
                <w:sz w:val="20"/>
                <w:szCs w:val="20"/>
              </w:rPr>
            </w:pPr>
            <w:ins w:id="1370" w:author="Peter Koch" w:date="2026-05-20T12:44:00Z" w16du:dateUtc="2026-05-20T10:44:00Z">
              <w:r w:rsidRPr="00F14AC8">
                <w:rPr>
                  <w:sz w:val="20"/>
                  <w:szCs w:val="20"/>
                </w:rPr>
                <w:t>Ja/Nein</w:t>
              </w:r>
            </w:ins>
          </w:p>
        </w:tc>
      </w:tr>
      <w:tr w:rsidR="00A97C7B" w:rsidRPr="00F14AC8" w14:paraId="28376233" w14:textId="77777777" w:rsidTr="00317CA4">
        <w:trPr>
          <w:ins w:id="1371" w:author="Peter Koch" w:date="2026-05-20T12:44:00Z"/>
        </w:trPr>
        <w:tc>
          <w:tcPr>
            <w:tcW w:w="8077" w:type="dxa"/>
          </w:tcPr>
          <w:p w14:paraId="5406AACC" w14:textId="77777777" w:rsidR="00A97C7B" w:rsidRPr="00F14AC8" w:rsidRDefault="00A97C7B" w:rsidP="00317CA4">
            <w:pPr>
              <w:rPr>
                <w:ins w:id="1372" w:author="Peter Koch" w:date="2026-05-20T12:44:00Z" w16du:dateUtc="2026-05-20T10:44:00Z"/>
                <w:sz w:val="20"/>
                <w:szCs w:val="20"/>
              </w:rPr>
            </w:pPr>
            <w:ins w:id="1373" w:author="Peter Koch" w:date="2026-05-20T12:44:00Z" w16du:dateUtc="2026-05-20T10:44:00Z">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ins>
          </w:p>
        </w:tc>
        <w:tc>
          <w:tcPr>
            <w:tcW w:w="1008" w:type="dxa"/>
          </w:tcPr>
          <w:p w14:paraId="1ED338D1" w14:textId="77777777" w:rsidR="00A97C7B" w:rsidRPr="00F14AC8" w:rsidRDefault="00A97C7B" w:rsidP="00317CA4">
            <w:pPr>
              <w:rPr>
                <w:ins w:id="1374" w:author="Peter Koch" w:date="2026-05-20T12:44:00Z" w16du:dateUtc="2026-05-20T10:44:00Z"/>
                <w:sz w:val="20"/>
                <w:szCs w:val="20"/>
              </w:rPr>
            </w:pPr>
            <w:ins w:id="1375" w:author="Peter Koch" w:date="2026-05-20T12:44:00Z" w16du:dateUtc="2026-05-20T10:44:00Z">
              <w:r w:rsidRPr="00F14AC8">
                <w:rPr>
                  <w:sz w:val="20"/>
                  <w:szCs w:val="20"/>
                </w:rPr>
                <w:t>Ja/Nein</w:t>
              </w:r>
            </w:ins>
          </w:p>
        </w:tc>
      </w:tr>
      <w:tr w:rsidR="00A97C7B" w:rsidRPr="00F14AC8" w14:paraId="033393AB" w14:textId="77777777" w:rsidTr="00317CA4">
        <w:trPr>
          <w:ins w:id="1376" w:author="Peter Koch" w:date="2026-05-20T12:44:00Z"/>
        </w:trPr>
        <w:tc>
          <w:tcPr>
            <w:tcW w:w="8077" w:type="dxa"/>
          </w:tcPr>
          <w:p w14:paraId="6FBF01CF" w14:textId="77777777" w:rsidR="00A97C7B" w:rsidRPr="00F14AC8" w:rsidRDefault="00A97C7B" w:rsidP="00317CA4">
            <w:pPr>
              <w:rPr>
                <w:ins w:id="1377" w:author="Peter Koch" w:date="2026-05-20T12:44:00Z" w16du:dateUtc="2026-05-20T10:44:00Z"/>
                <w:sz w:val="20"/>
                <w:szCs w:val="20"/>
              </w:rPr>
            </w:pPr>
            <w:ins w:id="1378" w:author="Peter Koch" w:date="2026-05-20T12:44:00Z" w16du:dateUtc="2026-05-20T10:44:00Z">
              <w:r w:rsidRPr="00F14AC8">
                <w:rPr>
                  <w:sz w:val="20"/>
                  <w:szCs w:val="20"/>
                </w:rPr>
                <w:t xml:space="preserve">Hat Auswirkungen auf die </w:t>
              </w:r>
              <w:r w:rsidRPr="00F14AC8">
                <w:rPr>
                  <w:b/>
                  <w:bCs/>
                  <w:sz w:val="20"/>
                  <w:szCs w:val="20"/>
                </w:rPr>
                <w:t>Disposition</w:t>
              </w:r>
              <w:r w:rsidRPr="00F14AC8">
                <w:rPr>
                  <w:sz w:val="20"/>
                  <w:szCs w:val="20"/>
                </w:rPr>
                <w:t>.</w:t>
              </w:r>
            </w:ins>
          </w:p>
        </w:tc>
        <w:tc>
          <w:tcPr>
            <w:tcW w:w="1008" w:type="dxa"/>
          </w:tcPr>
          <w:p w14:paraId="0DB566C0" w14:textId="77777777" w:rsidR="00A97C7B" w:rsidRPr="00F14AC8" w:rsidRDefault="00A97C7B" w:rsidP="00317CA4">
            <w:pPr>
              <w:rPr>
                <w:ins w:id="1379" w:author="Peter Koch" w:date="2026-05-20T12:44:00Z" w16du:dateUtc="2026-05-20T10:44:00Z"/>
                <w:sz w:val="20"/>
                <w:szCs w:val="20"/>
              </w:rPr>
            </w:pPr>
            <w:ins w:id="1380" w:author="Peter Koch" w:date="2026-05-20T12:44:00Z" w16du:dateUtc="2026-05-20T10:44:00Z">
              <w:r w:rsidRPr="00F14AC8">
                <w:rPr>
                  <w:sz w:val="20"/>
                  <w:szCs w:val="20"/>
                </w:rPr>
                <w:t>Ja/Nein</w:t>
              </w:r>
            </w:ins>
          </w:p>
        </w:tc>
      </w:tr>
      <w:tr w:rsidR="00A97C7B" w:rsidRPr="00F14AC8" w14:paraId="781E4864" w14:textId="77777777" w:rsidTr="00317CA4">
        <w:trPr>
          <w:ins w:id="1381" w:author="Peter Koch" w:date="2026-05-20T12:44:00Z"/>
        </w:trPr>
        <w:tc>
          <w:tcPr>
            <w:tcW w:w="8077" w:type="dxa"/>
          </w:tcPr>
          <w:p w14:paraId="6CB4B846" w14:textId="77777777" w:rsidR="00A97C7B" w:rsidRPr="00F14AC8" w:rsidRDefault="00A97C7B" w:rsidP="00317CA4">
            <w:pPr>
              <w:rPr>
                <w:ins w:id="1382" w:author="Peter Koch" w:date="2026-05-20T12:44:00Z" w16du:dateUtc="2026-05-20T10:44:00Z"/>
                <w:sz w:val="20"/>
                <w:szCs w:val="20"/>
              </w:rPr>
            </w:pPr>
            <w:ins w:id="1383" w:author="Peter Koch" w:date="2026-05-20T12:44:00Z" w16du:dateUtc="2026-05-20T10:44:00Z">
              <w:r w:rsidRPr="00F14AC8">
                <w:rPr>
                  <w:sz w:val="20"/>
                  <w:szCs w:val="20"/>
                </w:rPr>
                <w:t xml:space="preserve">Hat Auswirkungen auf die </w:t>
              </w:r>
              <w:r w:rsidRPr="00F14AC8">
                <w:rPr>
                  <w:b/>
                  <w:bCs/>
                  <w:sz w:val="20"/>
                  <w:szCs w:val="20"/>
                </w:rPr>
                <w:t>Bewertung</w:t>
              </w:r>
              <w:r w:rsidRPr="00F14AC8">
                <w:rPr>
                  <w:sz w:val="20"/>
                  <w:szCs w:val="20"/>
                </w:rPr>
                <w:t>.</w:t>
              </w:r>
            </w:ins>
          </w:p>
        </w:tc>
        <w:tc>
          <w:tcPr>
            <w:tcW w:w="1008" w:type="dxa"/>
          </w:tcPr>
          <w:p w14:paraId="6C0E3543" w14:textId="77777777" w:rsidR="00A97C7B" w:rsidRPr="00F14AC8" w:rsidRDefault="00A97C7B" w:rsidP="00317CA4">
            <w:pPr>
              <w:rPr>
                <w:ins w:id="1384" w:author="Peter Koch" w:date="2026-05-20T12:44:00Z" w16du:dateUtc="2026-05-20T10:44:00Z"/>
                <w:sz w:val="20"/>
                <w:szCs w:val="20"/>
              </w:rPr>
            </w:pPr>
            <w:ins w:id="1385" w:author="Peter Koch" w:date="2026-05-20T12:44:00Z" w16du:dateUtc="2026-05-20T10:44:00Z">
              <w:r w:rsidRPr="00F14AC8">
                <w:rPr>
                  <w:sz w:val="20"/>
                  <w:szCs w:val="20"/>
                </w:rPr>
                <w:t>Ja/Nein</w:t>
              </w:r>
            </w:ins>
          </w:p>
        </w:tc>
      </w:tr>
      <w:tr w:rsidR="00A97C7B" w:rsidRPr="00F14AC8" w14:paraId="051E6E90" w14:textId="77777777" w:rsidTr="00317CA4">
        <w:trPr>
          <w:ins w:id="1386" w:author="Peter Koch" w:date="2026-05-20T12:44:00Z"/>
        </w:trPr>
        <w:tc>
          <w:tcPr>
            <w:tcW w:w="8077" w:type="dxa"/>
          </w:tcPr>
          <w:p w14:paraId="3CCC2AAD" w14:textId="77777777" w:rsidR="00A97C7B" w:rsidRPr="00F14AC8" w:rsidRDefault="00A97C7B" w:rsidP="00317CA4">
            <w:pPr>
              <w:rPr>
                <w:ins w:id="1387" w:author="Peter Koch" w:date="2026-05-20T12:44:00Z" w16du:dateUtc="2026-05-20T10:44:00Z"/>
                <w:sz w:val="20"/>
                <w:szCs w:val="20"/>
              </w:rPr>
            </w:pPr>
            <w:ins w:id="1388" w:author="Peter Koch" w:date="2026-05-20T12:44:00Z" w16du:dateUtc="2026-05-20T10:44:00Z">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ins>
          </w:p>
        </w:tc>
        <w:tc>
          <w:tcPr>
            <w:tcW w:w="1008" w:type="dxa"/>
          </w:tcPr>
          <w:p w14:paraId="7F8DFC8B" w14:textId="77777777" w:rsidR="00A97C7B" w:rsidRPr="00F14AC8" w:rsidRDefault="00A97C7B" w:rsidP="00317CA4">
            <w:pPr>
              <w:rPr>
                <w:ins w:id="1389" w:author="Peter Koch" w:date="2026-05-20T12:44:00Z" w16du:dateUtc="2026-05-20T10:44:00Z"/>
                <w:sz w:val="20"/>
                <w:szCs w:val="20"/>
              </w:rPr>
            </w:pPr>
            <w:ins w:id="1390" w:author="Peter Koch" w:date="2026-05-20T12:44:00Z" w16du:dateUtc="2026-05-20T10:44:00Z">
              <w:r w:rsidRPr="00F14AC8">
                <w:rPr>
                  <w:sz w:val="20"/>
                  <w:szCs w:val="20"/>
                </w:rPr>
                <w:t>Ja/Nein</w:t>
              </w:r>
            </w:ins>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A97C7B" w:rsidRPr="00F14AC8" w14:paraId="755AFE99" w14:textId="77777777" w:rsidTr="00317CA4">
        <w:trPr>
          <w:trHeight w:hRule="exact" w:val="861"/>
          <w:ins w:id="1391" w:author="Peter Koch" w:date="2026-05-20T12:44:00Z"/>
        </w:trPr>
        <w:tc>
          <w:tcPr>
            <w:tcW w:w="1273" w:type="dxa"/>
            <w:shd w:val="clear" w:color="auto" w:fill="D5D5D5" w:themeFill="background2"/>
            <w:tcMar>
              <w:bottom w:w="57" w:type="dxa"/>
            </w:tcMar>
          </w:tcPr>
          <w:p w14:paraId="7B844CC5" w14:textId="77777777" w:rsidR="00A97C7B" w:rsidRPr="00F14AC8" w:rsidRDefault="00A97C7B" w:rsidP="00317CA4">
            <w:pPr>
              <w:rPr>
                <w:ins w:id="1392" w:author="Peter Koch" w:date="2026-05-20T12:44:00Z" w16du:dateUtc="2026-05-20T10:44:00Z"/>
                <w:b/>
              </w:rPr>
            </w:pPr>
            <w:ins w:id="1393" w:author="Peter Koch" w:date="2026-05-20T12:44:00Z" w16du:dateUtc="2026-05-20T10:44:00Z">
              <w:r w:rsidRPr="00F14AC8">
                <w:rPr>
                  <w:b/>
                </w:rPr>
                <w:t>Priorität</w:t>
              </w:r>
            </w:ins>
          </w:p>
        </w:tc>
        <w:tc>
          <w:tcPr>
            <w:tcW w:w="2190" w:type="dxa"/>
            <w:shd w:val="clear" w:color="auto" w:fill="D5D5D5" w:themeFill="background2"/>
            <w:tcMar>
              <w:bottom w:w="57" w:type="dxa"/>
            </w:tcMar>
          </w:tcPr>
          <w:p w14:paraId="1D822631" w14:textId="77777777" w:rsidR="00A97C7B" w:rsidRPr="00F14AC8" w:rsidRDefault="00A97C7B" w:rsidP="00317CA4">
            <w:pPr>
              <w:rPr>
                <w:ins w:id="1394" w:author="Peter Koch" w:date="2026-05-20T12:44:00Z" w16du:dateUtc="2026-05-20T10:44:00Z"/>
                <w:b/>
              </w:rPr>
            </w:pPr>
            <w:ins w:id="1395" w:author="Peter Koch" w:date="2026-05-20T12:44:00Z" w16du:dateUtc="2026-05-20T10:44:00Z">
              <w:r w:rsidRPr="00F14AC8">
                <w:rPr>
                  <w:b/>
                </w:rPr>
                <w:t>Realisierung</w:t>
              </w:r>
            </w:ins>
          </w:p>
        </w:tc>
        <w:tc>
          <w:tcPr>
            <w:tcW w:w="1070" w:type="dxa"/>
            <w:shd w:val="clear" w:color="auto" w:fill="D5D5D5" w:themeFill="background2"/>
            <w:tcMar>
              <w:bottom w:w="57" w:type="dxa"/>
            </w:tcMar>
          </w:tcPr>
          <w:p w14:paraId="24FFECC3" w14:textId="77777777" w:rsidR="00A97C7B" w:rsidRPr="00F14AC8" w:rsidRDefault="00A97C7B" w:rsidP="00317CA4">
            <w:pPr>
              <w:rPr>
                <w:ins w:id="1396" w:author="Peter Koch" w:date="2026-05-20T12:44:00Z" w16du:dateUtc="2026-05-20T10:44:00Z"/>
                <w:b/>
              </w:rPr>
            </w:pPr>
            <w:ins w:id="1397" w:author="Peter Koch" w:date="2026-05-20T12:44:00Z" w16du:dateUtc="2026-05-20T10:44:00Z">
              <w:r w:rsidRPr="00F14AC8">
                <w:rPr>
                  <w:b/>
                </w:rPr>
                <w:t>Dauer (ca./h)</w:t>
              </w:r>
            </w:ins>
          </w:p>
        </w:tc>
        <w:tc>
          <w:tcPr>
            <w:tcW w:w="1134" w:type="dxa"/>
            <w:shd w:val="clear" w:color="auto" w:fill="D5D5D5" w:themeFill="background2"/>
            <w:tcMar>
              <w:bottom w:w="57" w:type="dxa"/>
            </w:tcMar>
          </w:tcPr>
          <w:p w14:paraId="092AA8D8" w14:textId="77777777" w:rsidR="00A97C7B" w:rsidRPr="00F14AC8" w:rsidRDefault="00A97C7B" w:rsidP="00317CA4">
            <w:pPr>
              <w:rPr>
                <w:ins w:id="1398" w:author="Peter Koch" w:date="2026-05-20T12:44:00Z" w16du:dateUtc="2026-05-20T10:44:00Z"/>
                <w:b/>
              </w:rPr>
            </w:pPr>
            <w:ins w:id="1399" w:author="Peter Koch" w:date="2026-05-20T12:44:00Z" w16du:dateUtc="2026-05-20T10:44:00Z">
              <w:r w:rsidRPr="00F14AC8">
                <w:rPr>
                  <w:b/>
                </w:rPr>
                <w:t>QS</w:t>
              </w:r>
              <w:r w:rsidRPr="00F14AC8">
                <w:rPr>
                  <w:b/>
                </w:rPr>
                <w:br/>
                <w:t>(ca./h)</w:t>
              </w:r>
            </w:ins>
          </w:p>
        </w:tc>
        <w:tc>
          <w:tcPr>
            <w:tcW w:w="1134" w:type="dxa"/>
            <w:shd w:val="clear" w:color="auto" w:fill="D5D5D5" w:themeFill="background2"/>
            <w:tcMar>
              <w:bottom w:w="57" w:type="dxa"/>
            </w:tcMar>
          </w:tcPr>
          <w:p w14:paraId="449C1C31" w14:textId="77777777" w:rsidR="00A97C7B" w:rsidRPr="00F14AC8" w:rsidRDefault="00A97C7B" w:rsidP="00317CA4">
            <w:pPr>
              <w:rPr>
                <w:ins w:id="1400" w:author="Peter Koch" w:date="2026-05-20T12:44:00Z" w16du:dateUtc="2026-05-20T10:44:00Z"/>
                <w:b/>
              </w:rPr>
            </w:pPr>
            <w:ins w:id="1401" w:author="Peter Koch" w:date="2026-05-20T12:44:00Z" w16du:dateUtc="2026-05-20T10:44:00Z">
              <w:r w:rsidRPr="00F14AC8">
                <w:rPr>
                  <w:b/>
                </w:rPr>
                <w:t>Kunde</w:t>
              </w:r>
              <w:r w:rsidRPr="00F14AC8">
                <w:rPr>
                  <w:b/>
                </w:rPr>
                <w:br/>
                <w:t>(ca./h)</w:t>
              </w:r>
              <w:r w:rsidRPr="00F14AC8">
                <w:rPr>
                  <w:b/>
                </w:rPr>
                <w:br/>
              </w:r>
            </w:ins>
          </w:p>
        </w:tc>
        <w:tc>
          <w:tcPr>
            <w:tcW w:w="2271" w:type="dxa"/>
            <w:shd w:val="clear" w:color="auto" w:fill="D5D5D5" w:themeFill="background2"/>
            <w:tcMar>
              <w:bottom w:w="57" w:type="dxa"/>
            </w:tcMar>
          </w:tcPr>
          <w:p w14:paraId="33F266B5" w14:textId="77777777" w:rsidR="00A97C7B" w:rsidRPr="00F14AC8" w:rsidRDefault="00A97C7B" w:rsidP="00317CA4">
            <w:pPr>
              <w:rPr>
                <w:ins w:id="1402" w:author="Peter Koch" w:date="2026-05-20T12:44:00Z" w16du:dateUtc="2026-05-20T10:44:00Z"/>
                <w:b/>
              </w:rPr>
            </w:pPr>
            <w:ins w:id="1403" w:author="Peter Koch" w:date="2026-05-20T12:44:00Z" w16du:dateUtc="2026-05-20T10:44:00Z">
              <w:r w:rsidRPr="00F14AC8">
                <w:rPr>
                  <w:b/>
                </w:rPr>
                <w:t>Bereich</w:t>
              </w:r>
            </w:ins>
          </w:p>
        </w:tc>
      </w:tr>
      <w:tr w:rsidR="00A97C7B" w:rsidRPr="00F14AC8" w14:paraId="17332BEB" w14:textId="77777777" w:rsidTr="00317CA4">
        <w:trPr>
          <w:trHeight w:val="454"/>
          <w:ins w:id="1404" w:author="Peter Koch" w:date="2026-05-20T12:44:00Z"/>
        </w:trPr>
        <w:tc>
          <w:tcPr>
            <w:tcW w:w="1273" w:type="dxa"/>
            <w:shd w:val="clear" w:color="auto" w:fill="FFFFFF"/>
            <w:tcMar>
              <w:bottom w:w="57" w:type="dxa"/>
            </w:tcMar>
          </w:tcPr>
          <w:p w14:paraId="3EE63369" w14:textId="77777777" w:rsidR="00A97C7B" w:rsidRPr="00F14AC8" w:rsidRDefault="00A97C7B" w:rsidP="00317CA4">
            <w:pPr>
              <w:pStyle w:val="Tabelleninhalte"/>
              <w:rPr>
                <w:ins w:id="1405" w:author="Peter Koch" w:date="2026-05-20T12:44:00Z" w16du:dateUtc="2026-05-20T10:44:00Z"/>
              </w:rPr>
            </w:pPr>
            <w:ins w:id="1406" w:author="Peter Koch" w:date="2026-05-20T12:44:00Z" w16du:dateUtc="2026-05-20T10:44:00Z">
              <w:r w:rsidRPr="00F14AC8">
                <w:t>1</w:t>
              </w:r>
            </w:ins>
          </w:p>
        </w:tc>
        <w:tc>
          <w:tcPr>
            <w:tcW w:w="2190" w:type="dxa"/>
            <w:shd w:val="clear" w:color="auto" w:fill="FFFFFF"/>
            <w:tcMar>
              <w:bottom w:w="57" w:type="dxa"/>
            </w:tcMar>
          </w:tcPr>
          <w:p w14:paraId="204F187D" w14:textId="77777777" w:rsidR="00A97C7B" w:rsidRPr="00F14AC8" w:rsidRDefault="00A97C7B" w:rsidP="00317CA4">
            <w:pPr>
              <w:pStyle w:val="Tabelleninhalte"/>
              <w:rPr>
                <w:ins w:id="1407" w:author="Peter Koch" w:date="2026-05-20T12:44:00Z" w16du:dateUtc="2026-05-20T10:44:00Z"/>
              </w:rPr>
            </w:pPr>
            <w:ins w:id="1408" w:author="Peter Koch" w:date="2026-05-20T12:44:00Z" w16du:dateUtc="2026-05-20T10:44:00Z">
              <w:r w:rsidRPr="00F14AC8">
                <w:t>Abas</w:t>
              </w:r>
            </w:ins>
          </w:p>
        </w:tc>
        <w:tc>
          <w:tcPr>
            <w:tcW w:w="1070" w:type="dxa"/>
            <w:shd w:val="clear" w:color="auto" w:fill="FFFFFF"/>
            <w:tcMar>
              <w:bottom w:w="57" w:type="dxa"/>
            </w:tcMar>
          </w:tcPr>
          <w:p w14:paraId="156B48FB" w14:textId="77777777" w:rsidR="00A97C7B" w:rsidRPr="00F14AC8" w:rsidRDefault="00A97C7B" w:rsidP="00317CA4">
            <w:pPr>
              <w:pStyle w:val="Tabelleninhalte"/>
              <w:rPr>
                <w:ins w:id="1409" w:author="Peter Koch" w:date="2026-05-20T12:44:00Z" w16du:dateUtc="2026-05-20T10:44:00Z"/>
              </w:rPr>
            </w:pPr>
            <w:ins w:id="1410" w:author="Peter Koch" w:date="2026-05-20T12:44:00Z" w16du:dateUtc="2026-05-20T10:44:00Z">
              <w:r w:rsidRPr="00F14AC8">
                <w:t>0,00</w:t>
              </w:r>
            </w:ins>
          </w:p>
        </w:tc>
        <w:tc>
          <w:tcPr>
            <w:tcW w:w="1134" w:type="dxa"/>
            <w:shd w:val="clear" w:color="auto" w:fill="FFFFFF"/>
            <w:tcMar>
              <w:bottom w:w="57" w:type="dxa"/>
            </w:tcMar>
          </w:tcPr>
          <w:p w14:paraId="4FDB894B" w14:textId="77777777" w:rsidR="00A97C7B" w:rsidRPr="00F14AC8" w:rsidRDefault="00A97C7B" w:rsidP="00317CA4">
            <w:pPr>
              <w:pStyle w:val="Tabelleninhalte"/>
              <w:rPr>
                <w:ins w:id="1411" w:author="Peter Koch" w:date="2026-05-20T12:44:00Z" w16du:dateUtc="2026-05-20T10:44:00Z"/>
              </w:rPr>
            </w:pPr>
            <w:ins w:id="1412" w:author="Peter Koch" w:date="2026-05-20T12:44:00Z" w16du:dateUtc="2026-05-20T10:44:00Z">
              <w:r w:rsidRPr="00F14AC8">
                <w:t>0,00</w:t>
              </w:r>
            </w:ins>
          </w:p>
        </w:tc>
        <w:tc>
          <w:tcPr>
            <w:tcW w:w="1134" w:type="dxa"/>
            <w:shd w:val="clear" w:color="auto" w:fill="FFFFFF"/>
            <w:tcMar>
              <w:bottom w:w="57" w:type="dxa"/>
            </w:tcMar>
          </w:tcPr>
          <w:p w14:paraId="342EE05B" w14:textId="77777777" w:rsidR="00A97C7B" w:rsidRPr="00F14AC8" w:rsidRDefault="00A97C7B" w:rsidP="00317CA4">
            <w:pPr>
              <w:pStyle w:val="Tabelleninhalte"/>
              <w:rPr>
                <w:ins w:id="1413" w:author="Peter Koch" w:date="2026-05-20T12:44:00Z" w16du:dateUtc="2026-05-20T10:44:00Z"/>
              </w:rPr>
            </w:pPr>
            <w:ins w:id="1414" w:author="Peter Koch" w:date="2026-05-20T12:44:00Z" w16du:dateUtc="2026-05-20T10:44:00Z">
              <w:r w:rsidRPr="00F14AC8">
                <w:t>0,00</w:t>
              </w:r>
            </w:ins>
          </w:p>
        </w:tc>
        <w:tc>
          <w:tcPr>
            <w:tcW w:w="2271" w:type="dxa"/>
            <w:shd w:val="clear" w:color="auto" w:fill="FFFFFF"/>
            <w:tcMar>
              <w:bottom w:w="57" w:type="dxa"/>
            </w:tcMar>
          </w:tcPr>
          <w:p w14:paraId="0561E24C" w14:textId="77777777" w:rsidR="00A97C7B" w:rsidRPr="00F14AC8" w:rsidRDefault="00A97C7B" w:rsidP="00317CA4">
            <w:pPr>
              <w:pStyle w:val="Tabelleninhalte"/>
              <w:rPr>
                <w:ins w:id="1415" w:author="Peter Koch" w:date="2026-05-20T12:44:00Z" w16du:dateUtc="2026-05-20T10:44:00Z"/>
              </w:rPr>
            </w:pPr>
            <w:ins w:id="1416" w:author="Peter Koch" w:date="2026-05-20T12:44:00Z" w16du:dateUtc="2026-05-20T10:44:00Z">
              <w:r w:rsidRPr="00F14AC8">
                <w:t>Admin</w:t>
              </w:r>
            </w:ins>
          </w:p>
        </w:tc>
      </w:tr>
    </w:tbl>
    <w:p w14:paraId="78D268A8" w14:textId="77777777" w:rsidR="00A97C7B" w:rsidRPr="00F14AC8" w:rsidRDefault="00A97C7B" w:rsidP="00362A56"/>
    <w:p w14:paraId="3FF6B936" w14:textId="01F47441" w:rsidR="00707650" w:rsidRPr="00F14AC8" w:rsidRDefault="00707650" w:rsidP="00707650">
      <w:pPr>
        <w:pStyle w:val="berschrift1"/>
      </w:pPr>
      <w:bookmarkStart w:id="1417" w:name="_Toc228444415"/>
      <w:bookmarkEnd w:id="1336"/>
      <w:r w:rsidRPr="00F14AC8">
        <w:t>Arbeitsvorbereitung / Fertigung</w:t>
      </w:r>
      <w:bookmarkEnd w:id="1417"/>
    </w:p>
    <w:p w14:paraId="5EE560DB" w14:textId="77777777" w:rsidR="00F850DB" w:rsidRPr="00F14AC8" w:rsidRDefault="00F850DB" w:rsidP="00F850DB"/>
    <w:p w14:paraId="3410E97B" w14:textId="77777777" w:rsidR="00BA32D7" w:rsidRPr="00F14AC8" w:rsidRDefault="00BA32D7" w:rsidP="00BA32D7">
      <w:pPr>
        <w:pStyle w:val="berschrift2"/>
      </w:pPr>
      <w:bookmarkStart w:id="1418" w:name="_Toc228444416"/>
      <w:bookmarkStart w:id="1419" w:name="AP019"/>
      <w:r w:rsidRPr="00F14AC8">
        <w:lastRenderedPageBreak/>
        <w:t>Fertigungszentrale</w:t>
      </w:r>
      <w:bookmarkEnd w:id="1418"/>
    </w:p>
    <w:bookmarkEnd w:id="1419"/>
    <w:p w14:paraId="07D9EF8D" w14:textId="77777777" w:rsidR="00BA32D7" w:rsidRPr="00F14AC8" w:rsidRDefault="00BA32D7" w:rsidP="00BA32D7"/>
    <w:p w14:paraId="4EC79BDC" w14:textId="77777777" w:rsidR="00BA32D7" w:rsidRPr="00F14AC8" w:rsidRDefault="00BA32D7" w:rsidP="00BA32D7">
      <w:r w:rsidRPr="00F14AC8">
        <w:t>Die Fertigungszentral benötigt ein neues Feld: „Selektion Kunde“. Es werden alle Zeilen gelöscht, bei denen die Artikel keine Kundenartikeleigenschaft des vorgegebenen Kunden enthalten.</w:t>
      </w:r>
    </w:p>
    <w:p w14:paraId="5AB32422" w14:textId="77777777" w:rsidR="00BA32D7" w:rsidRPr="00F14AC8" w:rsidRDefault="00BA32D7" w:rsidP="00BA32D7"/>
    <w:p w14:paraId="257E04B2" w14:textId="77777777" w:rsidR="00BA32D7" w:rsidRPr="00F14AC8" w:rsidRDefault="00BA32D7" w:rsidP="00BA32D7">
      <w:pPr>
        <w:rPr>
          <w:b/>
          <w:bCs/>
          <w:color w:val="002060"/>
        </w:rPr>
      </w:pPr>
      <w:r w:rsidRPr="00F14AC8">
        <w:rPr>
          <w:b/>
          <w:bCs/>
          <w:color w:val="002060"/>
        </w:rPr>
        <w:t>Umsetzung ABAS</w:t>
      </w:r>
    </w:p>
    <w:p w14:paraId="6E86DA0E" w14:textId="77777777" w:rsidR="00BA32D7" w:rsidRPr="00F14AC8" w:rsidRDefault="00BA32D7" w:rsidP="00BA32D7"/>
    <w:p w14:paraId="46685088" w14:textId="77777777" w:rsidR="00BA32D7" w:rsidRPr="00F14AC8" w:rsidRDefault="00BA32D7" w:rsidP="00BA32D7">
      <w:r w:rsidRPr="00F14AC8">
        <w:t>Infosystem Fertigungszentrale anpassen. Das Infosystem Fertigungszentrale ist bereits durch die Intralogistik individualisiert. Auf diese aufbauend folgende Anpassung vornehmen.</w:t>
      </w:r>
    </w:p>
    <w:p w14:paraId="2AE65E94" w14:textId="77777777" w:rsidR="00BA32D7" w:rsidRPr="00F14AC8" w:rsidRDefault="00BA32D7" w:rsidP="00BA32D7"/>
    <w:p w14:paraId="62C72031" w14:textId="77777777" w:rsidR="00BA32D7" w:rsidRPr="00F14AC8" w:rsidRDefault="00BA32D7" w:rsidP="00BA32D7">
      <w:r w:rsidRPr="00F14AC8">
        <w:t>Neues Verweisfeld im Kopf einfügen „Selektion Kunde“, „</w:t>
      </w:r>
      <w:r w:rsidRPr="00F14AC8">
        <w:rPr>
          <w:b/>
        </w:rPr>
        <w:t>yselkunde</w:t>
      </w:r>
      <w:r w:rsidRPr="00F14AC8">
        <w:t>“.</w:t>
      </w:r>
    </w:p>
    <w:p w14:paraId="0C2ADC22" w14:textId="77777777" w:rsidR="00BA32D7" w:rsidRPr="00F14AC8" w:rsidRDefault="00BA32D7" w:rsidP="00BA32D7"/>
    <w:p w14:paraId="634BC024" w14:textId="77777777" w:rsidR="00BA32D7" w:rsidRPr="00F14AC8" w:rsidRDefault="00BA32D7" w:rsidP="00BA32D7">
      <w:commentRangeStart w:id="1420"/>
      <w:commentRangeStart w:id="1421"/>
      <w:r w:rsidRPr="00F14AC8">
        <w:t>Field-Exit-Event „</w:t>
      </w:r>
      <w:r w:rsidRPr="00F14AC8">
        <w:rPr>
          <w:b/>
        </w:rPr>
        <w:t>yselkunde</w:t>
      </w:r>
      <w:r w:rsidRPr="00F14AC8">
        <w:t>“</w:t>
      </w:r>
    </w:p>
    <w:p w14:paraId="6C172354" w14:textId="77777777" w:rsidR="00BA32D7" w:rsidRPr="00F14AC8" w:rsidRDefault="00BA32D7" w:rsidP="00BA32D7"/>
    <w:p w14:paraId="4EB35031" w14:textId="77777777" w:rsidR="00BA32D7" w:rsidRPr="00F14AC8" w:rsidRDefault="00BA32D7" w:rsidP="00BA32D7">
      <w:r w:rsidRPr="00F14AC8">
        <w:t>Wenn:</w:t>
      </w:r>
      <w:r w:rsidRPr="00F14AC8">
        <w:tab/>
      </w:r>
      <w:r w:rsidRPr="00F14AC8">
        <w:tab/>
        <w:t>„</w:t>
      </w:r>
      <w:r w:rsidRPr="00F14AC8">
        <w:rPr>
          <w:b/>
          <w:bCs/>
        </w:rPr>
        <w:t>yselkunde</w:t>
      </w:r>
      <w:r w:rsidRPr="00F14AC8">
        <w:t>“ gefüllt</w:t>
      </w:r>
    </w:p>
    <w:p w14:paraId="5018393F" w14:textId="688FCE75" w:rsidR="00BA32D7" w:rsidRPr="00F14AC8" w:rsidRDefault="00BA32D7" w:rsidP="00BA32D7">
      <w:pPr>
        <w:ind w:left="1440" w:hanging="1440"/>
      </w:pPr>
      <w:r w:rsidRPr="00F14AC8">
        <w:t>Dann:</w:t>
      </w:r>
      <w:r w:rsidRPr="00F14AC8">
        <w:tab/>
      </w:r>
      <w:ins w:id="1422" w:author="Peter Koch" w:date="2026-05-20T10:09:00Z" w16du:dateUtc="2026-05-20T08:09:00Z">
        <w:r w:rsidR="003E31C8">
          <w:t>Tabellenteil neu laden (bstart-Programm) und a</w:t>
        </w:r>
      </w:ins>
      <w:del w:id="1423" w:author="Peter Koch" w:date="2026-05-20T10:09:00Z" w16du:dateUtc="2026-05-20T08:09:00Z">
        <w:r w:rsidRPr="00F14AC8">
          <w:delText>A</w:delText>
        </w:r>
      </w:del>
      <w:r w:rsidRPr="00F14AC8">
        <w:t>lle Zeilen durchlaufen und löschen, wenn es zum Fertigungsartikel keine Kundenartikeleigenschaft zu dieser Kunden-Artikel-Kombination gibt.</w:t>
      </w:r>
      <w:commentRangeEnd w:id="1420"/>
      <w:r w:rsidR="00E02D2C" w:rsidRPr="00F14AC8">
        <w:rPr>
          <w:rStyle w:val="Kommentarzeichen"/>
          <w:sz w:val="24"/>
          <w:szCs w:val="24"/>
        </w:rPr>
        <w:commentReference w:id="1420"/>
      </w:r>
      <w:commentRangeEnd w:id="1421"/>
      <w:r w:rsidR="003E31C8" w:rsidRPr="00F14AC8">
        <w:rPr>
          <w:rStyle w:val="Kommentarzeichen"/>
          <w:sz w:val="24"/>
          <w:szCs w:val="24"/>
        </w:rPr>
        <w:commentReference w:id="1421"/>
      </w:r>
    </w:p>
    <w:p w14:paraId="4C5910BC" w14:textId="77777777" w:rsidR="00BA32D7" w:rsidRPr="00F14AC8" w:rsidRDefault="00BA32D7" w:rsidP="00BA32D7"/>
    <w:tbl>
      <w:tblPr>
        <w:tblStyle w:val="Tabellenraster"/>
        <w:tblW w:w="9085" w:type="dxa"/>
        <w:tblLook w:val="04A0" w:firstRow="1" w:lastRow="0" w:firstColumn="1" w:lastColumn="0" w:noHBand="0" w:noVBand="1"/>
      </w:tblPr>
      <w:tblGrid>
        <w:gridCol w:w="8018"/>
        <w:gridCol w:w="1067"/>
      </w:tblGrid>
      <w:tr w:rsidR="00BA32D7" w:rsidRPr="00F14AC8" w14:paraId="46ACA843" w14:textId="77777777">
        <w:tc>
          <w:tcPr>
            <w:tcW w:w="8077" w:type="dxa"/>
            <w:shd w:val="clear" w:color="auto" w:fill="DCEEA3" w:themeFill="accent6" w:themeFillTint="99"/>
          </w:tcPr>
          <w:p w14:paraId="0FE3D6E3" w14:textId="77777777" w:rsidR="00BA32D7" w:rsidRPr="00F14AC8" w:rsidRDefault="00BA32D7">
            <w:r w:rsidRPr="00F14AC8">
              <w:t>Auswirkungen der Customization/Extension</w:t>
            </w:r>
          </w:p>
        </w:tc>
        <w:tc>
          <w:tcPr>
            <w:tcW w:w="1008" w:type="dxa"/>
            <w:shd w:val="clear" w:color="auto" w:fill="DCEEA3" w:themeFill="accent6" w:themeFillTint="99"/>
          </w:tcPr>
          <w:p w14:paraId="32B78D18" w14:textId="77777777" w:rsidR="00BA32D7" w:rsidRPr="00F14AC8" w:rsidRDefault="00BA32D7">
            <w:r w:rsidRPr="00F14AC8">
              <w:t>Antwort</w:t>
            </w:r>
          </w:p>
        </w:tc>
      </w:tr>
      <w:tr w:rsidR="00BA32D7" w:rsidRPr="00F14AC8" w14:paraId="27538479" w14:textId="77777777">
        <w:tc>
          <w:tcPr>
            <w:tcW w:w="8077" w:type="dxa"/>
          </w:tcPr>
          <w:p w14:paraId="68BFE44F" w14:textId="77777777" w:rsidR="00BA32D7" w:rsidRPr="00F14AC8" w:rsidRDefault="00BA32D7">
            <w:pPr>
              <w:rPr>
                <w:sz w:val="20"/>
                <w:szCs w:val="20"/>
              </w:rPr>
            </w:pPr>
            <w:r w:rsidRPr="00F14AC8">
              <w:rPr>
                <w:sz w:val="20"/>
                <w:szCs w:val="20"/>
              </w:rPr>
              <w:t xml:space="preserve">Keine besonderen Auswirkungen </w:t>
            </w:r>
          </w:p>
        </w:tc>
        <w:tc>
          <w:tcPr>
            <w:tcW w:w="1008" w:type="dxa"/>
          </w:tcPr>
          <w:p w14:paraId="24A69FF7" w14:textId="77777777" w:rsidR="00BA32D7" w:rsidRPr="00F14AC8" w:rsidRDefault="00BA32D7">
            <w:pPr>
              <w:rPr>
                <w:sz w:val="20"/>
                <w:szCs w:val="20"/>
              </w:rPr>
            </w:pPr>
            <w:r w:rsidRPr="00F14AC8">
              <w:rPr>
                <w:sz w:val="20"/>
                <w:szCs w:val="20"/>
              </w:rPr>
              <w:t>Ja/Nein</w:t>
            </w:r>
          </w:p>
        </w:tc>
      </w:tr>
      <w:tr w:rsidR="00BA32D7" w:rsidRPr="00F14AC8" w14:paraId="4BCDF26A" w14:textId="77777777">
        <w:tc>
          <w:tcPr>
            <w:tcW w:w="8077" w:type="dxa"/>
          </w:tcPr>
          <w:p w14:paraId="4A0DE335" w14:textId="77777777" w:rsidR="00BA32D7" w:rsidRPr="00F14AC8" w:rsidRDefault="00BA32D7">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1D24C83" w14:textId="77777777" w:rsidR="00BA32D7" w:rsidRPr="00F14AC8" w:rsidRDefault="00BA32D7">
            <w:pPr>
              <w:rPr>
                <w:sz w:val="20"/>
                <w:szCs w:val="20"/>
              </w:rPr>
            </w:pPr>
            <w:r w:rsidRPr="00F14AC8">
              <w:rPr>
                <w:sz w:val="20"/>
                <w:szCs w:val="20"/>
              </w:rPr>
              <w:t>Ja/Nein</w:t>
            </w:r>
          </w:p>
        </w:tc>
      </w:tr>
      <w:tr w:rsidR="00BA32D7" w:rsidRPr="00F14AC8" w14:paraId="6DE8DC94" w14:textId="77777777">
        <w:tc>
          <w:tcPr>
            <w:tcW w:w="8077" w:type="dxa"/>
          </w:tcPr>
          <w:p w14:paraId="36D9A885" w14:textId="77777777" w:rsidR="00BA32D7" w:rsidRPr="00F14AC8" w:rsidRDefault="00BA32D7">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5722D241" w14:textId="77777777" w:rsidR="00BA32D7" w:rsidRPr="00F14AC8" w:rsidRDefault="00BA32D7">
            <w:pPr>
              <w:rPr>
                <w:sz w:val="20"/>
                <w:szCs w:val="20"/>
              </w:rPr>
            </w:pPr>
            <w:r w:rsidRPr="00F14AC8">
              <w:rPr>
                <w:sz w:val="20"/>
                <w:szCs w:val="20"/>
              </w:rPr>
              <w:t>Ja/Nein</w:t>
            </w:r>
          </w:p>
        </w:tc>
      </w:tr>
      <w:tr w:rsidR="00BA32D7" w:rsidRPr="00F14AC8" w14:paraId="581AC58E" w14:textId="77777777">
        <w:tc>
          <w:tcPr>
            <w:tcW w:w="8077" w:type="dxa"/>
          </w:tcPr>
          <w:p w14:paraId="19631939" w14:textId="77777777" w:rsidR="00BA32D7" w:rsidRPr="00F14AC8" w:rsidRDefault="00BA32D7">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09CB5223" w14:textId="77777777" w:rsidR="00BA32D7" w:rsidRPr="00F14AC8" w:rsidRDefault="00BA32D7">
            <w:pPr>
              <w:rPr>
                <w:sz w:val="20"/>
                <w:szCs w:val="20"/>
              </w:rPr>
            </w:pPr>
            <w:r w:rsidRPr="00F14AC8">
              <w:rPr>
                <w:sz w:val="20"/>
                <w:szCs w:val="20"/>
              </w:rPr>
              <w:t>Ja/Nein</w:t>
            </w:r>
          </w:p>
        </w:tc>
      </w:tr>
      <w:tr w:rsidR="00BA32D7" w:rsidRPr="00F14AC8" w14:paraId="765F59E6" w14:textId="77777777">
        <w:tc>
          <w:tcPr>
            <w:tcW w:w="8077" w:type="dxa"/>
          </w:tcPr>
          <w:p w14:paraId="1619C54F" w14:textId="77777777" w:rsidR="00BA32D7" w:rsidRPr="00F14AC8" w:rsidRDefault="00BA32D7">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75B330AD" w14:textId="77777777" w:rsidR="00BA32D7" w:rsidRPr="00F14AC8" w:rsidRDefault="00BA32D7">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BA32D7" w:rsidRPr="00F14AC8" w14:paraId="0BE276C4" w14:textId="77777777">
        <w:trPr>
          <w:trHeight w:hRule="exact" w:val="861"/>
        </w:trPr>
        <w:tc>
          <w:tcPr>
            <w:tcW w:w="1273" w:type="dxa"/>
            <w:shd w:val="clear" w:color="auto" w:fill="D5D5D5" w:themeFill="background2"/>
            <w:tcMar>
              <w:bottom w:w="57" w:type="dxa"/>
            </w:tcMar>
          </w:tcPr>
          <w:p w14:paraId="4308D2E7" w14:textId="77777777" w:rsidR="00BA32D7" w:rsidRPr="00F14AC8" w:rsidRDefault="00BA32D7">
            <w:pPr>
              <w:rPr>
                <w:b/>
              </w:rPr>
            </w:pPr>
            <w:r w:rsidRPr="00F14AC8">
              <w:rPr>
                <w:b/>
              </w:rPr>
              <w:t>Priorität</w:t>
            </w:r>
          </w:p>
        </w:tc>
        <w:tc>
          <w:tcPr>
            <w:tcW w:w="2190" w:type="dxa"/>
            <w:shd w:val="clear" w:color="auto" w:fill="D5D5D5" w:themeFill="background2"/>
            <w:tcMar>
              <w:bottom w:w="57" w:type="dxa"/>
            </w:tcMar>
          </w:tcPr>
          <w:p w14:paraId="448FB59E" w14:textId="77777777" w:rsidR="00BA32D7" w:rsidRPr="00F14AC8" w:rsidRDefault="00BA32D7">
            <w:pPr>
              <w:rPr>
                <w:b/>
              </w:rPr>
            </w:pPr>
            <w:r w:rsidRPr="00F14AC8">
              <w:rPr>
                <w:b/>
              </w:rPr>
              <w:t>Realisierung</w:t>
            </w:r>
          </w:p>
        </w:tc>
        <w:tc>
          <w:tcPr>
            <w:tcW w:w="1070" w:type="dxa"/>
            <w:shd w:val="clear" w:color="auto" w:fill="D5D5D5" w:themeFill="background2"/>
            <w:tcMar>
              <w:bottom w:w="57" w:type="dxa"/>
            </w:tcMar>
          </w:tcPr>
          <w:p w14:paraId="58375619" w14:textId="77777777" w:rsidR="00BA32D7" w:rsidRPr="00F14AC8" w:rsidRDefault="00BA32D7">
            <w:pPr>
              <w:rPr>
                <w:b/>
              </w:rPr>
            </w:pPr>
            <w:r w:rsidRPr="00F14AC8">
              <w:rPr>
                <w:b/>
              </w:rPr>
              <w:t>Dauer (ca./h)</w:t>
            </w:r>
          </w:p>
        </w:tc>
        <w:tc>
          <w:tcPr>
            <w:tcW w:w="1134" w:type="dxa"/>
            <w:shd w:val="clear" w:color="auto" w:fill="D5D5D5" w:themeFill="background2"/>
            <w:tcMar>
              <w:bottom w:w="57" w:type="dxa"/>
            </w:tcMar>
          </w:tcPr>
          <w:p w14:paraId="5DEEE5E8" w14:textId="77777777" w:rsidR="00BA32D7" w:rsidRPr="00F14AC8" w:rsidRDefault="00BA32D7">
            <w:pPr>
              <w:rPr>
                <w:b/>
              </w:rPr>
            </w:pPr>
            <w:r w:rsidRPr="00F14AC8">
              <w:rPr>
                <w:b/>
              </w:rPr>
              <w:t>QS</w:t>
            </w:r>
            <w:r w:rsidRPr="00F14AC8">
              <w:rPr>
                <w:b/>
              </w:rPr>
              <w:br/>
              <w:t>(ca./h)</w:t>
            </w:r>
          </w:p>
        </w:tc>
        <w:tc>
          <w:tcPr>
            <w:tcW w:w="1134" w:type="dxa"/>
            <w:shd w:val="clear" w:color="auto" w:fill="D5D5D5" w:themeFill="background2"/>
            <w:tcMar>
              <w:bottom w:w="57" w:type="dxa"/>
            </w:tcMar>
          </w:tcPr>
          <w:p w14:paraId="30F6D38B" w14:textId="77777777" w:rsidR="00BA32D7" w:rsidRPr="00F14AC8" w:rsidRDefault="00BA32D7">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81E424F" w14:textId="77777777" w:rsidR="00BA32D7" w:rsidRPr="00F14AC8" w:rsidRDefault="00BA32D7">
            <w:pPr>
              <w:rPr>
                <w:b/>
              </w:rPr>
            </w:pPr>
            <w:r w:rsidRPr="00F14AC8">
              <w:rPr>
                <w:b/>
              </w:rPr>
              <w:t>Bereich</w:t>
            </w:r>
          </w:p>
        </w:tc>
      </w:tr>
      <w:tr w:rsidR="00BA32D7" w:rsidRPr="00F14AC8" w14:paraId="09D8FEDE" w14:textId="77777777">
        <w:trPr>
          <w:trHeight w:val="454"/>
        </w:trPr>
        <w:tc>
          <w:tcPr>
            <w:tcW w:w="1273" w:type="dxa"/>
            <w:shd w:val="clear" w:color="auto" w:fill="FFFFFF"/>
            <w:tcMar>
              <w:bottom w:w="57" w:type="dxa"/>
            </w:tcMar>
          </w:tcPr>
          <w:p w14:paraId="09F2FB2C" w14:textId="77777777" w:rsidR="00BA32D7" w:rsidRPr="00F14AC8" w:rsidRDefault="00BA32D7" w:rsidP="00394CD1">
            <w:pPr>
              <w:pStyle w:val="Tabelleninhalte"/>
            </w:pPr>
            <w:r w:rsidRPr="00F14AC8">
              <w:t>1</w:t>
            </w:r>
          </w:p>
        </w:tc>
        <w:tc>
          <w:tcPr>
            <w:tcW w:w="2190" w:type="dxa"/>
            <w:shd w:val="clear" w:color="auto" w:fill="FFFFFF"/>
            <w:tcMar>
              <w:bottom w:w="57" w:type="dxa"/>
            </w:tcMar>
          </w:tcPr>
          <w:p w14:paraId="499A82C7" w14:textId="77777777" w:rsidR="00BA32D7" w:rsidRPr="00F14AC8" w:rsidRDefault="00BA32D7" w:rsidP="00394CD1">
            <w:pPr>
              <w:pStyle w:val="Tabelleninhalte"/>
            </w:pPr>
            <w:r w:rsidRPr="00F14AC8">
              <w:t>Abas</w:t>
            </w:r>
          </w:p>
        </w:tc>
        <w:tc>
          <w:tcPr>
            <w:tcW w:w="1070" w:type="dxa"/>
            <w:shd w:val="clear" w:color="auto" w:fill="FFFFFF"/>
            <w:tcMar>
              <w:bottom w:w="57" w:type="dxa"/>
            </w:tcMar>
          </w:tcPr>
          <w:p w14:paraId="4797E42F" w14:textId="77777777" w:rsidR="00BA32D7" w:rsidRPr="00F14AC8" w:rsidRDefault="00BA32D7" w:rsidP="00394CD1">
            <w:pPr>
              <w:pStyle w:val="Tabelleninhalte"/>
            </w:pPr>
            <w:r w:rsidRPr="00F14AC8">
              <w:t>0,00</w:t>
            </w:r>
          </w:p>
        </w:tc>
        <w:tc>
          <w:tcPr>
            <w:tcW w:w="1134" w:type="dxa"/>
            <w:shd w:val="clear" w:color="auto" w:fill="FFFFFF"/>
            <w:tcMar>
              <w:bottom w:w="57" w:type="dxa"/>
            </w:tcMar>
          </w:tcPr>
          <w:p w14:paraId="2919BB63" w14:textId="77777777" w:rsidR="00BA32D7" w:rsidRPr="00F14AC8" w:rsidRDefault="00BA32D7" w:rsidP="00394CD1">
            <w:pPr>
              <w:pStyle w:val="Tabelleninhalte"/>
            </w:pPr>
            <w:r w:rsidRPr="00F14AC8">
              <w:t>0,00</w:t>
            </w:r>
          </w:p>
        </w:tc>
        <w:tc>
          <w:tcPr>
            <w:tcW w:w="1134" w:type="dxa"/>
            <w:shd w:val="clear" w:color="auto" w:fill="FFFFFF"/>
            <w:tcMar>
              <w:bottom w:w="57" w:type="dxa"/>
            </w:tcMar>
          </w:tcPr>
          <w:p w14:paraId="5B369669" w14:textId="77777777" w:rsidR="00BA32D7" w:rsidRPr="00F14AC8" w:rsidRDefault="00BA32D7" w:rsidP="00394CD1">
            <w:pPr>
              <w:pStyle w:val="Tabelleninhalte"/>
            </w:pPr>
            <w:r w:rsidRPr="00F14AC8">
              <w:t>0,00</w:t>
            </w:r>
          </w:p>
        </w:tc>
        <w:tc>
          <w:tcPr>
            <w:tcW w:w="2271" w:type="dxa"/>
            <w:shd w:val="clear" w:color="auto" w:fill="FFFFFF"/>
            <w:tcMar>
              <w:bottom w:w="57" w:type="dxa"/>
            </w:tcMar>
          </w:tcPr>
          <w:p w14:paraId="583524FE" w14:textId="77777777" w:rsidR="00BA32D7" w:rsidRPr="00F14AC8" w:rsidRDefault="00BA32D7" w:rsidP="00394CD1">
            <w:pPr>
              <w:pStyle w:val="Tabelleninhalte"/>
            </w:pPr>
            <w:r w:rsidRPr="00F14AC8">
              <w:t>Admin</w:t>
            </w:r>
          </w:p>
        </w:tc>
      </w:tr>
    </w:tbl>
    <w:p w14:paraId="64B62EE9" w14:textId="77777777" w:rsidR="00BA32D7" w:rsidRPr="00F14AC8" w:rsidRDefault="00BA32D7" w:rsidP="00BA32D7"/>
    <w:p w14:paraId="5BF4CA59" w14:textId="0D208366" w:rsidR="00F850DB" w:rsidRPr="00F14AC8" w:rsidRDefault="00F850DB" w:rsidP="00F850DB">
      <w:pPr>
        <w:pStyle w:val="berschrift2"/>
      </w:pPr>
      <w:bookmarkStart w:id="1424" w:name="_Toc228444417"/>
      <w:r w:rsidRPr="00F14AC8">
        <w:t>Migration</w:t>
      </w:r>
      <w:r w:rsidR="00B939CA" w:rsidRPr="00F14AC8">
        <w:t xml:space="preserve"> der Stammdaten</w:t>
      </w:r>
      <w:bookmarkEnd w:id="1424"/>
    </w:p>
    <w:p w14:paraId="59039B03" w14:textId="77777777" w:rsidR="00F850DB" w:rsidRPr="00F14AC8" w:rsidRDefault="00F850DB" w:rsidP="00F850DB"/>
    <w:p w14:paraId="7A5EA464" w14:textId="2F5975BA" w:rsidR="00F850DB" w:rsidRPr="00F14AC8" w:rsidRDefault="00F850DB" w:rsidP="00F850DB">
      <w:r w:rsidRPr="00F14AC8">
        <w:t xml:space="preserve">Die Möglichkeiten der Stammdatenmigration </w:t>
      </w:r>
      <w:r w:rsidR="00B939CA" w:rsidRPr="00F14AC8">
        <w:t>wurden</w:t>
      </w:r>
      <w:r w:rsidRPr="00F14AC8">
        <w:t xml:space="preserve"> nochmal diskutiert. Herr Schneider wollte die selektive Migration der Stammdaten nochmal erklärt bekommen, da er alle Artikel mitnehmen möchte. Die Entscheidung darüber liegt </w:t>
      </w:r>
      <w:r w:rsidR="00B939CA" w:rsidRPr="00F14AC8">
        <w:t>allein</w:t>
      </w:r>
      <w:r w:rsidRPr="00F14AC8">
        <w:t xml:space="preserve"> bei der HWK. ABAS kann hier nur Empfehlungen geben, da die Erfahrung gezeigt hat, nicht alle Artikel zu übernehmen. Der Bereinigungseffekt wurde als Chance erklärt.</w:t>
      </w:r>
    </w:p>
    <w:p w14:paraId="1BD59C86" w14:textId="77777777" w:rsidR="00F850DB" w:rsidRPr="00F14AC8" w:rsidRDefault="00F850DB" w:rsidP="00F850DB"/>
    <w:p w14:paraId="6CE26E75" w14:textId="77777777" w:rsidR="00F850DB" w:rsidRPr="00F14AC8" w:rsidRDefault="00F850DB" w:rsidP="00F850DB">
      <w:r w:rsidRPr="00F14AC8">
        <w:lastRenderedPageBreak/>
        <w:t>Die individuellen Felder im Altsystem können von Herrn Schneider nicht erklärt werden. Es gab keine Rückmeldung über den Bedarf an den alten individuellen Feldern.</w:t>
      </w:r>
    </w:p>
    <w:p w14:paraId="45B47E08" w14:textId="77777777" w:rsidR="00F850DB" w:rsidRPr="00F14AC8" w:rsidRDefault="00F850DB" w:rsidP="00F850DB"/>
    <w:p w14:paraId="5FBE1F17" w14:textId="77777777" w:rsidR="00F850DB" w:rsidRPr="00F14AC8" w:rsidRDefault="00F850DB" w:rsidP="00F850DB">
      <w:r w:rsidRPr="00F14AC8">
        <w:t>Die Vorgabe der Geschäftsleitung wurde ebenfalls nochmal angesprochen. Es soll unbedingt am Standard gearbeitet werden. Herr Schneider bestätigte auch nochmal, erstmal keine y-Felder aus dem Altsystem zu übernehmen.</w:t>
      </w:r>
    </w:p>
    <w:p w14:paraId="1BBBA18E" w14:textId="77777777" w:rsidR="00F850DB" w:rsidRPr="00F14AC8" w:rsidRDefault="00F850DB" w:rsidP="00F850DB">
      <w:r w:rsidRPr="00F14AC8">
        <w:t>Diese können auch zu einem späteren Zeitpunkt konfiguriert werden. Dabei ist aber zu beachten, dass Logiken nicht kurz vor dem GoLive eingerichtet werden können. Neue Felder sollten lediglich zur Datenhaltung dienen.</w:t>
      </w:r>
    </w:p>
    <w:p w14:paraId="08318328" w14:textId="77777777" w:rsidR="00F850DB" w:rsidRPr="00F14AC8" w:rsidRDefault="00F850DB" w:rsidP="00F850DB"/>
    <w:p w14:paraId="6E813C57" w14:textId="77777777" w:rsidR="00F850DB" w:rsidRPr="00F14AC8" w:rsidRDefault="00F850DB" w:rsidP="00F850DB">
      <w:pPr>
        <w:pStyle w:val="berschrift2"/>
      </w:pPr>
      <w:bookmarkStart w:id="1425" w:name="_Toc228444418"/>
      <w:r w:rsidRPr="00F14AC8">
        <w:t>Alternative Fertigungslisten</w:t>
      </w:r>
      <w:bookmarkEnd w:id="1425"/>
    </w:p>
    <w:p w14:paraId="6EF4D940" w14:textId="77777777" w:rsidR="00F850DB" w:rsidRPr="00F14AC8" w:rsidRDefault="00F850DB" w:rsidP="00F850DB"/>
    <w:p w14:paraId="423F71FF" w14:textId="77777777" w:rsidR="00F850DB" w:rsidRPr="00F14AC8" w:rsidRDefault="00F850DB" w:rsidP="00F850DB">
      <w:r w:rsidRPr="00F14AC8">
        <w:t>Alternative Fertigungslisten werden aktuell nicht verwendet und scheinen auch keinen Sinn zu machen. Es kann auch nicht vorhergesagt werden, welche Kapazitäten zur Verfügung stehen. Die Thematik wird intern nochmal diskutiert.</w:t>
      </w:r>
    </w:p>
    <w:p w14:paraId="17052652" w14:textId="77777777" w:rsidR="00F850DB" w:rsidRPr="00F14AC8" w:rsidRDefault="00F850DB" w:rsidP="00F850DB"/>
    <w:p w14:paraId="50CCADE9" w14:textId="77777777" w:rsidR="00F850DB" w:rsidRPr="00F14AC8" w:rsidRDefault="00F850DB" w:rsidP="00F850DB">
      <w:pPr>
        <w:pStyle w:val="berschrift2"/>
      </w:pPr>
      <w:bookmarkStart w:id="1426" w:name="_Toc228444419"/>
      <w:r w:rsidRPr="00F14AC8">
        <w:t>Seriennummern / Chargen</w:t>
      </w:r>
      <w:bookmarkEnd w:id="1426"/>
    </w:p>
    <w:p w14:paraId="57389B62" w14:textId="77777777" w:rsidR="00F850DB" w:rsidRPr="00F14AC8" w:rsidRDefault="00F850DB" w:rsidP="00F850DB"/>
    <w:p w14:paraId="31ADF357" w14:textId="77777777" w:rsidR="00F850DB" w:rsidRPr="00F14AC8" w:rsidRDefault="00F850DB" w:rsidP="00F850DB">
      <w:commentRangeStart w:id="1427"/>
      <w:commentRangeStart w:id="1428"/>
      <w:r w:rsidRPr="00F14AC8">
        <w:t>SN/Chargennummern werden nur im Bereich Therapieliegen und in der Betriebsstätte Neureut bei den Kaffeemaschinenmontagen. Bei letzterem ist zu klären, ob die Seriennummern digital gepflegt werden müssen.</w:t>
      </w:r>
    </w:p>
    <w:p w14:paraId="795D2A4B" w14:textId="52E27AFE" w:rsidR="00F850DB" w:rsidRPr="00F14AC8" w:rsidRDefault="00F850DB" w:rsidP="00F850DB">
      <w:r w:rsidRPr="00F14AC8">
        <w:t>Die Chargenpflicht verlangt in der aktuellen ABAS</w:t>
      </w:r>
      <w:r w:rsidR="00360C87" w:rsidRPr="00F14AC8">
        <w:t>-</w:t>
      </w:r>
      <w:r w:rsidRPr="00F14AC8">
        <w:t>Version eine erhöhte Buchungssorgfalt. Das Thema wird intern nochmals diskutiert.</w:t>
      </w:r>
      <w:commentRangeEnd w:id="1427"/>
      <w:r w:rsidR="00BC7A45" w:rsidRPr="00F14AC8">
        <w:rPr>
          <w:rStyle w:val="Kommentarzeichen"/>
          <w:sz w:val="24"/>
          <w:szCs w:val="24"/>
        </w:rPr>
        <w:commentReference w:id="1427"/>
      </w:r>
      <w:commentRangeEnd w:id="1428"/>
      <w:r w:rsidR="00AE69B2" w:rsidRPr="00F14AC8">
        <w:rPr>
          <w:rStyle w:val="Kommentarzeichen"/>
          <w:sz w:val="24"/>
          <w:szCs w:val="24"/>
        </w:rPr>
        <w:commentReference w:id="1428"/>
      </w:r>
    </w:p>
    <w:p w14:paraId="062C6959" w14:textId="77777777" w:rsidR="00F850DB" w:rsidRPr="00F14AC8" w:rsidRDefault="00F850DB" w:rsidP="00F850DB"/>
    <w:p w14:paraId="70D23699" w14:textId="77777777" w:rsidR="00F850DB" w:rsidRPr="00F14AC8" w:rsidRDefault="00F850DB" w:rsidP="00F850DB">
      <w:pPr>
        <w:pStyle w:val="berschrift2"/>
      </w:pPr>
      <w:bookmarkStart w:id="1429" w:name="_Toc228444420"/>
      <w:r w:rsidRPr="00F14AC8">
        <w:t>Disposition</w:t>
      </w:r>
      <w:bookmarkEnd w:id="1429"/>
    </w:p>
    <w:p w14:paraId="4B857F6C" w14:textId="77777777" w:rsidR="00F850DB" w:rsidRPr="00F14AC8" w:rsidRDefault="00F850DB" w:rsidP="00F850DB"/>
    <w:p w14:paraId="5B76252E" w14:textId="137E8192" w:rsidR="00F850DB" w:rsidRPr="00F14AC8" w:rsidRDefault="00F850DB" w:rsidP="00F850DB">
      <w:r w:rsidRPr="00F14AC8">
        <w:t xml:space="preserve">Für 20% der Produkte werden eigenständig Teile eingekauft, gefertigt und geliefert. Es werden nur Kleinstmengen ans Lager gelegt und in der Regel wird auftragsbezogen bestellt. Es gibt </w:t>
      </w:r>
      <w:r w:rsidR="00360C87" w:rsidRPr="00F14AC8">
        <w:t>Produktteile,</w:t>
      </w:r>
      <w:r w:rsidRPr="00F14AC8">
        <w:t xml:space="preserve"> die auch über Kundenkontingente eingekauft werden, um die Abnahme auch ohne Auftrag sicherzustellen.</w:t>
      </w:r>
    </w:p>
    <w:p w14:paraId="5E7D3278" w14:textId="77777777" w:rsidR="00F850DB" w:rsidRPr="00F14AC8" w:rsidRDefault="00F850DB" w:rsidP="00F850DB">
      <w:r w:rsidRPr="00F14AC8">
        <w:t>Rückverfolgbarkeit ist eher kein Thema. Therapieliegen außen vorgelassen.</w:t>
      </w:r>
    </w:p>
    <w:p w14:paraId="040620DB" w14:textId="77777777" w:rsidR="00F850DB" w:rsidRPr="00F14AC8" w:rsidRDefault="00F850DB" w:rsidP="00F850DB"/>
    <w:p w14:paraId="7A271D50" w14:textId="77777777" w:rsidR="00F850DB" w:rsidRPr="00F14AC8" w:rsidRDefault="00F850DB" w:rsidP="00F850DB">
      <w:pPr>
        <w:pStyle w:val="berschrift2"/>
      </w:pPr>
      <w:bookmarkStart w:id="1430" w:name="_Toc228444421"/>
      <w:r w:rsidRPr="00F14AC8">
        <w:t>Artikelanlage</w:t>
      </w:r>
      <w:bookmarkEnd w:id="1430"/>
    </w:p>
    <w:p w14:paraId="499C8943" w14:textId="77777777" w:rsidR="00F850DB" w:rsidRPr="00F14AC8" w:rsidRDefault="00F850DB" w:rsidP="00F850DB"/>
    <w:p w14:paraId="154AAB48" w14:textId="77777777" w:rsidR="00F850DB" w:rsidRPr="00F14AC8" w:rsidRDefault="00F850DB" w:rsidP="00F850DB">
      <w:r w:rsidRPr="00F14AC8">
        <w:t>Handels- und Fertigungsartikel unterscheiden man in der Beschaffungsart (Eigenfertigung und Fremdbeschaffung)</w:t>
      </w:r>
    </w:p>
    <w:p w14:paraId="6C9997C2" w14:textId="77777777" w:rsidR="00F850DB" w:rsidRPr="00F14AC8" w:rsidRDefault="00F850DB" w:rsidP="00F850DB">
      <w:r w:rsidRPr="00F14AC8">
        <w:t>Ersatzteile gibt es nur für Therapieliegen.</w:t>
      </w:r>
    </w:p>
    <w:p w14:paraId="75BD2786" w14:textId="77777777" w:rsidR="00A20177" w:rsidRPr="00F14AC8" w:rsidRDefault="00A20177" w:rsidP="00F850DB"/>
    <w:p w14:paraId="5B5FECEE" w14:textId="520EDBBF" w:rsidR="00F850DB" w:rsidRPr="00F14AC8" w:rsidRDefault="00F850DB" w:rsidP="00A20177">
      <w:pPr>
        <w:pStyle w:val="berschrift2"/>
      </w:pPr>
      <w:bookmarkStart w:id="1431" w:name="_Toc228444422"/>
      <w:r w:rsidRPr="00F14AC8">
        <w:t>Prozesse</w:t>
      </w:r>
      <w:bookmarkEnd w:id="1431"/>
    </w:p>
    <w:p w14:paraId="0A113F41" w14:textId="77777777" w:rsidR="00F850DB" w:rsidRPr="00F14AC8" w:rsidRDefault="00F850DB" w:rsidP="00F850DB"/>
    <w:p w14:paraId="52B45D74" w14:textId="77777777" w:rsidR="00F850DB" w:rsidRPr="00F14AC8" w:rsidRDefault="00F850DB" w:rsidP="00A20177">
      <w:pPr>
        <w:pStyle w:val="berschrift3"/>
      </w:pPr>
      <w:bookmarkStart w:id="1432" w:name="_Toc228444423"/>
      <w:r w:rsidRPr="00F14AC8">
        <w:lastRenderedPageBreak/>
        <w:t>Schnittstelle</w:t>
      </w:r>
      <w:bookmarkEnd w:id="1432"/>
    </w:p>
    <w:p w14:paraId="6C7217DC" w14:textId="77777777" w:rsidR="00F850DB" w:rsidRPr="00F14AC8" w:rsidRDefault="00F850DB" w:rsidP="00F850DB"/>
    <w:p w14:paraId="700A4243" w14:textId="77777777" w:rsidR="00F850DB" w:rsidRPr="00F14AC8" w:rsidRDefault="00F850DB" w:rsidP="00F850DB">
      <w:r w:rsidRPr="00F14AC8">
        <w:t>Es gibt Schnittstellen von Grundfoss und Daimler. Diese Schnittstellen werden beim Thema Therapieliegen detailliert besprochen.</w:t>
      </w:r>
    </w:p>
    <w:p w14:paraId="549D018B" w14:textId="77777777" w:rsidR="00F850DB" w:rsidRPr="00F14AC8" w:rsidRDefault="00F850DB" w:rsidP="00F850DB"/>
    <w:p w14:paraId="26511F6B" w14:textId="77777777" w:rsidR="00F850DB" w:rsidRPr="00F14AC8" w:rsidRDefault="00F850DB" w:rsidP="00A20177">
      <w:pPr>
        <w:pStyle w:val="berschrift3"/>
      </w:pPr>
      <w:bookmarkStart w:id="1433" w:name="_Toc228444424"/>
      <w:r w:rsidRPr="00F14AC8">
        <w:t>Lagerlogistik und Fulfillment</w:t>
      </w:r>
      <w:bookmarkEnd w:id="1433"/>
    </w:p>
    <w:p w14:paraId="112F1142" w14:textId="77777777" w:rsidR="00F850DB" w:rsidRPr="00F14AC8" w:rsidRDefault="00F850DB" w:rsidP="00F850DB"/>
    <w:p w14:paraId="55B5CC18" w14:textId="4CED9A22" w:rsidR="00F850DB" w:rsidRPr="00F14AC8" w:rsidRDefault="00F850DB" w:rsidP="00F850DB">
      <w:r w:rsidRPr="00F14AC8">
        <w:t xml:space="preserve">Die beiden </w:t>
      </w:r>
      <w:r w:rsidR="00A20177" w:rsidRPr="00F14AC8">
        <w:t>Prozesse</w:t>
      </w:r>
      <w:r w:rsidRPr="00F14AC8">
        <w:t xml:space="preserve"> Lagerlogistik und Fulfillment werden in eigenständige Geschäftsfelder getrennt.</w:t>
      </w:r>
    </w:p>
    <w:p w14:paraId="3A639A9F" w14:textId="77777777" w:rsidR="00F850DB" w:rsidRPr="00F14AC8" w:rsidRDefault="00F850DB" w:rsidP="00F850DB"/>
    <w:p w14:paraId="1A2FA0CD" w14:textId="77777777" w:rsidR="00F850DB" w:rsidRPr="00F14AC8" w:rsidRDefault="00F850DB" w:rsidP="00F850DB">
      <w:r w:rsidRPr="00F14AC8">
        <w:t>Die Geschäftsfelder Verpackung und Montage sind somit auch getrennt.</w:t>
      </w:r>
    </w:p>
    <w:p w14:paraId="3038A68D" w14:textId="77777777" w:rsidR="00F850DB" w:rsidRPr="00F14AC8" w:rsidRDefault="00F850DB" w:rsidP="00F850DB"/>
    <w:p w14:paraId="085A2D0B" w14:textId="77777777" w:rsidR="00F850DB" w:rsidRPr="00F14AC8" w:rsidRDefault="00F850DB" w:rsidP="00A20177">
      <w:pPr>
        <w:pStyle w:val="berschrift3"/>
      </w:pPr>
      <w:bookmarkStart w:id="1434" w:name="_Toc228444425"/>
      <w:r w:rsidRPr="00F14AC8">
        <w:t>Lagergruppen</w:t>
      </w:r>
      <w:bookmarkEnd w:id="1434"/>
    </w:p>
    <w:p w14:paraId="067EACDB" w14:textId="77777777" w:rsidR="00F850DB" w:rsidRPr="00F14AC8" w:rsidRDefault="00F850DB" w:rsidP="00F850DB"/>
    <w:p w14:paraId="44BA0754" w14:textId="77777777" w:rsidR="00F850DB" w:rsidRPr="00F14AC8" w:rsidRDefault="00F850DB" w:rsidP="00A20177">
      <w:pPr>
        <w:pStyle w:val="berschrift4"/>
      </w:pPr>
      <w:r w:rsidRPr="00F14AC8">
        <w:t>Montage</w:t>
      </w:r>
    </w:p>
    <w:p w14:paraId="2FB7FD14" w14:textId="77777777" w:rsidR="00F850DB" w:rsidRPr="00F14AC8" w:rsidRDefault="00F850DB" w:rsidP="00F850DB"/>
    <w:p w14:paraId="4074C0C2" w14:textId="77777777" w:rsidR="00F850DB" w:rsidRPr="00F14AC8" w:rsidRDefault="00F850DB" w:rsidP="00F850DB">
      <w:r w:rsidRPr="00F14AC8">
        <w:t>Alle Betriebsstätten führen Montageaufträge durch.</w:t>
      </w:r>
    </w:p>
    <w:p w14:paraId="5A1399CF" w14:textId="77777777" w:rsidR="00F850DB" w:rsidRPr="00F14AC8" w:rsidRDefault="00F850DB" w:rsidP="00F850DB"/>
    <w:p w14:paraId="3D00710B" w14:textId="77777777" w:rsidR="00F850DB" w:rsidRPr="00F14AC8" w:rsidRDefault="00F850DB" w:rsidP="00F850DB">
      <w:r w:rsidRPr="00F14AC8">
        <w:t>Artikel können zugekauft und beigestellte Artikel beinhalten. Montageaufträge können i.d.R. in allen Betriebsstätten durchgeführt werden. Ausnahmen sind spezielle Vorrichtungen, die für die Montage benötigt werden und nicht überall vorhanden sind.</w:t>
      </w:r>
    </w:p>
    <w:p w14:paraId="54FD7A7A" w14:textId="77777777" w:rsidR="00F850DB" w:rsidRPr="00F14AC8" w:rsidRDefault="00F850DB" w:rsidP="00F850DB">
      <w:r w:rsidRPr="00F14AC8">
        <w:t>Auftragstypen sind Dauerläufer und Einzelaufträge.</w:t>
      </w:r>
    </w:p>
    <w:p w14:paraId="1B507F1A" w14:textId="77777777" w:rsidR="00F850DB" w:rsidRPr="00F14AC8" w:rsidRDefault="00F850DB" w:rsidP="00F850DB">
      <w:r w:rsidRPr="00F14AC8">
        <w:t xml:space="preserve">Der maschinelle Aufwand ist gering. Es gibt i.d.R. Handarbeitsplätze. </w:t>
      </w:r>
    </w:p>
    <w:p w14:paraId="7A28C7AE" w14:textId="77777777" w:rsidR="00F850DB" w:rsidRPr="00F14AC8" w:rsidRDefault="00F850DB" w:rsidP="00F850DB">
      <w:r w:rsidRPr="00F14AC8">
        <w:t>Komplexe Montageaufträge werden bereits in einzelne Unterbaugruppen gefertigt. Die Rohstoffe werden für den Kunden gelagert. Das fertige Produkt wird sofort ausgeliefert.</w:t>
      </w:r>
    </w:p>
    <w:p w14:paraId="09816A1B" w14:textId="386E21A8" w:rsidR="00F850DB" w:rsidRPr="00F14AC8" w:rsidRDefault="00F850DB" w:rsidP="00F850DB">
      <w:r w:rsidRPr="00F14AC8">
        <w:t xml:space="preserve">Der ABAS-Standard befähigt die Lebenshilfe diese Prozesse darzustellen. </w:t>
      </w:r>
    </w:p>
    <w:p w14:paraId="44D04614" w14:textId="77777777" w:rsidR="00F850DB" w:rsidRPr="00F14AC8" w:rsidRDefault="00F850DB" w:rsidP="00F850DB"/>
    <w:p w14:paraId="051D56EB" w14:textId="77777777" w:rsidR="00F850DB" w:rsidRPr="00F14AC8" w:rsidRDefault="00F850DB" w:rsidP="00A20177">
      <w:pPr>
        <w:pStyle w:val="berschrift4"/>
      </w:pPr>
      <w:r w:rsidRPr="00F14AC8">
        <w:t>Schreinerei</w:t>
      </w:r>
    </w:p>
    <w:p w14:paraId="519C2D31" w14:textId="77777777" w:rsidR="00F850DB" w:rsidRPr="00F14AC8" w:rsidRDefault="00F850DB" w:rsidP="00F850DB"/>
    <w:p w14:paraId="6F7E9700" w14:textId="77777777" w:rsidR="00F850DB" w:rsidRPr="00F14AC8" w:rsidRDefault="00F850DB" w:rsidP="00F850DB">
      <w:r w:rsidRPr="00F14AC8">
        <w:t xml:space="preserve">Wird nur in Hagsfeld 1 durchgeführt. Holz wird beigestellt oder gekauft, verarbeitet und verkauft. </w:t>
      </w:r>
    </w:p>
    <w:p w14:paraId="6673D1E9" w14:textId="77777777" w:rsidR="00F850DB" w:rsidRPr="00F14AC8" w:rsidRDefault="00F850DB" w:rsidP="00F850DB">
      <w:r w:rsidRPr="00F14AC8">
        <w:t>Schränke werden auch ggf. bei einem Kunden aufgebaut. Einen Serviceauftrag ergibt sich daraus nicht, da die Dienstleistung Aufbau auch teilweise schon im Produkt eingepreist ist.</w:t>
      </w:r>
    </w:p>
    <w:p w14:paraId="0448BBAE" w14:textId="77777777" w:rsidR="00F850DB" w:rsidRPr="00F14AC8" w:rsidRDefault="00F850DB" w:rsidP="00F850DB"/>
    <w:p w14:paraId="7554A221" w14:textId="5D885E51" w:rsidR="00F850DB" w:rsidRPr="00F14AC8" w:rsidRDefault="00F850DB" w:rsidP="00F850DB">
      <w:r w:rsidRPr="00F14AC8">
        <w:t xml:space="preserve">Der ABAS-Standard befähigt die Lebenshilfe diese Prozesse darzustellen. </w:t>
      </w:r>
    </w:p>
    <w:p w14:paraId="4ADCB45D" w14:textId="77777777" w:rsidR="00F850DB" w:rsidRPr="00F14AC8" w:rsidRDefault="00F850DB" w:rsidP="00F850DB"/>
    <w:p w14:paraId="10002EAD" w14:textId="77777777" w:rsidR="00F850DB" w:rsidRPr="00F14AC8" w:rsidRDefault="00F850DB" w:rsidP="00A20177">
      <w:pPr>
        <w:pStyle w:val="berschrift4"/>
      </w:pPr>
      <w:r w:rsidRPr="00F14AC8">
        <w:t>Schlosserei</w:t>
      </w:r>
    </w:p>
    <w:p w14:paraId="720B62FC" w14:textId="77777777" w:rsidR="00F850DB" w:rsidRPr="00F14AC8" w:rsidRDefault="00F850DB" w:rsidP="00F850DB"/>
    <w:p w14:paraId="39E149F8" w14:textId="000F1290" w:rsidR="00F850DB" w:rsidRPr="00F14AC8" w:rsidRDefault="00F850DB" w:rsidP="00F850DB">
      <w:r w:rsidRPr="00F14AC8">
        <w:lastRenderedPageBreak/>
        <w:t xml:space="preserve">Wird nur in Hagsfeld 1 durchgeführt. </w:t>
      </w:r>
      <w:r w:rsidR="0031729A" w:rsidRPr="00F14AC8">
        <w:t>Materialien</w:t>
      </w:r>
      <w:r w:rsidR="003E3D3B" w:rsidRPr="00F14AC8">
        <w:t xml:space="preserve"> </w:t>
      </w:r>
      <w:r w:rsidR="0031729A" w:rsidRPr="00F14AC8">
        <w:t>werden</w:t>
      </w:r>
      <w:r w:rsidR="003E3D3B" w:rsidRPr="00F14AC8">
        <w:t xml:space="preserve"> ü</w:t>
      </w:r>
      <w:r w:rsidR="0031729A" w:rsidRPr="00F14AC8">
        <w:t>berwiegend beschafft (ca. 85 %)</w:t>
      </w:r>
      <w:r w:rsidR="003E3D3B" w:rsidRPr="00F14AC8">
        <w:t xml:space="preserve"> </w:t>
      </w:r>
      <w:r w:rsidR="0031729A" w:rsidRPr="00F14AC8">
        <w:t>oder vom Kunden beigestellt,</w:t>
      </w:r>
      <w:r w:rsidR="003E3D3B" w:rsidRPr="00F14AC8">
        <w:t xml:space="preserve"> </w:t>
      </w:r>
      <w:r w:rsidR="0031729A" w:rsidRPr="00F14AC8">
        <w:t>verarbeitet und verkauft.</w:t>
      </w:r>
      <w:r w:rsidR="00BB1FE9" w:rsidRPr="00F14AC8">
        <w:t xml:space="preserve"> </w:t>
      </w:r>
      <w:r w:rsidR="0031729A" w:rsidRPr="00F14AC8">
        <w:t>Bei</w:t>
      </w:r>
      <w:r w:rsidR="003E3D3B" w:rsidRPr="00F14AC8">
        <w:t xml:space="preserve"> </w:t>
      </w:r>
      <w:r w:rsidR="0031729A" w:rsidRPr="00F14AC8">
        <w:t>Stangenmaterial</w:t>
      </w:r>
      <w:r w:rsidR="003E3D3B" w:rsidRPr="00F14AC8">
        <w:t xml:space="preserve"> </w:t>
      </w:r>
      <w:r w:rsidR="0031729A" w:rsidRPr="00F14AC8">
        <w:t>wird in der Fertigungsliste</w:t>
      </w:r>
      <w:r w:rsidR="003E3D3B" w:rsidRPr="00F14AC8">
        <w:t xml:space="preserve"> </w:t>
      </w:r>
      <w:r w:rsidR="0031729A" w:rsidRPr="00F14AC8">
        <w:t>die mögliche maximale</w:t>
      </w:r>
      <w:r w:rsidR="00BB1FE9" w:rsidRPr="00F14AC8">
        <w:t xml:space="preserve"> </w:t>
      </w:r>
      <w:r w:rsidR="0031729A" w:rsidRPr="00F14AC8">
        <w:t>Stückzahl</w:t>
      </w:r>
      <w:r w:rsidR="00BB1FE9" w:rsidRPr="00F14AC8">
        <w:t xml:space="preserve"> </w:t>
      </w:r>
      <w:r w:rsidR="0031729A" w:rsidRPr="00F14AC8">
        <w:t>angegeben, das Restmaterial ist dabei schon eingepflegt und wird</w:t>
      </w:r>
      <w:r w:rsidR="00BB1FE9" w:rsidRPr="00F14AC8">
        <w:t xml:space="preserve"> </w:t>
      </w:r>
      <w:r w:rsidR="0031729A" w:rsidRPr="00F14AC8">
        <w:t>in der Praxis auch entsorgt.</w:t>
      </w:r>
      <w:r w:rsidR="00BB1FE9" w:rsidRPr="00F14AC8">
        <w:t xml:space="preserve"> </w:t>
      </w:r>
      <w:r w:rsidRPr="00F14AC8">
        <w:t xml:space="preserve">Es wurde als Alternative noch erklärt, dass man Stangenware auch als Stück anlegen kann, damit diese bei der Rückmeldung komplett ausgebucht werden. </w:t>
      </w:r>
    </w:p>
    <w:p w14:paraId="12DF82A4" w14:textId="77777777" w:rsidR="00F850DB" w:rsidRPr="00F14AC8" w:rsidRDefault="00F850DB" w:rsidP="00F850DB">
      <w:r w:rsidRPr="00F14AC8">
        <w:t>Materialzuschläge werden nicht berechnet. Die Preise werden immer neu kalkuliert.</w:t>
      </w:r>
    </w:p>
    <w:p w14:paraId="23A3955D" w14:textId="77777777" w:rsidR="00F850DB" w:rsidRPr="00F14AC8" w:rsidRDefault="00F850DB" w:rsidP="00F850DB"/>
    <w:p w14:paraId="1A36637E" w14:textId="6E3788F3" w:rsidR="00C36495" w:rsidRPr="00F14AC8" w:rsidRDefault="00C36495" w:rsidP="001601E6">
      <w:r w:rsidRPr="00F14AC8">
        <w:t>Hinweis: Hier gibt es eine nachträgliche Anforderung Werkszeugnisse an den Lieferscheindruck anzuhängen. Dies ist so im Standard nicht abbildbar und müsste angepasst werden.</w:t>
      </w:r>
      <w:r w:rsidR="005A19E1" w:rsidRPr="00F14AC8">
        <w:t xml:space="preserve"> Da es für eine weitere Abstimmung zu spät ist, müsste dies in einer weiteren Organisationsrunde besprochen werden.</w:t>
      </w:r>
    </w:p>
    <w:p w14:paraId="537EB587" w14:textId="77777777" w:rsidR="001B3D6E" w:rsidRPr="00F14AC8" w:rsidRDefault="001B3D6E" w:rsidP="001601E6">
      <w:pPr>
        <w:rPr>
          <w:i/>
        </w:rPr>
      </w:pPr>
    </w:p>
    <w:p w14:paraId="3ACB3AF0" w14:textId="6E8E8DF1" w:rsidR="001B3D6E" w:rsidRPr="00F14AC8" w:rsidRDefault="001B3D6E" w:rsidP="001601E6">
      <w:pPr>
        <w:rPr>
          <w:i/>
        </w:rPr>
      </w:pPr>
      <w:r w:rsidRPr="00F14AC8">
        <w:rPr>
          <w:i/>
        </w:rPr>
        <w:t>Ursprüngliche Anforderung:</w:t>
      </w:r>
    </w:p>
    <w:p w14:paraId="40DFA870" w14:textId="0A33EBA7" w:rsidR="001B3D6E" w:rsidRPr="00F14AC8" w:rsidRDefault="005A19E1" w:rsidP="001B3D6E">
      <w:pPr>
        <w:rPr>
          <w:i/>
        </w:rPr>
      </w:pPr>
      <w:r w:rsidRPr="00F14AC8">
        <w:rPr>
          <w:i/>
        </w:rPr>
        <w:t>„</w:t>
      </w:r>
      <w:r w:rsidR="001B3D6E" w:rsidRPr="00F14AC8">
        <w:rPr>
          <w:i/>
        </w:rPr>
        <w:t>Die Schlosserei arbeitet stark auftragsbezogen. Dokumente wie Prüfzeugnisse, etc. können im Standardprozess abgebildet werden.</w:t>
      </w:r>
      <w:r w:rsidRPr="00F14AC8">
        <w:rPr>
          <w:i/>
        </w:rPr>
        <w:t>“</w:t>
      </w:r>
    </w:p>
    <w:p w14:paraId="3F628045" w14:textId="77777777" w:rsidR="001B3D6E" w:rsidRPr="00F14AC8" w:rsidRDefault="001B3D6E" w:rsidP="001601E6">
      <w:pPr>
        <w:rPr>
          <w:i/>
        </w:rPr>
      </w:pPr>
    </w:p>
    <w:p w14:paraId="58D6B128" w14:textId="3B1EA5DD" w:rsidR="005A19E1" w:rsidRPr="00F14AC8" w:rsidRDefault="005A19E1" w:rsidP="001601E6">
      <w:pPr>
        <w:rPr>
          <w:i/>
        </w:rPr>
      </w:pPr>
      <w:r w:rsidRPr="00F14AC8">
        <w:rPr>
          <w:i/>
        </w:rPr>
        <w:t>Neue Anforderung:</w:t>
      </w:r>
    </w:p>
    <w:p w14:paraId="3E9F86DD" w14:textId="403654FA" w:rsidR="005A19E1" w:rsidRPr="00F14AC8" w:rsidRDefault="001B3D6E" w:rsidP="001601E6">
      <w:pPr>
        <w:rPr>
          <w:i/>
        </w:rPr>
      </w:pPr>
      <w:r w:rsidRPr="00F14AC8">
        <w:rPr>
          <w:i/>
        </w:rPr>
        <w:t>„</w:t>
      </w:r>
      <w:r w:rsidR="00867C0D" w:rsidRPr="00F14AC8">
        <w:rPr>
          <w:i/>
        </w:rPr>
        <w:t>Die Schlosserei arbeitet stark auftragsbezogen. Dokumente wie Werkszeugnisse 3.1 werden dem EK-Lieferschein angehängt und werden im DMS eingepflegt. Können im Standardprozess abgebildet werden.</w:t>
      </w:r>
      <w:r w:rsidRPr="00F14AC8">
        <w:rPr>
          <w:i/>
        </w:rPr>
        <w:t>“</w:t>
      </w:r>
    </w:p>
    <w:p w14:paraId="36B4E2F7" w14:textId="77777777" w:rsidR="005A19E1" w:rsidRPr="00F14AC8" w:rsidRDefault="005A19E1" w:rsidP="001601E6"/>
    <w:p w14:paraId="6403FDBE" w14:textId="77777777" w:rsidR="001601E6" w:rsidRPr="00F14AC8" w:rsidRDefault="001601E6" w:rsidP="001601E6">
      <w:r w:rsidRPr="00F14AC8">
        <w:t>Werkzeuge (z.B. Schneidwerkzeuge) fließen in die Fertigungsgemeinkosten mit ein. Vorrichtungen werden als Fertigungsmittel in der Fertigungsliste eingepflegt.</w:t>
      </w:r>
    </w:p>
    <w:p w14:paraId="53784F3C" w14:textId="77777777" w:rsidR="00F850DB" w:rsidRPr="00F14AC8" w:rsidRDefault="00F850DB" w:rsidP="00F850DB"/>
    <w:p w14:paraId="58458A9C" w14:textId="366C7E3F" w:rsidR="00F850DB" w:rsidRPr="00F14AC8" w:rsidRDefault="00F850DB" w:rsidP="00F850DB">
      <w:r w:rsidRPr="00F14AC8">
        <w:t xml:space="preserve">Der ABAS-Standard befähigt die Lebenshilfe diese Prozesse darzustellen. </w:t>
      </w:r>
    </w:p>
    <w:p w14:paraId="7EE36C8B" w14:textId="77777777" w:rsidR="00F850DB" w:rsidRPr="00F14AC8" w:rsidRDefault="00F850DB" w:rsidP="00F850DB"/>
    <w:p w14:paraId="75C80395" w14:textId="77777777" w:rsidR="00F850DB" w:rsidRPr="00F14AC8" w:rsidRDefault="00F850DB" w:rsidP="00A20177">
      <w:pPr>
        <w:pStyle w:val="berschrift4"/>
      </w:pPr>
      <w:r w:rsidRPr="00F14AC8">
        <w:t>GaLa (Garten &amp; Landschaftsbau)</w:t>
      </w:r>
    </w:p>
    <w:p w14:paraId="153E6B56" w14:textId="77777777" w:rsidR="00F850DB" w:rsidRPr="00F14AC8" w:rsidRDefault="00F850DB" w:rsidP="00F850DB"/>
    <w:p w14:paraId="16A86DA1" w14:textId="77777777" w:rsidR="00F850DB" w:rsidRPr="00F14AC8" w:rsidRDefault="00F850DB" w:rsidP="00F850DB">
      <w:r w:rsidRPr="00F14AC8">
        <w:t>Standorte: Neureut, Ettlingen, Grötzingen, Ettlingen, worKA</w:t>
      </w:r>
    </w:p>
    <w:p w14:paraId="5682737B" w14:textId="77777777" w:rsidR="00F850DB" w:rsidRPr="00F14AC8" w:rsidRDefault="00F850DB" w:rsidP="00F850DB"/>
    <w:p w14:paraId="25E5724C" w14:textId="55255519" w:rsidR="00F850DB" w:rsidRPr="00F14AC8" w:rsidRDefault="00422B9B" w:rsidP="00F850DB">
      <w:r w:rsidRPr="00F14AC8">
        <w:t xml:space="preserve">Die </w:t>
      </w:r>
      <w:r w:rsidR="00F850DB" w:rsidRPr="00F14AC8">
        <w:t>GaLa führt Dienstleistungen durch. Diese können über Auftragspositionen abgerechnet werden. Hier sollten Zusatzpositionen je Dienstleistungsart (schneeräumen, rasenmähen, etc.) mit entsprechenden Preisen</w:t>
      </w:r>
      <w:r w:rsidR="0087686C" w:rsidRPr="00F14AC8">
        <w:t xml:space="preserve"> erfasst und verwendet werden</w:t>
      </w:r>
      <w:r w:rsidR="00F850DB" w:rsidRPr="00F14AC8">
        <w:t>.</w:t>
      </w:r>
    </w:p>
    <w:p w14:paraId="6E5E9610" w14:textId="510AC6F0" w:rsidR="00F850DB" w:rsidRPr="00F14AC8" w:rsidRDefault="00F850DB" w:rsidP="00F850DB">
      <w:r w:rsidRPr="00F14AC8">
        <w:t xml:space="preserve">Sollten Materialien verbraucht </w:t>
      </w:r>
      <w:r w:rsidR="00A20177" w:rsidRPr="00F14AC8">
        <w:t>werden,</w:t>
      </w:r>
      <w:r w:rsidRPr="00F14AC8">
        <w:t xml:space="preserve"> die nicht auf der Rechnung ausgewiesen werden, dann sollten Dienstleistungsartikel mit einer Dienstleistungsstückliste angelegt werden.</w:t>
      </w:r>
    </w:p>
    <w:p w14:paraId="3DAFD674" w14:textId="291C8D78" w:rsidR="00F850DB" w:rsidRPr="00F14AC8" w:rsidRDefault="00F850DB" w:rsidP="00F850DB">
      <w:r w:rsidRPr="00F14AC8">
        <w:t xml:space="preserve">Serviceabwicklung wurde kurz vorgestellt. Als Möglichkeit </w:t>
      </w:r>
      <w:r w:rsidR="0087686C" w:rsidRPr="00F14AC8">
        <w:t>damit d</w:t>
      </w:r>
      <w:r w:rsidR="00422B9B" w:rsidRPr="00F14AC8">
        <w:t>ie</w:t>
      </w:r>
      <w:r w:rsidR="0087686C" w:rsidRPr="00F14AC8">
        <w:t xml:space="preserve"> </w:t>
      </w:r>
      <w:r w:rsidRPr="00F14AC8">
        <w:t xml:space="preserve">GaLa (worKA) noch besser planen </w:t>
      </w:r>
      <w:r w:rsidR="0033772E" w:rsidRPr="00F14AC8">
        <w:t>kann.</w:t>
      </w:r>
    </w:p>
    <w:p w14:paraId="1DC2F6AF" w14:textId="77777777" w:rsidR="00F850DB" w:rsidRPr="00F14AC8" w:rsidRDefault="00F850DB" w:rsidP="00F850DB"/>
    <w:p w14:paraId="5B7E698B" w14:textId="77777777" w:rsidR="00F850DB" w:rsidRPr="00F14AC8" w:rsidRDefault="00F850DB" w:rsidP="00A20177">
      <w:pPr>
        <w:pStyle w:val="berschrift4"/>
      </w:pPr>
      <w:r w:rsidRPr="00F14AC8">
        <w:t>Kunststoffspritzerei</w:t>
      </w:r>
    </w:p>
    <w:p w14:paraId="1BA3EEC3" w14:textId="77777777" w:rsidR="00F850DB" w:rsidRPr="00F14AC8" w:rsidRDefault="00F850DB" w:rsidP="00F850DB"/>
    <w:p w14:paraId="7B0B6C94" w14:textId="218124A7" w:rsidR="00F850DB" w:rsidRPr="00F14AC8" w:rsidRDefault="00F850DB" w:rsidP="00F850DB">
      <w:r w:rsidRPr="00F14AC8">
        <w:lastRenderedPageBreak/>
        <w:t xml:space="preserve">Wird nur in Hagsfeld 1 durchgeführt. Materialien </w:t>
      </w:r>
      <w:r w:rsidR="0033772E" w:rsidRPr="00F14AC8">
        <w:t>werden</w:t>
      </w:r>
      <w:r w:rsidRPr="00F14AC8">
        <w:t xml:space="preserve"> beigestellt (60%) oder gekauft (40%), verarbeitet und verkauft. Einheit kg.</w:t>
      </w:r>
    </w:p>
    <w:p w14:paraId="00515D62" w14:textId="77777777" w:rsidR="00F850DB" w:rsidRPr="00F14AC8" w:rsidRDefault="00F850DB" w:rsidP="00F850DB"/>
    <w:p w14:paraId="4C783691" w14:textId="5FA27F78" w:rsidR="00F850DB" w:rsidRPr="00F14AC8" w:rsidRDefault="00F850DB" w:rsidP="00F850DB">
      <w:r w:rsidRPr="00F14AC8">
        <w:t>Werkzeuge können in den Fertigungsgemeinkosten oder auch als Fert</w:t>
      </w:r>
      <w:r w:rsidR="00A20177" w:rsidRPr="00F14AC8">
        <w:t>i</w:t>
      </w:r>
      <w:r w:rsidRPr="00F14AC8">
        <w:t>gungsmittel in der Fertigungsliste aufgehen.</w:t>
      </w:r>
    </w:p>
    <w:p w14:paraId="3AD23AD5" w14:textId="77777777" w:rsidR="00F850DB" w:rsidRPr="00F14AC8" w:rsidRDefault="00F850DB" w:rsidP="00F850DB"/>
    <w:p w14:paraId="2E27E3A8" w14:textId="77777777" w:rsidR="00F850DB" w:rsidRPr="00F14AC8" w:rsidRDefault="00F850DB" w:rsidP="00F850DB">
      <w:r w:rsidRPr="00F14AC8">
        <w:t>ILVs sind eher selten. Es wird auch teilweise auf Lager produziert auf Basis von Rahmenaufträgen. Der dispositive Rahmenauftrag wurde kurz vorgestellt. Herr Schneider wird den Funktionalitätsumfang im Schulmandanten anschauen.</w:t>
      </w:r>
    </w:p>
    <w:p w14:paraId="4B557B8C" w14:textId="77777777" w:rsidR="00F850DB" w:rsidRPr="00F14AC8" w:rsidRDefault="00F850DB" w:rsidP="00F850DB"/>
    <w:p w14:paraId="297189B2" w14:textId="7267F0D5" w:rsidR="00F850DB" w:rsidRPr="00F14AC8" w:rsidRDefault="00F850DB" w:rsidP="00F850DB">
      <w:r w:rsidRPr="00F14AC8">
        <w:t xml:space="preserve">Der ABAS-Standard befähigt die Lebenshilfe diese Prozesse darzustellen. </w:t>
      </w:r>
    </w:p>
    <w:p w14:paraId="03BC315B" w14:textId="77777777" w:rsidR="00F850DB" w:rsidRPr="00F14AC8" w:rsidRDefault="00F850DB" w:rsidP="00F850DB"/>
    <w:p w14:paraId="65BE32AB" w14:textId="77777777" w:rsidR="00F850DB" w:rsidRPr="00F14AC8" w:rsidRDefault="00F850DB" w:rsidP="00A20177">
      <w:pPr>
        <w:pStyle w:val="berschrift4"/>
      </w:pPr>
      <w:r w:rsidRPr="00F14AC8">
        <w:t>Näherei</w:t>
      </w:r>
    </w:p>
    <w:p w14:paraId="4CAAB651" w14:textId="77777777" w:rsidR="00F850DB" w:rsidRPr="00F14AC8" w:rsidRDefault="00F850DB" w:rsidP="00F850DB"/>
    <w:p w14:paraId="4C21265B" w14:textId="77777777" w:rsidR="00F850DB" w:rsidRPr="00F14AC8" w:rsidRDefault="00F850DB" w:rsidP="00F850DB">
      <w:r w:rsidRPr="00F14AC8">
        <w:t>Standort: Ettlingen.</w:t>
      </w:r>
    </w:p>
    <w:p w14:paraId="2EC93E3C" w14:textId="77777777" w:rsidR="00F850DB" w:rsidRPr="00F14AC8" w:rsidRDefault="00F850DB" w:rsidP="00F850DB"/>
    <w:p w14:paraId="79656114" w14:textId="144CBFE7" w:rsidR="00F850DB" w:rsidRPr="00F14AC8" w:rsidRDefault="00F850DB" w:rsidP="00F850DB">
      <w:r w:rsidRPr="00F14AC8">
        <w:t xml:space="preserve">Materialien werden in der Regel zugekauft. Einheit m. </w:t>
      </w:r>
      <w:r w:rsidR="00A20177" w:rsidRPr="00F14AC8">
        <w:t>Restmengen,</w:t>
      </w:r>
      <w:r w:rsidRPr="00F14AC8">
        <w:t xml:space="preserve"> die nicht verarbeitbar sind, werden manuell ausgebucht. Ggf. müssen neue Einheiten angelegt werden, wie bspw. Rolle. Dazu muss dann die Umrechnung der Einheit in den Stammdaten des Artikels gepflegt werden.</w:t>
      </w:r>
    </w:p>
    <w:p w14:paraId="414A41F0" w14:textId="77777777" w:rsidR="00F850DB" w:rsidRPr="00F14AC8" w:rsidRDefault="00F850DB" w:rsidP="00F850DB"/>
    <w:p w14:paraId="58D06FD3" w14:textId="7C76935F" w:rsidR="00F850DB" w:rsidRPr="00F14AC8" w:rsidRDefault="00F850DB" w:rsidP="00F850DB">
      <w:r w:rsidRPr="00F14AC8">
        <w:t>Der ABAS-Standard befähigt die Lebenshilfe diese Prozesse darzustellen.</w:t>
      </w:r>
    </w:p>
    <w:p w14:paraId="4F5ED11C" w14:textId="77777777" w:rsidR="00F850DB" w:rsidRPr="00F14AC8" w:rsidRDefault="00F850DB" w:rsidP="00F850DB"/>
    <w:p w14:paraId="038908C0" w14:textId="77777777" w:rsidR="00F850DB" w:rsidRPr="00F14AC8" w:rsidRDefault="00F850DB" w:rsidP="00A20177">
      <w:pPr>
        <w:pStyle w:val="berschrift4"/>
      </w:pPr>
      <w:r w:rsidRPr="00F14AC8">
        <w:t>Vorrichtungsbau</w:t>
      </w:r>
    </w:p>
    <w:p w14:paraId="3B215E9B" w14:textId="77777777" w:rsidR="00F850DB" w:rsidRPr="00F14AC8" w:rsidRDefault="00F850DB" w:rsidP="00F850DB"/>
    <w:p w14:paraId="0A372446" w14:textId="77777777" w:rsidR="00F850DB" w:rsidRPr="00F14AC8" w:rsidRDefault="00F850DB" w:rsidP="00F850DB">
      <w:r w:rsidRPr="00F14AC8">
        <w:t>Dieses Geschäftsfeld war bisher in ABAS nicht abgebildet worden. Das Ziel ist es nun die Prozesse in ABAS abzubilden.</w:t>
      </w:r>
    </w:p>
    <w:p w14:paraId="00773B3E" w14:textId="77777777" w:rsidR="00F850DB" w:rsidRPr="00F14AC8" w:rsidRDefault="00F850DB" w:rsidP="00F850DB">
      <w:r w:rsidRPr="00F14AC8">
        <w:t>Der Vorrichtungsbau konstruiert sehr flexibel und bis zur Fertigungsstellung ist nicht immer klar, welche Materialien und Mengen benötigt werden.</w:t>
      </w:r>
    </w:p>
    <w:p w14:paraId="79287AA2" w14:textId="77777777" w:rsidR="00F850DB" w:rsidRPr="00F14AC8" w:rsidRDefault="00F850DB" w:rsidP="00F850DB">
      <w:r w:rsidRPr="00F14AC8">
        <w:t>Die manuelle Materialentnahme bietet die Möglichkeit, nach der Rückmeldung noch Material für den Betriebsauftrag Material zu entnehmen.</w:t>
      </w:r>
    </w:p>
    <w:p w14:paraId="20F59323" w14:textId="5B14E99E" w:rsidR="00F850DB" w:rsidRPr="00F14AC8" w:rsidRDefault="00F850DB" w:rsidP="00F850DB">
      <w:r w:rsidRPr="00F14AC8">
        <w:t>Zusätzlich kann auch eine Fertigungsliste vorab ein</w:t>
      </w:r>
      <w:r w:rsidR="005A3C7B" w:rsidRPr="00F14AC8">
        <w:t>ge</w:t>
      </w:r>
      <w:r w:rsidRPr="00F14AC8">
        <w:t>richte</w:t>
      </w:r>
      <w:r w:rsidR="005A3C7B" w:rsidRPr="00F14AC8">
        <w:t>t</w:t>
      </w:r>
      <w:r w:rsidRPr="00F14AC8">
        <w:t xml:space="preserve"> und auch währender der Fertigung vervollständig</w:t>
      </w:r>
      <w:r w:rsidR="005A3C7B" w:rsidRPr="00F14AC8">
        <w:t>t werden</w:t>
      </w:r>
      <w:r w:rsidRPr="00F14AC8">
        <w:t>.</w:t>
      </w:r>
    </w:p>
    <w:p w14:paraId="081A7584" w14:textId="77777777" w:rsidR="00F850DB" w:rsidRPr="00F14AC8" w:rsidRDefault="00F850DB" w:rsidP="00F850DB"/>
    <w:p w14:paraId="7A1B0D96" w14:textId="4C534976" w:rsidR="00F850DB" w:rsidRPr="00F14AC8" w:rsidRDefault="00F850DB" w:rsidP="00F850DB">
      <w:r w:rsidRPr="00F14AC8">
        <w:t xml:space="preserve">Der ABAS-Standard befähigt die Lebenshilfe diese Prozesse darzustellen. </w:t>
      </w:r>
    </w:p>
    <w:p w14:paraId="7AE51C04" w14:textId="77777777" w:rsidR="00F850DB" w:rsidRPr="00F14AC8" w:rsidRDefault="00F850DB" w:rsidP="00F850DB"/>
    <w:p w14:paraId="4270AE47" w14:textId="77777777" w:rsidR="00F850DB" w:rsidRPr="00F14AC8" w:rsidRDefault="00F850DB" w:rsidP="00A20177">
      <w:pPr>
        <w:pStyle w:val="berschrift4"/>
      </w:pPr>
      <w:r w:rsidRPr="00F14AC8">
        <w:t>Tampondruck/Digitaldruck</w:t>
      </w:r>
    </w:p>
    <w:p w14:paraId="77DAB820" w14:textId="77777777" w:rsidR="00F850DB" w:rsidRPr="00F14AC8" w:rsidRDefault="00F850DB" w:rsidP="00F850DB"/>
    <w:p w14:paraId="1CD697C4" w14:textId="77777777" w:rsidR="00F850DB" w:rsidRPr="00F14AC8" w:rsidRDefault="00F850DB" w:rsidP="00F850DB">
      <w:r w:rsidRPr="00F14AC8">
        <w:t>Standort: Südstadt</w:t>
      </w:r>
    </w:p>
    <w:p w14:paraId="7637D9AB" w14:textId="77777777" w:rsidR="00F850DB" w:rsidRPr="00F14AC8" w:rsidRDefault="00F850DB" w:rsidP="00F850DB"/>
    <w:p w14:paraId="57A67207" w14:textId="77777777" w:rsidR="00F850DB" w:rsidRPr="00F14AC8" w:rsidRDefault="00F850DB" w:rsidP="00F850DB">
      <w:pPr>
        <w:rPr>
          <w:u w:val="single"/>
        </w:rPr>
      </w:pPr>
      <w:r w:rsidRPr="00F14AC8">
        <w:rPr>
          <w:u w:val="single"/>
        </w:rPr>
        <w:t>Tampondruck:</w:t>
      </w:r>
    </w:p>
    <w:p w14:paraId="27714897" w14:textId="77777777" w:rsidR="00F850DB" w:rsidRPr="00F14AC8" w:rsidRDefault="00F850DB" w:rsidP="00F850DB">
      <w:r w:rsidRPr="00F14AC8">
        <w:t xml:space="preserve">Material wird entweder auf Lager eingekauft oder beigestellt. Grundfarben sind immer vorrätig. Die Nachbestellung läuft aktuell über Sichtprüfung der Bestände. </w:t>
      </w:r>
    </w:p>
    <w:p w14:paraId="3FFA9EB9" w14:textId="77777777" w:rsidR="00F850DB" w:rsidRPr="00F14AC8" w:rsidRDefault="00F850DB" w:rsidP="00F850DB">
      <w:r w:rsidRPr="00F14AC8">
        <w:lastRenderedPageBreak/>
        <w:t>Die Farben werden manuell entnommen.</w:t>
      </w:r>
    </w:p>
    <w:p w14:paraId="0CA7FF32" w14:textId="5C086947" w:rsidR="00F850DB" w:rsidRPr="00F14AC8" w:rsidRDefault="00F850DB" w:rsidP="00F850DB">
      <w:r w:rsidRPr="00F14AC8">
        <w:t>Eine Kapazitätsplanu</w:t>
      </w:r>
      <w:r w:rsidR="00A20177" w:rsidRPr="00F14AC8">
        <w:t>n</w:t>
      </w:r>
      <w:r w:rsidRPr="00F14AC8">
        <w:t>g ist angedacht, um die Maschinenauslastung besser planen zu können.</w:t>
      </w:r>
      <w:r w:rsidR="002A27ED" w:rsidRPr="00F14AC8">
        <w:t xml:space="preserve"> </w:t>
      </w:r>
    </w:p>
    <w:p w14:paraId="23F5C86E" w14:textId="77777777" w:rsidR="00F850DB" w:rsidRPr="00F14AC8" w:rsidRDefault="00F850DB" w:rsidP="00F850DB"/>
    <w:p w14:paraId="2716DE55" w14:textId="77777777" w:rsidR="00F850DB" w:rsidRPr="00F14AC8" w:rsidRDefault="00F850DB" w:rsidP="00F850DB">
      <w:pPr>
        <w:rPr>
          <w:u w:val="single"/>
        </w:rPr>
      </w:pPr>
      <w:r w:rsidRPr="00F14AC8">
        <w:rPr>
          <w:u w:val="single"/>
        </w:rPr>
        <w:t>Digitaldruck:</w:t>
      </w:r>
    </w:p>
    <w:p w14:paraId="335C2976" w14:textId="2D69E230" w:rsidR="00F850DB" w:rsidRPr="00F14AC8" w:rsidRDefault="00F850DB" w:rsidP="00F850DB">
      <w:r w:rsidRPr="00F14AC8">
        <w:t xml:space="preserve">Im Digitaldruck meldet der Drucker den korrekten Verbrauch. </w:t>
      </w:r>
      <w:commentRangeStart w:id="1435"/>
      <w:commentRangeStart w:id="1436"/>
      <w:r w:rsidRPr="00F14AC8">
        <w:t xml:space="preserve">Die Aufträge kommen über einen Webshop. </w:t>
      </w:r>
      <w:commentRangeEnd w:id="1435"/>
      <w:r w:rsidR="00212628" w:rsidRPr="00F14AC8">
        <w:rPr>
          <w:rStyle w:val="Kommentarzeichen"/>
          <w:sz w:val="24"/>
          <w:szCs w:val="24"/>
        </w:rPr>
        <w:commentReference w:id="1435"/>
      </w:r>
      <w:commentRangeEnd w:id="1436"/>
      <w:r w:rsidR="006467D9" w:rsidRPr="00F14AC8">
        <w:rPr>
          <w:rStyle w:val="Kommentarzeichen"/>
          <w:sz w:val="24"/>
          <w:szCs w:val="24"/>
        </w:rPr>
        <w:commentReference w:id="1436"/>
      </w:r>
      <w:r w:rsidRPr="00F14AC8">
        <w:t xml:space="preserve">Aufträge müssen zeitnah abgearbeitet werden. Das Fulfillment </w:t>
      </w:r>
      <w:r w:rsidR="002A27ED" w:rsidRPr="00F14AC8">
        <w:t xml:space="preserve">(Verpackung) </w:t>
      </w:r>
      <w:r w:rsidRPr="00F14AC8">
        <w:t>wird durch Ettlingen abgewickelt. Ettlingen sendet die vorbereiteten Golfbälle an Südstadt.</w:t>
      </w:r>
    </w:p>
    <w:p w14:paraId="71AF71C0" w14:textId="33326672" w:rsidR="00F850DB" w:rsidRPr="00F14AC8" w:rsidRDefault="00F850DB" w:rsidP="00F850DB">
      <w:r w:rsidRPr="00F14AC8">
        <w:t xml:space="preserve">Die Maschine lässt sich </w:t>
      </w:r>
      <w:r w:rsidR="00A20177" w:rsidRPr="00F14AC8">
        <w:t>wahrscheinlich</w:t>
      </w:r>
      <w:r w:rsidRPr="00F14AC8">
        <w:t xml:space="preserve"> auslesen, um die Laufzeit und die Verbräuche für einen Betriebsauftrag zu liefern. Die Druckleistung und die Fulfillmentleistung wird an den „Schneider-Shop“ 3-montlich abgerechnet.</w:t>
      </w:r>
    </w:p>
    <w:p w14:paraId="72ABC370" w14:textId="77777777" w:rsidR="00F850DB" w:rsidRPr="00F14AC8" w:rsidRDefault="00F850DB" w:rsidP="00F850DB"/>
    <w:p w14:paraId="4275A715" w14:textId="2B53496E" w:rsidR="00F850DB" w:rsidRPr="00F14AC8" w:rsidRDefault="00F850DB" w:rsidP="00F850DB">
      <w:r w:rsidRPr="00F14AC8">
        <w:t xml:space="preserve">Für den Tampondruck und Digitaldruck muss eine strategische Entscheidung getroffen, wie das Geschäftsfeld </w:t>
      </w:r>
      <w:r w:rsidR="00A20177" w:rsidRPr="00F14AC8">
        <w:t>weiterentwickelt</w:t>
      </w:r>
      <w:r w:rsidRPr="00F14AC8">
        <w:t xml:space="preserve"> wird. Die Kapazitätsplanung wird zu einem späteren Zeitpunkt besprochen und sind kein Thema für das Einführungskonzept.</w:t>
      </w:r>
    </w:p>
    <w:p w14:paraId="3697B329" w14:textId="77777777" w:rsidR="00F850DB" w:rsidRPr="00F14AC8" w:rsidRDefault="00F850DB" w:rsidP="00F850DB"/>
    <w:p w14:paraId="74C10043" w14:textId="49BBAAA6" w:rsidR="00F850DB" w:rsidRPr="00F14AC8" w:rsidRDefault="00F850DB" w:rsidP="00F850DB">
      <w:r w:rsidRPr="00F14AC8">
        <w:t>Der ABAS-Standard befähigt die Lebenshilfe diese Prozesse darzustellen.</w:t>
      </w:r>
    </w:p>
    <w:p w14:paraId="2B33F869" w14:textId="77777777" w:rsidR="00F850DB" w:rsidRPr="00F14AC8" w:rsidRDefault="00F850DB" w:rsidP="00F850DB"/>
    <w:p w14:paraId="03CDA78B" w14:textId="77777777" w:rsidR="00F850DB" w:rsidRPr="00F14AC8" w:rsidRDefault="00F850DB" w:rsidP="00A20177">
      <w:pPr>
        <w:pStyle w:val="berschrift4"/>
      </w:pPr>
      <w:r w:rsidRPr="00F14AC8">
        <w:t>Druck- und Mail</w:t>
      </w:r>
    </w:p>
    <w:p w14:paraId="03A13958" w14:textId="77777777" w:rsidR="00F850DB" w:rsidRPr="00F14AC8" w:rsidRDefault="00F850DB" w:rsidP="00F850DB"/>
    <w:p w14:paraId="5B21A123" w14:textId="77777777" w:rsidR="00F850DB" w:rsidRPr="00F14AC8" w:rsidRDefault="00F850DB" w:rsidP="00F850DB">
      <w:r w:rsidRPr="00F14AC8">
        <w:t>Standort: Hagsfeld 2</w:t>
      </w:r>
    </w:p>
    <w:p w14:paraId="342F9016" w14:textId="77777777" w:rsidR="00F850DB" w:rsidRPr="00F14AC8" w:rsidRDefault="00F850DB" w:rsidP="00F850DB"/>
    <w:p w14:paraId="1FB763B3" w14:textId="23031F6C" w:rsidR="00F850DB" w:rsidRPr="00F14AC8" w:rsidRDefault="00F850DB" w:rsidP="00F850DB">
      <w:r w:rsidRPr="00F14AC8">
        <w:t xml:space="preserve">Materialien werden eingekauft, bedruckt, geschnitten, verpackt und dem Kunden geliefert (auch verschicken). Es gibt viel </w:t>
      </w:r>
      <w:r w:rsidR="00A20177" w:rsidRPr="00F14AC8">
        <w:t>ILV-Tätigkeiten</w:t>
      </w:r>
      <w:r w:rsidRPr="00F14AC8">
        <w:t>. Einladungen, etc.</w:t>
      </w:r>
    </w:p>
    <w:p w14:paraId="59789D59" w14:textId="77777777" w:rsidR="00F850DB" w:rsidRPr="00F14AC8" w:rsidRDefault="00F850DB" w:rsidP="00F850DB"/>
    <w:p w14:paraId="03393893" w14:textId="59851A5E" w:rsidR="00F850DB" w:rsidRPr="00F14AC8" w:rsidRDefault="00F850DB" w:rsidP="00F850DB">
      <w:r w:rsidRPr="00F14AC8">
        <w:t>Der ABAS-Standard befähigt die Lebenshilfe diese Prozesse darzustellen</w:t>
      </w:r>
      <w:r w:rsidR="000A6866" w:rsidRPr="00F14AC8">
        <w:t>.</w:t>
      </w:r>
    </w:p>
    <w:p w14:paraId="453C1FB1" w14:textId="77777777" w:rsidR="00F850DB" w:rsidRPr="00F14AC8" w:rsidRDefault="00F850DB" w:rsidP="00F850DB"/>
    <w:p w14:paraId="2E989D4D" w14:textId="77777777" w:rsidR="00F850DB" w:rsidRPr="00F14AC8" w:rsidRDefault="00F850DB" w:rsidP="00A20177">
      <w:pPr>
        <w:pStyle w:val="berschrift4"/>
      </w:pPr>
      <w:r w:rsidRPr="00F14AC8">
        <w:t>Verpackung</w:t>
      </w:r>
    </w:p>
    <w:p w14:paraId="2FD74ED7" w14:textId="77777777" w:rsidR="00F850DB" w:rsidRPr="00F14AC8" w:rsidRDefault="00F850DB" w:rsidP="00F850DB"/>
    <w:p w14:paraId="71F86CF6" w14:textId="77777777" w:rsidR="00F850DB" w:rsidRPr="00F14AC8" w:rsidRDefault="00F850DB" w:rsidP="00F850DB">
      <w:r w:rsidRPr="00F14AC8">
        <w:t>Standort: Hagsfeld 1, Hagsfeld 2, Ettlingen, Südstadt …</w:t>
      </w:r>
    </w:p>
    <w:p w14:paraId="627917EB" w14:textId="77777777" w:rsidR="00F850DB" w:rsidRPr="00F14AC8" w:rsidRDefault="00F850DB" w:rsidP="00F850DB"/>
    <w:p w14:paraId="5A978AA1" w14:textId="77777777" w:rsidR="00F850DB" w:rsidRPr="00F14AC8" w:rsidRDefault="00F850DB" w:rsidP="00F850DB">
      <w:r w:rsidRPr="00F14AC8">
        <w:t>Das Material kommt in der Regel komplett vom Kunden.</w:t>
      </w:r>
    </w:p>
    <w:p w14:paraId="02AE30C9" w14:textId="77777777" w:rsidR="00F850DB" w:rsidRPr="00F14AC8" w:rsidRDefault="00F850DB" w:rsidP="00F850DB"/>
    <w:p w14:paraId="6F9250E1" w14:textId="4C6F8ADA" w:rsidR="00F850DB" w:rsidRPr="00F14AC8" w:rsidRDefault="00F850DB" w:rsidP="00F850DB">
      <w:r w:rsidRPr="00F14AC8">
        <w:t xml:space="preserve">Der ABAS-Standard befähigt die Lebenshilfe diese Prozesse darzustellen. </w:t>
      </w:r>
    </w:p>
    <w:p w14:paraId="5B35BAFB" w14:textId="77777777" w:rsidR="00F850DB" w:rsidRPr="00F14AC8" w:rsidRDefault="00F850DB" w:rsidP="00F850DB"/>
    <w:p w14:paraId="375307AD" w14:textId="77777777" w:rsidR="00F850DB" w:rsidRPr="00F14AC8" w:rsidRDefault="00F850DB" w:rsidP="00A20177">
      <w:pPr>
        <w:pStyle w:val="berschrift4"/>
      </w:pPr>
      <w:r w:rsidRPr="00F14AC8">
        <w:t>Reinigung / Wäscherei</w:t>
      </w:r>
    </w:p>
    <w:p w14:paraId="075A3F2F" w14:textId="77777777" w:rsidR="00F850DB" w:rsidRPr="00F14AC8" w:rsidRDefault="00F850DB" w:rsidP="00F850DB"/>
    <w:p w14:paraId="2C369E8E" w14:textId="77777777" w:rsidR="00F850DB" w:rsidRPr="00F14AC8" w:rsidRDefault="00F850DB" w:rsidP="00F850DB">
      <w:r w:rsidRPr="00F14AC8">
        <w:t>Standort: Hagsfeld 1, Neureut</w:t>
      </w:r>
    </w:p>
    <w:p w14:paraId="466D7511" w14:textId="77777777" w:rsidR="00F850DB" w:rsidRPr="00F14AC8" w:rsidRDefault="00F850DB" w:rsidP="00F850DB"/>
    <w:p w14:paraId="7030F1F4" w14:textId="77777777" w:rsidR="00F850DB" w:rsidRPr="00F14AC8" w:rsidRDefault="00F850DB" w:rsidP="00F850DB">
      <w:r w:rsidRPr="00F14AC8">
        <w:t>Es werden Polizeiwesten angeliefert und gereinigt. Für weitere Kunden werden Bettwäsche (Haus Bodelschwingh) und sonstige Wäsche gewaschen.</w:t>
      </w:r>
    </w:p>
    <w:p w14:paraId="20BF033F" w14:textId="77777777" w:rsidR="00F850DB" w:rsidRPr="00F14AC8" w:rsidRDefault="00F850DB" w:rsidP="00F850DB">
      <w:r w:rsidRPr="00F14AC8">
        <w:lastRenderedPageBreak/>
        <w:t>Die Rechnung wird wöchentlich von Herrn Schneider anhand einer Liste erstellt.</w:t>
      </w:r>
    </w:p>
    <w:p w14:paraId="5AEC470D" w14:textId="77777777" w:rsidR="00F850DB" w:rsidRPr="00F14AC8" w:rsidRDefault="00F850DB" w:rsidP="00F850DB">
      <w:r w:rsidRPr="00F14AC8">
        <w:t>Die Kosten werden aktuell nicht erfasst.</w:t>
      </w:r>
    </w:p>
    <w:p w14:paraId="356E9C48" w14:textId="77777777" w:rsidR="00F850DB" w:rsidRPr="00F14AC8" w:rsidRDefault="00F850DB" w:rsidP="00F850DB"/>
    <w:p w14:paraId="74868F3E" w14:textId="77777777" w:rsidR="00983633" w:rsidRPr="00F14AC8" w:rsidRDefault="00983633" w:rsidP="00983633">
      <w:r w:rsidRPr="00F14AC8">
        <w:t xml:space="preserve">Der ABAS-Standard befähigt die Lebenshilfe diese Prozesse darzustellen. </w:t>
      </w:r>
    </w:p>
    <w:p w14:paraId="2E4A5408" w14:textId="77777777" w:rsidR="00983633" w:rsidRPr="00F14AC8" w:rsidRDefault="00983633" w:rsidP="00F850DB"/>
    <w:p w14:paraId="6F6E58D6" w14:textId="77777777" w:rsidR="00F850DB" w:rsidRPr="00F14AC8" w:rsidRDefault="00F850DB" w:rsidP="00A20177">
      <w:pPr>
        <w:pStyle w:val="berschrift4"/>
      </w:pPr>
      <w:r w:rsidRPr="00F14AC8">
        <w:t>Fulfillment</w:t>
      </w:r>
    </w:p>
    <w:p w14:paraId="7752EC0C" w14:textId="77777777" w:rsidR="00F850DB" w:rsidRPr="00F14AC8" w:rsidRDefault="00F850DB" w:rsidP="00F850DB"/>
    <w:p w14:paraId="43366E30" w14:textId="77777777" w:rsidR="00F850DB" w:rsidRPr="00F14AC8" w:rsidRDefault="00F850DB" w:rsidP="00F850DB">
      <w:r w:rsidRPr="00F14AC8">
        <w:t>Standort: Ettlingen, Hagsfeld 1</w:t>
      </w:r>
    </w:p>
    <w:p w14:paraId="1A2DFB96" w14:textId="77777777" w:rsidR="00F850DB" w:rsidRPr="00F14AC8" w:rsidRDefault="00F850DB" w:rsidP="00F850DB"/>
    <w:p w14:paraId="71195C4A" w14:textId="77777777" w:rsidR="00F850DB" w:rsidRPr="00F14AC8" w:rsidRDefault="00F850DB" w:rsidP="00F850DB">
      <w:r w:rsidRPr="00F14AC8">
        <w:t xml:space="preserve">Hagsfeld 1: Verpackungskartons werden selbst beschafft. Einige Produkte werden auf Vorrat montiert, verpackt und später an Endkunden versendet. Portokosten werden vorgeleistet. </w:t>
      </w:r>
    </w:p>
    <w:p w14:paraId="74F688ED" w14:textId="77777777" w:rsidR="00F850DB" w:rsidRPr="00F14AC8" w:rsidRDefault="00F850DB" w:rsidP="00F850DB">
      <w:r w:rsidRPr="00F14AC8">
        <w:t>Aktuell werden pro Tag nur einige wenige Aufträge vom Kunden gesendet. Daher wird keine Schnittstelle weder zum Kunden noch zum Logistikdienstleister benötigt.</w:t>
      </w:r>
    </w:p>
    <w:p w14:paraId="30EFEAA7" w14:textId="56DF77F7" w:rsidR="00F850DB" w:rsidRPr="00F14AC8" w:rsidRDefault="00F850DB" w:rsidP="00F850DB">
      <w:r w:rsidRPr="00F14AC8">
        <w:t xml:space="preserve">Ettlingen: Golfbälle mit Druckauftrag an Südstadt zum </w:t>
      </w:r>
      <w:r w:rsidR="00A20177" w:rsidRPr="00F14AC8">
        <w:t>Bedrucken</w:t>
      </w:r>
      <w:r w:rsidRPr="00F14AC8">
        <w:t xml:space="preserve"> schicken und bedruckte zurückgelieferte Golfbälle an Endkunden verschicken. </w:t>
      </w:r>
    </w:p>
    <w:p w14:paraId="1957EBF7" w14:textId="77777777" w:rsidR="00983633" w:rsidRPr="00F14AC8" w:rsidRDefault="00983633" w:rsidP="00983633"/>
    <w:p w14:paraId="3970068C" w14:textId="292C08BC" w:rsidR="00983633" w:rsidRPr="00F14AC8" w:rsidRDefault="00983633" w:rsidP="00983633">
      <w:r w:rsidRPr="00F14AC8">
        <w:t xml:space="preserve">Der ABAS-Standard befähigt die Lebenshilfe diese Prozesse darzustellen. </w:t>
      </w:r>
    </w:p>
    <w:p w14:paraId="6E3977EC" w14:textId="77777777" w:rsidR="00150878" w:rsidRPr="00F14AC8" w:rsidRDefault="00150878" w:rsidP="00150878">
      <w:pPr>
        <w:pStyle w:val="berschrift1"/>
      </w:pPr>
      <w:bookmarkStart w:id="1437" w:name="_Toc228444426"/>
      <w:r w:rsidRPr="00F14AC8">
        <w:t>Therapieliegen</w:t>
      </w:r>
      <w:bookmarkEnd w:id="1437"/>
    </w:p>
    <w:p w14:paraId="2DBA7BCB" w14:textId="77777777" w:rsidR="00150878" w:rsidRPr="00F14AC8" w:rsidRDefault="00150878" w:rsidP="00150878"/>
    <w:p w14:paraId="24CF88F1" w14:textId="18266A26" w:rsidR="0076050A" w:rsidRPr="00F14AC8" w:rsidRDefault="00150878" w:rsidP="00150878">
      <w:pPr>
        <w:pStyle w:val="berschrift2"/>
      </w:pPr>
      <w:bookmarkStart w:id="1438" w:name="_Toc228444427"/>
      <w:r w:rsidRPr="00F14AC8">
        <w:t>Fertigungsstruktur</w:t>
      </w:r>
      <w:bookmarkEnd w:id="1438"/>
    </w:p>
    <w:p w14:paraId="3A56A996" w14:textId="77777777" w:rsidR="00150878" w:rsidRPr="00F14AC8" w:rsidRDefault="00150878" w:rsidP="00150878"/>
    <w:p w14:paraId="29B4AD32" w14:textId="6CFD1823" w:rsidR="00150878" w:rsidRPr="00F14AC8" w:rsidRDefault="00150878" w:rsidP="00150878">
      <w:r w:rsidRPr="00F14AC8">
        <w:t>Der Vertriebsprozess der Therapieliegen konnte in Vorbereitung zum Orga</w:t>
      </w:r>
      <w:r w:rsidR="003B16E1" w:rsidRPr="00F14AC8">
        <w:t>nisations</w:t>
      </w:r>
      <w:r w:rsidRPr="00F14AC8">
        <w:t>meeting nicht im Schulmandanten durchgeführt</w:t>
      </w:r>
      <w:r w:rsidR="006442BB" w:rsidRPr="00F14AC8">
        <w:t xml:space="preserve"> werden</w:t>
      </w:r>
      <w:r w:rsidRPr="00F14AC8">
        <w:t xml:space="preserve">, da lt. Herrn Betschka die Merkmalstabelle im Schulmandanten nicht vorhanden war. Die Merkmalstabelle </w:t>
      </w:r>
      <w:r w:rsidR="003B16E1" w:rsidRPr="00F14AC8">
        <w:t>wird</w:t>
      </w:r>
      <w:r w:rsidRPr="00F14AC8">
        <w:t xml:space="preserve"> aber nur mit dem Produktkonfigurator</w:t>
      </w:r>
      <w:r w:rsidR="003B16E1" w:rsidRPr="00F14AC8">
        <w:t xml:space="preserve"> ausgeliefert</w:t>
      </w:r>
      <w:r w:rsidRPr="00F14AC8">
        <w:t xml:space="preserve">. Im Lenkungsausschuss und im Termin zum Thema wurde </w:t>
      </w:r>
      <w:r w:rsidR="003B16E1" w:rsidRPr="00F14AC8">
        <w:t xml:space="preserve">im Juli </w:t>
      </w:r>
      <w:r w:rsidRPr="00F14AC8">
        <w:t>besprochen, den Produktkonfigurator nicht zu verwenden, da nur eine kleine Menge der Funktionalitäten benötigt werden und die Komplexität der Konfiguration verglichen dazu zu hoch ist.</w:t>
      </w:r>
    </w:p>
    <w:p w14:paraId="13651881" w14:textId="77777777" w:rsidR="00150878" w:rsidRPr="00F14AC8" w:rsidRDefault="00150878" w:rsidP="00150878"/>
    <w:p w14:paraId="2869CF54" w14:textId="77777777" w:rsidR="00150878" w:rsidRPr="00F14AC8" w:rsidRDefault="00150878" w:rsidP="00150878">
      <w:r w:rsidRPr="00F14AC8">
        <w:t>Es wurde grundsätzlich über die Verwendung des Produktkonfigurator wieder diskutiert und erneut abgelehnt.</w:t>
      </w:r>
    </w:p>
    <w:p w14:paraId="7E438169" w14:textId="77777777" w:rsidR="00150878" w:rsidRPr="00F14AC8" w:rsidRDefault="00150878" w:rsidP="00150878"/>
    <w:p w14:paraId="7EC88650" w14:textId="2D255BFC" w:rsidR="00150878" w:rsidRPr="00F14AC8" w:rsidRDefault="00150878" w:rsidP="00150878">
      <w:r w:rsidRPr="00F14AC8">
        <w:t>Es wurde damals entschieden, das</w:t>
      </w:r>
      <w:r w:rsidR="00695FD8" w:rsidRPr="00F14AC8">
        <w:t>s</w:t>
      </w:r>
      <w:r w:rsidRPr="00F14AC8">
        <w:t xml:space="preserve"> die Konfiguration über Grundkomponenten abgewickelt wird. Bei 200-300 Liegen im Jahr, sollte es machbar sein, dass die Fertigungsliste im Vertrieb erstellt wird.</w:t>
      </w:r>
    </w:p>
    <w:p w14:paraId="6DD59DED" w14:textId="77777777" w:rsidR="00150878" w:rsidRPr="00F14AC8" w:rsidRDefault="00150878" w:rsidP="00150878"/>
    <w:p w14:paraId="37187879" w14:textId="77777777" w:rsidR="00150878" w:rsidRPr="00F14AC8" w:rsidRDefault="00150878" w:rsidP="00150878">
      <w:r w:rsidRPr="00F14AC8">
        <w:t>Auf Grund des obigen Missverständnisses war zum Termin die Struktur für die Baugruppenstruktur der Therapieliegen nicht geklärt. Im Termin wurde versucht dies nachzuholen.</w:t>
      </w:r>
    </w:p>
    <w:p w14:paraId="40D278AC" w14:textId="77777777" w:rsidR="00150878" w:rsidRPr="00F14AC8" w:rsidRDefault="00150878" w:rsidP="00150878"/>
    <w:p w14:paraId="656C3998" w14:textId="64AE2924" w:rsidR="00150878" w:rsidRPr="00F14AC8" w:rsidRDefault="00150878" w:rsidP="0076050A">
      <w:pPr>
        <w:pStyle w:val="berschrift2"/>
      </w:pPr>
      <w:bookmarkStart w:id="1439" w:name="_Toc228444428"/>
      <w:r w:rsidRPr="00F14AC8">
        <w:lastRenderedPageBreak/>
        <w:t>Aufbau einer Struktur der Komponenten.</w:t>
      </w:r>
      <w:bookmarkEnd w:id="1439"/>
      <w:r w:rsidRPr="00F14AC8">
        <w:t xml:space="preserve"> </w:t>
      </w:r>
    </w:p>
    <w:p w14:paraId="03EA77A1" w14:textId="77777777" w:rsidR="00150878" w:rsidRPr="00F14AC8" w:rsidRDefault="00150878" w:rsidP="00150878"/>
    <w:p w14:paraId="54FC152F" w14:textId="318B8F12" w:rsidR="00150878" w:rsidRPr="00F14AC8" w:rsidRDefault="00150878" w:rsidP="0076050A">
      <w:pPr>
        <w:pStyle w:val="berschrift3"/>
      </w:pPr>
      <w:bookmarkStart w:id="1440" w:name="_Toc228444429"/>
      <w:r w:rsidRPr="00F14AC8">
        <w:t>Liegentyp</w:t>
      </w:r>
      <w:bookmarkEnd w:id="1440"/>
      <w:r w:rsidRPr="00F14AC8">
        <w:t xml:space="preserve"> </w:t>
      </w:r>
    </w:p>
    <w:p w14:paraId="114AED45" w14:textId="77777777" w:rsidR="0076050A" w:rsidRPr="00F14AC8" w:rsidRDefault="0076050A" w:rsidP="00150878"/>
    <w:p w14:paraId="65C580AB" w14:textId="77777777" w:rsidR="00150878" w:rsidRPr="00F14AC8" w:rsidRDefault="00150878" w:rsidP="00150878">
      <w:r w:rsidRPr="00F14AC8">
        <w:tab/>
        <w:t>Solid, Impulse, Kingsize</w:t>
      </w:r>
    </w:p>
    <w:p w14:paraId="64E5FCBB" w14:textId="77777777" w:rsidR="00150878" w:rsidRPr="00F14AC8" w:rsidRDefault="00150878" w:rsidP="00150878">
      <w:pPr>
        <w:ind w:firstLine="720"/>
      </w:pPr>
      <w:r w:rsidRPr="00F14AC8">
        <w:t>Antriebsart</w:t>
      </w:r>
    </w:p>
    <w:p w14:paraId="661D7F41" w14:textId="77777777" w:rsidR="00150878" w:rsidRPr="00F14AC8" w:rsidRDefault="00150878" w:rsidP="00150878">
      <w:pPr>
        <w:ind w:firstLine="720"/>
      </w:pPr>
      <w:r w:rsidRPr="00F14AC8">
        <w:t>Farbe für Gestell und Oberrahmen</w:t>
      </w:r>
    </w:p>
    <w:p w14:paraId="14A7BAFB" w14:textId="77777777" w:rsidR="00150878" w:rsidRPr="00F14AC8" w:rsidRDefault="00150878" w:rsidP="005F5D00">
      <w:pPr>
        <w:pStyle w:val="Listenabsatz"/>
        <w:numPr>
          <w:ilvl w:val="0"/>
          <w:numId w:val="22"/>
        </w:numPr>
      </w:pPr>
      <w:r w:rsidRPr="00F14AC8">
        <w:t>Mehrere einzelne Fertigteile (Fuß, Rahmen, etc.) als Lieferantenbeistellung für Lackierung</w:t>
      </w:r>
    </w:p>
    <w:p w14:paraId="01BCE4E9" w14:textId="77777777" w:rsidR="00150878" w:rsidRPr="00F14AC8" w:rsidRDefault="00150878" w:rsidP="005F5D00">
      <w:pPr>
        <w:pStyle w:val="Listenabsatz"/>
        <w:numPr>
          <w:ilvl w:val="0"/>
          <w:numId w:val="22"/>
        </w:numPr>
      </w:pPr>
      <w:r w:rsidRPr="00F14AC8">
        <w:t>wird auf Lager produziert</w:t>
      </w:r>
    </w:p>
    <w:p w14:paraId="46A67B30" w14:textId="77777777" w:rsidR="00150878" w:rsidRPr="00F14AC8" w:rsidRDefault="00150878" w:rsidP="00150878">
      <w:pPr>
        <w:ind w:firstLine="720"/>
      </w:pPr>
    </w:p>
    <w:p w14:paraId="7BD0B149" w14:textId="61B6B9F2" w:rsidR="00150878" w:rsidRPr="00F14AC8" w:rsidRDefault="00150878" w:rsidP="0076050A">
      <w:pPr>
        <w:pStyle w:val="berschrift3"/>
      </w:pPr>
      <w:bookmarkStart w:id="1441" w:name="_Toc228444430"/>
      <w:r w:rsidRPr="00F14AC8">
        <w:t>Polster</w:t>
      </w:r>
      <w:bookmarkEnd w:id="1441"/>
    </w:p>
    <w:p w14:paraId="299F5CC5" w14:textId="77777777" w:rsidR="0076050A" w:rsidRPr="00F14AC8" w:rsidRDefault="0076050A" w:rsidP="00150878"/>
    <w:p w14:paraId="102E2DFD" w14:textId="77777777" w:rsidR="00150878" w:rsidRPr="00F14AC8" w:rsidRDefault="00150878" w:rsidP="00150878">
      <w:pPr>
        <w:ind w:firstLine="720"/>
      </w:pPr>
      <w:r w:rsidRPr="00F14AC8">
        <w:t>Polsterart hier Teiligkeit, es gibt 15 verschiedene Varianten</w:t>
      </w:r>
    </w:p>
    <w:p w14:paraId="56A70F1C" w14:textId="77777777" w:rsidR="00150878" w:rsidRPr="00F14AC8" w:rsidRDefault="00150878" w:rsidP="00150878">
      <w:pPr>
        <w:ind w:firstLine="720"/>
      </w:pPr>
      <w:r w:rsidRPr="00F14AC8">
        <w:t>Breite des Polsters, 3 Maße -&gt; zukünftig nur 2 Maße</w:t>
      </w:r>
    </w:p>
    <w:p w14:paraId="61FB9AF5" w14:textId="77777777" w:rsidR="00150878" w:rsidRPr="00F14AC8" w:rsidRDefault="00150878" w:rsidP="00150878">
      <w:pPr>
        <w:ind w:firstLine="720"/>
      </w:pPr>
      <w:r w:rsidRPr="00F14AC8">
        <w:t>Farbe des Kunstleders</w:t>
      </w:r>
    </w:p>
    <w:p w14:paraId="0C749787" w14:textId="77777777" w:rsidR="00150878" w:rsidRPr="00F14AC8" w:rsidRDefault="00150878" w:rsidP="00150878">
      <w:pPr>
        <w:ind w:firstLine="720"/>
      </w:pPr>
      <w:r w:rsidRPr="00F14AC8">
        <w:t>Qualität der Bepolsterung</w:t>
      </w:r>
    </w:p>
    <w:p w14:paraId="6FE5C672" w14:textId="77777777" w:rsidR="00150878" w:rsidRPr="00F14AC8" w:rsidRDefault="00150878" w:rsidP="00150878">
      <w:pPr>
        <w:ind w:firstLine="720"/>
      </w:pPr>
      <w:r w:rsidRPr="00F14AC8">
        <w:t>Oberrahmen (gehört zum Gestell)</w:t>
      </w:r>
    </w:p>
    <w:p w14:paraId="5CFAEA4A" w14:textId="77777777" w:rsidR="00150878" w:rsidRPr="00F14AC8" w:rsidRDefault="00150878" w:rsidP="005F5D00">
      <w:pPr>
        <w:pStyle w:val="Listenabsatz"/>
        <w:numPr>
          <w:ilvl w:val="0"/>
          <w:numId w:val="22"/>
        </w:numPr>
      </w:pPr>
      <w:r w:rsidRPr="00F14AC8">
        <w:t>Typ hängt ab von der Polsterung</w:t>
      </w:r>
    </w:p>
    <w:p w14:paraId="20FB01DC" w14:textId="77777777" w:rsidR="00150878" w:rsidRPr="00F14AC8" w:rsidRDefault="00150878" w:rsidP="005F5D00">
      <w:pPr>
        <w:pStyle w:val="Listenabsatz"/>
        <w:numPr>
          <w:ilvl w:val="0"/>
          <w:numId w:val="22"/>
        </w:numPr>
      </w:pPr>
      <w:r w:rsidRPr="00F14AC8">
        <w:t>Es gibt 2 Typen, zu jeder Polsterung gehört ein Oberrahmen</w:t>
      </w:r>
    </w:p>
    <w:p w14:paraId="58831AC1" w14:textId="77777777" w:rsidR="00150878" w:rsidRPr="00F14AC8" w:rsidRDefault="00150878" w:rsidP="005F5D00">
      <w:pPr>
        <w:pStyle w:val="Listenabsatz"/>
        <w:numPr>
          <w:ilvl w:val="0"/>
          <w:numId w:val="22"/>
        </w:numPr>
      </w:pPr>
      <w:r w:rsidRPr="00F14AC8">
        <w:t>Fertigteile als Lieferantenbeistellung für Lackierung</w:t>
      </w:r>
    </w:p>
    <w:p w14:paraId="38A6430B" w14:textId="77777777" w:rsidR="00150878" w:rsidRPr="00F14AC8" w:rsidRDefault="00150878" w:rsidP="005F5D00">
      <w:pPr>
        <w:pStyle w:val="Listenabsatz"/>
        <w:numPr>
          <w:ilvl w:val="0"/>
          <w:numId w:val="22"/>
        </w:numPr>
      </w:pPr>
      <w:r w:rsidRPr="00F14AC8">
        <w:t>wird auf Lager produziert</w:t>
      </w:r>
    </w:p>
    <w:p w14:paraId="5D66CA2C" w14:textId="5D1718E9" w:rsidR="00150878" w:rsidRPr="00F14AC8" w:rsidRDefault="00150878" w:rsidP="0076050A">
      <w:pPr>
        <w:pStyle w:val="berschrift3"/>
      </w:pPr>
      <w:bookmarkStart w:id="1442" w:name="_Toc228444431"/>
      <w:r w:rsidRPr="00F14AC8">
        <w:t>Zubehör</w:t>
      </w:r>
      <w:bookmarkEnd w:id="1442"/>
    </w:p>
    <w:p w14:paraId="6E44B66B" w14:textId="77777777" w:rsidR="0076050A" w:rsidRPr="00F14AC8" w:rsidRDefault="0076050A" w:rsidP="00150878"/>
    <w:p w14:paraId="4B66D745" w14:textId="77777777" w:rsidR="00150878" w:rsidRPr="00F14AC8" w:rsidRDefault="00150878" w:rsidP="00150878">
      <w:r w:rsidRPr="00F14AC8">
        <w:tab/>
        <w:t>Radautomatik</w:t>
      </w:r>
    </w:p>
    <w:p w14:paraId="435D5160" w14:textId="77777777" w:rsidR="00150878" w:rsidRPr="00F14AC8" w:rsidRDefault="00150878" w:rsidP="00150878">
      <w:r w:rsidRPr="00F14AC8">
        <w:tab/>
        <w:t>Bedienart</w:t>
      </w:r>
    </w:p>
    <w:p w14:paraId="6E07AB83" w14:textId="77777777" w:rsidR="00150878" w:rsidRPr="00F14AC8" w:rsidRDefault="00150878" w:rsidP="00150878">
      <w:r w:rsidRPr="00F14AC8">
        <w:tab/>
        <w:t>Papierrollenhalter</w:t>
      </w:r>
    </w:p>
    <w:p w14:paraId="374BA00D" w14:textId="77777777" w:rsidR="00150878" w:rsidRPr="00F14AC8" w:rsidRDefault="00150878" w:rsidP="00150878">
      <w:r w:rsidRPr="00F14AC8">
        <w:tab/>
        <w:t>etc.</w:t>
      </w:r>
    </w:p>
    <w:p w14:paraId="6B47D615" w14:textId="77777777" w:rsidR="00150878" w:rsidRPr="00F14AC8" w:rsidRDefault="00150878" w:rsidP="00150878"/>
    <w:p w14:paraId="1004FDD7" w14:textId="77777777" w:rsidR="00D9467D" w:rsidRPr="00F14AC8" w:rsidRDefault="00D9467D" w:rsidP="00070267">
      <w:pPr>
        <w:pStyle w:val="berschrift2"/>
      </w:pPr>
      <w:bookmarkStart w:id="1443" w:name="_Toc228444432"/>
      <w:r w:rsidRPr="00F14AC8">
        <w:t>Weitere Themen</w:t>
      </w:r>
      <w:bookmarkEnd w:id="1443"/>
    </w:p>
    <w:p w14:paraId="7DA0D911" w14:textId="77777777" w:rsidR="00D9467D" w:rsidRPr="00F14AC8" w:rsidRDefault="00D9467D" w:rsidP="00D9467D"/>
    <w:p w14:paraId="36344509" w14:textId="173965D9" w:rsidR="00070267" w:rsidRPr="00F14AC8" w:rsidRDefault="00070267" w:rsidP="00D9467D">
      <w:pPr>
        <w:pStyle w:val="berschrift3"/>
      </w:pPr>
      <w:bookmarkStart w:id="1444" w:name="_Toc228444433"/>
      <w:r w:rsidRPr="00F14AC8">
        <w:t>Konfiguration der Therapieliege</w:t>
      </w:r>
      <w:bookmarkEnd w:id="1444"/>
    </w:p>
    <w:p w14:paraId="2BB5789F" w14:textId="77777777" w:rsidR="00070267" w:rsidRPr="00F14AC8" w:rsidRDefault="00070267" w:rsidP="00150878"/>
    <w:p w14:paraId="39AD1831" w14:textId="5F215C85" w:rsidR="00070267" w:rsidRPr="00F14AC8" w:rsidRDefault="006B0123" w:rsidP="00150878">
      <w:r w:rsidRPr="00F14AC8">
        <w:t xml:space="preserve">Es wurden zwei Varianten für die Konfiguration diskutiert. </w:t>
      </w:r>
      <w:r w:rsidR="00070267" w:rsidRPr="00F14AC8">
        <w:t>Im Folgenden wird nur noch die verwendete Variante beschrieben.</w:t>
      </w:r>
    </w:p>
    <w:p w14:paraId="6D527F62" w14:textId="77777777" w:rsidR="00070267" w:rsidRPr="00F14AC8" w:rsidRDefault="00070267" w:rsidP="00150878"/>
    <w:p w14:paraId="30889027" w14:textId="2BF85BD7" w:rsidR="00150878" w:rsidRPr="00F14AC8" w:rsidRDefault="00150878" w:rsidP="00150878">
      <w:r w:rsidRPr="00F14AC8">
        <w:t xml:space="preserve">Auf der obersten Ebene werden 112 Katalogartikel nach Suchwort unterscheidbar erfasst. 3 Liegentypen x </w:t>
      </w:r>
      <w:r w:rsidR="001F4BB5" w:rsidRPr="00F14AC8">
        <w:t>2</w:t>
      </w:r>
      <w:r w:rsidRPr="00F14AC8">
        <w:t xml:space="preserve"> Antriebe x 15 Polsterungen. Die Zubehöre werden in d</w:t>
      </w:r>
      <w:r w:rsidR="006D27F7" w:rsidRPr="00F14AC8">
        <w:t>ie</w:t>
      </w:r>
      <w:r w:rsidRPr="00F14AC8">
        <w:t xml:space="preserve"> Auftragsfertigungslisten eingefügt. Dabei soll ein Infosystem helfen. Die Maske Auftragsfertigungsliste soll nicht angepasst werden, da auch andere Geschäftsfelder mit der Maske arbeiten.</w:t>
      </w:r>
    </w:p>
    <w:p w14:paraId="020EE996" w14:textId="77777777" w:rsidR="00150878" w:rsidRPr="00F14AC8" w:rsidRDefault="00150878" w:rsidP="00150878"/>
    <w:p w14:paraId="1123C290" w14:textId="775BF664" w:rsidR="00150878" w:rsidRPr="00F14AC8" w:rsidRDefault="00150878" w:rsidP="00150878">
      <w:pPr>
        <w:rPr>
          <w:del w:id="1445" w:author="Peter Koch" w:date="2026-05-20T10:26:00Z" w16du:dateUtc="2026-05-20T08:26:00Z"/>
        </w:rPr>
      </w:pPr>
      <w:commentRangeStart w:id="1446"/>
      <w:commentRangeStart w:id="1447"/>
      <w:del w:id="1448" w:author="Peter Koch" w:date="2026-05-20T10:26:00Z" w16du:dateUtc="2026-05-20T08:26:00Z">
        <w:r w:rsidRPr="00F14AC8">
          <w:lastRenderedPageBreak/>
          <w:delText>Zusatzdatenbank für Konfigurationsmöglichkeit und Infosystem zur Auswahl und Auftragsserstellung.</w:delText>
        </w:r>
        <w:r w:rsidR="009D0FE2" w:rsidRPr="00F14AC8">
          <w:delText xml:space="preserve"> </w:delText>
        </w:r>
        <w:commentRangeEnd w:id="1446"/>
        <w:r w:rsidR="006333C2" w:rsidRPr="00F14AC8">
          <w:rPr>
            <w:rStyle w:val="Kommentarzeichen"/>
            <w:sz w:val="24"/>
            <w:szCs w:val="24"/>
          </w:rPr>
          <w:commentReference w:id="1446"/>
        </w:r>
        <w:commentRangeEnd w:id="1447"/>
        <w:r w:rsidR="00F30621" w:rsidRPr="00F14AC8" w:rsidDel="00F30621">
          <w:rPr>
            <w:rStyle w:val="Kommentarzeichen"/>
            <w:sz w:val="24"/>
            <w:szCs w:val="24"/>
          </w:rPr>
          <w:commentReference w:id="1447"/>
        </w:r>
      </w:del>
    </w:p>
    <w:p w14:paraId="23EBC218" w14:textId="77777777" w:rsidR="00150878" w:rsidRPr="00F14AC8" w:rsidRDefault="00150878" w:rsidP="00150878"/>
    <w:p w14:paraId="0B9F4469" w14:textId="53C5D721" w:rsidR="00D9467D" w:rsidRPr="00F14AC8" w:rsidRDefault="00150878" w:rsidP="00150878">
      <w:pPr>
        <w:pStyle w:val="berschrift3"/>
      </w:pPr>
      <w:bookmarkStart w:id="1449" w:name="_Toc228444434"/>
      <w:r w:rsidRPr="00F14AC8">
        <w:t>Zusätzliche Anforderung</w:t>
      </w:r>
      <w:bookmarkEnd w:id="1449"/>
    </w:p>
    <w:p w14:paraId="5C43F655" w14:textId="77777777" w:rsidR="00150878" w:rsidRPr="00F14AC8" w:rsidRDefault="00150878" w:rsidP="00150878"/>
    <w:p w14:paraId="364E11CB" w14:textId="77777777" w:rsidR="00150878" w:rsidRPr="00F14AC8" w:rsidRDefault="00150878" w:rsidP="00150878">
      <w:r w:rsidRPr="00F14AC8">
        <w:t xml:space="preserve">Für die Preisbildung im Katalog muss es möglich sein, die Artikelvorkalkulation zu verwenden. Dazu müssen alle Artikelvarianten mit ihrer jeweiligen Stückliste angelegt werden. </w:t>
      </w:r>
    </w:p>
    <w:p w14:paraId="6C0D5656" w14:textId="0D23DF72" w:rsidR="00150878" w:rsidRPr="00F14AC8" w:rsidRDefault="00150878" w:rsidP="00150878">
      <w:pPr>
        <w:rPr>
          <w:ins w:id="1450" w:author="Peter Koch" w:date="2026-05-20T10:27:00Z" w16du:dateUtc="2026-05-20T08:27:00Z"/>
        </w:rPr>
      </w:pPr>
      <w:commentRangeStart w:id="1451"/>
      <w:commentRangeStart w:id="1452"/>
      <w:r w:rsidRPr="00F14AC8">
        <w:t xml:space="preserve">Hinweis: Im Gegensatz zur Standardvorkalkulation kann mit der individuellen </w:t>
      </w:r>
      <w:r w:rsidR="00F5590F" w:rsidRPr="00F14AC8">
        <w:t>Vorkalkulation,</w:t>
      </w:r>
      <w:r w:rsidRPr="00F14AC8">
        <w:t xml:space="preserve"> die per Nachtjob erstellten Kalkulation gespeichert werden und als Kalkulationshistorie verwendet werden.</w:t>
      </w:r>
      <w:commentRangeEnd w:id="1451"/>
      <w:r w:rsidR="004F42AD" w:rsidRPr="00F14AC8">
        <w:rPr>
          <w:rStyle w:val="Kommentarzeichen"/>
          <w:sz w:val="24"/>
          <w:szCs w:val="24"/>
        </w:rPr>
        <w:commentReference w:id="1451"/>
      </w:r>
      <w:commentRangeEnd w:id="1452"/>
      <w:r w:rsidR="005E254B" w:rsidRPr="00F14AC8">
        <w:rPr>
          <w:rStyle w:val="Kommentarzeichen"/>
          <w:sz w:val="24"/>
          <w:szCs w:val="24"/>
        </w:rPr>
        <w:commentReference w:id="1452"/>
      </w:r>
    </w:p>
    <w:p w14:paraId="44B7985D" w14:textId="2484CCCF" w:rsidR="005E254B" w:rsidRPr="00F14AC8" w:rsidRDefault="005E254B" w:rsidP="00150878">
      <w:ins w:id="1453" w:author="Peter Koch" w:date="2026-05-20T10:27:00Z" w16du:dateUtc="2026-05-20T08:27:00Z">
        <w:r>
          <w:t xml:space="preserve">Im Kapitel Kalkulation und Bewertung wurde die Einrichtung dieses </w:t>
        </w:r>
      </w:ins>
      <w:ins w:id="1454" w:author="Peter Koch" w:date="2026-05-20T10:28:00Z" w16du:dateUtc="2026-05-20T08:28:00Z">
        <w:r w:rsidR="00AE2D7E">
          <w:t>Nachtj</w:t>
        </w:r>
      </w:ins>
      <w:ins w:id="1455" w:author="Peter Koch" w:date="2026-05-20T10:27:00Z" w16du:dateUtc="2026-05-20T08:27:00Z">
        <w:r>
          <w:t>obs aber erstmal nicht mehr berücksichtigt.</w:t>
        </w:r>
      </w:ins>
    </w:p>
    <w:p w14:paraId="56B606EB" w14:textId="77777777" w:rsidR="00150878" w:rsidRPr="00F14AC8" w:rsidRDefault="00150878" w:rsidP="00150878"/>
    <w:p w14:paraId="446F7FA0" w14:textId="77777777" w:rsidR="00301F5B" w:rsidRPr="00F14AC8" w:rsidRDefault="00301F5B" w:rsidP="00301F5B">
      <w:pPr>
        <w:pStyle w:val="berschrift3"/>
      </w:pPr>
      <w:bookmarkStart w:id="1456" w:name="_Toc228444435"/>
      <w:bookmarkStart w:id="1457" w:name="AP033"/>
      <w:r w:rsidRPr="00F14AC8">
        <w:t>Auswahloption Farbe</w:t>
      </w:r>
      <w:bookmarkEnd w:id="1456"/>
    </w:p>
    <w:bookmarkEnd w:id="1457"/>
    <w:p w14:paraId="047FF40C" w14:textId="77777777" w:rsidR="00301F5B" w:rsidRPr="00F14AC8" w:rsidRDefault="00301F5B" w:rsidP="00301F5B"/>
    <w:p w14:paraId="3BC21872" w14:textId="77777777" w:rsidR="00301F5B" w:rsidRPr="00F14AC8" w:rsidRDefault="00301F5B" w:rsidP="00301F5B">
      <w:r w:rsidRPr="00F14AC8">
        <w:t>Farben werden als Aufzählung angelegt und in der Auftragsposition des Verkaufsartikels gepflegt. Über das Geschäftsfeld, in diesem Fall „Therapieliegen“ im Artikel kann dieses Feld ein- oder ausgeblendet werden. Das Feld ist ein Pflichtfeld, wenn das Geschäftsfeld Therapieliegen ist.</w:t>
      </w:r>
    </w:p>
    <w:p w14:paraId="2030AE13" w14:textId="77777777" w:rsidR="00301F5B" w:rsidRPr="00F14AC8" w:rsidRDefault="00301F5B" w:rsidP="00301F5B">
      <w:r w:rsidRPr="00F14AC8">
        <w:t>Da die Therapieliegen auftragsbezogen disponiert werden, kann die Farbe direkt über die Verwendung in den Druck der Fertigungspapiere geholt werden.</w:t>
      </w:r>
    </w:p>
    <w:p w14:paraId="0692CE85" w14:textId="77777777" w:rsidR="00301F5B" w:rsidRPr="00F14AC8" w:rsidRDefault="00301F5B" w:rsidP="00301F5B">
      <w:r w:rsidRPr="00F14AC8">
        <w:t>Farben werden im Gestell und in der Bepolsterung benötigt. Somit werden zwei neue Felder in der Auftragsposition nötig.</w:t>
      </w:r>
    </w:p>
    <w:p w14:paraId="49097FF6" w14:textId="77777777" w:rsidR="00301F5B" w:rsidRPr="00F14AC8" w:rsidRDefault="00301F5B" w:rsidP="00301F5B"/>
    <w:p w14:paraId="0C7ECA53" w14:textId="77777777" w:rsidR="00301F5B" w:rsidRPr="00F14AC8" w:rsidRDefault="00301F5B" w:rsidP="00301F5B">
      <w:pPr>
        <w:rPr>
          <w:b/>
          <w:bCs/>
          <w:color w:val="002060"/>
        </w:rPr>
      </w:pPr>
      <w:r w:rsidRPr="00F14AC8">
        <w:rPr>
          <w:b/>
          <w:bCs/>
          <w:color w:val="002060"/>
        </w:rPr>
        <w:t>Umsetzung ABAS</w:t>
      </w:r>
    </w:p>
    <w:p w14:paraId="77249057" w14:textId="77777777" w:rsidR="00301F5B" w:rsidRPr="00F14AC8" w:rsidRDefault="00301F5B" w:rsidP="00301F5B">
      <w:pPr>
        <w:rPr>
          <w:b/>
          <w:bCs/>
          <w:color w:val="002060"/>
        </w:rPr>
      </w:pPr>
    </w:p>
    <w:tbl>
      <w:tblPr>
        <w:tblStyle w:val="Tabellenraster"/>
        <w:tblW w:w="0" w:type="auto"/>
        <w:tblLook w:val="04A0" w:firstRow="1" w:lastRow="0" w:firstColumn="1" w:lastColumn="0" w:noHBand="0" w:noVBand="1"/>
      </w:tblPr>
      <w:tblGrid>
        <w:gridCol w:w="1555"/>
        <w:gridCol w:w="7495"/>
      </w:tblGrid>
      <w:tr w:rsidR="00301F5B" w:rsidRPr="00F14AC8" w14:paraId="39A04C9D" w14:textId="77777777" w:rsidTr="00D16466">
        <w:tc>
          <w:tcPr>
            <w:tcW w:w="1555" w:type="dxa"/>
          </w:tcPr>
          <w:p w14:paraId="50C250AA" w14:textId="77777777" w:rsidR="00301F5B" w:rsidRPr="00F14AC8" w:rsidRDefault="00301F5B" w:rsidP="00D16466">
            <w:r w:rsidRPr="00F14AC8">
              <w:t>Maske</w:t>
            </w:r>
          </w:p>
        </w:tc>
        <w:tc>
          <w:tcPr>
            <w:tcW w:w="7495" w:type="dxa"/>
          </w:tcPr>
          <w:p w14:paraId="499D7BB9" w14:textId="77777777" w:rsidR="00301F5B" w:rsidRPr="00F14AC8" w:rsidRDefault="00301F5B" w:rsidP="00D16466">
            <w:r w:rsidRPr="00F14AC8">
              <w:t>Angebot, Rahmenauftrag, Auftrag, Lieferschein, Rechnung, 31, 32, 34, 35, 36</w:t>
            </w:r>
          </w:p>
        </w:tc>
      </w:tr>
      <w:tr w:rsidR="00301F5B" w:rsidRPr="00F14AC8" w14:paraId="7AD4126C" w14:textId="77777777" w:rsidTr="00D16466">
        <w:tc>
          <w:tcPr>
            <w:tcW w:w="1555" w:type="dxa"/>
          </w:tcPr>
          <w:p w14:paraId="55A7E5CC" w14:textId="77777777" w:rsidR="00301F5B" w:rsidRPr="00F14AC8" w:rsidRDefault="00301F5B" w:rsidP="00D16466">
            <w:r w:rsidRPr="00F14AC8">
              <w:t>Modus</w:t>
            </w:r>
          </w:p>
        </w:tc>
        <w:tc>
          <w:tcPr>
            <w:tcW w:w="7495" w:type="dxa"/>
          </w:tcPr>
          <w:p w14:paraId="252796E2" w14:textId="77777777" w:rsidR="00301F5B" w:rsidRPr="00F14AC8" w:rsidRDefault="00301F5B" w:rsidP="00D16466">
            <w:r w:rsidRPr="00F14AC8">
              <w:t>alle</w:t>
            </w:r>
          </w:p>
        </w:tc>
      </w:tr>
      <w:tr w:rsidR="00301F5B" w:rsidRPr="00F14AC8" w14:paraId="2CCD1133" w14:textId="77777777" w:rsidTr="00D16466">
        <w:tc>
          <w:tcPr>
            <w:tcW w:w="1555" w:type="dxa"/>
          </w:tcPr>
          <w:p w14:paraId="34D3AD86" w14:textId="77777777" w:rsidR="00301F5B" w:rsidRPr="00F14AC8" w:rsidRDefault="00301F5B" w:rsidP="00D16466">
            <w:r w:rsidRPr="00F14AC8">
              <w:t>Event</w:t>
            </w:r>
          </w:p>
        </w:tc>
        <w:tc>
          <w:tcPr>
            <w:tcW w:w="7495" w:type="dxa"/>
          </w:tcPr>
          <w:p w14:paraId="37B4C3EC" w14:textId="77777777" w:rsidR="00301F5B" w:rsidRPr="00F14AC8" w:rsidRDefault="00301F5B" w:rsidP="00D16466">
            <w:r w:rsidRPr="00F14AC8">
              <w:t>Screen_Enter</w:t>
            </w:r>
          </w:p>
        </w:tc>
      </w:tr>
      <w:tr w:rsidR="00301F5B" w:rsidRPr="00F14AC8" w14:paraId="44295391" w14:textId="77777777" w:rsidTr="00D16466">
        <w:tc>
          <w:tcPr>
            <w:tcW w:w="1555" w:type="dxa"/>
          </w:tcPr>
          <w:p w14:paraId="52198A8C" w14:textId="77777777" w:rsidR="00301F5B" w:rsidRPr="00F14AC8" w:rsidRDefault="00301F5B" w:rsidP="00D16466">
            <w:r w:rsidRPr="00F14AC8">
              <w:t>Bedingung</w:t>
            </w:r>
          </w:p>
        </w:tc>
        <w:tc>
          <w:tcPr>
            <w:tcW w:w="7495" w:type="dxa"/>
          </w:tcPr>
          <w:p w14:paraId="38E4FF77" w14:textId="77777777" w:rsidR="00301F5B" w:rsidRPr="00F14AC8" w:rsidRDefault="00301F5B" w:rsidP="00D16466">
            <w:r w:rsidRPr="00F14AC8">
              <w:rPr>
                <w:b/>
              </w:rPr>
              <w:t>„</w:t>
            </w:r>
            <w:r w:rsidRPr="00F14AC8">
              <w:rPr>
                <w:b/>
                <w:bCs/>
              </w:rPr>
              <w:t xml:space="preserve">ygeschaeftsfeld“ </w:t>
            </w:r>
            <w:r w:rsidRPr="00F14AC8">
              <w:rPr>
                <w:bCs/>
              </w:rPr>
              <w:t>= „Therapieliegen“</w:t>
            </w:r>
          </w:p>
        </w:tc>
      </w:tr>
    </w:tbl>
    <w:p w14:paraId="0077CBA1" w14:textId="77777777" w:rsidR="00301F5B" w:rsidRPr="00F14AC8" w:rsidRDefault="00301F5B" w:rsidP="00301F5B"/>
    <w:p w14:paraId="0ECB8CD3" w14:textId="77777777" w:rsidR="00301F5B" w:rsidRPr="00F14AC8" w:rsidRDefault="00301F5B" w:rsidP="00301F5B">
      <w:r w:rsidRPr="00F14AC8">
        <w:t>P|maskkontextfop = „FOP_TL“</w:t>
      </w:r>
    </w:p>
    <w:p w14:paraId="31E62A02" w14:textId="77777777" w:rsidR="00301F5B" w:rsidRPr="00F14AC8" w:rsidRDefault="00301F5B" w:rsidP="00301F5B"/>
    <w:tbl>
      <w:tblPr>
        <w:tblStyle w:val="Tabellenraster"/>
        <w:tblW w:w="0" w:type="auto"/>
        <w:tblLook w:val="04A0" w:firstRow="1" w:lastRow="0" w:firstColumn="1" w:lastColumn="0" w:noHBand="0" w:noVBand="1"/>
      </w:tblPr>
      <w:tblGrid>
        <w:gridCol w:w="1555"/>
        <w:gridCol w:w="7495"/>
      </w:tblGrid>
      <w:tr w:rsidR="00301F5B" w:rsidRPr="00F14AC8" w14:paraId="1EBC2D46" w14:textId="77777777" w:rsidTr="00D16466">
        <w:tc>
          <w:tcPr>
            <w:tcW w:w="1555" w:type="dxa"/>
          </w:tcPr>
          <w:p w14:paraId="65E66C46" w14:textId="77777777" w:rsidR="00301F5B" w:rsidRPr="00F14AC8" w:rsidRDefault="00301F5B" w:rsidP="00D16466">
            <w:r w:rsidRPr="00F14AC8">
              <w:t>Maske</w:t>
            </w:r>
          </w:p>
        </w:tc>
        <w:tc>
          <w:tcPr>
            <w:tcW w:w="7495" w:type="dxa"/>
          </w:tcPr>
          <w:p w14:paraId="53D49DF2" w14:textId="77777777" w:rsidR="00301F5B" w:rsidRPr="00F14AC8" w:rsidRDefault="00301F5B" w:rsidP="00D16466">
            <w:r w:rsidRPr="00F14AC8">
              <w:t>Angebot, Rahmenauftrag, Auftrag, Lieferschein, Rechnung, 31, 32, 34, 35, 36</w:t>
            </w:r>
          </w:p>
        </w:tc>
      </w:tr>
      <w:tr w:rsidR="00301F5B" w:rsidRPr="00F14AC8" w14:paraId="0A230704" w14:textId="77777777" w:rsidTr="00D16466">
        <w:tc>
          <w:tcPr>
            <w:tcW w:w="1555" w:type="dxa"/>
          </w:tcPr>
          <w:p w14:paraId="3421A089" w14:textId="77777777" w:rsidR="00301F5B" w:rsidRPr="00F14AC8" w:rsidRDefault="00301F5B" w:rsidP="00D16466">
            <w:r w:rsidRPr="00F14AC8">
              <w:t>Modus</w:t>
            </w:r>
          </w:p>
        </w:tc>
        <w:tc>
          <w:tcPr>
            <w:tcW w:w="7495" w:type="dxa"/>
          </w:tcPr>
          <w:p w14:paraId="091873E6" w14:textId="77777777" w:rsidR="00301F5B" w:rsidRPr="00F14AC8" w:rsidRDefault="00301F5B" w:rsidP="00D16466">
            <w:r w:rsidRPr="00F14AC8">
              <w:t>alle</w:t>
            </w:r>
          </w:p>
        </w:tc>
      </w:tr>
      <w:tr w:rsidR="00301F5B" w:rsidRPr="00F14AC8" w14:paraId="4E01EE9B" w14:textId="77777777" w:rsidTr="00D16466">
        <w:tc>
          <w:tcPr>
            <w:tcW w:w="1555" w:type="dxa"/>
          </w:tcPr>
          <w:p w14:paraId="7CD0CA5D" w14:textId="77777777" w:rsidR="00301F5B" w:rsidRPr="00F14AC8" w:rsidRDefault="00301F5B" w:rsidP="00D16466">
            <w:r w:rsidRPr="00F14AC8">
              <w:t>Event</w:t>
            </w:r>
          </w:p>
        </w:tc>
        <w:tc>
          <w:tcPr>
            <w:tcW w:w="7495" w:type="dxa"/>
          </w:tcPr>
          <w:p w14:paraId="70F04E8A" w14:textId="791A5B01" w:rsidR="00301F5B" w:rsidRPr="00F14AC8" w:rsidRDefault="00E21159" w:rsidP="00D16466">
            <w:r w:rsidRPr="00F14AC8">
              <w:t>Field_Exit, „</w:t>
            </w:r>
            <w:r w:rsidRPr="00F14AC8">
              <w:rPr>
                <w:b/>
              </w:rPr>
              <w:t>ygeschaeftsfeld</w:t>
            </w:r>
            <w:r w:rsidRPr="00F14AC8">
              <w:t>“</w:t>
            </w:r>
          </w:p>
        </w:tc>
      </w:tr>
      <w:tr w:rsidR="00301F5B" w:rsidRPr="00F14AC8" w14:paraId="3C50105E" w14:textId="77777777" w:rsidTr="00D16466">
        <w:tc>
          <w:tcPr>
            <w:tcW w:w="1555" w:type="dxa"/>
          </w:tcPr>
          <w:p w14:paraId="3B2B8E7E" w14:textId="77777777" w:rsidR="00301F5B" w:rsidRPr="00F14AC8" w:rsidRDefault="00301F5B" w:rsidP="00D16466">
            <w:r w:rsidRPr="00F14AC8">
              <w:t>Bedingung</w:t>
            </w:r>
          </w:p>
        </w:tc>
        <w:tc>
          <w:tcPr>
            <w:tcW w:w="7495" w:type="dxa"/>
          </w:tcPr>
          <w:p w14:paraId="11065DFB" w14:textId="77777777" w:rsidR="00301F5B" w:rsidRPr="00F14AC8" w:rsidRDefault="00301F5B" w:rsidP="00D16466">
            <w:r w:rsidRPr="00F14AC8">
              <w:rPr>
                <w:b/>
              </w:rPr>
              <w:t>„</w:t>
            </w:r>
            <w:r w:rsidRPr="00F14AC8">
              <w:rPr>
                <w:b/>
                <w:bCs/>
              </w:rPr>
              <w:t xml:space="preserve">ygeschaeftsfeld“ </w:t>
            </w:r>
            <w:r w:rsidRPr="00F14AC8">
              <w:rPr>
                <w:bCs/>
              </w:rPr>
              <w:t>= „Therapieliegen“</w:t>
            </w:r>
          </w:p>
        </w:tc>
      </w:tr>
    </w:tbl>
    <w:p w14:paraId="6690CA1A" w14:textId="77777777" w:rsidR="00301F5B" w:rsidRPr="00F14AC8" w:rsidRDefault="00301F5B" w:rsidP="00301F5B"/>
    <w:p w14:paraId="5BA62D1F" w14:textId="77777777" w:rsidR="00301F5B" w:rsidRPr="00F14AC8" w:rsidRDefault="00301F5B" w:rsidP="00301F5B">
      <w:r w:rsidRPr="00F14AC8">
        <w:t>P|maskkontextfop = „FOP_TL“</w:t>
      </w:r>
    </w:p>
    <w:p w14:paraId="2D7DC556" w14:textId="77777777" w:rsidR="00A64F9F" w:rsidRPr="00F14AC8" w:rsidRDefault="00A64F9F" w:rsidP="00301F5B"/>
    <w:tbl>
      <w:tblPr>
        <w:tblStyle w:val="Tabellenraster"/>
        <w:tblW w:w="0" w:type="auto"/>
        <w:tblLook w:val="04A0" w:firstRow="1" w:lastRow="0" w:firstColumn="1" w:lastColumn="0" w:noHBand="0" w:noVBand="1"/>
      </w:tblPr>
      <w:tblGrid>
        <w:gridCol w:w="1555"/>
        <w:gridCol w:w="7495"/>
      </w:tblGrid>
      <w:tr w:rsidR="00A64F9F" w:rsidRPr="00F14AC8" w14:paraId="31737723" w14:textId="77777777" w:rsidTr="00D16466">
        <w:tc>
          <w:tcPr>
            <w:tcW w:w="1555" w:type="dxa"/>
          </w:tcPr>
          <w:p w14:paraId="04D1AA6E" w14:textId="77777777" w:rsidR="00A64F9F" w:rsidRPr="00F14AC8" w:rsidRDefault="00A64F9F" w:rsidP="00D16466">
            <w:r w:rsidRPr="00F14AC8">
              <w:lastRenderedPageBreak/>
              <w:t>Bedingung</w:t>
            </w:r>
          </w:p>
        </w:tc>
        <w:tc>
          <w:tcPr>
            <w:tcW w:w="7495" w:type="dxa"/>
          </w:tcPr>
          <w:p w14:paraId="7A83E84B" w14:textId="78022B8C" w:rsidR="00A64F9F" w:rsidRPr="00F14AC8" w:rsidRDefault="00A64F9F" w:rsidP="00D16466">
            <w:r w:rsidRPr="00F14AC8">
              <w:rPr>
                <w:b/>
              </w:rPr>
              <w:t>„</w:t>
            </w:r>
            <w:r w:rsidRPr="00F14AC8">
              <w:rPr>
                <w:b/>
                <w:bCs/>
              </w:rPr>
              <w:t xml:space="preserve">ygeschaeftsfeld“ </w:t>
            </w:r>
            <w:r w:rsidR="00090DCA" w:rsidRPr="00F14AC8">
              <w:rPr>
                <w:bCs/>
              </w:rPr>
              <w:t>&lt;&gt;</w:t>
            </w:r>
            <w:r w:rsidRPr="00F14AC8">
              <w:rPr>
                <w:bCs/>
              </w:rPr>
              <w:t xml:space="preserve"> „Therapieliegen“</w:t>
            </w:r>
          </w:p>
        </w:tc>
      </w:tr>
    </w:tbl>
    <w:p w14:paraId="4E21E16B" w14:textId="77777777" w:rsidR="00A64F9F" w:rsidRPr="00F14AC8" w:rsidRDefault="00A64F9F" w:rsidP="00301F5B"/>
    <w:p w14:paraId="7C523A0C" w14:textId="472C804E" w:rsidR="00A64F9F" w:rsidRPr="00F14AC8" w:rsidRDefault="009933E7" w:rsidP="00301F5B">
      <w:r w:rsidRPr="00F14AC8">
        <w:t xml:space="preserve">“FOP_TL“ aus </w:t>
      </w:r>
      <w:r w:rsidR="00A64F9F" w:rsidRPr="00F14AC8">
        <w:t>maskkontextfop</w:t>
      </w:r>
      <w:r w:rsidRPr="00F14AC8">
        <w:t xml:space="preserve"> entfernen.</w:t>
      </w:r>
    </w:p>
    <w:p w14:paraId="111DEAC3" w14:textId="77777777" w:rsidR="00301F5B" w:rsidRPr="00F14AC8" w:rsidRDefault="00301F5B" w:rsidP="00301F5B"/>
    <w:tbl>
      <w:tblPr>
        <w:tblStyle w:val="Tabellenraster"/>
        <w:tblW w:w="9085" w:type="dxa"/>
        <w:tblLook w:val="04A0" w:firstRow="1" w:lastRow="0" w:firstColumn="1" w:lastColumn="0" w:noHBand="0" w:noVBand="1"/>
      </w:tblPr>
      <w:tblGrid>
        <w:gridCol w:w="8018"/>
        <w:gridCol w:w="1067"/>
      </w:tblGrid>
      <w:tr w:rsidR="00301F5B" w:rsidRPr="00F14AC8" w14:paraId="073EC69A" w14:textId="77777777" w:rsidTr="00D16466">
        <w:tc>
          <w:tcPr>
            <w:tcW w:w="8077" w:type="dxa"/>
            <w:shd w:val="clear" w:color="auto" w:fill="DCEEA3" w:themeFill="accent6" w:themeFillTint="99"/>
          </w:tcPr>
          <w:p w14:paraId="43C3EEEA" w14:textId="77777777" w:rsidR="00301F5B" w:rsidRPr="00F14AC8" w:rsidRDefault="00301F5B" w:rsidP="00D16466">
            <w:r w:rsidRPr="00F14AC8">
              <w:t>Auswirkungen der Customization/Extension</w:t>
            </w:r>
          </w:p>
        </w:tc>
        <w:tc>
          <w:tcPr>
            <w:tcW w:w="1008" w:type="dxa"/>
            <w:shd w:val="clear" w:color="auto" w:fill="DCEEA3" w:themeFill="accent6" w:themeFillTint="99"/>
          </w:tcPr>
          <w:p w14:paraId="4EB16A10" w14:textId="77777777" w:rsidR="00301F5B" w:rsidRPr="00F14AC8" w:rsidRDefault="00301F5B" w:rsidP="00D16466">
            <w:r w:rsidRPr="00F14AC8">
              <w:t>Antwort</w:t>
            </w:r>
          </w:p>
        </w:tc>
      </w:tr>
      <w:tr w:rsidR="00301F5B" w:rsidRPr="00F14AC8" w14:paraId="4C03293E" w14:textId="77777777" w:rsidTr="00D16466">
        <w:tc>
          <w:tcPr>
            <w:tcW w:w="8077" w:type="dxa"/>
          </w:tcPr>
          <w:p w14:paraId="0E55ACCF" w14:textId="77777777" w:rsidR="00301F5B" w:rsidRPr="00F14AC8" w:rsidRDefault="00301F5B" w:rsidP="00D16466">
            <w:pPr>
              <w:rPr>
                <w:sz w:val="20"/>
                <w:szCs w:val="20"/>
              </w:rPr>
            </w:pPr>
            <w:r w:rsidRPr="00F14AC8">
              <w:rPr>
                <w:sz w:val="20"/>
                <w:szCs w:val="20"/>
              </w:rPr>
              <w:t xml:space="preserve">Keine besonderen Auswirkungen </w:t>
            </w:r>
          </w:p>
        </w:tc>
        <w:tc>
          <w:tcPr>
            <w:tcW w:w="1008" w:type="dxa"/>
          </w:tcPr>
          <w:p w14:paraId="07D330C8" w14:textId="77777777" w:rsidR="00301F5B" w:rsidRPr="00F14AC8" w:rsidRDefault="00301F5B" w:rsidP="00D16466">
            <w:pPr>
              <w:rPr>
                <w:sz w:val="20"/>
                <w:szCs w:val="20"/>
              </w:rPr>
            </w:pPr>
            <w:r w:rsidRPr="00F14AC8">
              <w:rPr>
                <w:sz w:val="20"/>
                <w:szCs w:val="20"/>
              </w:rPr>
              <w:t>Ja/Nein</w:t>
            </w:r>
          </w:p>
        </w:tc>
      </w:tr>
      <w:tr w:rsidR="00301F5B" w:rsidRPr="00F14AC8" w14:paraId="49682BC0" w14:textId="77777777" w:rsidTr="00D16466">
        <w:tc>
          <w:tcPr>
            <w:tcW w:w="8077" w:type="dxa"/>
          </w:tcPr>
          <w:p w14:paraId="30521F65" w14:textId="77777777" w:rsidR="00301F5B" w:rsidRPr="00F14AC8" w:rsidRDefault="00301F5B"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98B206F" w14:textId="77777777" w:rsidR="00301F5B" w:rsidRPr="00F14AC8" w:rsidRDefault="00301F5B" w:rsidP="00D16466">
            <w:pPr>
              <w:rPr>
                <w:sz w:val="20"/>
                <w:szCs w:val="20"/>
              </w:rPr>
            </w:pPr>
            <w:r w:rsidRPr="00F14AC8">
              <w:rPr>
                <w:sz w:val="20"/>
                <w:szCs w:val="20"/>
              </w:rPr>
              <w:t>Ja/Nein</w:t>
            </w:r>
          </w:p>
        </w:tc>
      </w:tr>
      <w:tr w:rsidR="00301F5B" w:rsidRPr="00F14AC8" w14:paraId="77D5C298" w14:textId="77777777" w:rsidTr="00D16466">
        <w:tc>
          <w:tcPr>
            <w:tcW w:w="8077" w:type="dxa"/>
          </w:tcPr>
          <w:p w14:paraId="3C632E08" w14:textId="77777777" w:rsidR="00301F5B" w:rsidRPr="00F14AC8" w:rsidRDefault="00301F5B"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43E9B51C" w14:textId="77777777" w:rsidR="00301F5B" w:rsidRPr="00F14AC8" w:rsidRDefault="00301F5B" w:rsidP="00D16466">
            <w:pPr>
              <w:rPr>
                <w:sz w:val="20"/>
                <w:szCs w:val="20"/>
              </w:rPr>
            </w:pPr>
            <w:r w:rsidRPr="00F14AC8">
              <w:rPr>
                <w:sz w:val="20"/>
                <w:szCs w:val="20"/>
              </w:rPr>
              <w:t>Ja/Nein</w:t>
            </w:r>
          </w:p>
        </w:tc>
      </w:tr>
      <w:tr w:rsidR="00301F5B" w:rsidRPr="00F14AC8" w14:paraId="0890E859" w14:textId="77777777" w:rsidTr="00D16466">
        <w:tc>
          <w:tcPr>
            <w:tcW w:w="8077" w:type="dxa"/>
          </w:tcPr>
          <w:p w14:paraId="5E972FBD" w14:textId="77777777" w:rsidR="00301F5B" w:rsidRPr="00F14AC8" w:rsidRDefault="00301F5B"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690F3C80" w14:textId="77777777" w:rsidR="00301F5B" w:rsidRPr="00F14AC8" w:rsidRDefault="00301F5B" w:rsidP="00D16466">
            <w:pPr>
              <w:rPr>
                <w:sz w:val="20"/>
                <w:szCs w:val="20"/>
              </w:rPr>
            </w:pPr>
            <w:r w:rsidRPr="00F14AC8">
              <w:rPr>
                <w:sz w:val="20"/>
                <w:szCs w:val="20"/>
              </w:rPr>
              <w:t>Ja/Nein</w:t>
            </w:r>
          </w:p>
        </w:tc>
      </w:tr>
      <w:tr w:rsidR="00301F5B" w:rsidRPr="00F14AC8" w14:paraId="2F31FF70" w14:textId="77777777" w:rsidTr="00D16466">
        <w:tc>
          <w:tcPr>
            <w:tcW w:w="8077" w:type="dxa"/>
          </w:tcPr>
          <w:p w14:paraId="3A2E5CBF" w14:textId="77777777" w:rsidR="00301F5B" w:rsidRPr="00F14AC8" w:rsidRDefault="00301F5B"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FA8F0FE" w14:textId="77777777" w:rsidR="00301F5B" w:rsidRPr="00F14AC8" w:rsidRDefault="00301F5B"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301F5B" w:rsidRPr="00F14AC8" w14:paraId="00CECC2A" w14:textId="77777777" w:rsidTr="00D16466">
        <w:trPr>
          <w:trHeight w:hRule="exact" w:val="861"/>
        </w:trPr>
        <w:tc>
          <w:tcPr>
            <w:tcW w:w="1273" w:type="dxa"/>
            <w:shd w:val="clear" w:color="auto" w:fill="D5D5D5" w:themeFill="background2"/>
            <w:tcMar>
              <w:bottom w:w="57" w:type="dxa"/>
            </w:tcMar>
          </w:tcPr>
          <w:p w14:paraId="2C214A40" w14:textId="77777777" w:rsidR="00301F5B" w:rsidRPr="00F14AC8" w:rsidRDefault="00301F5B" w:rsidP="00D16466">
            <w:pPr>
              <w:rPr>
                <w:b/>
              </w:rPr>
            </w:pPr>
            <w:r w:rsidRPr="00F14AC8">
              <w:rPr>
                <w:b/>
              </w:rPr>
              <w:t>Priorität</w:t>
            </w:r>
          </w:p>
        </w:tc>
        <w:tc>
          <w:tcPr>
            <w:tcW w:w="2190" w:type="dxa"/>
            <w:shd w:val="clear" w:color="auto" w:fill="D5D5D5" w:themeFill="background2"/>
            <w:tcMar>
              <w:bottom w:w="57" w:type="dxa"/>
            </w:tcMar>
          </w:tcPr>
          <w:p w14:paraId="142A3592" w14:textId="77777777" w:rsidR="00301F5B" w:rsidRPr="00F14AC8" w:rsidRDefault="00301F5B" w:rsidP="00D16466">
            <w:pPr>
              <w:rPr>
                <w:b/>
              </w:rPr>
            </w:pPr>
            <w:r w:rsidRPr="00F14AC8">
              <w:rPr>
                <w:b/>
              </w:rPr>
              <w:t>Realisierung</w:t>
            </w:r>
          </w:p>
        </w:tc>
        <w:tc>
          <w:tcPr>
            <w:tcW w:w="1070" w:type="dxa"/>
            <w:shd w:val="clear" w:color="auto" w:fill="D5D5D5" w:themeFill="background2"/>
            <w:tcMar>
              <w:bottom w:w="57" w:type="dxa"/>
            </w:tcMar>
          </w:tcPr>
          <w:p w14:paraId="3255DDFC" w14:textId="77777777" w:rsidR="00301F5B" w:rsidRPr="00F14AC8" w:rsidRDefault="00301F5B" w:rsidP="00D16466">
            <w:pPr>
              <w:rPr>
                <w:b/>
              </w:rPr>
            </w:pPr>
            <w:r w:rsidRPr="00F14AC8">
              <w:rPr>
                <w:b/>
              </w:rPr>
              <w:t>Dauer (ca./h)</w:t>
            </w:r>
          </w:p>
        </w:tc>
        <w:tc>
          <w:tcPr>
            <w:tcW w:w="1134" w:type="dxa"/>
            <w:shd w:val="clear" w:color="auto" w:fill="D5D5D5" w:themeFill="background2"/>
            <w:tcMar>
              <w:bottom w:w="57" w:type="dxa"/>
            </w:tcMar>
          </w:tcPr>
          <w:p w14:paraId="2331CC03" w14:textId="77777777" w:rsidR="00301F5B" w:rsidRPr="00F14AC8" w:rsidRDefault="00301F5B"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486C6329" w14:textId="77777777" w:rsidR="00301F5B" w:rsidRPr="00F14AC8" w:rsidRDefault="00301F5B"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124EE18" w14:textId="77777777" w:rsidR="00301F5B" w:rsidRPr="00F14AC8" w:rsidRDefault="00301F5B" w:rsidP="00D16466">
            <w:pPr>
              <w:rPr>
                <w:b/>
              </w:rPr>
            </w:pPr>
            <w:r w:rsidRPr="00F14AC8">
              <w:rPr>
                <w:b/>
              </w:rPr>
              <w:t>Bereich</w:t>
            </w:r>
          </w:p>
        </w:tc>
      </w:tr>
      <w:tr w:rsidR="00301F5B" w:rsidRPr="00F14AC8" w14:paraId="097A4C27" w14:textId="77777777" w:rsidTr="00D16466">
        <w:trPr>
          <w:trHeight w:val="454"/>
        </w:trPr>
        <w:tc>
          <w:tcPr>
            <w:tcW w:w="1273" w:type="dxa"/>
            <w:shd w:val="clear" w:color="auto" w:fill="FFFFFF"/>
            <w:tcMar>
              <w:bottom w:w="57" w:type="dxa"/>
            </w:tcMar>
          </w:tcPr>
          <w:p w14:paraId="187B18A4" w14:textId="77777777" w:rsidR="00301F5B" w:rsidRPr="00F14AC8" w:rsidRDefault="00301F5B" w:rsidP="00394CD1">
            <w:pPr>
              <w:pStyle w:val="Tabelleninhalte"/>
            </w:pPr>
            <w:r w:rsidRPr="00F14AC8">
              <w:t>1</w:t>
            </w:r>
          </w:p>
        </w:tc>
        <w:tc>
          <w:tcPr>
            <w:tcW w:w="2190" w:type="dxa"/>
            <w:shd w:val="clear" w:color="auto" w:fill="FFFFFF"/>
            <w:tcMar>
              <w:bottom w:w="57" w:type="dxa"/>
            </w:tcMar>
          </w:tcPr>
          <w:p w14:paraId="456CFF17" w14:textId="77777777" w:rsidR="00301F5B" w:rsidRPr="00F14AC8" w:rsidRDefault="00301F5B" w:rsidP="00394CD1">
            <w:pPr>
              <w:pStyle w:val="Tabelleninhalte"/>
            </w:pPr>
            <w:r w:rsidRPr="00F14AC8">
              <w:t>Abas</w:t>
            </w:r>
          </w:p>
        </w:tc>
        <w:tc>
          <w:tcPr>
            <w:tcW w:w="1070" w:type="dxa"/>
            <w:shd w:val="clear" w:color="auto" w:fill="FFFFFF"/>
            <w:tcMar>
              <w:bottom w:w="57" w:type="dxa"/>
            </w:tcMar>
          </w:tcPr>
          <w:p w14:paraId="0182E6B2" w14:textId="77777777" w:rsidR="00301F5B" w:rsidRPr="00F14AC8" w:rsidRDefault="00301F5B" w:rsidP="00394CD1">
            <w:pPr>
              <w:pStyle w:val="Tabelleninhalte"/>
            </w:pPr>
            <w:r w:rsidRPr="00F14AC8">
              <w:t>0,00</w:t>
            </w:r>
          </w:p>
        </w:tc>
        <w:tc>
          <w:tcPr>
            <w:tcW w:w="1134" w:type="dxa"/>
            <w:shd w:val="clear" w:color="auto" w:fill="FFFFFF"/>
            <w:tcMar>
              <w:bottom w:w="57" w:type="dxa"/>
            </w:tcMar>
          </w:tcPr>
          <w:p w14:paraId="15D8E17B" w14:textId="77777777" w:rsidR="00301F5B" w:rsidRPr="00F14AC8" w:rsidRDefault="00301F5B" w:rsidP="00394CD1">
            <w:pPr>
              <w:pStyle w:val="Tabelleninhalte"/>
            </w:pPr>
            <w:r w:rsidRPr="00F14AC8">
              <w:t>0,00</w:t>
            </w:r>
          </w:p>
        </w:tc>
        <w:tc>
          <w:tcPr>
            <w:tcW w:w="1134" w:type="dxa"/>
            <w:shd w:val="clear" w:color="auto" w:fill="FFFFFF"/>
            <w:tcMar>
              <w:bottom w:w="57" w:type="dxa"/>
            </w:tcMar>
          </w:tcPr>
          <w:p w14:paraId="3C4EE29C" w14:textId="77777777" w:rsidR="00301F5B" w:rsidRPr="00F14AC8" w:rsidRDefault="00301F5B" w:rsidP="00394CD1">
            <w:pPr>
              <w:pStyle w:val="Tabelleninhalte"/>
            </w:pPr>
            <w:r w:rsidRPr="00F14AC8">
              <w:t>0,00</w:t>
            </w:r>
          </w:p>
        </w:tc>
        <w:tc>
          <w:tcPr>
            <w:tcW w:w="2271" w:type="dxa"/>
            <w:shd w:val="clear" w:color="auto" w:fill="FFFFFF"/>
            <w:tcMar>
              <w:bottom w:w="57" w:type="dxa"/>
            </w:tcMar>
          </w:tcPr>
          <w:p w14:paraId="39583F1F" w14:textId="77777777" w:rsidR="00301F5B" w:rsidRPr="00F14AC8" w:rsidRDefault="00301F5B" w:rsidP="00394CD1">
            <w:pPr>
              <w:pStyle w:val="Tabelleninhalte"/>
            </w:pPr>
            <w:r w:rsidRPr="00F14AC8">
              <w:t>Admin</w:t>
            </w:r>
          </w:p>
        </w:tc>
      </w:tr>
    </w:tbl>
    <w:p w14:paraId="33C81703" w14:textId="77777777" w:rsidR="00301F5B" w:rsidRPr="00F14AC8" w:rsidRDefault="00301F5B" w:rsidP="00301F5B"/>
    <w:p w14:paraId="1288B0E9" w14:textId="20F7898D" w:rsidR="00D9467D" w:rsidRPr="00F14AC8" w:rsidRDefault="00D9467D" w:rsidP="00D9467D">
      <w:pPr>
        <w:pStyle w:val="berschrift3"/>
      </w:pPr>
      <w:bookmarkStart w:id="1458" w:name="_Toc228444436"/>
      <w:r w:rsidRPr="00F14AC8">
        <w:t>Weiteres Vorgehen</w:t>
      </w:r>
      <w:bookmarkEnd w:id="1458"/>
    </w:p>
    <w:p w14:paraId="437C620F" w14:textId="77777777" w:rsidR="00D9467D" w:rsidRPr="00F14AC8" w:rsidRDefault="00D9467D" w:rsidP="00D9467D"/>
    <w:p w14:paraId="15CAC161" w14:textId="77777777" w:rsidR="00D9467D" w:rsidRPr="00F14AC8" w:rsidRDefault="00D9467D" w:rsidP="00D9467D">
      <w:r w:rsidRPr="00F14AC8">
        <w:t>Die HWK muss sich bis Ende des Jahres 2025 entscheiden, welche Variante benutzt werden soll. Danach wird der Bedarf für ein Infosystem ermittelt, welches bei der Anlage von Auftragsfertigungslisten unterstützen soll.</w:t>
      </w:r>
    </w:p>
    <w:p w14:paraId="4E7BE644" w14:textId="77777777" w:rsidR="00E45455" w:rsidRPr="00F14AC8" w:rsidRDefault="00E45455" w:rsidP="00E45455"/>
    <w:p w14:paraId="72BB098C" w14:textId="7343B0A7" w:rsidR="00E45455" w:rsidRPr="00F14AC8" w:rsidRDefault="00E45455" w:rsidP="00E45455">
      <w:r w:rsidRPr="00F14AC8">
        <w:t>Entscheidung vom 23.02.2026:</w:t>
      </w:r>
    </w:p>
    <w:p w14:paraId="0C6A31AE" w14:textId="77777777" w:rsidR="00E45455" w:rsidRPr="00F14AC8" w:rsidRDefault="00E45455" w:rsidP="00E45455"/>
    <w:p w14:paraId="61009063" w14:textId="50655988" w:rsidR="00E45455" w:rsidRPr="00F14AC8" w:rsidRDefault="00E45455" w:rsidP="00E45455">
      <w:r w:rsidRPr="00F14AC8">
        <w:t>Die Basisartikel werden fest angelegt (Variante 2</w:t>
      </w:r>
      <w:r w:rsidR="009B1167" w:rsidRPr="00F14AC8">
        <w:t>, wie oben beschrieben</w:t>
      </w:r>
      <w:r w:rsidRPr="00F14AC8">
        <w:t>) und die Zubehöre werden im Vertriebsprozess konfiguriert.</w:t>
      </w:r>
    </w:p>
    <w:p w14:paraId="6DB01E4C" w14:textId="77777777" w:rsidR="00E45455" w:rsidRPr="00F14AC8" w:rsidRDefault="00E45455" w:rsidP="00E45455"/>
    <w:p w14:paraId="18873EE0" w14:textId="77777777" w:rsidR="00E45455" w:rsidRPr="00F14AC8" w:rsidRDefault="00E45455" w:rsidP="00E45455">
      <w:r w:rsidRPr="00F14AC8">
        <w:t>Die Verantwortung die Zubehör-Matrix zu erfüllen, wird an den Vertrieb ausgelagert. Sie müssen in der Lage sein, das Richtige auszuwählen.</w:t>
      </w:r>
    </w:p>
    <w:p w14:paraId="1783D532" w14:textId="77777777" w:rsidR="00E45455" w:rsidRPr="00F14AC8" w:rsidRDefault="00E45455" w:rsidP="00E45455"/>
    <w:p w14:paraId="37968D05" w14:textId="77777777" w:rsidR="00E45455" w:rsidRPr="00F14AC8" w:rsidRDefault="00E45455" w:rsidP="00E45455">
      <w:r w:rsidRPr="00F14AC8">
        <w:t xml:space="preserve">Es gibt keine weitere Anpassungswünsche an ABAS. </w:t>
      </w:r>
    </w:p>
    <w:p w14:paraId="6748AC37" w14:textId="77777777" w:rsidR="00D9467D" w:rsidRPr="00F14AC8" w:rsidRDefault="00D9467D" w:rsidP="00150878"/>
    <w:p w14:paraId="1792B5BA" w14:textId="1D18D761" w:rsidR="00150878" w:rsidRPr="00F14AC8" w:rsidRDefault="00150878" w:rsidP="00150878">
      <w:pPr>
        <w:pStyle w:val="berschrift2"/>
      </w:pPr>
      <w:bookmarkStart w:id="1459" w:name="_Toc228444437"/>
      <w:bookmarkStart w:id="1460" w:name="AP030"/>
      <w:r w:rsidRPr="00F14AC8">
        <w:t>Gesamtprozess</w:t>
      </w:r>
      <w:r w:rsidR="001F3ED7" w:rsidRPr="00F14AC8">
        <w:t xml:space="preserve"> Therapieliegen</w:t>
      </w:r>
      <w:bookmarkEnd w:id="1459"/>
    </w:p>
    <w:bookmarkEnd w:id="1460"/>
    <w:p w14:paraId="725258D7" w14:textId="1C8AF376" w:rsidR="00150878" w:rsidRPr="00F14AC8" w:rsidRDefault="00150878" w:rsidP="00150878"/>
    <w:p w14:paraId="5C2719C1" w14:textId="691C52F2" w:rsidR="00150878" w:rsidRPr="00F14AC8" w:rsidRDefault="00150878" w:rsidP="005F5D00">
      <w:pPr>
        <w:pStyle w:val="Listenabsatz"/>
        <w:numPr>
          <w:ilvl w:val="0"/>
          <w:numId w:val="20"/>
        </w:numPr>
      </w:pPr>
      <w:r w:rsidRPr="00F14AC8">
        <w:t>Auftragserfassung</w:t>
      </w:r>
      <w:r w:rsidRPr="00F14AC8">
        <w:br/>
        <w:t xml:space="preserve">Bei der Auftragserfassung wird die </w:t>
      </w:r>
      <w:r w:rsidR="00103BEC" w:rsidRPr="00F14AC8">
        <w:t>Auftragsfertigungsliste nach Bedarf</w:t>
      </w:r>
      <w:r w:rsidRPr="00F14AC8">
        <w:t xml:space="preserve"> anpasst. </w:t>
      </w:r>
      <w:r w:rsidR="00103BEC" w:rsidRPr="00F14AC8">
        <w:t>Es können weitere Zubehöre durch den Vertrieb eingefügt werden.</w:t>
      </w:r>
    </w:p>
    <w:p w14:paraId="6313DF72" w14:textId="1957F9E6" w:rsidR="00150878" w:rsidRPr="00F14AC8" w:rsidRDefault="00150878" w:rsidP="00150878">
      <w:pPr>
        <w:pStyle w:val="Listenabsatz"/>
      </w:pPr>
      <w:r w:rsidRPr="00F14AC8">
        <w:t xml:space="preserve">Teilweise muss die Entnahme manuell durchgeführt werden, damit die Seriennummern gepflegt werden können. Dies kann granular </w:t>
      </w:r>
      <w:r w:rsidR="00BD79A2" w:rsidRPr="00F14AC8">
        <w:t xml:space="preserve">je Bauteil </w:t>
      </w:r>
      <w:r w:rsidRPr="00F14AC8">
        <w:t xml:space="preserve">eingestellt werden und sollte immer in den Baugruppen </w:t>
      </w:r>
      <w:r w:rsidR="00BD79A2" w:rsidRPr="00F14AC8">
        <w:t xml:space="preserve">der höchsten Ebene </w:t>
      </w:r>
      <w:r w:rsidRPr="00F14AC8">
        <w:t>eingerichtet werden, um den Arbeitsaufwand zu minimieren.</w:t>
      </w:r>
    </w:p>
    <w:p w14:paraId="0C700C8E" w14:textId="77777777" w:rsidR="00150878" w:rsidRPr="00F14AC8" w:rsidRDefault="00150878" w:rsidP="00150878">
      <w:pPr>
        <w:pStyle w:val="Listenabsatz"/>
      </w:pPr>
      <w:r w:rsidRPr="00F14AC8">
        <w:t xml:space="preserve">Für die Bauteile werden die Chargen/Seriennummern nicht am Lager geführt. </w:t>
      </w:r>
    </w:p>
    <w:p w14:paraId="419E6BE4" w14:textId="6FF4B1DA" w:rsidR="00150878" w:rsidRPr="00F14AC8" w:rsidRDefault="00150878" w:rsidP="00150878">
      <w:pPr>
        <w:pStyle w:val="Listenabsatz"/>
      </w:pPr>
      <w:r w:rsidRPr="00F14AC8">
        <w:lastRenderedPageBreak/>
        <w:t xml:space="preserve">Chargen müssen </w:t>
      </w:r>
      <w:r w:rsidR="00494712" w:rsidRPr="00F14AC8">
        <w:t xml:space="preserve">dazu </w:t>
      </w:r>
      <w:r w:rsidRPr="00F14AC8">
        <w:t>im Wareneingang in der Materialzuordnung erfasst werden.</w:t>
      </w:r>
    </w:p>
    <w:p w14:paraId="759DEE87" w14:textId="77777777" w:rsidR="00150878" w:rsidRPr="00F14AC8" w:rsidRDefault="00150878" w:rsidP="00150878"/>
    <w:p w14:paraId="46D4B60A" w14:textId="77777777" w:rsidR="00150878" w:rsidRPr="00F14AC8" w:rsidRDefault="00150878" w:rsidP="005F5D00">
      <w:pPr>
        <w:pStyle w:val="Listenabsatz"/>
        <w:numPr>
          <w:ilvl w:val="0"/>
          <w:numId w:val="20"/>
        </w:numPr>
      </w:pPr>
      <w:r w:rsidRPr="00F14AC8">
        <w:t xml:space="preserve">Seriennummer </w:t>
      </w:r>
    </w:p>
    <w:p w14:paraId="6958875B" w14:textId="77777777" w:rsidR="00150878" w:rsidRPr="00F14AC8" w:rsidRDefault="00150878" w:rsidP="00150878">
      <w:pPr>
        <w:pStyle w:val="Listenabsatz"/>
      </w:pPr>
      <w:r w:rsidRPr="00F14AC8">
        <w:t xml:space="preserve">Die Seriennummer wird bei der Auftragserfassung erstellt und in der Materialzuordnung zugewiesen. Später muss diese im Fertigungsvorschlag übernommen werden. </w:t>
      </w:r>
    </w:p>
    <w:p w14:paraId="2F1560B3" w14:textId="62DFC959" w:rsidR="00150878" w:rsidRPr="00F14AC8" w:rsidRDefault="008F2477" w:rsidP="00150878">
      <w:pPr>
        <w:pStyle w:val="Listenabsatz"/>
      </w:pPr>
      <w:r w:rsidRPr="00F14AC8">
        <w:t>Die Seriennummer im Auftrag</w:t>
      </w:r>
      <w:r w:rsidR="0064364B" w:rsidRPr="00F14AC8">
        <w:t xml:space="preserve"> </w:t>
      </w:r>
      <w:r w:rsidR="00F3690B" w:rsidRPr="00F14AC8">
        <w:t>wird</w:t>
      </w:r>
      <w:r w:rsidRPr="00F14AC8">
        <w:t xml:space="preserve"> automatisch erstell</w:t>
      </w:r>
      <w:r w:rsidR="000C5981" w:rsidRPr="00F14AC8">
        <w:t>t</w:t>
      </w:r>
      <w:r w:rsidRPr="00F14AC8">
        <w:t>.</w:t>
      </w:r>
      <w:r w:rsidR="00EA5958" w:rsidRPr="00F14AC8">
        <w:t xml:space="preserve"> </w:t>
      </w:r>
      <w:r w:rsidR="00F3690B" w:rsidRPr="00F14AC8">
        <w:t xml:space="preserve">In der </w:t>
      </w:r>
      <w:r w:rsidR="00EA5958" w:rsidRPr="00F14AC8">
        <w:t xml:space="preserve">Materialzuordnung </w:t>
      </w:r>
      <w:r w:rsidR="00F3690B" w:rsidRPr="00F14AC8">
        <w:t xml:space="preserve">wird </w:t>
      </w:r>
      <w:r w:rsidR="00EA5958" w:rsidRPr="00F14AC8">
        <w:t>de</w:t>
      </w:r>
      <w:r w:rsidR="00F3690B" w:rsidRPr="00F14AC8">
        <w:t>r</w:t>
      </w:r>
      <w:r w:rsidR="00EA5958" w:rsidRPr="00F14AC8">
        <w:t xml:space="preserve"> </w:t>
      </w:r>
      <w:r w:rsidR="00323D9E" w:rsidRPr="00F14AC8">
        <w:t>Standard</w:t>
      </w:r>
      <w:r w:rsidR="00827D2B" w:rsidRPr="00F14AC8">
        <w:t>ab</w:t>
      </w:r>
      <w:r w:rsidR="00323D9E" w:rsidRPr="00F14AC8">
        <w:t xml:space="preserve">gangslagerplatz </w:t>
      </w:r>
      <w:r w:rsidR="00EA5958" w:rsidRPr="00F14AC8">
        <w:t>ein</w:t>
      </w:r>
      <w:r w:rsidR="00F3690B" w:rsidRPr="00F14AC8">
        <w:t>ge</w:t>
      </w:r>
      <w:r w:rsidR="00EA5958" w:rsidRPr="00F14AC8">
        <w:t>tragen.</w:t>
      </w:r>
    </w:p>
    <w:p w14:paraId="360966D9" w14:textId="77777777" w:rsidR="0064364B" w:rsidRPr="00F14AC8" w:rsidRDefault="0064364B" w:rsidP="00150878">
      <w:pPr>
        <w:pStyle w:val="Listenabsatz"/>
      </w:pPr>
    </w:p>
    <w:p w14:paraId="622B83F3" w14:textId="77777777" w:rsidR="00150878" w:rsidRPr="00F14AC8" w:rsidRDefault="00150878" w:rsidP="005F5D00">
      <w:pPr>
        <w:pStyle w:val="Listenabsatz"/>
        <w:numPr>
          <w:ilvl w:val="0"/>
          <w:numId w:val="20"/>
        </w:numPr>
      </w:pPr>
      <w:r w:rsidRPr="00F14AC8">
        <w:t>Fertigungsvorschlag</w:t>
      </w:r>
    </w:p>
    <w:p w14:paraId="3A71E1B6" w14:textId="77777777" w:rsidR="00150878" w:rsidRPr="00F14AC8" w:rsidRDefault="00150878" w:rsidP="00150878">
      <w:pPr>
        <w:pStyle w:val="Listenabsatz"/>
      </w:pPr>
      <w:r w:rsidRPr="00F14AC8">
        <w:t>Die Seriennummer muss aus der Materialzuordnung des Auftrages übernommen werden. Der Fertigungsvorschlag wird kundenbezogen freigegeben, Baugruppen kommen aus Schreinerei, Metallverarbeitung, Elektromonate, etc. zur Endmontage.</w:t>
      </w:r>
    </w:p>
    <w:p w14:paraId="5990E97C" w14:textId="77777777" w:rsidR="00E02B5E" w:rsidRPr="00F14AC8" w:rsidRDefault="00150878" w:rsidP="00E02B5E">
      <w:pPr>
        <w:pStyle w:val="Listenabsatz"/>
      </w:pPr>
      <w:r w:rsidRPr="00F14AC8">
        <w:t>Elektromontage erzeugt Seriennummer, hier muss die Rückverfolgbarkeit auf die Anlieferung möglich sein. Es gibt keine Serien- oder Chargennummer seitens des Lieferanten. Es wird FIFO unterstellt. Es sollte daher reichen, über die Verbrauchsreihenfolge die Rückverfolgbarkeit ausreichend darzustellen.</w:t>
      </w:r>
    </w:p>
    <w:p w14:paraId="1CD463E2" w14:textId="77777777" w:rsidR="00EF709D" w:rsidRPr="00F14AC8" w:rsidRDefault="00EF709D" w:rsidP="00E02B5E">
      <w:pPr>
        <w:pStyle w:val="Listenabsatz"/>
      </w:pPr>
    </w:p>
    <w:p w14:paraId="118B8508" w14:textId="77777777" w:rsidR="00150878" w:rsidRPr="00F14AC8" w:rsidRDefault="00150878" w:rsidP="005F5D00">
      <w:pPr>
        <w:pStyle w:val="Listenabsatz"/>
        <w:numPr>
          <w:ilvl w:val="0"/>
          <w:numId w:val="20"/>
        </w:numPr>
      </w:pPr>
      <w:r w:rsidRPr="00F14AC8">
        <w:t>Disposition</w:t>
      </w:r>
    </w:p>
    <w:p w14:paraId="307B4CAA" w14:textId="09218C57" w:rsidR="00150878" w:rsidRPr="00F14AC8" w:rsidRDefault="00150878" w:rsidP="00150878">
      <w:pPr>
        <w:pStyle w:val="Listenabsatz"/>
      </w:pPr>
      <w:r w:rsidRPr="00F14AC8">
        <w:t xml:space="preserve">Die Dispositionsergebnisse sind direkt abhängig von der </w:t>
      </w:r>
      <w:r w:rsidR="00F5590F" w:rsidRPr="00F14AC8">
        <w:t>Qualität</w:t>
      </w:r>
      <w:r w:rsidRPr="00F14AC8">
        <w:t xml:space="preserve"> der Stammdaten und von der Prozessgenauigkeit. Bspw. ein gesetzter Löschschutz kann die Bedarfe und Fertigungsplanung negativ beeinflussen.</w:t>
      </w:r>
    </w:p>
    <w:p w14:paraId="0538D78C" w14:textId="77777777" w:rsidR="00150878" w:rsidRPr="00F14AC8" w:rsidRDefault="00150878" w:rsidP="00150878">
      <w:pPr>
        <w:pStyle w:val="Listenabsatz"/>
      </w:pPr>
    </w:p>
    <w:p w14:paraId="70B1DBC4" w14:textId="77777777" w:rsidR="00150878" w:rsidRPr="00F14AC8" w:rsidRDefault="00150878" w:rsidP="005F5D00">
      <w:pPr>
        <w:pStyle w:val="Listenabsatz"/>
        <w:numPr>
          <w:ilvl w:val="0"/>
          <w:numId w:val="20"/>
        </w:numPr>
      </w:pPr>
      <w:r w:rsidRPr="00F14AC8">
        <w:t>Kommissionierung / Materialentnahme</w:t>
      </w:r>
      <w:r w:rsidRPr="00F14AC8">
        <w:br/>
        <w:t xml:space="preserve">Wird bei der Materialentnahme eine Seriennummer erfasst, muss diese geprüft werden, ob die Seriennummer schon existiert und Bestand hat. </w:t>
      </w:r>
    </w:p>
    <w:p w14:paraId="5CFC74D9" w14:textId="77777777" w:rsidR="00EF709D" w:rsidRPr="00F14AC8" w:rsidRDefault="00EF709D" w:rsidP="00150878">
      <w:pPr>
        <w:pStyle w:val="Listenabsatz"/>
        <w:rPr>
          <w:highlight w:val="yellow"/>
        </w:rPr>
      </w:pPr>
    </w:p>
    <w:p w14:paraId="6FE3E07F" w14:textId="77777777" w:rsidR="00150878" w:rsidRPr="00F14AC8" w:rsidRDefault="00150878" w:rsidP="005F5D00">
      <w:pPr>
        <w:pStyle w:val="Listenabsatz"/>
        <w:numPr>
          <w:ilvl w:val="0"/>
          <w:numId w:val="20"/>
        </w:numPr>
      </w:pPr>
      <w:r w:rsidRPr="00F14AC8">
        <w:t>Lohnfertigung/Lieferantenbeistellung</w:t>
      </w:r>
      <w:r w:rsidRPr="00F14AC8">
        <w:br/>
        <w:t>In der Regel wird die Lieferantenbeistellung verwendet. Die Metallverarbeitung erstellt unbehandelte Rohteile und liefert / lagert um an die Endmontage. Das behandelte Rohteil wird durch die Endmontage beim Lieferanten bestellt.</w:t>
      </w:r>
      <w:r w:rsidRPr="00F14AC8">
        <w:br/>
      </w:r>
    </w:p>
    <w:p w14:paraId="14286C3D" w14:textId="60DE2772" w:rsidR="00150878" w:rsidRPr="00F14AC8" w:rsidRDefault="00150878" w:rsidP="005F5D00">
      <w:pPr>
        <w:pStyle w:val="Listenabsatz"/>
        <w:numPr>
          <w:ilvl w:val="0"/>
          <w:numId w:val="20"/>
        </w:numPr>
      </w:pPr>
      <w:r w:rsidRPr="00F14AC8">
        <w:t>Rückmeldung</w:t>
      </w:r>
      <w:r w:rsidRPr="00F14AC8">
        <w:br/>
      </w:r>
      <w:del w:id="1461" w:author="Peter Koch" w:date="2026-05-20T10:29:00Z" w16du:dateUtc="2026-05-20T08:29:00Z">
        <w:r w:rsidRPr="00F14AC8">
          <w:delText xml:space="preserve">Nach der Rückmeldung soll das Fertigteil auf den Standardabgangslagerplatz des Hauptlagers gebucht werden. </w:delText>
        </w:r>
      </w:del>
    </w:p>
    <w:p w14:paraId="6DCD1CA0" w14:textId="45FB2C40" w:rsidR="00150878" w:rsidRPr="00F14AC8" w:rsidRDefault="00B61B56" w:rsidP="00150878">
      <w:pPr>
        <w:pStyle w:val="Listenabsatz"/>
        <w:rPr>
          <w:del w:id="1462" w:author="Peter Koch" w:date="2026-05-20T10:29:00Z" w16du:dateUtc="2026-05-20T08:29:00Z"/>
        </w:rPr>
      </w:pPr>
      <w:del w:id="1463" w:author="Peter Koch" w:date="2026-05-20T10:29:00Z" w16du:dateUtc="2026-05-20T08:29:00Z">
        <w:r w:rsidRPr="00F14AC8">
          <w:delText xml:space="preserve">Automatisch soll </w:delText>
        </w:r>
        <w:r w:rsidR="00150878" w:rsidRPr="00F14AC8">
          <w:delText xml:space="preserve">die Umlagerung vom Standardzugangslagerplatz der Fertigung auf den Standardabgangslagerplatz des zugehörigen Hauptlagers </w:delText>
        </w:r>
        <w:r w:rsidR="000C5981" w:rsidRPr="00F14AC8">
          <w:delText>ge</w:delText>
        </w:r>
        <w:r w:rsidR="00150878" w:rsidRPr="00F14AC8">
          <w:delText>buch</w:delText>
        </w:r>
        <w:r w:rsidR="000C5981" w:rsidRPr="00F14AC8">
          <w:delText>t werden</w:delText>
        </w:r>
        <w:r w:rsidR="00150878" w:rsidRPr="00F14AC8">
          <w:delText xml:space="preserve">. Das gilt für alle </w:delText>
        </w:r>
        <w:r w:rsidR="00F5590F" w:rsidRPr="00F14AC8">
          <w:delText>Produkte,</w:delText>
        </w:r>
        <w:r w:rsidR="00150878" w:rsidRPr="00F14AC8">
          <w:delText xml:space="preserve"> sofern ein Hauptlager existiert.</w:delText>
        </w:r>
        <w:r w:rsidR="008D12B1" w:rsidRPr="00F14AC8">
          <w:delText xml:space="preserve"> </w:delText>
        </w:r>
      </w:del>
    </w:p>
    <w:p w14:paraId="61681287" w14:textId="125F1555" w:rsidR="00350165" w:rsidRPr="00F14AC8" w:rsidRDefault="00350165" w:rsidP="00150878">
      <w:pPr>
        <w:pStyle w:val="Listenabsatz"/>
        <w:rPr>
          <w:del w:id="1464" w:author="Peter Koch" w:date="2026-05-20T10:29:00Z" w16du:dateUtc="2026-05-20T08:29:00Z"/>
        </w:rPr>
      </w:pPr>
      <w:commentRangeStart w:id="1465"/>
      <w:commentRangeStart w:id="1466"/>
      <w:del w:id="1467" w:author="Peter Koch" w:date="2026-05-20T10:29:00Z" w16du:dateUtc="2026-05-20T08:29:00Z">
        <w:r w:rsidRPr="00F14AC8">
          <w:delText>Wird nicht mehr umgesetzt, da es grundsätzlich keine Unterteilung von Haupt und Fertigungslager geben wird.</w:delText>
        </w:r>
        <w:commentRangeEnd w:id="1465"/>
        <w:r w:rsidR="009256E1" w:rsidRPr="00F14AC8">
          <w:rPr>
            <w:rStyle w:val="Kommentarzeichen"/>
            <w:sz w:val="24"/>
            <w:szCs w:val="24"/>
          </w:rPr>
          <w:commentReference w:id="1465"/>
        </w:r>
      </w:del>
      <w:commentRangeEnd w:id="1466"/>
      <w:r w:rsidR="00E253CB" w:rsidRPr="00F14AC8">
        <w:rPr>
          <w:rStyle w:val="Kommentarzeichen"/>
          <w:sz w:val="24"/>
          <w:szCs w:val="24"/>
        </w:rPr>
        <w:commentReference w:id="1466"/>
      </w:r>
    </w:p>
    <w:p w14:paraId="321AEE22" w14:textId="77777777" w:rsidR="00350165" w:rsidRPr="00F14AC8" w:rsidRDefault="00350165" w:rsidP="00150878">
      <w:pPr>
        <w:pStyle w:val="Listenabsatz"/>
      </w:pPr>
    </w:p>
    <w:p w14:paraId="70D0165D" w14:textId="2B418ECF" w:rsidR="00150878" w:rsidRPr="00F14AC8" w:rsidRDefault="00150878" w:rsidP="00150878">
      <w:pPr>
        <w:pStyle w:val="Listenabsatz"/>
      </w:pPr>
      <w:r w:rsidRPr="00F14AC8">
        <w:lastRenderedPageBreak/>
        <w:t xml:space="preserve">Restmengen stornieren oder mitbuchen darf bei </w:t>
      </w:r>
      <w:r w:rsidR="000C5981" w:rsidRPr="00F14AC8">
        <w:t>Therapieliegen</w:t>
      </w:r>
      <w:r w:rsidRPr="00F14AC8">
        <w:t xml:space="preserve"> nicht gesetzt werden. Eine Rückmeldung </w:t>
      </w:r>
      <w:r w:rsidR="000C5981" w:rsidRPr="00F14AC8">
        <w:t xml:space="preserve">darf </w:t>
      </w:r>
      <w:r w:rsidRPr="00F14AC8">
        <w:t xml:space="preserve">bei offenen Materialentnahmen nicht gebucht werden. </w:t>
      </w:r>
      <w:r w:rsidR="000C5981" w:rsidRPr="00F14AC8">
        <w:t>Der Löschschutz darf nicht gesetzt werden.</w:t>
      </w:r>
    </w:p>
    <w:p w14:paraId="36C89F1E" w14:textId="77777777" w:rsidR="00162979" w:rsidRPr="00F14AC8" w:rsidRDefault="00162979" w:rsidP="00150878">
      <w:pPr>
        <w:pStyle w:val="Listenabsatz"/>
      </w:pPr>
    </w:p>
    <w:p w14:paraId="4D7C93C7" w14:textId="107E9C41" w:rsidR="00150878" w:rsidRPr="00F14AC8" w:rsidRDefault="00150878" w:rsidP="00150878">
      <w:pPr>
        <w:pStyle w:val="Listenabsatz"/>
      </w:pPr>
      <w:r w:rsidRPr="00F14AC8">
        <w:t xml:space="preserve">Hinweis: Mit der neuen </w:t>
      </w:r>
      <w:r w:rsidR="00F5590F" w:rsidRPr="00F14AC8">
        <w:t>ABAS-Version</w:t>
      </w:r>
      <w:r w:rsidRPr="00F14AC8">
        <w:t xml:space="preserve"> kann auch auf einen abgeschlossenen Betriebsauftrag noch Zeiten und Material gebucht werden.</w:t>
      </w:r>
    </w:p>
    <w:p w14:paraId="302DD543" w14:textId="77777777" w:rsidR="00EF709D" w:rsidRPr="00F14AC8" w:rsidRDefault="00EF709D" w:rsidP="00150878">
      <w:pPr>
        <w:pStyle w:val="Listenabsatz"/>
      </w:pPr>
    </w:p>
    <w:p w14:paraId="4D0BDE88" w14:textId="4D57A1CA" w:rsidR="00150878" w:rsidRPr="00F14AC8" w:rsidRDefault="00150878" w:rsidP="005F5D00">
      <w:pPr>
        <w:pStyle w:val="Listenabsatz"/>
        <w:numPr>
          <w:ilvl w:val="0"/>
          <w:numId w:val="20"/>
        </w:numPr>
      </w:pPr>
      <w:r w:rsidRPr="00F14AC8">
        <w:t>Lieferschein</w:t>
      </w:r>
      <w:r w:rsidRPr="00F14AC8">
        <w:br/>
      </w:r>
      <w:r w:rsidR="008B7245" w:rsidRPr="00F14AC8">
        <w:t xml:space="preserve">Die </w:t>
      </w:r>
      <w:r w:rsidRPr="00F14AC8">
        <w:t xml:space="preserve">Seriennummern der verbauten Bauteile müssen mit angedruckt werden. Da alle Seriennummern in der Materialentnahme korrekt verbucht werden, kann die Seriennummer der Bauteile direkt aus </w:t>
      </w:r>
      <w:r w:rsidR="008B7245" w:rsidRPr="00F14AC8">
        <w:t>der Materialzuordnung</w:t>
      </w:r>
      <w:r w:rsidRPr="00F14AC8">
        <w:t xml:space="preserve"> gezogen werden und im Druck über den Standard angedruckt werden.</w:t>
      </w:r>
    </w:p>
    <w:p w14:paraId="0F2DD7A0" w14:textId="77777777" w:rsidR="00E87AF4" w:rsidRPr="00F14AC8" w:rsidRDefault="00150878" w:rsidP="00150878">
      <w:pPr>
        <w:pStyle w:val="Listenabsatz"/>
      </w:pPr>
      <w:r w:rsidRPr="00F14AC8">
        <w:br/>
        <w:t>Der Prozess der Lieferscheinerstellung ist mehrfach prozessseitig abgesichert. Daher wird es nicht, wie ursprünglich gedacht, eine Sperrung der Lieferscheinerstellung, -drucken oder -buchen geben.</w:t>
      </w:r>
    </w:p>
    <w:p w14:paraId="1592A579" w14:textId="77777777" w:rsidR="00E87AF4" w:rsidRPr="00F14AC8" w:rsidRDefault="00E87AF4" w:rsidP="00150878">
      <w:pPr>
        <w:pStyle w:val="Listenabsatz"/>
      </w:pPr>
    </w:p>
    <w:p w14:paraId="5B64D2EF" w14:textId="22FF2C21" w:rsidR="00150878" w:rsidRPr="00F14AC8" w:rsidRDefault="00E87AF4" w:rsidP="00150878">
      <w:pPr>
        <w:pStyle w:val="Listenabsatz"/>
      </w:pPr>
      <w:r w:rsidRPr="00F14AC8">
        <w:t>Die UDI-Nummer des Fertigteils muss auf dem Lieferschein angedruckt werden.</w:t>
      </w:r>
      <w:r w:rsidR="00150878" w:rsidRPr="00F14AC8">
        <w:br/>
      </w:r>
    </w:p>
    <w:p w14:paraId="14CCE93A" w14:textId="131B97BD" w:rsidR="00150878" w:rsidRPr="00F14AC8" w:rsidRDefault="00150878" w:rsidP="005F5D00">
      <w:pPr>
        <w:pStyle w:val="Listenabsatz"/>
        <w:numPr>
          <w:ilvl w:val="0"/>
          <w:numId w:val="20"/>
        </w:numPr>
      </w:pPr>
      <w:r w:rsidRPr="00F14AC8">
        <w:t>Rechnung</w:t>
      </w:r>
      <w:r w:rsidRPr="00F14AC8">
        <w:br/>
        <w:t>Seriennummernandruck, wie beim Lieferschein.</w:t>
      </w:r>
      <w:r w:rsidR="00995969" w:rsidRPr="00F14AC8">
        <w:t xml:space="preserve"> </w:t>
      </w:r>
      <w:r w:rsidR="00BF274E" w:rsidRPr="00F14AC8">
        <w:t>D</w:t>
      </w:r>
      <w:r w:rsidRPr="00F14AC8">
        <w:t xml:space="preserve">ie Bauteilseriennummern </w:t>
      </w:r>
      <w:r w:rsidR="00BF274E" w:rsidRPr="00F14AC8">
        <w:t xml:space="preserve">werden ebenfalls </w:t>
      </w:r>
      <w:r w:rsidR="00995969" w:rsidRPr="00F14AC8">
        <w:t xml:space="preserve">auf der Rechnung </w:t>
      </w:r>
      <w:r w:rsidRPr="00F14AC8">
        <w:t>benötigt.</w:t>
      </w:r>
    </w:p>
    <w:p w14:paraId="141C031B" w14:textId="77777777" w:rsidR="00150878" w:rsidRPr="00F14AC8" w:rsidRDefault="00150878" w:rsidP="00150878">
      <w:pPr>
        <w:pStyle w:val="Listenabsatz"/>
      </w:pPr>
    </w:p>
    <w:p w14:paraId="11AFDCA8" w14:textId="1680CBF9" w:rsidR="00150878" w:rsidRPr="00F14AC8" w:rsidRDefault="00150878" w:rsidP="00150878">
      <w:pPr>
        <w:pStyle w:val="Listenabsatz"/>
      </w:pPr>
      <w:r w:rsidRPr="00F14AC8">
        <w:t xml:space="preserve">Die </w:t>
      </w:r>
      <w:r w:rsidR="00F5590F" w:rsidRPr="00F14AC8">
        <w:t>UDI-Nummer</w:t>
      </w:r>
      <w:r w:rsidRPr="00F14AC8">
        <w:t xml:space="preserve"> </w:t>
      </w:r>
      <w:r w:rsidR="00E87AF4" w:rsidRPr="00F14AC8">
        <w:t xml:space="preserve">muss auch auf der </w:t>
      </w:r>
      <w:r w:rsidRPr="00F14AC8">
        <w:t xml:space="preserve">Rechnung </w:t>
      </w:r>
      <w:r w:rsidR="00E87AF4" w:rsidRPr="00F14AC8">
        <w:t>an</w:t>
      </w:r>
      <w:r w:rsidRPr="00F14AC8">
        <w:t>gedruckt</w:t>
      </w:r>
      <w:r w:rsidR="00764892" w:rsidRPr="00F14AC8">
        <w:t xml:space="preserve"> werden</w:t>
      </w:r>
      <w:r w:rsidRPr="00F14AC8">
        <w:t>.</w:t>
      </w:r>
    </w:p>
    <w:p w14:paraId="22B0D533" w14:textId="77777777" w:rsidR="00150878" w:rsidRPr="00F14AC8" w:rsidRDefault="00150878" w:rsidP="00150878"/>
    <w:p w14:paraId="74EFD9E5" w14:textId="49902572" w:rsidR="00150878" w:rsidRPr="00F14AC8" w:rsidRDefault="00DA4EE4" w:rsidP="00150878">
      <w:r w:rsidRPr="00F14AC8">
        <w:t>Stammdaten</w:t>
      </w:r>
      <w:r w:rsidR="006A124E" w:rsidRPr="00F14AC8">
        <w:t>-</w:t>
      </w:r>
      <w:r w:rsidR="00150878" w:rsidRPr="00F14AC8">
        <w:t>Konfiguration</w:t>
      </w:r>
    </w:p>
    <w:p w14:paraId="30871443" w14:textId="3F52AC7A" w:rsidR="00150878" w:rsidRPr="00F14AC8" w:rsidRDefault="006A124E" w:rsidP="005F5D00">
      <w:pPr>
        <w:pStyle w:val="Listenabsatz"/>
        <w:numPr>
          <w:ilvl w:val="0"/>
          <w:numId w:val="21"/>
        </w:numPr>
      </w:pPr>
      <w:r w:rsidRPr="00F14AC8">
        <w:t xml:space="preserve">Die </w:t>
      </w:r>
      <w:r w:rsidR="00150878" w:rsidRPr="00F14AC8">
        <w:t>Chargen / Seriennummern</w:t>
      </w:r>
      <w:r w:rsidRPr="00F14AC8">
        <w:t>verfolgung muss bei den entsprechenden Artikeln</w:t>
      </w:r>
      <w:r w:rsidR="00150878" w:rsidRPr="00F14AC8">
        <w:t xml:space="preserve"> </w:t>
      </w:r>
      <w:r w:rsidR="00FF13E3" w:rsidRPr="00F14AC8">
        <w:t>gesetzt sein.</w:t>
      </w:r>
    </w:p>
    <w:p w14:paraId="38BEC932" w14:textId="5619A5C4" w:rsidR="003C245E" w:rsidRPr="00F14AC8" w:rsidRDefault="003C245E" w:rsidP="005F5D00">
      <w:pPr>
        <w:pStyle w:val="Listenabsatz"/>
        <w:numPr>
          <w:ilvl w:val="0"/>
          <w:numId w:val="21"/>
        </w:numPr>
      </w:pPr>
      <w:r w:rsidRPr="00F14AC8">
        <w:t>Charge am Lager sollte nicht gesetzt sein.</w:t>
      </w:r>
    </w:p>
    <w:p w14:paraId="492121BC" w14:textId="3BAF77B7" w:rsidR="00150878" w:rsidRPr="00F14AC8" w:rsidRDefault="00150878" w:rsidP="005F5D00">
      <w:pPr>
        <w:pStyle w:val="Listenabsatz"/>
        <w:numPr>
          <w:ilvl w:val="0"/>
          <w:numId w:val="21"/>
        </w:numPr>
      </w:pPr>
      <w:r w:rsidRPr="00F14AC8">
        <w:t xml:space="preserve">alle Kenner </w:t>
      </w:r>
      <w:r w:rsidR="00FF13E3" w:rsidRPr="00F14AC8">
        <w:t>der Disposition müssen geprüft und entsprechend ge</w:t>
      </w:r>
      <w:r w:rsidRPr="00F14AC8">
        <w:t>setz</w:t>
      </w:r>
      <w:r w:rsidR="00FF13E3" w:rsidRPr="00F14AC8">
        <w:t>t sein.</w:t>
      </w:r>
    </w:p>
    <w:p w14:paraId="17180982" w14:textId="77777777" w:rsidR="00150878" w:rsidRPr="00F14AC8" w:rsidRDefault="00150878" w:rsidP="00150878"/>
    <w:p w14:paraId="10317C66" w14:textId="1534278C" w:rsidR="00150878" w:rsidRPr="00F14AC8" w:rsidRDefault="003C245E" w:rsidP="00150878">
      <w:r w:rsidRPr="00F14AC8">
        <w:t xml:space="preserve">Rechte in </w:t>
      </w:r>
      <w:r w:rsidR="00150878" w:rsidRPr="00F14AC8">
        <w:t>Stammdaten:</w:t>
      </w:r>
    </w:p>
    <w:p w14:paraId="5E484484" w14:textId="558BB3A2" w:rsidR="00150878" w:rsidRPr="00F14AC8" w:rsidRDefault="004D0969" w:rsidP="005F5D00">
      <w:pPr>
        <w:pStyle w:val="Listenabsatz"/>
        <w:numPr>
          <w:ilvl w:val="0"/>
          <w:numId w:val="21"/>
        </w:numPr>
      </w:pPr>
      <w:r w:rsidRPr="00F14AC8">
        <w:t>Grundsätzlich sollten die Felder zur Chargensteuerung im Artikel gesperrt sein</w:t>
      </w:r>
      <w:r w:rsidR="00150878" w:rsidRPr="00F14AC8">
        <w:t xml:space="preserve">. </w:t>
      </w:r>
      <w:r w:rsidR="008374D3" w:rsidRPr="00F14AC8">
        <w:t xml:space="preserve">Ist der </w:t>
      </w:r>
      <w:r w:rsidR="00150878" w:rsidRPr="00F14AC8">
        <w:t xml:space="preserve">Kenner </w:t>
      </w:r>
      <w:r w:rsidR="008374D3" w:rsidRPr="00F14AC8">
        <w:t xml:space="preserve">„ytlcharge“, Bool „Darf Chargen/Seriennummern bei Therapieliegen / Teilen setzen“ </w:t>
      </w:r>
      <w:r w:rsidR="00150878" w:rsidRPr="00F14AC8">
        <w:t>im Mitarbeiter</w:t>
      </w:r>
      <w:r w:rsidR="008374D3" w:rsidRPr="00F14AC8">
        <w:t xml:space="preserve"> gesetzt</w:t>
      </w:r>
      <w:r w:rsidR="00150878" w:rsidRPr="00F14AC8">
        <w:t xml:space="preserve">, darf dieser Mitarbeiter die Chargen/Seriennummerneinstellungen anpassen. </w:t>
      </w:r>
    </w:p>
    <w:p w14:paraId="7CC9AF23" w14:textId="77777777" w:rsidR="00EF709D" w:rsidRDefault="00EF709D" w:rsidP="00EF709D"/>
    <w:p w14:paraId="320AD977" w14:textId="6A804979" w:rsidR="00C37688" w:rsidRPr="00F14AC8" w:rsidRDefault="00C37688" w:rsidP="00C37688">
      <w:pPr>
        <w:rPr>
          <w:b/>
          <w:bCs/>
          <w:color w:val="002060"/>
        </w:rPr>
      </w:pPr>
      <w:r w:rsidRPr="00F14AC8">
        <w:rPr>
          <w:b/>
          <w:bCs/>
          <w:color w:val="002060"/>
        </w:rPr>
        <w:t xml:space="preserve">Umsetzung </w:t>
      </w:r>
      <w:r>
        <w:rPr>
          <w:b/>
          <w:bCs/>
          <w:color w:val="002060"/>
        </w:rPr>
        <w:t>HWK</w:t>
      </w:r>
    </w:p>
    <w:p w14:paraId="1D3C6C13" w14:textId="77777777" w:rsidR="00C37688" w:rsidRDefault="00C37688" w:rsidP="00EF709D"/>
    <w:p w14:paraId="7208E06E" w14:textId="00EB258E" w:rsidR="00C37688" w:rsidRDefault="002E6B56" w:rsidP="00EF709D">
      <w:r>
        <w:t>Den Kenner „Darf Charge/Seriennummern bei Therapieliegen / Teilen setzen“ nach dem Import der Mitarbeiterdaten pflegen und aktuell halten.</w:t>
      </w:r>
    </w:p>
    <w:p w14:paraId="5C1E8ED4" w14:textId="77777777" w:rsidR="00C37688" w:rsidRPr="00F14AC8" w:rsidRDefault="00C37688" w:rsidP="00EF709D"/>
    <w:p w14:paraId="401DE020" w14:textId="77777777" w:rsidR="00EF709D" w:rsidRPr="00F14AC8" w:rsidRDefault="00EF709D" w:rsidP="00EF709D">
      <w:pPr>
        <w:rPr>
          <w:b/>
          <w:bCs/>
          <w:color w:val="002060"/>
        </w:rPr>
      </w:pPr>
      <w:r w:rsidRPr="00F14AC8">
        <w:rPr>
          <w:b/>
          <w:bCs/>
          <w:color w:val="002060"/>
        </w:rPr>
        <w:t>Umsetzung ABAS</w:t>
      </w:r>
    </w:p>
    <w:p w14:paraId="4DB697D1" w14:textId="277350CD" w:rsidR="00EF709D" w:rsidRPr="00F14AC8" w:rsidRDefault="00EF709D" w:rsidP="00EF709D"/>
    <w:p w14:paraId="73AFB2F6" w14:textId="08B9887A" w:rsidR="00B61B56" w:rsidRPr="00F14AC8" w:rsidRDefault="00276476" w:rsidP="00601F1F">
      <w:pPr>
        <w:rPr>
          <w:u w:val="single"/>
        </w:rPr>
      </w:pPr>
      <w:r w:rsidRPr="00F14AC8">
        <w:rPr>
          <w:u w:val="single"/>
        </w:rPr>
        <w:t xml:space="preserve">zu </w:t>
      </w:r>
      <w:r w:rsidR="00B61B56" w:rsidRPr="00F14AC8">
        <w:rPr>
          <w:u w:val="single"/>
        </w:rPr>
        <w:t>2.</w:t>
      </w:r>
      <w:r w:rsidR="001130BA" w:rsidRPr="00F14AC8">
        <w:rPr>
          <w:u w:val="single"/>
        </w:rPr>
        <w:t xml:space="preserve"> Seriennummer</w:t>
      </w:r>
    </w:p>
    <w:p w14:paraId="415EAB5F" w14:textId="77777777" w:rsidR="00601F1F" w:rsidRPr="00F14AC8" w:rsidRDefault="00601F1F" w:rsidP="00601F1F"/>
    <w:p w14:paraId="3E3C53E4" w14:textId="5C303B45" w:rsidR="000C5981" w:rsidRPr="00F14AC8" w:rsidRDefault="000C5981" w:rsidP="00601F1F">
      <w:r w:rsidRPr="00F14AC8">
        <w:t xml:space="preserve">Die Seriennummer im Auftrag </w:t>
      </w:r>
      <w:r w:rsidR="001130BA" w:rsidRPr="00F14AC8">
        <w:t>soll</w:t>
      </w:r>
      <w:r w:rsidRPr="00F14AC8">
        <w:t xml:space="preserve"> automatisch erstell</w:t>
      </w:r>
      <w:r w:rsidR="001130BA" w:rsidRPr="00F14AC8">
        <w:t>t werden</w:t>
      </w:r>
      <w:r w:rsidRPr="00F14AC8">
        <w:t>. In der Materialzuordnung wird der Standardabgangslagerplatz eingetragen.</w:t>
      </w:r>
    </w:p>
    <w:p w14:paraId="1F0118C5" w14:textId="77777777" w:rsidR="00601F1F" w:rsidRPr="00F14AC8" w:rsidRDefault="00601F1F" w:rsidP="00601F1F"/>
    <w:tbl>
      <w:tblPr>
        <w:tblStyle w:val="Tabellenraster"/>
        <w:tblW w:w="0" w:type="auto"/>
        <w:tblLook w:val="04A0" w:firstRow="1" w:lastRow="0" w:firstColumn="1" w:lastColumn="0" w:noHBand="0" w:noVBand="1"/>
      </w:tblPr>
      <w:tblGrid>
        <w:gridCol w:w="4097"/>
        <w:gridCol w:w="4953"/>
      </w:tblGrid>
      <w:tr w:rsidR="0050604D" w:rsidRPr="00F14AC8" w14:paraId="3FB260EA" w14:textId="77777777" w:rsidTr="00D16466">
        <w:tc>
          <w:tcPr>
            <w:tcW w:w="4097" w:type="dxa"/>
          </w:tcPr>
          <w:p w14:paraId="529D696F" w14:textId="77777777" w:rsidR="0050604D" w:rsidRPr="00F14AC8" w:rsidRDefault="0050604D" w:rsidP="00D16466">
            <w:r w:rsidRPr="00F14AC8">
              <w:t>Maske</w:t>
            </w:r>
          </w:p>
        </w:tc>
        <w:tc>
          <w:tcPr>
            <w:tcW w:w="4953" w:type="dxa"/>
          </w:tcPr>
          <w:p w14:paraId="7BE29D1D" w14:textId="30266CAE" w:rsidR="0050604D" w:rsidRPr="00F14AC8" w:rsidRDefault="0050604D" w:rsidP="00D16466">
            <w:r w:rsidRPr="00F14AC8">
              <w:t>Auftrag</w:t>
            </w:r>
          </w:p>
        </w:tc>
      </w:tr>
      <w:tr w:rsidR="0050604D" w:rsidRPr="00F14AC8" w14:paraId="37845A10" w14:textId="77777777" w:rsidTr="00D16466">
        <w:tc>
          <w:tcPr>
            <w:tcW w:w="4097" w:type="dxa"/>
          </w:tcPr>
          <w:p w14:paraId="393CC2C1" w14:textId="77777777" w:rsidR="0050604D" w:rsidRPr="00F14AC8" w:rsidRDefault="0050604D" w:rsidP="00D16466">
            <w:r w:rsidRPr="00F14AC8">
              <w:t>Modus</w:t>
            </w:r>
          </w:p>
        </w:tc>
        <w:tc>
          <w:tcPr>
            <w:tcW w:w="4953" w:type="dxa"/>
          </w:tcPr>
          <w:p w14:paraId="6B084678" w14:textId="77777777" w:rsidR="0050604D" w:rsidRPr="00F14AC8" w:rsidRDefault="0050604D" w:rsidP="00D16466">
            <w:r w:rsidRPr="00F14AC8">
              <w:t>Neu oder Bearbeiten</w:t>
            </w:r>
          </w:p>
        </w:tc>
      </w:tr>
      <w:tr w:rsidR="0050604D" w:rsidRPr="00F14AC8" w14:paraId="5B3B4BE5" w14:textId="77777777" w:rsidTr="00D16466">
        <w:tc>
          <w:tcPr>
            <w:tcW w:w="4097" w:type="dxa"/>
          </w:tcPr>
          <w:p w14:paraId="6B7FE403" w14:textId="77777777" w:rsidR="0050604D" w:rsidRPr="00F14AC8" w:rsidRDefault="0050604D" w:rsidP="00D16466">
            <w:r w:rsidRPr="00F14AC8">
              <w:t>Event</w:t>
            </w:r>
          </w:p>
        </w:tc>
        <w:tc>
          <w:tcPr>
            <w:tcW w:w="4953" w:type="dxa"/>
          </w:tcPr>
          <w:p w14:paraId="245B3CE1" w14:textId="30629A19" w:rsidR="0050604D" w:rsidRPr="00F14AC8" w:rsidRDefault="00C66463" w:rsidP="00D16466">
            <w:r w:rsidRPr="00F14AC8">
              <w:t>Screen_Validation</w:t>
            </w:r>
          </w:p>
        </w:tc>
      </w:tr>
    </w:tbl>
    <w:p w14:paraId="4F85811A" w14:textId="77777777" w:rsidR="00601F1F" w:rsidRPr="00F14AC8" w:rsidRDefault="00601F1F" w:rsidP="00601F1F"/>
    <w:p w14:paraId="16CA4710" w14:textId="68011222" w:rsidR="00C66463" w:rsidRPr="00F14AC8" w:rsidRDefault="00C66463" w:rsidP="00601F1F">
      <w:r w:rsidRPr="00F14AC8">
        <w:t>Alle Artikelpositionen prüfen:</w:t>
      </w:r>
    </w:p>
    <w:p w14:paraId="7C19304C" w14:textId="77777777" w:rsidR="00C66463" w:rsidRPr="00F14AC8" w:rsidRDefault="00C66463" w:rsidP="00601F1F"/>
    <w:p w14:paraId="682A78BE" w14:textId="094DE675" w:rsidR="00C66463" w:rsidRPr="00F14AC8" w:rsidRDefault="00C66463" w:rsidP="004836C8">
      <w:pPr>
        <w:pStyle w:val="Listenabsatz"/>
        <w:numPr>
          <w:ilvl w:val="1"/>
          <w:numId w:val="19"/>
        </w:numPr>
      </w:pPr>
      <w:r w:rsidRPr="00F14AC8">
        <w:t xml:space="preserve">Ist </w:t>
      </w:r>
      <w:r w:rsidR="002134EE" w:rsidRPr="00F14AC8">
        <w:t>die Seriennummernverfolgung eines Artikels aktiv</w:t>
      </w:r>
      <w:r w:rsidR="00BD684B" w:rsidRPr="00F14AC8">
        <w:t xml:space="preserve"> und die </w:t>
      </w:r>
      <w:r w:rsidR="006E31CD" w:rsidRPr="00F14AC8">
        <w:t xml:space="preserve">Seriennummer </w:t>
      </w:r>
      <w:r w:rsidR="00BD684B" w:rsidRPr="00F14AC8">
        <w:t xml:space="preserve">nicht in der Artikelposition erfasst, dann soll </w:t>
      </w:r>
      <w:r w:rsidR="006E31CD" w:rsidRPr="00F14AC8">
        <w:t>die Seriennummer erzeugt werden.</w:t>
      </w:r>
    </w:p>
    <w:p w14:paraId="5835598E" w14:textId="77777777" w:rsidR="002C08A1" w:rsidRPr="00F14AC8" w:rsidRDefault="002C08A1" w:rsidP="002C08A1">
      <w:pPr>
        <w:pStyle w:val="Listenabsatz"/>
      </w:pPr>
    </w:p>
    <w:tbl>
      <w:tblPr>
        <w:tblStyle w:val="Tabellenraster"/>
        <w:tblW w:w="0" w:type="auto"/>
        <w:tblLook w:val="04A0" w:firstRow="1" w:lastRow="0" w:firstColumn="1" w:lastColumn="0" w:noHBand="0" w:noVBand="1"/>
      </w:tblPr>
      <w:tblGrid>
        <w:gridCol w:w="1555"/>
        <w:gridCol w:w="7495"/>
      </w:tblGrid>
      <w:tr w:rsidR="002C08A1" w:rsidRPr="00F14AC8" w14:paraId="071DE110" w14:textId="77777777" w:rsidTr="00D40DFE">
        <w:tc>
          <w:tcPr>
            <w:tcW w:w="1555" w:type="dxa"/>
          </w:tcPr>
          <w:p w14:paraId="5250805E" w14:textId="77777777" w:rsidR="002C08A1" w:rsidRPr="00F14AC8" w:rsidRDefault="002C08A1" w:rsidP="00D40DFE">
            <w:r w:rsidRPr="00F14AC8">
              <w:t>Bedingung</w:t>
            </w:r>
          </w:p>
        </w:tc>
        <w:tc>
          <w:tcPr>
            <w:tcW w:w="7495" w:type="dxa"/>
          </w:tcPr>
          <w:p w14:paraId="3A4380BB" w14:textId="3EE880FB" w:rsidR="00FF3E5C" w:rsidRPr="00F14AC8" w:rsidRDefault="00FF3E5C" w:rsidP="00D40DFE">
            <w:pPr>
              <w:rPr>
                <w:b/>
              </w:rPr>
            </w:pPr>
            <w:r w:rsidRPr="00F14AC8">
              <w:rPr>
                <w:b/>
              </w:rPr>
              <w:t>„artex^</w:t>
            </w:r>
            <w:r w:rsidR="00582D43" w:rsidRPr="00F14AC8">
              <w:rPr>
                <w:b/>
                <w:bCs/>
              </w:rPr>
              <w:t xml:space="preserve">chverfolgung“ </w:t>
            </w:r>
            <w:r w:rsidR="00582D43" w:rsidRPr="00F14AC8">
              <w:rPr>
                <w:bCs/>
              </w:rPr>
              <w:t>gefüllt</w:t>
            </w:r>
          </w:p>
          <w:p w14:paraId="75598A5C" w14:textId="5E60AB2A" w:rsidR="00FF3E5C" w:rsidRPr="00F14AC8" w:rsidRDefault="00FF3E5C" w:rsidP="00D40DFE">
            <w:pPr>
              <w:rPr>
                <w:bCs/>
              </w:rPr>
            </w:pPr>
            <w:r w:rsidRPr="00F14AC8">
              <w:rPr>
                <w:b/>
              </w:rPr>
              <w:t>„tcharge“</w:t>
            </w:r>
            <w:r w:rsidR="002C08A1" w:rsidRPr="00F14AC8">
              <w:rPr>
                <w:b/>
                <w:bCs/>
              </w:rPr>
              <w:t xml:space="preserve"> </w:t>
            </w:r>
            <w:r w:rsidRPr="00F14AC8">
              <w:rPr>
                <w:bCs/>
              </w:rPr>
              <w:t>ist leer</w:t>
            </w:r>
          </w:p>
        </w:tc>
      </w:tr>
      <w:tr w:rsidR="00582D43" w:rsidRPr="00F14AC8" w14:paraId="714C2E0F" w14:textId="77777777" w:rsidTr="00D40DFE">
        <w:tc>
          <w:tcPr>
            <w:tcW w:w="1555" w:type="dxa"/>
          </w:tcPr>
          <w:p w14:paraId="4FADA3BC" w14:textId="7AD8D010" w:rsidR="00582D43" w:rsidRPr="00F14AC8" w:rsidRDefault="00582D43" w:rsidP="00D40DFE">
            <w:r w:rsidRPr="00F14AC8">
              <w:t>Dann</w:t>
            </w:r>
          </w:p>
        </w:tc>
        <w:tc>
          <w:tcPr>
            <w:tcW w:w="7495" w:type="dxa"/>
          </w:tcPr>
          <w:p w14:paraId="6504379B" w14:textId="6FB20BFD" w:rsidR="00582D43" w:rsidRPr="00F14AC8" w:rsidRDefault="00582D43" w:rsidP="00D40DFE">
            <w:commentRangeStart w:id="1468"/>
            <w:r w:rsidRPr="00F14AC8">
              <w:t xml:space="preserve">Seriennummer erzeugen und in der Position </w:t>
            </w:r>
            <w:r w:rsidR="00F42FCF">
              <w:t>eintragen</w:t>
            </w:r>
            <w:r w:rsidRPr="00F14AC8">
              <w:t>.</w:t>
            </w:r>
          </w:p>
          <w:p w14:paraId="536F563C" w14:textId="6751368E" w:rsidR="00582D43" w:rsidRPr="00F14AC8" w:rsidRDefault="00C562B3" w:rsidP="00D40DFE">
            <w:r>
              <w:t>„</w:t>
            </w:r>
            <w:r w:rsidRPr="00D90D41">
              <w:rPr>
                <w:b/>
              </w:rPr>
              <w:t>exnum</w:t>
            </w:r>
            <w:r>
              <w:t>“</w:t>
            </w:r>
            <w:r w:rsidR="00D90D41">
              <w:t xml:space="preserve"> in Chargenobjekt mit einer fortlaufenden Nummer befüllen. Dazu bitte einen individuellen </w:t>
            </w:r>
            <w:commentRangeStart w:id="1469"/>
            <w:commentRangeStart w:id="1470"/>
            <w:r w:rsidR="00D90D41">
              <w:t>N</w:t>
            </w:r>
            <w:del w:id="1471" w:author="Peter Koch" w:date="2026-05-21T07:57:00Z" w16du:dateUtc="2026-05-21T05:57:00Z">
              <w:r w:rsidR="00D90D41" w:rsidDel="002A3349">
                <w:delText>ummernkreis</w:delText>
              </w:r>
            </w:del>
            <w:ins w:id="1472" w:author="Peter Koch" w:date="2026-05-21T07:57:00Z" w16du:dateUtc="2026-05-21T05:57:00Z">
              <w:r w:rsidR="002A3349">
                <w:t>ummernzähler</w:t>
              </w:r>
            </w:ins>
            <w:r w:rsidR="00D90D41">
              <w:t xml:space="preserve"> </w:t>
            </w:r>
            <w:commentRangeEnd w:id="1469"/>
            <w:r w:rsidR="0034512D">
              <w:rPr>
                <w:rStyle w:val="Kommentarzeichen"/>
                <w:sz w:val="24"/>
                <w:szCs w:val="24"/>
              </w:rPr>
              <w:commentReference w:id="1469"/>
            </w:r>
            <w:commentRangeEnd w:id="1470"/>
            <w:r w:rsidR="002A3349">
              <w:rPr>
                <w:rStyle w:val="Kommentarzeichen"/>
                <w:sz w:val="24"/>
                <w:szCs w:val="24"/>
              </w:rPr>
              <w:commentReference w:id="1470"/>
            </w:r>
            <w:r w:rsidR="00D90D41">
              <w:t>TLS</w:t>
            </w:r>
            <w:r w:rsidR="00F42FCF">
              <w:t>NR</w:t>
            </w:r>
            <w:r w:rsidR="00D90D41">
              <w:t xml:space="preserve"> anlegen.</w:t>
            </w:r>
            <w:commentRangeEnd w:id="1468"/>
            <w:r w:rsidR="00B919CF" w:rsidRPr="00F14AC8">
              <w:rPr>
                <w:rStyle w:val="Kommentarzeichen"/>
                <w:sz w:val="24"/>
                <w:szCs w:val="24"/>
              </w:rPr>
              <w:commentReference w:id="1468"/>
            </w:r>
          </w:p>
        </w:tc>
      </w:tr>
    </w:tbl>
    <w:p w14:paraId="33651097" w14:textId="77777777" w:rsidR="002C08A1" w:rsidRPr="00F14AC8" w:rsidRDefault="002C08A1" w:rsidP="002C08A1"/>
    <w:p w14:paraId="44075A9A" w14:textId="5D9F7E17" w:rsidR="00B61B56" w:rsidRPr="00F14AC8" w:rsidRDefault="00DD562C" w:rsidP="004836C8">
      <w:pPr>
        <w:pStyle w:val="Listenabsatz"/>
        <w:numPr>
          <w:ilvl w:val="1"/>
          <w:numId w:val="19"/>
        </w:numPr>
      </w:pPr>
      <w:commentRangeStart w:id="1473"/>
      <w:r w:rsidRPr="00F14AC8">
        <w:t xml:space="preserve">In der Materialzuordnung </w:t>
      </w:r>
      <w:r w:rsidR="00982868" w:rsidRPr="00F14AC8">
        <w:t>muss der Standardzugangslagerplatz des Artikels eingetragen werden.</w:t>
      </w:r>
      <w:commentRangeEnd w:id="1473"/>
      <w:r w:rsidR="00DA2289" w:rsidRPr="00F14AC8">
        <w:rPr>
          <w:rStyle w:val="Kommentarzeichen"/>
          <w:sz w:val="24"/>
          <w:szCs w:val="24"/>
        </w:rPr>
        <w:commentReference w:id="1473"/>
      </w:r>
    </w:p>
    <w:p w14:paraId="4B5D9E3C" w14:textId="77777777" w:rsidR="00215A51" w:rsidRPr="00F14AC8" w:rsidRDefault="00215A51" w:rsidP="00601F1F"/>
    <w:p w14:paraId="640C8EB4" w14:textId="032029AC" w:rsidR="00982868" w:rsidRPr="00F14AC8" w:rsidRDefault="00276476" w:rsidP="00982868">
      <w:pPr>
        <w:rPr>
          <w:u w:val="single"/>
        </w:rPr>
      </w:pPr>
      <w:commentRangeStart w:id="1474"/>
      <w:r w:rsidRPr="00F14AC8">
        <w:rPr>
          <w:u w:val="single"/>
        </w:rPr>
        <w:t xml:space="preserve">zu </w:t>
      </w:r>
      <w:r w:rsidR="00B61B56" w:rsidRPr="00F14AC8">
        <w:rPr>
          <w:u w:val="single"/>
        </w:rPr>
        <w:t>3.</w:t>
      </w:r>
      <w:r w:rsidR="00982868" w:rsidRPr="00F14AC8">
        <w:rPr>
          <w:u w:val="single"/>
        </w:rPr>
        <w:t xml:space="preserve"> Fertigungsvorschlag</w:t>
      </w:r>
    </w:p>
    <w:p w14:paraId="4B4160CF" w14:textId="50CB7571" w:rsidR="00B61B56" w:rsidRPr="00F14AC8" w:rsidRDefault="00B61B56" w:rsidP="00601F1F"/>
    <w:p w14:paraId="648FAE54" w14:textId="57C5E057" w:rsidR="00485798" w:rsidRPr="00F14AC8" w:rsidRDefault="00485798" w:rsidP="00601F1F">
      <w:r w:rsidRPr="00F14AC8">
        <w:t>Übernahme der Seriennummern in den Fertigungsvorschlag per FOP bei Freigabe des F</w:t>
      </w:r>
      <w:r w:rsidR="00D652AB" w:rsidRPr="00F14AC8">
        <w:t>ertigungsvorschlags</w:t>
      </w:r>
      <w:r w:rsidRPr="00F14AC8">
        <w:t>.</w:t>
      </w:r>
    </w:p>
    <w:p w14:paraId="57FD2D61" w14:textId="77777777" w:rsidR="00982868" w:rsidRPr="00F14AC8" w:rsidRDefault="00982868" w:rsidP="00601F1F"/>
    <w:tbl>
      <w:tblPr>
        <w:tblStyle w:val="Tabellenraster"/>
        <w:tblW w:w="0" w:type="auto"/>
        <w:tblLook w:val="04A0" w:firstRow="1" w:lastRow="0" w:firstColumn="1" w:lastColumn="0" w:noHBand="0" w:noVBand="1"/>
      </w:tblPr>
      <w:tblGrid>
        <w:gridCol w:w="1555"/>
        <w:gridCol w:w="7495"/>
      </w:tblGrid>
      <w:tr w:rsidR="00486B51" w:rsidRPr="00F14AC8" w14:paraId="7FF6C21B" w14:textId="77777777" w:rsidTr="00A14C6D">
        <w:tc>
          <w:tcPr>
            <w:tcW w:w="1555" w:type="dxa"/>
          </w:tcPr>
          <w:p w14:paraId="67C7F164" w14:textId="77777777" w:rsidR="00486B51" w:rsidRPr="00F14AC8" w:rsidRDefault="00486B51" w:rsidP="00D16466">
            <w:r w:rsidRPr="00F14AC8">
              <w:t>Maske</w:t>
            </w:r>
          </w:p>
        </w:tc>
        <w:tc>
          <w:tcPr>
            <w:tcW w:w="7495" w:type="dxa"/>
          </w:tcPr>
          <w:p w14:paraId="7C84712D" w14:textId="38A2AF56" w:rsidR="00486B51" w:rsidRPr="00F14AC8" w:rsidRDefault="00FE4BE0" w:rsidP="00D16466">
            <w:r w:rsidRPr="00F14AC8">
              <w:t>Fertigungsvorschlag, 40</w:t>
            </w:r>
          </w:p>
        </w:tc>
      </w:tr>
      <w:tr w:rsidR="00486B51" w:rsidRPr="00F14AC8" w14:paraId="54F62D91" w14:textId="77777777" w:rsidTr="00A14C6D">
        <w:tc>
          <w:tcPr>
            <w:tcW w:w="1555" w:type="dxa"/>
          </w:tcPr>
          <w:p w14:paraId="38818244" w14:textId="77777777" w:rsidR="00486B51" w:rsidRPr="00F14AC8" w:rsidRDefault="00486B51" w:rsidP="00D16466">
            <w:r w:rsidRPr="00F14AC8">
              <w:t>Modus</w:t>
            </w:r>
          </w:p>
        </w:tc>
        <w:tc>
          <w:tcPr>
            <w:tcW w:w="7495" w:type="dxa"/>
          </w:tcPr>
          <w:p w14:paraId="5B6F394D" w14:textId="77777777" w:rsidR="00486B51" w:rsidRPr="00F14AC8" w:rsidRDefault="00486B51" w:rsidP="00D16466">
            <w:r w:rsidRPr="00F14AC8">
              <w:t>Neu oder Bearbeiten</w:t>
            </w:r>
          </w:p>
        </w:tc>
      </w:tr>
      <w:tr w:rsidR="00486B51" w:rsidRPr="00F14AC8" w14:paraId="0760FFD6" w14:textId="77777777" w:rsidTr="00A14C6D">
        <w:tc>
          <w:tcPr>
            <w:tcW w:w="1555" w:type="dxa"/>
          </w:tcPr>
          <w:p w14:paraId="033EF16A" w14:textId="77777777" w:rsidR="00486B51" w:rsidRPr="00F14AC8" w:rsidRDefault="00486B51" w:rsidP="00D16466">
            <w:r w:rsidRPr="00F14AC8">
              <w:t>Event</w:t>
            </w:r>
          </w:p>
        </w:tc>
        <w:tc>
          <w:tcPr>
            <w:tcW w:w="7495" w:type="dxa"/>
          </w:tcPr>
          <w:p w14:paraId="20C02BE7" w14:textId="0BDD2CF6" w:rsidR="00486B51" w:rsidRPr="00F14AC8" w:rsidRDefault="00FE4BE0" w:rsidP="00D16466">
            <w:r w:rsidRPr="00F14AC8">
              <w:t>Button</w:t>
            </w:r>
            <w:r w:rsidR="000C0F55" w:rsidRPr="00F14AC8">
              <w:t>_Vor, „</w:t>
            </w:r>
            <w:r w:rsidR="000C0F55" w:rsidRPr="00F14AC8">
              <w:rPr>
                <w:b/>
                <w:bCs/>
              </w:rPr>
              <w:t xml:space="preserve">freig“ </w:t>
            </w:r>
            <w:r w:rsidR="000C0F55" w:rsidRPr="00F14AC8">
              <w:rPr>
                <w:bCs/>
              </w:rPr>
              <w:t>„Ausgewählte Freigeben“</w:t>
            </w:r>
          </w:p>
        </w:tc>
      </w:tr>
      <w:tr w:rsidR="00C12B05" w:rsidRPr="00F14AC8" w14:paraId="7973FD29" w14:textId="77777777" w:rsidTr="00A14C6D">
        <w:tc>
          <w:tcPr>
            <w:tcW w:w="1555" w:type="dxa"/>
          </w:tcPr>
          <w:p w14:paraId="16AAAD22" w14:textId="2ABAF108" w:rsidR="00C12B05" w:rsidRPr="00F14AC8" w:rsidRDefault="00C12B05" w:rsidP="00D16466">
            <w:r w:rsidRPr="00F14AC8">
              <w:t>Bedingung</w:t>
            </w:r>
          </w:p>
        </w:tc>
        <w:tc>
          <w:tcPr>
            <w:tcW w:w="7495" w:type="dxa"/>
          </w:tcPr>
          <w:p w14:paraId="2CC0BF34" w14:textId="79CCD9BC" w:rsidR="00C12B05" w:rsidRPr="00F14AC8" w:rsidRDefault="00276E17" w:rsidP="00D16466">
            <w:r w:rsidRPr="00F14AC8">
              <w:rPr>
                <w:b/>
              </w:rPr>
              <w:t>„</w:t>
            </w:r>
            <w:r w:rsidR="00F154B2" w:rsidRPr="00F14AC8">
              <w:rPr>
                <w:b/>
              </w:rPr>
              <w:t>artikel^</w:t>
            </w:r>
            <w:r w:rsidR="00F154B2" w:rsidRPr="00F14AC8">
              <w:rPr>
                <w:b/>
                <w:bCs/>
              </w:rPr>
              <w:t>ygeschaeftsfeld</w:t>
            </w:r>
            <w:r w:rsidRPr="00F14AC8">
              <w:rPr>
                <w:b/>
                <w:bCs/>
              </w:rPr>
              <w:t>“</w:t>
            </w:r>
            <w:r w:rsidR="00F154B2" w:rsidRPr="00F14AC8">
              <w:rPr>
                <w:b/>
                <w:bCs/>
              </w:rPr>
              <w:t xml:space="preserve"> </w:t>
            </w:r>
            <w:r w:rsidR="00F154B2" w:rsidRPr="00F14AC8">
              <w:rPr>
                <w:bCs/>
              </w:rPr>
              <w:t>= „T</w:t>
            </w:r>
            <w:r w:rsidR="00FB030A" w:rsidRPr="00F14AC8">
              <w:rPr>
                <w:bCs/>
              </w:rPr>
              <w:t>herapieliegen“</w:t>
            </w:r>
          </w:p>
        </w:tc>
      </w:tr>
    </w:tbl>
    <w:p w14:paraId="04CDD744" w14:textId="77777777" w:rsidR="00486B51" w:rsidRPr="00F14AC8" w:rsidRDefault="00486B51" w:rsidP="00601F1F"/>
    <w:p w14:paraId="14C8E83F" w14:textId="3AEF9EB9" w:rsidR="000C0F55" w:rsidRPr="00F14AC8" w:rsidRDefault="00B80366" w:rsidP="00601F1F">
      <w:r w:rsidRPr="00F14AC8">
        <w:t>Seriennummer aus der zugrundeliegenden Auftragsposition (Verwendung) in Charge des Fertigungsvorschlags eintragen.</w:t>
      </w:r>
      <w:commentRangeEnd w:id="1474"/>
      <w:r w:rsidR="00EA7442" w:rsidRPr="00F14AC8">
        <w:rPr>
          <w:rStyle w:val="Kommentarzeichen"/>
          <w:sz w:val="24"/>
          <w:szCs w:val="24"/>
        </w:rPr>
        <w:commentReference w:id="1474"/>
      </w:r>
    </w:p>
    <w:p w14:paraId="7B471DA4" w14:textId="77777777" w:rsidR="000C0F55" w:rsidRPr="00F14AC8" w:rsidRDefault="000C0F55" w:rsidP="00601F1F"/>
    <w:p w14:paraId="19B2F1CA" w14:textId="76977652" w:rsidR="00B61B56" w:rsidRPr="00F14AC8" w:rsidRDefault="00276476" w:rsidP="00601F1F">
      <w:pPr>
        <w:rPr>
          <w:u w:val="single"/>
        </w:rPr>
      </w:pPr>
      <w:commentRangeStart w:id="1475"/>
      <w:r w:rsidRPr="00F14AC8">
        <w:rPr>
          <w:u w:val="single"/>
        </w:rPr>
        <w:t xml:space="preserve">zu </w:t>
      </w:r>
      <w:r w:rsidR="00B61B56" w:rsidRPr="00F14AC8">
        <w:rPr>
          <w:u w:val="single"/>
        </w:rPr>
        <w:t>5.</w:t>
      </w:r>
      <w:r w:rsidR="006F3567" w:rsidRPr="00F14AC8">
        <w:rPr>
          <w:u w:val="single"/>
        </w:rPr>
        <w:t xml:space="preserve"> Kommissionierung / Materialentnahme</w:t>
      </w:r>
    </w:p>
    <w:p w14:paraId="316B86E2" w14:textId="77777777" w:rsidR="006F3567" w:rsidRPr="00F14AC8" w:rsidRDefault="006F3567" w:rsidP="00601F1F"/>
    <w:p w14:paraId="077736D7" w14:textId="401A69A6" w:rsidR="00861B7D" w:rsidRPr="00F14AC8" w:rsidRDefault="00861B7D" w:rsidP="00601F1F">
      <w:r w:rsidRPr="00F14AC8">
        <w:t>Sicherstellen, dass eine Materialentnahme nur erfolgen kann, wenn die Seriennu</w:t>
      </w:r>
      <w:r w:rsidR="0021205D" w:rsidRPr="00F14AC8">
        <w:t>mmer eingetragen wurde.</w:t>
      </w:r>
    </w:p>
    <w:p w14:paraId="51910AFC" w14:textId="77777777" w:rsidR="00861B7D" w:rsidRPr="00F14AC8" w:rsidRDefault="00861B7D" w:rsidP="00601F1F">
      <w:pPr>
        <w:rPr>
          <w:highlight w:val="yellow"/>
          <w:u w:val="single"/>
        </w:rPr>
      </w:pPr>
    </w:p>
    <w:tbl>
      <w:tblPr>
        <w:tblStyle w:val="Tabellenraster"/>
        <w:tblW w:w="0" w:type="auto"/>
        <w:tblLook w:val="04A0" w:firstRow="1" w:lastRow="0" w:firstColumn="1" w:lastColumn="0" w:noHBand="0" w:noVBand="1"/>
      </w:tblPr>
      <w:tblGrid>
        <w:gridCol w:w="1555"/>
        <w:gridCol w:w="7495"/>
      </w:tblGrid>
      <w:tr w:rsidR="00A96419" w:rsidRPr="00F14AC8" w14:paraId="196BCBA6" w14:textId="77777777" w:rsidTr="00D16466">
        <w:tc>
          <w:tcPr>
            <w:tcW w:w="1555" w:type="dxa"/>
          </w:tcPr>
          <w:p w14:paraId="2822BDCD" w14:textId="77777777" w:rsidR="00A96419" w:rsidRPr="00F14AC8" w:rsidRDefault="00A96419" w:rsidP="00D16466">
            <w:r w:rsidRPr="00F14AC8">
              <w:lastRenderedPageBreak/>
              <w:t>Maske</w:t>
            </w:r>
          </w:p>
        </w:tc>
        <w:tc>
          <w:tcPr>
            <w:tcW w:w="7495" w:type="dxa"/>
          </w:tcPr>
          <w:p w14:paraId="57D820B6" w14:textId="6F8B608E" w:rsidR="00A96419" w:rsidRPr="00F14AC8" w:rsidRDefault="00A96419" w:rsidP="00D16466">
            <w:r w:rsidRPr="00F14AC8">
              <w:t xml:space="preserve">Materialentnahme, </w:t>
            </w:r>
            <w:r w:rsidR="00723B44" w:rsidRPr="00F14AC8">
              <w:t>167</w:t>
            </w:r>
          </w:p>
        </w:tc>
      </w:tr>
      <w:tr w:rsidR="00A96419" w:rsidRPr="00F14AC8" w14:paraId="38AF4305" w14:textId="77777777" w:rsidTr="00D16466">
        <w:tc>
          <w:tcPr>
            <w:tcW w:w="1555" w:type="dxa"/>
          </w:tcPr>
          <w:p w14:paraId="57705780" w14:textId="77777777" w:rsidR="00A96419" w:rsidRPr="00F14AC8" w:rsidRDefault="00A96419" w:rsidP="00D16466">
            <w:r w:rsidRPr="00F14AC8">
              <w:t>Modus</w:t>
            </w:r>
          </w:p>
        </w:tc>
        <w:tc>
          <w:tcPr>
            <w:tcW w:w="7495" w:type="dxa"/>
          </w:tcPr>
          <w:p w14:paraId="0BD9AC2F" w14:textId="77777777" w:rsidR="00A96419" w:rsidRPr="00F14AC8" w:rsidRDefault="00A96419" w:rsidP="00D16466">
            <w:r w:rsidRPr="00F14AC8">
              <w:t>Neu oder Bearbeiten</w:t>
            </w:r>
          </w:p>
        </w:tc>
      </w:tr>
      <w:tr w:rsidR="00A96419" w:rsidRPr="00F14AC8" w14:paraId="2A3DEF45" w14:textId="77777777" w:rsidTr="00D16466">
        <w:tc>
          <w:tcPr>
            <w:tcW w:w="1555" w:type="dxa"/>
          </w:tcPr>
          <w:p w14:paraId="36AAD648" w14:textId="77777777" w:rsidR="00A96419" w:rsidRPr="00F14AC8" w:rsidRDefault="00A96419" w:rsidP="00D16466">
            <w:r w:rsidRPr="00F14AC8">
              <w:t>Event</w:t>
            </w:r>
          </w:p>
        </w:tc>
        <w:tc>
          <w:tcPr>
            <w:tcW w:w="7495" w:type="dxa"/>
          </w:tcPr>
          <w:p w14:paraId="52EB5C3A" w14:textId="598D5505" w:rsidR="00A96419" w:rsidRPr="00F14AC8" w:rsidRDefault="00342C5D" w:rsidP="00D16466">
            <w:r w:rsidRPr="00F14AC8">
              <w:t>Screen_Validation</w:t>
            </w:r>
          </w:p>
        </w:tc>
      </w:tr>
      <w:tr w:rsidR="00A96419" w:rsidRPr="00F14AC8" w14:paraId="2FEC2178" w14:textId="77777777" w:rsidTr="00D16466">
        <w:tc>
          <w:tcPr>
            <w:tcW w:w="1555" w:type="dxa"/>
          </w:tcPr>
          <w:p w14:paraId="2510E782" w14:textId="77777777" w:rsidR="00A96419" w:rsidRPr="00F14AC8" w:rsidRDefault="00A96419" w:rsidP="00D16466">
            <w:r w:rsidRPr="00F14AC8">
              <w:t>Bedingung</w:t>
            </w:r>
          </w:p>
        </w:tc>
        <w:tc>
          <w:tcPr>
            <w:tcW w:w="7495" w:type="dxa"/>
          </w:tcPr>
          <w:p w14:paraId="148E3DF8" w14:textId="6262CD17" w:rsidR="00A96419" w:rsidRPr="00F14AC8" w:rsidRDefault="00276E17" w:rsidP="00D16466">
            <w:r w:rsidRPr="00F14AC8">
              <w:rPr>
                <w:b/>
              </w:rPr>
              <w:t>„artikel^</w:t>
            </w:r>
            <w:r w:rsidRPr="00F14AC8">
              <w:rPr>
                <w:b/>
                <w:bCs/>
              </w:rPr>
              <w:t xml:space="preserve">ygeschaeftsfeld“ </w:t>
            </w:r>
            <w:r w:rsidRPr="00F14AC8">
              <w:rPr>
                <w:bCs/>
              </w:rPr>
              <w:t>= „Therapieliegen“</w:t>
            </w:r>
          </w:p>
        </w:tc>
      </w:tr>
    </w:tbl>
    <w:p w14:paraId="1F3784ED" w14:textId="77777777" w:rsidR="00A96419" w:rsidRPr="00F14AC8" w:rsidRDefault="00A96419" w:rsidP="00601F1F">
      <w:pPr>
        <w:rPr>
          <w:highlight w:val="yellow"/>
          <w:u w:val="single"/>
        </w:rPr>
      </w:pPr>
    </w:p>
    <w:p w14:paraId="306FE7CC" w14:textId="3AC46372" w:rsidR="00594B17" w:rsidRPr="00F14AC8" w:rsidRDefault="00594B17" w:rsidP="00601F1F">
      <w:r w:rsidRPr="00F14AC8">
        <w:t xml:space="preserve">Prüfen </w:t>
      </w:r>
      <w:r w:rsidR="006A7DEA" w:rsidRPr="00F14AC8">
        <w:t xml:space="preserve">der Materialzuordnung </w:t>
      </w:r>
      <w:r w:rsidRPr="00F14AC8">
        <w:t>aller zu buchenden Positionen</w:t>
      </w:r>
      <w:r w:rsidR="001F001C" w:rsidRPr="00F14AC8">
        <w:t xml:space="preserve"> mit aktiver Seriennummernverfolgung</w:t>
      </w:r>
      <w:r w:rsidR="006A7DEA" w:rsidRPr="00F14AC8">
        <w:t>.</w:t>
      </w:r>
    </w:p>
    <w:p w14:paraId="399C4308" w14:textId="77777777" w:rsidR="0021205D" w:rsidRPr="00F14AC8" w:rsidRDefault="0021205D" w:rsidP="00601F1F"/>
    <w:p w14:paraId="6CB7AE56" w14:textId="200C5AFB" w:rsidR="00E1434B" w:rsidRPr="00F14AC8" w:rsidRDefault="002B4D11" w:rsidP="00601F1F">
      <w:r w:rsidRPr="00F14AC8">
        <w:t>Wenn mindestens eine Charge/Seriennummer leer ist</w:t>
      </w:r>
      <w:r w:rsidR="00E1434B" w:rsidRPr="00F14AC8">
        <w:t xml:space="preserve"> oder die Materialzuordnung fehlt</w:t>
      </w:r>
      <w:r w:rsidRPr="00F14AC8">
        <w:t>, Vorgang abbrechen mit Fehlermeldung.</w:t>
      </w:r>
      <w:r w:rsidR="0021205D" w:rsidRPr="00F14AC8">
        <w:t xml:space="preserve"> </w:t>
      </w:r>
      <w:r w:rsidR="00E1434B" w:rsidRPr="00F14AC8">
        <w:t>„Mindestens eine Seriennummer fehlt.</w:t>
      </w:r>
      <w:r w:rsidR="0021205D" w:rsidRPr="00F14AC8">
        <w:t xml:space="preserve"> Vorgang abgebrochen!</w:t>
      </w:r>
      <w:r w:rsidR="00E1434B" w:rsidRPr="00F14AC8">
        <w:t>“</w:t>
      </w:r>
      <w:commentRangeEnd w:id="1475"/>
      <w:r w:rsidR="00A879B2" w:rsidRPr="00F14AC8">
        <w:rPr>
          <w:rStyle w:val="Kommentarzeichen"/>
          <w:sz w:val="24"/>
          <w:szCs w:val="24"/>
        </w:rPr>
        <w:commentReference w:id="1475"/>
      </w:r>
    </w:p>
    <w:p w14:paraId="4238396F" w14:textId="77777777" w:rsidR="00B61B56" w:rsidRPr="00F14AC8" w:rsidRDefault="00B61B56" w:rsidP="00601F1F">
      <w:pPr>
        <w:pStyle w:val="Listenabsatz"/>
      </w:pPr>
    </w:p>
    <w:p w14:paraId="62AF9AD3" w14:textId="1ED7606B" w:rsidR="000C5981" w:rsidRPr="00F14AC8" w:rsidRDefault="00276476" w:rsidP="00276476">
      <w:pPr>
        <w:rPr>
          <w:u w:val="single"/>
        </w:rPr>
      </w:pPr>
      <w:r w:rsidRPr="00F14AC8">
        <w:rPr>
          <w:u w:val="single"/>
        </w:rPr>
        <w:t xml:space="preserve">zu 7. </w:t>
      </w:r>
      <w:r w:rsidR="00E1434B" w:rsidRPr="00F14AC8">
        <w:rPr>
          <w:u w:val="single"/>
        </w:rPr>
        <w:t>Rückmeldung</w:t>
      </w:r>
    </w:p>
    <w:p w14:paraId="65AC7655" w14:textId="77777777" w:rsidR="00E1434B" w:rsidRPr="00F14AC8" w:rsidRDefault="00E1434B" w:rsidP="00601F1F"/>
    <w:p w14:paraId="76EFE6F2" w14:textId="0F033A32" w:rsidR="00E1434B" w:rsidRPr="00F14AC8" w:rsidRDefault="0021205D" w:rsidP="00601F1F">
      <w:commentRangeStart w:id="1476"/>
      <w:r w:rsidRPr="00F14AC8">
        <w:t>Sicherstellen, dass keine Gutmengenrückmeldung ohne Seriennummer erfolgen kann.</w:t>
      </w:r>
    </w:p>
    <w:p w14:paraId="3D6367F2" w14:textId="77777777" w:rsidR="004E3087" w:rsidRPr="00F14AC8" w:rsidRDefault="004E3087" w:rsidP="00601F1F"/>
    <w:tbl>
      <w:tblPr>
        <w:tblStyle w:val="Tabellenraster"/>
        <w:tblW w:w="0" w:type="auto"/>
        <w:tblLook w:val="04A0" w:firstRow="1" w:lastRow="0" w:firstColumn="1" w:lastColumn="0" w:noHBand="0" w:noVBand="1"/>
      </w:tblPr>
      <w:tblGrid>
        <w:gridCol w:w="1555"/>
        <w:gridCol w:w="7495"/>
      </w:tblGrid>
      <w:tr w:rsidR="004E3087" w:rsidRPr="00F14AC8" w14:paraId="22088E56" w14:textId="77777777" w:rsidTr="00D16466">
        <w:tc>
          <w:tcPr>
            <w:tcW w:w="1555" w:type="dxa"/>
          </w:tcPr>
          <w:p w14:paraId="5AA2DFDF" w14:textId="77777777" w:rsidR="004E3087" w:rsidRPr="00F14AC8" w:rsidRDefault="004E3087" w:rsidP="00D16466">
            <w:r w:rsidRPr="00F14AC8">
              <w:t>Maske</w:t>
            </w:r>
          </w:p>
        </w:tc>
        <w:tc>
          <w:tcPr>
            <w:tcW w:w="7495" w:type="dxa"/>
          </w:tcPr>
          <w:p w14:paraId="3573441B" w14:textId="2B39E5A5" w:rsidR="004E3087" w:rsidRPr="00F14AC8" w:rsidRDefault="004E3087" w:rsidP="00D16466">
            <w:r w:rsidRPr="00F14AC8">
              <w:t>Rückmeldung, 44 und Arbeitszeiterfassung, 90</w:t>
            </w:r>
          </w:p>
        </w:tc>
      </w:tr>
      <w:tr w:rsidR="004E3087" w:rsidRPr="00F14AC8" w14:paraId="32309D3A" w14:textId="77777777" w:rsidTr="00D16466">
        <w:tc>
          <w:tcPr>
            <w:tcW w:w="1555" w:type="dxa"/>
          </w:tcPr>
          <w:p w14:paraId="3D493A81" w14:textId="77777777" w:rsidR="004E3087" w:rsidRPr="00F14AC8" w:rsidRDefault="004E3087" w:rsidP="00D16466">
            <w:r w:rsidRPr="00F14AC8">
              <w:t>Modus</w:t>
            </w:r>
          </w:p>
        </w:tc>
        <w:tc>
          <w:tcPr>
            <w:tcW w:w="7495" w:type="dxa"/>
          </w:tcPr>
          <w:p w14:paraId="3D5648B8" w14:textId="5F0AE013" w:rsidR="004E3087" w:rsidRPr="00F14AC8" w:rsidRDefault="006145E5" w:rsidP="00D16466">
            <w:r w:rsidRPr="00F14AC8">
              <w:t xml:space="preserve">Fertig, </w:t>
            </w:r>
            <w:r w:rsidR="004E3087" w:rsidRPr="00F14AC8">
              <w:t>Neu oder Bearbeiten</w:t>
            </w:r>
          </w:p>
        </w:tc>
      </w:tr>
      <w:tr w:rsidR="004E3087" w:rsidRPr="00F14AC8" w14:paraId="7D819221" w14:textId="77777777" w:rsidTr="00D16466">
        <w:tc>
          <w:tcPr>
            <w:tcW w:w="1555" w:type="dxa"/>
          </w:tcPr>
          <w:p w14:paraId="0E0C8082" w14:textId="77777777" w:rsidR="004E3087" w:rsidRPr="00F14AC8" w:rsidRDefault="004E3087" w:rsidP="00D16466">
            <w:r w:rsidRPr="00F14AC8">
              <w:t>Event</w:t>
            </w:r>
          </w:p>
        </w:tc>
        <w:tc>
          <w:tcPr>
            <w:tcW w:w="7495" w:type="dxa"/>
          </w:tcPr>
          <w:p w14:paraId="10AAA4D1" w14:textId="77777777" w:rsidR="004E3087" w:rsidRPr="00F14AC8" w:rsidRDefault="004E3087" w:rsidP="00D16466">
            <w:r w:rsidRPr="00F14AC8">
              <w:t>Screen_Validation</w:t>
            </w:r>
          </w:p>
        </w:tc>
      </w:tr>
      <w:tr w:rsidR="004E3087" w:rsidRPr="00F14AC8" w14:paraId="0D8B2EE4" w14:textId="77777777" w:rsidTr="00D16466">
        <w:tc>
          <w:tcPr>
            <w:tcW w:w="1555" w:type="dxa"/>
          </w:tcPr>
          <w:p w14:paraId="6ED002A2" w14:textId="77777777" w:rsidR="004E3087" w:rsidRPr="00F14AC8" w:rsidRDefault="004E3087" w:rsidP="00D16466">
            <w:r w:rsidRPr="00F14AC8">
              <w:t>Bedingung</w:t>
            </w:r>
          </w:p>
        </w:tc>
        <w:tc>
          <w:tcPr>
            <w:tcW w:w="7495" w:type="dxa"/>
          </w:tcPr>
          <w:p w14:paraId="3D01EA6D" w14:textId="03E28AE9" w:rsidR="004E3087" w:rsidRPr="00F14AC8" w:rsidRDefault="00276E17" w:rsidP="00D16466">
            <w:r w:rsidRPr="00F14AC8">
              <w:rPr>
                <w:b/>
              </w:rPr>
              <w:t>„artikel^</w:t>
            </w:r>
            <w:r w:rsidRPr="00F14AC8">
              <w:rPr>
                <w:b/>
                <w:bCs/>
              </w:rPr>
              <w:t xml:space="preserve">ygeschaeftsfeld“ </w:t>
            </w:r>
            <w:r w:rsidRPr="00F14AC8">
              <w:rPr>
                <w:bCs/>
              </w:rPr>
              <w:t>= „Therapieliegen“</w:t>
            </w:r>
          </w:p>
        </w:tc>
      </w:tr>
    </w:tbl>
    <w:p w14:paraId="3238AA63" w14:textId="77777777" w:rsidR="004E3087" w:rsidRPr="00F14AC8" w:rsidRDefault="004E3087" w:rsidP="00601F1F"/>
    <w:p w14:paraId="627E19FF" w14:textId="5F2916D4" w:rsidR="00E1434B" w:rsidRPr="00F14AC8" w:rsidRDefault="009A3962" w:rsidP="00601F1F">
      <w:r w:rsidRPr="00F14AC8">
        <w:t>Wenn das Feld Charge leer ist, dann Vorgang abbrechen. Meldung: „Seriennummer fehlt“.</w:t>
      </w:r>
      <w:commentRangeEnd w:id="1476"/>
      <w:r w:rsidR="00A879B2" w:rsidRPr="00F14AC8">
        <w:rPr>
          <w:rStyle w:val="Kommentarzeichen"/>
          <w:sz w:val="24"/>
          <w:szCs w:val="24"/>
        </w:rPr>
        <w:commentReference w:id="1476"/>
      </w:r>
    </w:p>
    <w:p w14:paraId="13AFE8B2" w14:textId="77777777" w:rsidR="009A3962" w:rsidRPr="00F14AC8" w:rsidRDefault="009A3962" w:rsidP="00601F1F">
      <w:pPr>
        <w:rPr>
          <w:highlight w:val="yellow"/>
        </w:rPr>
      </w:pPr>
    </w:p>
    <w:tbl>
      <w:tblPr>
        <w:tblStyle w:val="Tabellenraster"/>
        <w:tblW w:w="0" w:type="auto"/>
        <w:tblLook w:val="04A0" w:firstRow="1" w:lastRow="0" w:firstColumn="1" w:lastColumn="0" w:noHBand="0" w:noVBand="1"/>
      </w:tblPr>
      <w:tblGrid>
        <w:gridCol w:w="1555"/>
        <w:gridCol w:w="7495"/>
      </w:tblGrid>
      <w:tr w:rsidR="00CB17FE" w:rsidRPr="00F14AC8" w14:paraId="1682C36E" w14:textId="77777777" w:rsidTr="00D16466">
        <w:tc>
          <w:tcPr>
            <w:tcW w:w="1555" w:type="dxa"/>
          </w:tcPr>
          <w:p w14:paraId="73904A65" w14:textId="77777777" w:rsidR="00CB17FE" w:rsidRPr="00F14AC8" w:rsidRDefault="00CB17FE" w:rsidP="00D16466">
            <w:r w:rsidRPr="00F14AC8">
              <w:t>Event</w:t>
            </w:r>
          </w:p>
        </w:tc>
        <w:tc>
          <w:tcPr>
            <w:tcW w:w="7495" w:type="dxa"/>
          </w:tcPr>
          <w:p w14:paraId="0182EB1F" w14:textId="295A8C1B" w:rsidR="00CB17FE" w:rsidRPr="00F14AC8" w:rsidRDefault="00CB17FE" w:rsidP="00D16466">
            <w:r w:rsidRPr="00F14AC8">
              <w:t>Screen_Enter</w:t>
            </w:r>
          </w:p>
        </w:tc>
      </w:tr>
    </w:tbl>
    <w:p w14:paraId="3125007B" w14:textId="77777777" w:rsidR="00CB17FE" w:rsidRPr="00F14AC8" w:rsidRDefault="00CB17FE" w:rsidP="00601F1F"/>
    <w:p w14:paraId="7E08EBB6" w14:textId="6DDD815F" w:rsidR="00CB17FE" w:rsidRPr="00F14AC8" w:rsidRDefault="00C05691" w:rsidP="00601F1F">
      <w:commentRangeStart w:id="1477"/>
      <w:commentRangeStart w:id="1478"/>
      <w:r w:rsidRPr="00F14AC8">
        <w:t>Felder Restmenge mitbuchen „</w:t>
      </w:r>
      <w:r w:rsidRPr="00F14AC8">
        <w:rPr>
          <w:b/>
        </w:rPr>
        <w:t>manrest</w:t>
      </w:r>
      <w:r w:rsidRPr="00F14AC8">
        <w:t>“ und Restmenge stornieren „</w:t>
      </w:r>
      <w:r w:rsidRPr="00F14AC8">
        <w:rPr>
          <w:b/>
        </w:rPr>
        <w:t>stornorest</w:t>
      </w:r>
      <w:r w:rsidRPr="00F14AC8">
        <w:t>“ sperren.</w:t>
      </w:r>
      <w:commentRangeEnd w:id="1477"/>
      <w:r w:rsidR="00C85020" w:rsidRPr="00F14AC8">
        <w:rPr>
          <w:rStyle w:val="Kommentarzeichen"/>
          <w:sz w:val="24"/>
          <w:szCs w:val="24"/>
        </w:rPr>
        <w:commentReference w:id="1477"/>
      </w:r>
      <w:commentRangeEnd w:id="1478"/>
      <w:r w:rsidRPr="00F14AC8">
        <w:rPr>
          <w:rStyle w:val="Kommentarzeichen"/>
          <w:sz w:val="24"/>
          <w:szCs w:val="24"/>
        </w:rPr>
        <w:commentReference w:id="1478"/>
      </w:r>
    </w:p>
    <w:p w14:paraId="3716F659" w14:textId="77777777" w:rsidR="00CB17FE" w:rsidRPr="00F14AC8" w:rsidRDefault="00CB17FE" w:rsidP="00601F1F">
      <w:pPr>
        <w:rPr>
          <w:highlight w:val="yellow"/>
        </w:rPr>
      </w:pPr>
    </w:p>
    <w:tbl>
      <w:tblPr>
        <w:tblStyle w:val="Tabellenraster"/>
        <w:tblW w:w="0" w:type="auto"/>
        <w:tblLook w:val="04A0" w:firstRow="1" w:lastRow="0" w:firstColumn="1" w:lastColumn="0" w:noHBand="0" w:noVBand="1"/>
      </w:tblPr>
      <w:tblGrid>
        <w:gridCol w:w="1555"/>
        <w:gridCol w:w="7495"/>
      </w:tblGrid>
      <w:tr w:rsidR="0072294D" w:rsidRPr="00F14AC8" w14:paraId="1EFDDBD6" w14:textId="77777777" w:rsidTr="00D16466">
        <w:tc>
          <w:tcPr>
            <w:tcW w:w="1555" w:type="dxa"/>
          </w:tcPr>
          <w:p w14:paraId="606A37E4" w14:textId="77777777" w:rsidR="0072294D" w:rsidRPr="00F14AC8" w:rsidRDefault="0072294D" w:rsidP="00D16466">
            <w:r w:rsidRPr="00F14AC8">
              <w:t>Maske</w:t>
            </w:r>
          </w:p>
        </w:tc>
        <w:tc>
          <w:tcPr>
            <w:tcW w:w="7495" w:type="dxa"/>
          </w:tcPr>
          <w:p w14:paraId="65EF0E20" w14:textId="3E8A0B0D" w:rsidR="0072294D" w:rsidRPr="00F14AC8" w:rsidRDefault="0072294D" w:rsidP="00D16466">
            <w:r w:rsidRPr="00F14AC8">
              <w:t xml:space="preserve">Betriebsauftrag, </w:t>
            </w:r>
            <w:r w:rsidR="00AB5F1B" w:rsidRPr="00F14AC8">
              <w:t>77</w:t>
            </w:r>
          </w:p>
        </w:tc>
      </w:tr>
      <w:tr w:rsidR="0072294D" w:rsidRPr="00F14AC8" w14:paraId="53733485" w14:textId="77777777" w:rsidTr="00D16466">
        <w:tc>
          <w:tcPr>
            <w:tcW w:w="1555" w:type="dxa"/>
          </w:tcPr>
          <w:p w14:paraId="0BE75E09" w14:textId="77777777" w:rsidR="0072294D" w:rsidRPr="00F14AC8" w:rsidRDefault="0072294D" w:rsidP="00D16466">
            <w:r w:rsidRPr="00F14AC8">
              <w:t>Modus</w:t>
            </w:r>
          </w:p>
        </w:tc>
        <w:tc>
          <w:tcPr>
            <w:tcW w:w="7495" w:type="dxa"/>
          </w:tcPr>
          <w:p w14:paraId="460F4913" w14:textId="50D6D740" w:rsidR="0072294D" w:rsidRPr="00F14AC8" w:rsidRDefault="0072294D" w:rsidP="00D16466">
            <w:r w:rsidRPr="00F14AC8">
              <w:t>Bearbeiten</w:t>
            </w:r>
          </w:p>
        </w:tc>
      </w:tr>
      <w:tr w:rsidR="0072294D" w:rsidRPr="00F14AC8" w14:paraId="46C24998" w14:textId="77777777" w:rsidTr="00D16466">
        <w:tc>
          <w:tcPr>
            <w:tcW w:w="1555" w:type="dxa"/>
          </w:tcPr>
          <w:p w14:paraId="05B2AB43" w14:textId="77777777" w:rsidR="0072294D" w:rsidRPr="00F14AC8" w:rsidRDefault="0072294D" w:rsidP="00D16466">
            <w:r w:rsidRPr="00F14AC8">
              <w:t>Event</w:t>
            </w:r>
          </w:p>
        </w:tc>
        <w:tc>
          <w:tcPr>
            <w:tcW w:w="7495" w:type="dxa"/>
          </w:tcPr>
          <w:p w14:paraId="3260CDC2" w14:textId="18A70168" w:rsidR="0072294D" w:rsidRPr="00F14AC8" w:rsidRDefault="0072294D" w:rsidP="00D16466">
            <w:r w:rsidRPr="00F14AC8">
              <w:t>Screen_</w:t>
            </w:r>
            <w:r w:rsidR="00AB5F1B" w:rsidRPr="00F14AC8">
              <w:t>Enter</w:t>
            </w:r>
          </w:p>
        </w:tc>
      </w:tr>
      <w:tr w:rsidR="0072294D" w:rsidRPr="00F14AC8" w14:paraId="20979329" w14:textId="77777777" w:rsidTr="00D16466">
        <w:tc>
          <w:tcPr>
            <w:tcW w:w="1555" w:type="dxa"/>
          </w:tcPr>
          <w:p w14:paraId="268E15F3" w14:textId="77777777" w:rsidR="0072294D" w:rsidRPr="00F14AC8" w:rsidRDefault="0072294D" w:rsidP="00D16466">
            <w:r w:rsidRPr="00F14AC8">
              <w:t>Bedingung</w:t>
            </w:r>
          </w:p>
        </w:tc>
        <w:tc>
          <w:tcPr>
            <w:tcW w:w="7495" w:type="dxa"/>
          </w:tcPr>
          <w:p w14:paraId="33ECDAED" w14:textId="50AECA21" w:rsidR="0072294D" w:rsidRPr="00F14AC8" w:rsidRDefault="00276E17" w:rsidP="00D16466">
            <w:r w:rsidRPr="00F14AC8">
              <w:rPr>
                <w:b/>
              </w:rPr>
              <w:t>„artikel^</w:t>
            </w:r>
            <w:r w:rsidRPr="00F14AC8">
              <w:rPr>
                <w:b/>
                <w:bCs/>
              </w:rPr>
              <w:t xml:space="preserve">ygeschaeftsfeld“ </w:t>
            </w:r>
            <w:r w:rsidRPr="00F14AC8">
              <w:rPr>
                <w:bCs/>
              </w:rPr>
              <w:t>= „Therapieliegen“</w:t>
            </w:r>
          </w:p>
        </w:tc>
      </w:tr>
    </w:tbl>
    <w:p w14:paraId="3A7F2F57" w14:textId="77777777" w:rsidR="00A227F3" w:rsidRPr="00F14AC8" w:rsidRDefault="00A227F3" w:rsidP="00601F1F">
      <w:pPr>
        <w:rPr>
          <w:highlight w:val="yellow"/>
        </w:rPr>
      </w:pPr>
    </w:p>
    <w:p w14:paraId="1C0D0610" w14:textId="769828D8" w:rsidR="00AB5F1B" w:rsidRPr="00F14AC8" w:rsidRDefault="00AB5F1B" w:rsidP="00601F1F">
      <w:r w:rsidRPr="00F14AC8">
        <w:t xml:space="preserve">Feld Löschschutz </w:t>
      </w:r>
      <w:r w:rsidR="00E842CC" w:rsidRPr="00F14AC8">
        <w:t>„</w:t>
      </w:r>
      <w:r w:rsidR="00E842CC" w:rsidRPr="00F14AC8">
        <w:rPr>
          <w:b/>
          <w:bCs/>
        </w:rPr>
        <w:t>noloesch</w:t>
      </w:r>
      <w:r w:rsidR="00E842CC" w:rsidRPr="00F14AC8">
        <w:rPr>
          <w:bCs/>
        </w:rPr>
        <w:t xml:space="preserve">“ </w:t>
      </w:r>
      <w:r w:rsidRPr="00F14AC8">
        <w:t>sperren.</w:t>
      </w:r>
    </w:p>
    <w:p w14:paraId="1E60AAA4" w14:textId="77777777" w:rsidR="000C5981" w:rsidRPr="00F14AC8" w:rsidRDefault="000C5981" w:rsidP="00601F1F">
      <w:pPr>
        <w:pStyle w:val="Listenabsatz"/>
      </w:pPr>
    </w:p>
    <w:p w14:paraId="1DBDE7C6" w14:textId="77777777" w:rsidR="001130BA" w:rsidRPr="001B1AA2" w:rsidRDefault="001130BA" w:rsidP="00601F1F">
      <w:pPr>
        <w:rPr>
          <w:u w:val="single"/>
        </w:rPr>
      </w:pPr>
      <w:r w:rsidRPr="001B1AA2">
        <w:rPr>
          <w:u w:val="single"/>
        </w:rPr>
        <w:t>Rechte in Stammdaten</w:t>
      </w:r>
    </w:p>
    <w:p w14:paraId="1B7F8A49" w14:textId="77777777" w:rsidR="005769CD" w:rsidRPr="00F14AC8" w:rsidRDefault="005769CD" w:rsidP="005769CD"/>
    <w:tbl>
      <w:tblPr>
        <w:tblStyle w:val="Tabellenraster"/>
        <w:tblW w:w="0" w:type="auto"/>
        <w:tblLook w:val="04A0" w:firstRow="1" w:lastRow="0" w:firstColumn="1" w:lastColumn="0" w:noHBand="0" w:noVBand="1"/>
      </w:tblPr>
      <w:tblGrid>
        <w:gridCol w:w="1555"/>
        <w:gridCol w:w="7495"/>
      </w:tblGrid>
      <w:tr w:rsidR="00F24287" w:rsidRPr="00F14AC8" w14:paraId="573B3C83" w14:textId="77777777" w:rsidTr="00D16466">
        <w:tc>
          <w:tcPr>
            <w:tcW w:w="1555" w:type="dxa"/>
          </w:tcPr>
          <w:p w14:paraId="7B0F6133" w14:textId="77777777" w:rsidR="00F24287" w:rsidRPr="00F14AC8" w:rsidRDefault="00F24287" w:rsidP="00D16466">
            <w:r w:rsidRPr="00F14AC8">
              <w:t>Maske</w:t>
            </w:r>
          </w:p>
        </w:tc>
        <w:tc>
          <w:tcPr>
            <w:tcW w:w="7495" w:type="dxa"/>
          </w:tcPr>
          <w:p w14:paraId="1810CAA8" w14:textId="7A792556" w:rsidR="00F24287" w:rsidRPr="00F14AC8" w:rsidRDefault="00F24287" w:rsidP="00D16466">
            <w:r w:rsidRPr="00F14AC8">
              <w:t>Artikel, 2</w:t>
            </w:r>
          </w:p>
        </w:tc>
      </w:tr>
      <w:tr w:rsidR="00F24287" w:rsidRPr="00F14AC8" w14:paraId="379807EB" w14:textId="77777777" w:rsidTr="00D16466">
        <w:tc>
          <w:tcPr>
            <w:tcW w:w="1555" w:type="dxa"/>
          </w:tcPr>
          <w:p w14:paraId="168D513F" w14:textId="77777777" w:rsidR="00F24287" w:rsidRPr="00F14AC8" w:rsidRDefault="00F24287" w:rsidP="00D16466">
            <w:r w:rsidRPr="00F14AC8">
              <w:t>Modus</w:t>
            </w:r>
          </w:p>
        </w:tc>
        <w:tc>
          <w:tcPr>
            <w:tcW w:w="7495" w:type="dxa"/>
          </w:tcPr>
          <w:p w14:paraId="4672A7B1" w14:textId="1744BB5E" w:rsidR="00F24287" w:rsidRPr="00F14AC8" w:rsidRDefault="00F24287" w:rsidP="00D16466">
            <w:r w:rsidRPr="00F14AC8">
              <w:t>Neu oder Bearbeiten</w:t>
            </w:r>
          </w:p>
        </w:tc>
      </w:tr>
      <w:tr w:rsidR="00F24287" w:rsidRPr="00F14AC8" w14:paraId="05B41A97" w14:textId="77777777" w:rsidTr="00D16466">
        <w:tc>
          <w:tcPr>
            <w:tcW w:w="1555" w:type="dxa"/>
          </w:tcPr>
          <w:p w14:paraId="5E749B4F" w14:textId="77777777" w:rsidR="00F24287" w:rsidRPr="00F14AC8" w:rsidRDefault="00F24287" w:rsidP="00D16466">
            <w:r w:rsidRPr="00F14AC8">
              <w:t>Event</w:t>
            </w:r>
          </w:p>
        </w:tc>
        <w:tc>
          <w:tcPr>
            <w:tcW w:w="7495" w:type="dxa"/>
          </w:tcPr>
          <w:p w14:paraId="3A7716D7" w14:textId="77777777" w:rsidR="00F24287" w:rsidRPr="00F14AC8" w:rsidRDefault="00F24287" w:rsidP="00D16466">
            <w:r w:rsidRPr="00F14AC8">
              <w:t>Screen_Enter</w:t>
            </w:r>
          </w:p>
        </w:tc>
      </w:tr>
      <w:tr w:rsidR="00F24287" w:rsidRPr="00F14AC8" w14:paraId="6FF1181E" w14:textId="77777777" w:rsidTr="00D16466">
        <w:tc>
          <w:tcPr>
            <w:tcW w:w="1555" w:type="dxa"/>
          </w:tcPr>
          <w:p w14:paraId="696CB638" w14:textId="77777777" w:rsidR="00F24287" w:rsidRPr="00F14AC8" w:rsidRDefault="00F24287" w:rsidP="00D16466">
            <w:r w:rsidRPr="00F14AC8">
              <w:lastRenderedPageBreak/>
              <w:t>Bedingung</w:t>
            </w:r>
          </w:p>
        </w:tc>
        <w:tc>
          <w:tcPr>
            <w:tcW w:w="7495" w:type="dxa"/>
          </w:tcPr>
          <w:p w14:paraId="0A97785C" w14:textId="029A64FE" w:rsidR="00F24287" w:rsidRPr="00F14AC8" w:rsidRDefault="00276E17" w:rsidP="00D16466">
            <w:r w:rsidRPr="00F14AC8">
              <w:rPr>
                <w:b/>
              </w:rPr>
              <w:t>„</w:t>
            </w:r>
            <w:r w:rsidRPr="00F14AC8">
              <w:rPr>
                <w:b/>
                <w:bCs/>
              </w:rPr>
              <w:t xml:space="preserve">ygeschaeftsfeld“ </w:t>
            </w:r>
            <w:r w:rsidRPr="00F14AC8">
              <w:rPr>
                <w:bCs/>
              </w:rPr>
              <w:t>= „Therapieliegen“</w:t>
            </w:r>
            <w:r w:rsidR="00F24287" w:rsidRPr="00F14AC8">
              <w:t xml:space="preserve">, Kenner </w:t>
            </w:r>
            <w:r w:rsidR="00172C3D" w:rsidRPr="00F14AC8">
              <w:t xml:space="preserve">im Mitarbeiter </w:t>
            </w:r>
            <w:r w:rsidR="00F24287" w:rsidRPr="00F14AC8">
              <w:t>„Darf Chargen/Seriennummern bei Therapieliegen / Teilen setzen“, „</w:t>
            </w:r>
            <w:r w:rsidR="00F24287" w:rsidRPr="00F14AC8">
              <w:rPr>
                <w:b/>
                <w:bCs/>
              </w:rPr>
              <w:t>ytlcharge</w:t>
            </w:r>
            <w:r w:rsidR="00F24287" w:rsidRPr="00F14AC8">
              <w:t>“</w:t>
            </w:r>
            <w:r w:rsidR="00FF17DB" w:rsidRPr="00F14AC8">
              <w:t xml:space="preserve"> = false</w:t>
            </w:r>
          </w:p>
        </w:tc>
      </w:tr>
    </w:tbl>
    <w:p w14:paraId="5B698B3C" w14:textId="77777777" w:rsidR="00F24287" w:rsidRPr="00F14AC8" w:rsidRDefault="00F24287" w:rsidP="005769CD"/>
    <w:p w14:paraId="4BCF4345" w14:textId="286C5045" w:rsidR="005769CD" w:rsidRPr="00F14AC8" w:rsidRDefault="00FF17DB" w:rsidP="005769CD">
      <w:r w:rsidRPr="00F14AC8">
        <w:t>Folgenden Felder gegen Eingabe sperren:</w:t>
      </w:r>
    </w:p>
    <w:p w14:paraId="44F41731" w14:textId="77777777" w:rsidR="00FF17DB" w:rsidRPr="00F14AC8" w:rsidRDefault="00FF17DB" w:rsidP="005769CD"/>
    <w:p w14:paraId="700F3C05" w14:textId="3661FF7E" w:rsidR="00FF17DB" w:rsidRPr="00F14AC8" w:rsidRDefault="00C1014D" w:rsidP="005769CD">
      <w:pPr>
        <w:rPr>
          <w:bCs/>
        </w:rPr>
      </w:pPr>
      <w:r w:rsidRPr="00F14AC8">
        <w:t>Methode</w:t>
      </w:r>
      <w:r w:rsidR="004B7D6E" w:rsidRPr="00F14AC8">
        <w:t>, „</w:t>
      </w:r>
      <w:r w:rsidR="004B7D6E" w:rsidRPr="00F14AC8">
        <w:rPr>
          <w:b/>
          <w:bCs/>
        </w:rPr>
        <w:t>chverfolgung</w:t>
      </w:r>
      <w:r w:rsidR="004B7D6E" w:rsidRPr="00F14AC8">
        <w:rPr>
          <w:bCs/>
        </w:rPr>
        <w:t>“</w:t>
      </w:r>
    </w:p>
    <w:p w14:paraId="31646062" w14:textId="6C8EE4E3" w:rsidR="004B7D6E" w:rsidRPr="00F14AC8" w:rsidRDefault="00C1014D" w:rsidP="005769CD">
      <w:pPr>
        <w:rPr>
          <w:bCs/>
        </w:rPr>
      </w:pPr>
      <w:r w:rsidRPr="00F14AC8">
        <w:t>Im Lager</w:t>
      </w:r>
      <w:r w:rsidR="00C96D14" w:rsidRPr="00F14AC8">
        <w:t>, „</w:t>
      </w:r>
      <w:r w:rsidR="00C96D14" w:rsidRPr="00F14AC8">
        <w:rPr>
          <w:b/>
          <w:bCs/>
        </w:rPr>
        <w:t>chimlager</w:t>
      </w:r>
      <w:r w:rsidR="00C96D14" w:rsidRPr="00F14AC8">
        <w:rPr>
          <w:bCs/>
        </w:rPr>
        <w:t>“</w:t>
      </w:r>
    </w:p>
    <w:p w14:paraId="48189772" w14:textId="537E6A4F" w:rsidR="00C96D14" w:rsidRPr="00F14AC8" w:rsidRDefault="00C1014D" w:rsidP="005769CD">
      <w:r w:rsidRPr="00F14AC8">
        <w:t>Chargenrein, „</w:t>
      </w:r>
      <w:r w:rsidRPr="00F14AC8">
        <w:rPr>
          <w:b/>
          <w:bCs/>
        </w:rPr>
        <w:t>chargenreinstd</w:t>
      </w:r>
      <w:r w:rsidRPr="00F14AC8">
        <w:rPr>
          <w:bCs/>
        </w:rPr>
        <w:t>“</w:t>
      </w:r>
    </w:p>
    <w:p w14:paraId="3CA9159F" w14:textId="1D3B263C" w:rsidR="00B61B56" w:rsidRPr="00F14AC8" w:rsidRDefault="00B61B56" w:rsidP="005769CD"/>
    <w:tbl>
      <w:tblPr>
        <w:tblStyle w:val="Tabellenraster"/>
        <w:tblW w:w="9085" w:type="dxa"/>
        <w:tblLook w:val="04A0" w:firstRow="1" w:lastRow="0" w:firstColumn="1" w:lastColumn="0" w:noHBand="0" w:noVBand="1"/>
      </w:tblPr>
      <w:tblGrid>
        <w:gridCol w:w="8018"/>
        <w:gridCol w:w="1067"/>
      </w:tblGrid>
      <w:tr w:rsidR="00EF709D" w:rsidRPr="00F14AC8" w14:paraId="1F427FA6" w14:textId="77777777" w:rsidTr="00D16466">
        <w:tc>
          <w:tcPr>
            <w:tcW w:w="8018" w:type="dxa"/>
            <w:shd w:val="clear" w:color="auto" w:fill="DCEEA3" w:themeFill="accent6" w:themeFillTint="99"/>
          </w:tcPr>
          <w:p w14:paraId="5A8CA4B2" w14:textId="77777777" w:rsidR="00EF709D" w:rsidRPr="00F14AC8" w:rsidRDefault="00EF709D" w:rsidP="00D16466">
            <w:r w:rsidRPr="00F14AC8">
              <w:t>Auswirkungen der Customization/Extension</w:t>
            </w:r>
          </w:p>
        </w:tc>
        <w:tc>
          <w:tcPr>
            <w:tcW w:w="1067" w:type="dxa"/>
            <w:shd w:val="clear" w:color="auto" w:fill="DCEEA3" w:themeFill="accent6" w:themeFillTint="99"/>
          </w:tcPr>
          <w:p w14:paraId="60971661" w14:textId="77777777" w:rsidR="00EF709D" w:rsidRPr="00F14AC8" w:rsidRDefault="00EF709D" w:rsidP="00D16466">
            <w:r w:rsidRPr="00F14AC8">
              <w:t>Antwort</w:t>
            </w:r>
          </w:p>
        </w:tc>
      </w:tr>
      <w:tr w:rsidR="00EF709D" w:rsidRPr="00F14AC8" w14:paraId="036C93B9" w14:textId="77777777" w:rsidTr="00D16466">
        <w:tc>
          <w:tcPr>
            <w:tcW w:w="8018" w:type="dxa"/>
          </w:tcPr>
          <w:p w14:paraId="5527D92C" w14:textId="77777777" w:rsidR="00EF709D" w:rsidRPr="00F14AC8" w:rsidRDefault="00EF709D" w:rsidP="00D16466">
            <w:pPr>
              <w:rPr>
                <w:sz w:val="20"/>
                <w:szCs w:val="20"/>
              </w:rPr>
            </w:pPr>
            <w:r w:rsidRPr="00F14AC8">
              <w:rPr>
                <w:sz w:val="20"/>
                <w:szCs w:val="20"/>
              </w:rPr>
              <w:t xml:space="preserve">Keine besonderen Auswirkungen </w:t>
            </w:r>
          </w:p>
        </w:tc>
        <w:tc>
          <w:tcPr>
            <w:tcW w:w="1067" w:type="dxa"/>
          </w:tcPr>
          <w:p w14:paraId="74C34CF7" w14:textId="77777777" w:rsidR="00EF709D" w:rsidRPr="00F14AC8" w:rsidRDefault="00EF709D" w:rsidP="00D16466">
            <w:pPr>
              <w:rPr>
                <w:sz w:val="20"/>
                <w:szCs w:val="20"/>
              </w:rPr>
            </w:pPr>
            <w:r w:rsidRPr="00F14AC8">
              <w:rPr>
                <w:sz w:val="20"/>
                <w:szCs w:val="20"/>
              </w:rPr>
              <w:t>Ja/Nein</w:t>
            </w:r>
          </w:p>
        </w:tc>
      </w:tr>
      <w:tr w:rsidR="00EF709D" w:rsidRPr="00F14AC8" w14:paraId="30A5025E" w14:textId="77777777" w:rsidTr="00D16466">
        <w:tc>
          <w:tcPr>
            <w:tcW w:w="8018" w:type="dxa"/>
          </w:tcPr>
          <w:p w14:paraId="776BDA93" w14:textId="77777777" w:rsidR="00EF709D" w:rsidRPr="00F14AC8" w:rsidRDefault="00EF709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7FAD2658" w14:textId="77777777" w:rsidR="00EF709D" w:rsidRPr="00F14AC8" w:rsidRDefault="00EF709D" w:rsidP="00D16466">
            <w:pPr>
              <w:rPr>
                <w:sz w:val="20"/>
                <w:szCs w:val="20"/>
              </w:rPr>
            </w:pPr>
            <w:r w:rsidRPr="00F14AC8">
              <w:rPr>
                <w:sz w:val="20"/>
                <w:szCs w:val="20"/>
              </w:rPr>
              <w:t>Ja/Nein</w:t>
            </w:r>
          </w:p>
        </w:tc>
      </w:tr>
      <w:tr w:rsidR="00EF709D" w:rsidRPr="00F14AC8" w14:paraId="653487B4" w14:textId="77777777" w:rsidTr="00D16466">
        <w:tc>
          <w:tcPr>
            <w:tcW w:w="8018" w:type="dxa"/>
          </w:tcPr>
          <w:p w14:paraId="4558A87D" w14:textId="77777777" w:rsidR="00EF709D" w:rsidRPr="00F14AC8" w:rsidRDefault="00EF709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7544A32A" w14:textId="77777777" w:rsidR="00EF709D" w:rsidRPr="00F14AC8" w:rsidRDefault="00EF709D" w:rsidP="00D16466">
            <w:pPr>
              <w:rPr>
                <w:sz w:val="20"/>
                <w:szCs w:val="20"/>
              </w:rPr>
            </w:pPr>
            <w:r w:rsidRPr="00F14AC8">
              <w:rPr>
                <w:sz w:val="20"/>
                <w:szCs w:val="20"/>
              </w:rPr>
              <w:t>Ja/Nein</w:t>
            </w:r>
          </w:p>
        </w:tc>
      </w:tr>
      <w:tr w:rsidR="00EF709D" w:rsidRPr="00F14AC8" w14:paraId="3A864FFD" w14:textId="77777777" w:rsidTr="00D16466">
        <w:tc>
          <w:tcPr>
            <w:tcW w:w="8018" w:type="dxa"/>
          </w:tcPr>
          <w:p w14:paraId="2B46F190" w14:textId="77777777" w:rsidR="00EF709D" w:rsidRPr="00F14AC8" w:rsidRDefault="00EF709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5BADEDBD" w14:textId="77777777" w:rsidR="00EF709D" w:rsidRPr="00F14AC8" w:rsidRDefault="00EF709D" w:rsidP="00D16466">
            <w:pPr>
              <w:rPr>
                <w:sz w:val="20"/>
                <w:szCs w:val="20"/>
              </w:rPr>
            </w:pPr>
            <w:r w:rsidRPr="00F14AC8">
              <w:rPr>
                <w:sz w:val="20"/>
                <w:szCs w:val="20"/>
              </w:rPr>
              <w:t>Ja/Nein</w:t>
            </w:r>
          </w:p>
        </w:tc>
      </w:tr>
      <w:tr w:rsidR="00EF709D" w:rsidRPr="00F14AC8" w14:paraId="7754737C" w14:textId="77777777" w:rsidTr="00D16466">
        <w:tc>
          <w:tcPr>
            <w:tcW w:w="8018" w:type="dxa"/>
          </w:tcPr>
          <w:p w14:paraId="4DB77F11" w14:textId="77777777" w:rsidR="00EF709D" w:rsidRPr="00F14AC8" w:rsidRDefault="00EF709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13928712" w14:textId="77777777" w:rsidR="00EF709D" w:rsidRPr="00F14AC8" w:rsidRDefault="00EF709D" w:rsidP="00D16466">
            <w:pPr>
              <w:rPr>
                <w:sz w:val="20"/>
                <w:szCs w:val="20"/>
              </w:rPr>
            </w:pPr>
            <w:r w:rsidRPr="00F14AC8">
              <w:rPr>
                <w:sz w:val="20"/>
                <w:szCs w:val="20"/>
              </w:rPr>
              <w:t>Ja/Nein</w:t>
            </w:r>
          </w:p>
        </w:tc>
      </w:tr>
    </w:tbl>
    <w:tbl>
      <w:tblPr>
        <w:tblW w:w="9069"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68"/>
      </w:tblGrid>
      <w:tr w:rsidR="00EF709D" w:rsidRPr="00F14AC8" w14:paraId="581663C0" w14:textId="77777777" w:rsidTr="00D16466">
        <w:trPr>
          <w:trHeight w:hRule="exact" w:val="861"/>
        </w:trPr>
        <w:tc>
          <w:tcPr>
            <w:tcW w:w="1273" w:type="dxa"/>
            <w:shd w:val="clear" w:color="auto" w:fill="D5D5D5" w:themeFill="background2"/>
            <w:tcMar>
              <w:bottom w:w="57" w:type="dxa"/>
            </w:tcMar>
          </w:tcPr>
          <w:p w14:paraId="7DDF53DB" w14:textId="77777777" w:rsidR="00EF709D" w:rsidRPr="00F14AC8" w:rsidRDefault="00EF709D" w:rsidP="00D16466">
            <w:pPr>
              <w:rPr>
                <w:b/>
              </w:rPr>
            </w:pPr>
            <w:r w:rsidRPr="00F14AC8">
              <w:rPr>
                <w:b/>
              </w:rPr>
              <w:t>Priorität</w:t>
            </w:r>
          </w:p>
        </w:tc>
        <w:tc>
          <w:tcPr>
            <w:tcW w:w="2190" w:type="dxa"/>
            <w:shd w:val="clear" w:color="auto" w:fill="D5D5D5" w:themeFill="background2"/>
            <w:tcMar>
              <w:bottom w:w="57" w:type="dxa"/>
            </w:tcMar>
          </w:tcPr>
          <w:p w14:paraId="7BA0E37A" w14:textId="77777777" w:rsidR="00EF709D" w:rsidRPr="00F14AC8" w:rsidRDefault="00EF709D" w:rsidP="00D16466">
            <w:pPr>
              <w:rPr>
                <w:b/>
              </w:rPr>
            </w:pPr>
            <w:r w:rsidRPr="00F14AC8">
              <w:rPr>
                <w:b/>
              </w:rPr>
              <w:t>Realisierung</w:t>
            </w:r>
          </w:p>
        </w:tc>
        <w:tc>
          <w:tcPr>
            <w:tcW w:w="1070" w:type="dxa"/>
            <w:shd w:val="clear" w:color="auto" w:fill="D5D5D5" w:themeFill="background2"/>
            <w:tcMar>
              <w:bottom w:w="57" w:type="dxa"/>
            </w:tcMar>
          </w:tcPr>
          <w:p w14:paraId="6643C750" w14:textId="77777777" w:rsidR="00EF709D" w:rsidRPr="00F14AC8" w:rsidRDefault="00EF709D" w:rsidP="00D16466">
            <w:pPr>
              <w:rPr>
                <w:b/>
              </w:rPr>
            </w:pPr>
            <w:r w:rsidRPr="00F14AC8">
              <w:rPr>
                <w:b/>
              </w:rPr>
              <w:t>Dauer (ca./h)</w:t>
            </w:r>
          </w:p>
        </w:tc>
        <w:tc>
          <w:tcPr>
            <w:tcW w:w="1134" w:type="dxa"/>
            <w:shd w:val="clear" w:color="auto" w:fill="D5D5D5" w:themeFill="background2"/>
            <w:tcMar>
              <w:bottom w:w="57" w:type="dxa"/>
            </w:tcMar>
          </w:tcPr>
          <w:p w14:paraId="51423BFA" w14:textId="77777777" w:rsidR="00EF709D" w:rsidRPr="00F14AC8" w:rsidRDefault="00EF709D"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7503BF95" w14:textId="77777777" w:rsidR="00EF709D" w:rsidRPr="00F14AC8" w:rsidRDefault="00EF709D" w:rsidP="00D16466">
            <w:pPr>
              <w:rPr>
                <w:b/>
              </w:rPr>
            </w:pPr>
            <w:r w:rsidRPr="00F14AC8">
              <w:rPr>
                <w:b/>
              </w:rPr>
              <w:t>Kunde</w:t>
            </w:r>
            <w:r w:rsidRPr="00F14AC8">
              <w:rPr>
                <w:b/>
              </w:rPr>
              <w:br/>
              <w:t>(ca./h)</w:t>
            </w:r>
            <w:r w:rsidRPr="00F14AC8">
              <w:rPr>
                <w:b/>
              </w:rPr>
              <w:br/>
            </w:r>
          </w:p>
        </w:tc>
        <w:tc>
          <w:tcPr>
            <w:tcW w:w="2268" w:type="dxa"/>
            <w:shd w:val="clear" w:color="auto" w:fill="D5D5D5" w:themeFill="background2"/>
            <w:tcMar>
              <w:bottom w:w="57" w:type="dxa"/>
            </w:tcMar>
          </w:tcPr>
          <w:p w14:paraId="2BD9A832" w14:textId="77777777" w:rsidR="00EF709D" w:rsidRPr="00F14AC8" w:rsidRDefault="00EF709D" w:rsidP="00D16466">
            <w:pPr>
              <w:rPr>
                <w:b/>
              </w:rPr>
            </w:pPr>
            <w:r w:rsidRPr="00F14AC8">
              <w:rPr>
                <w:b/>
              </w:rPr>
              <w:t>Bereich</w:t>
            </w:r>
          </w:p>
        </w:tc>
      </w:tr>
      <w:tr w:rsidR="00EF709D" w:rsidRPr="00F14AC8" w14:paraId="5499D9F5" w14:textId="77777777" w:rsidTr="00D16466">
        <w:trPr>
          <w:trHeight w:val="454"/>
        </w:trPr>
        <w:tc>
          <w:tcPr>
            <w:tcW w:w="1273" w:type="dxa"/>
            <w:shd w:val="clear" w:color="auto" w:fill="FFFFFF"/>
            <w:tcMar>
              <w:bottom w:w="57" w:type="dxa"/>
            </w:tcMar>
          </w:tcPr>
          <w:p w14:paraId="6DFD9191" w14:textId="77777777" w:rsidR="00EF709D" w:rsidRPr="00F14AC8" w:rsidRDefault="00EF709D" w:rsidP="00394CD1">
            <w:pPr>
              <w:pStyle w:val="Tabelleninhalte"/>
            </w:pPr>
            <w:r w:rsidRPr="00F14AC8">
              <w:t>1</w:t>
            </w:r>
          </w:p>
        </w:tc>
        <w:tc>
          <w:tcPr>
            <w:tcW w:w="2190" w:type="dxa"/>
            <w:shd w:val="clear" w:color="auto" w:fill="FFFFFF"/>
            <w:tcMar>
              <w:bottom w:w="57" w:type="dxa"/>
            </w:tcMar>
          </w:tcPr>
          <w:p w14:paraId="33C65931" w14:textId="77777777" w:rsidR="00EF709D" w:rsidRPr="00F14AC8" w:rsidRDefault="00EF709D" w:rsidP="00394CD1">
            <w:pPr>
              <w:pStyle w:val="Tabelleninhalte"/>
            </w:pPr>
            <w:r w:rsidRPr="00F14AC8">
              <w:t>Abas</w:t>
            </w:r>
          </w:p>
        </w:tc>
        <w:tc>
          <w:tcPr>
            <w:tcW w:w="1070" w:type="dxa"/>
            <w:shd w:val="clear" w:color="auto" w:fill="FFFFFF"/>
            <w:tcMar>
              <w:bottom w:w="57" w:type="dxa"/>
            </w:tcMar>
          </w:tcPr>
          <w:p w14:paraId="5B588DD5" w14:textId="77777777" w:rsidR="00EF709D" w:rsidRPr="00F14AC8" w:rsidRDefault="00EF709D" w:rsidP="00394CD1">
            <w:pPr>
              <w:pStyle w:val="Tabelleninhalte"/>
            </w:pPr>
            <w:r w:rsidRPr="00F14AC8">
              <w:t>0,00</w:t>
            </w:r>
          </w:p>
        </w:tc>
        <w:tc>
          <w:tcPr>
            <w:tcW w:w="1134" w:type="dxa"/>
            <w:shd w:val="clear" w:color="auto" w:fill="FFFFFF"/>
            <w:tcMar>
              <w:bottom w:w="57" w:type="dxa"/>
            </w:tcMar>
          </w:tcPr>
          <w:p w14:paraId="6F4606D5" w14:textId="77777777" w:rsidR="00EF709D" w:rsidRPr="00F14AC8" w:rsidRDefault="00EF709D" w:rsidP="00394CD1">
            <w:pPr>
              <w:pStyle w:val="Tabelleninhalte"/>
            </w:pPr>
            <w:r w:rsidRPr="00F14AC8">
              <w:t>0,00</w:t>
            </w:r>
          </w:p>
        </w:tc>
        <w:tc>
          <w:tcPr>
            <w:tcW w:w="1134" w:type="dxa"/>
            <w:shd w:val="clear" w:color="auto" w:fill="FFFFFF"/>
            <w:tcMar>
              <w:bottom w:w="57" w:type="dxa"/>
            </w:tcMar>
          </w:tcPr>
          <w:p w14:paraId="6C810D24" w14:textId="77777777" w:rsidR="00EF709D" w:rsidRPr="00F14AC8" w:rsidRDefault="00EF709D" w:rsidP="00394CD1">
            <w:pPr>
              <w:pStyle w:val="Tabelleninhalte"/>
            </w:pPr>
            <w:r w:rsidRPr="00F14AC8">
              <w:t>0,00</w:t>
            </w:r>
          </w:p>
        </w:tc>
        <w:tc>
          <w:tcPr>
            <w:tcW w:w="2268" w:type="dxa"/>
            <w:shd w:val="clear" w:color="auto" w:fill="FFFFFF"/>
            <w:tcMar>
              <w:bottom w:w="57" w:type="dxa"/>
            </w:tcMar>
          </w:tcPr>
          <w:p w14:paraId="2DE21058" w14:textId="77777777" w:rsidR="00EF709D" w:rsidRPr="00F14AC8" w:rsidRDefault="00EF709D" w:rsidP="00394CD1">
            <w:pPr>
              <w:pStyle w:val="Tabelleninhalte"/>
            </w:pPr>
            <w:r w:rsidRPr="00F14AC8">
              <w:t>Admin</w:t>
            </w:r>
          </w:p>
        </w:tc>
      </w:tr>
    </w:tbl>
    <w:p w14:paraId="4DC00500" w14:textId="77777777" w:rsidR="00EF709D" w:rsidRPr="00F14AC8" w:rsidRDefault="00EF709D" w:rsidP="00EF709D"/>
    <w:p w14:paraId="157975A4" w14:textId="77777777" w:rsidR="00150878" w:rsidRPr="00F14AC8" w:rsidRDefault="00150878" w:rsidP="00150878">
      <w:pPr>
        <w:rPr>
          <w:u w:val="single"/>
        </w:rPr>
      </w:pPr>
      <w:r w:rsidRPr="00F14AC8">
        <w:rPr>
          <w:u w:val="single"/>
        </w:rPr>
        <w:t>Verkaufspreisermittlung:</w:t>
      </w:r>
    </w:p>
    <w:p w14:paraId="6FA2C774" w14:textId="77777777" w:rsidR="00150878" w:rsidRPr="00F14AC8" w:rsidRDefault="00150878" w:rsidP="00150878"/>
    <w:p w14:paraId="0CE3FB1F" w14:textId="0E728549" w:rsidR="00150878" w:rsidRPr="00F14AC8" w:rsidRDefault="00F13970" w:rsidP="00150878">
      <w:r w:rsidRPr="00F14AC8">
        <w:t xml:space="preserve">Designer- und Händlerprovision wurde im </w:t>
      </w:r>
      <w:r w:rsidR="00F154B2" w:rsidRPr="00F14AC8">
        <w:t>Kalkulationsworkshop besprochen.</w:t>
      </w:r>
    </w:p>
    <w:p w14:paraId="21259F1E" w14:textId="77777777" w:rsidR="00150878" w:rsidRPr="00F14AC8" w:rsidRDefault="00150878" w:rsidP="00150878"/>
    <w:p w14:paraId="6E56B727" w14:textId="3B7398F4" w:rsidR="00150878" w:rsidRPr="00F14AC8" w:rsidRDefault="009336F0" w:rsidP="00877D19">
      <w:pPr>
        <w:pStyle w:val="berschrift2"/>
      </w:pPr>
      <w:bookmarkStart w:id="1479" w:name="_Toc228444438"/>
      <w:r w:rsidRPr="00F14AC8">
        <w:t>Zubehör</w:t>
      </w:r>
      <w:bookmarkEnd w:id="1479"/>
    </w:p>
    <w:p w14:paraId="0FBD498F" w14:textId="77777777" w:rsidR="00150878" w:rsidRPr="00F14AC8" w:rsidRDefault="00150878" w:rsidP="00150878"/>
    <w:p w14:paraId="6BBBA61F" w14:textId="77777777" w:rsidR="00150878" w:rsidRPr="00F14AC8" w:rsidRDefault="00150878" w:rsidP="00150878">
      <w:r w:rsidRPr="00F14AC8">
        <w:t>Es gibt zukünftig nur noch zwei Antriebsarten. Der Akku wird zukünftig nur als Zubehör angeboten.</w:t>
      </w:r>
    </w:p>
    <w:p w14:paraId="18E0F5CA" w14:textId="77777777" w:rsidR="00150878" w:rsidRPr="00F14AC8" w:rsidRDefault="00150878" w:rsidP="00150878"/>
    <w:p w14:paraId="65DCE054" w14:textId="77777777" w:rsidR="00150878" w:rsidRPr="00F14AC8" w:rsidRDefault="00150878" w:rsidP="00150878">
      <w:r w:rsidRPr="00F14AC8">
        <w:t>Zubehör:</w:t>
      </w:r>
    </w:p>
    <w:p w14:paraId="6596F524" w14:textId="77777777" w:rsidR="00150878" w:rsidRPr="00F14AC8" w:rsidRDefault="00150878" w:rsidP="00150878"/>
    <w:p w14:paraId="6B47653B" w14:textId="77777777" w:rsidR="00150878" w:rsidRPr="00F14AC8" w:rsidRDefault="00150878" w:rsidP="00150878">
      <w:r w:rsidRPr="00F14AC8">
        <w:rPr>
          <w:noProof/>
        </w:rPr>
        <w:drawing>
          <wp:inline distT="0" distB="0" distL="0" distR="0" wp14:anchorId="6D68D079" wp14:editId="69129396">
            <wp:extent cx="5753100" cy="1330960"/>
            <wp:effectExtent l="0" t="0" r="0" b="2540"/>
            <wp:docPr id="93132201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22011" name="Grafik 1" descr="Ein Bild, das Text, Screenshot, Schrift, Reihe enthält.&#10;&#10;KI-generierte Inhalte können fehlerhaft sein."/>
                    <pic:cNvPicPr/>
                  </pic:nvPicPr>
                  <pic:blipFill>
                    <a:blip r:embed="rId17"/>
                    <a:stretch>
                      <a:fillRect/>
                    </a:stretch>
                  </pic:blipFill>
                  <pic:spPr>
                    <a:xfrm>
                      <a:off x="0" y="0"/>
                      <a:ext cx="5753100" cy="1330960"/>
                    </a:xfrm>
                    <a:prstGeom prst="rect">
                      <a:avLst/>
                    </a:prstGeom>
                  </pic:spPr>
                </pic:pic>
              </a:graphicData>
            </a:graphic>
          </wp:inline>
        </w:drawing>
      </w:r>
    </w:p>
    <w:p w14:paraId="20DBC6E2" w14:textId="77777777" w:rsidR="00150878" w:rsidRPr="00F14AC8" w:rsidRDefault="00150878" w:rsidP="00150878"/>
    <w:p w14:paraId="2536A2E7" w14:textId="6890DC21" w:rsidR="009336F0" w:rsidRPr="00F14AC8" w:rsidRDefault="009336F0" w:rsidP="009336F0">
      <w:pPr>
        <w:pStyle w:val="berschrift2"/>
      </w:pPr>
      <w:bookmarkStart w:id="1480" w:name="_Toc228444439"/>
      <w:r w:rsidRPr="00F14AC8">
        <w:t>Montagelinien</w:t>
      </w:r>
      <w:bookmarkEnd w:id="1480"/>
    </w:p>
    <w:p w14:paraId="17F9E347" w14:textId="77777777" w:rsidR="009336F0" w:rsidRPr="00F14AC8" w:rsidRDefault="009336F0" w:rsidP="00150878"/>
    <w:p w14:paraId="63302899" w14:textId="77777777" w:rsidR="009336F0" w:rsidRPr="00F14AC8" w:rsidRDefault="009336F0" w:rsidP="009336F0">
      <w:r w:rsidRPr="00F14AC8">
        <w:lastRenderedPageBreak/>
        <w:t>Folgende Montagelinien gibt es:</w:t>
      </w:r>
    </w:p>
    <w:p w14:paraId="499260E1" w14:textId="77777777" w:rsidR="009336F0" w:rsidRPr="00F14AC8" w:rsidRDefault="009336F0" w:rsidP="009336F0"/>
    <w:p w14:paraId="0F9B75C7" w14:textId="77777777" w:rsidR="009336F0" w:rsidRPr="00F14AC8" w:rsidRDefault="009336F0" w:rsidP="005F5D00">
      <w:pPr>
        <w:pStyle w:val="Listenabsatz"/>
        <w:numPr>
          <w:ilvl w:val="0"/>
          <w:numId w:val="23"/>
        </w:numPr>
      </w:pPr>
      <w:r w:rsidRPr="00F14AC8">
        <w:t>Gestell</w:t>
      </w:r>
    </w:p>
    <w:p w14:paraId="5A020532" w14:textId="77777777" w:rsidR="009336F0" w:rsidRPr="00F14AC8" w:rsidRDefault="009336F0" w:rsidP="009336F0">
      <w:pPr>
        <w:pStyle w:val="Listenabsatz"/>
      </w:pPr>
    </w:p>
    <w:p w14:paraId="1A8E27F5" w14:textId="77777777" w:rsidR="009336F0" w:rsidRPr="00F14AC8" w:rsidRDefault="009336F0" w:rsidP="005F5D00">
      <w:pPr>
        <w:pStyle w:val="Listenabsatz"/>
        <w:numPr>
          <w:ilvl w:val="0"/>
          <w:numId w:val="23"/>
        </w:numPr>
      </w:pPr>
      <w:r w:rsidRPr="00F14AC8">
        <w:t>Bretter</w:t>
      </w:r>
    </w:p>
    <w:p w14:paraId="5A9F9ED8" w14:textId="77777777" w:rsidR="009336F0" w:rsidRPr="00F14AC8" w:rsidRDefault="009336F0" w:rsidP="009336F0"/>
    <w:p w14:paraId="389DB131" w14:textId="77777777" w:rsidR="009336F0" w:rsidRPr="00F14AC8" w:rsidRDefault="009336F0" w:rsidP="005F5D00">
      <w:pPr>
        <w:pStyle w:val="Listenabsatz"/>
        <w:numPr>
          <w:ilvl w:val="0"/>
          <w:numId w:val="23"/>
        </w:numPr>
      </w:pPr>
      <w:r w:rsidRPr="00F14AC8">
        <w:t>Elektromontage</w:t>
      </w:r>
    </w:p>
    <w:p w14:paraId="14A36DC9" w14:textId="77777777" w:rsidR="009336F0" w:rsidRPr="00F14AC8" w:rsidRDefault="009336F0" w:rsidP="005F5D00">
      <w:pPr>
        <w:pStyle w:val="Listenabsatz"/>
        <w:numPr>
          <w:ilvl w:val="0"/>
          <w:numId w:val="21"/>
        </w:numPr>
      </w:pPr>
      <w:r w:rsidRPr="00F14AC8">
        <w:t>Kabelbäume</w:t>
      </w:r>
    </w:p>
    <w:p w14:paraId="5CB76859" w14:textId="77777777" w:rsidR="009336F0" w:rsidRPr="00F14AC8" w:rsidRDefault="009336F0" w:rsidP="005F5D00">
      <w:pPr>
        <w:pStyle w:val="Listenabsatz"/>
        <w:numPr>
          <w:ilvl w:val="0"/>
          <w:numId w:val="21"/>
        </w:numPr>
      </w:pPr>
      <w:r w:rsidRPr="00F14AC8">
        <w:t>Taster</w:t>
      </w:r>
    </w:p>
    <w:p w14:paraId="032AFE3F" w14:textId="77777777" w:rsidR="009336F0" w:rsidRPr="00F14AC8" w:rsidRDefault="009336F0" w:rsidP="009336F0">
      <w:pPr>
        <w:pStyle w:val="Listenabsatz"/>
      </w:pPr>
    </w:p>
    <w:p w14:paraId="2368572F" w14:textId="77777777" w:rsidR="009336F0" w:rsidRPr="00F14AC8" w:rsidRDefault="009336F0" w:rsidP="005F5D00">
      <w:pPr>
        <w:pStyle w:val="Listenabsatz"/>
        <w:numPr>
          <w:ilvl w:val="0"/>
          <w:numId w:val="23"/>
        </w:numPr>
      </w:pPr>
      <w:r w:rsidRPr="00F14AC8">
        <w:t>Endmontage</w:t>
      </w:r>
    </w:p>
    <w:p w14:paraId="74E56490" w14:textId="77777777" w:rsidR="009336F0" w:rsidRPr="00F14AC8" w:rsidRDefault="009336F0" w:rsidP="005F5D00">
      <w:pPr>
        <w:pStyle w:val="Listenabsatz"/>
        <w:numPr>
          <w:ilvl w:val="0"/>
          <w:numId w:val="21"/>
        </w:numPr>
      </w:pPr>
      <w:r w:rsidRPr="00F14AC8">
        <w:t>Kommissionierung</w:t>
      </w:r>
    </w:p>
    <w:p w14:paraId="1F4FEBE4" w14:textId="77777777" w:rsidR="009336F0" w:rsidRPr="00F14AC8" w:rsidRDefault="009336F0" w:rsidP="005F5D00">
      <w:pPr>
        <w:pStyle w:val="Listenabsatz"/>
        <w:numPr>
          <w:ilvl w:val="0"/>
          <w:numId w:val="21"/>
        </w:numPr>
      </w:pPr>
      <w:r w:rsidRPr="00F14AC8">
        <w:t>Polster auf Bretter verschrauben</w:t>
      </w:r>
    </w:p>
    <w:p w14:paraId="58193BCE" w14:textId="77777777" w:rsidR="009336F0" w:rsidRPr="00F14AC8" w:rsidRDefault="009336F0" w:rsidP="005F5D00">
      <w:pPr>
        <w:pStyle w:val="Listenabsatz"/>
        <w:numPr>
          <w:ilvl w:val="0"/>
          <w:numId w:val="21"/>
        </w:numPr>
      </w:pPr>
      <w:r w:rsidRPr="00F14AC8">
        <w:t>Gepolsterte Bretter und Gestelle montieren</w:t>
      </w:r>
    </w:p>
    <w:p w14:paraId="5B182D98" w14:textId="77777777" w:rsidR="009336F0" w:rsidRPr="00F14AC8" w:rsidRDefault="009336F0" w:rsidP="005F5D00">
      <w:pPr>
        <w:pStyle w:val="Listenabsatz"/>
        <w:numPr>
          <w:ilvl w:val="0"/>
          <w:numId w:val="21"/>
        </w:numPr>
      </w:pPr>
      <w:r w:rsidRPr="00F14AC8">
        <w:t>Elektrobaugruppe montieren</w:t>
      </w:r>
    </w:p>
    <w:p w14:paraId="6D3ECE72" w14:textId="77777777" w:rsidR="009336F0" w:rsidRPr="00F14AC8" w:rsidRDefault="009336F0" w:rsidP="00150878"/>
    <w:p w14:paraId="718145F5" w14:textId="0784557D" w:rsidR="00150878" w:rsidRPr="00F14AC8" w:rsidRDefault="00150878" w:rsidP="0038371E">
      <w:pPr>
        <w:pStyle w:val="berschrift2"/>
      </w:pPr>
      <w:bookmarkStart w:id="1481" w:name="AP031"/>
      <w:bookmarkStart w:id="1482" w:name="_Toc228444440"/>
      <w:r w:rsidRPr="00F14AC8">
        <w:t>UDI</w:t>
      </w:r>
      <w:r w:rsidR="0038371E" w:rsidRPr="00F14AC8">
        <w:t>-Etikettendruck</w:t>
      </w:r>
      <w:bookmarkEnd w:id="1481"/>
      <w:bookmarkEnd w:id="1482"/>
    </w:p>
    <w:p w14:paraId="0765B388" w14:textId="77777777" w:rsidR="00150878" w:rsidRPr="00F14AC8" w:rsidRDefault="00150878" w:rsidP="00150878"/>
    <w:p w14:paraId="63A50EB1" w14:textId="11AB9282" w:rsidR="00150878" w:rsidRPr="00F14AC8" w:rsidRDefault="00C24DDA" w:rsidP="00150878">
      <w:r w:rsidRPr="00F14AC8">
        <w:t xml:space="preserve">Die UDI </w:t>
      </w:r>
      <w:r w:rsidR="005A66C5" w:rsidRPr="00F14AC8">
        <w:t xml:space="preserve">ist eine eindeutige </w:t>
      </w:r>
      <w:r w:rsidR="00D904E4" w:rsidRPr="00F14AC8">
        <w:t xml:space="preserve">Kennzeichnung von Medizinprodukten und </w:t>
      </w:r>
      <w:r w:rsidRPr="00F14AC8">
        <w:t xml:space="preserve">dient der </w:t>
      </w:r>
      <w:r w:rsidR="00150878" w:rsidRPr="00F14AC8">
        <w:t xml:space="preserve">Rückverfolgbarkeit der Produkte über die Eudamed Datenbank. </w:t>
      </w:r>
      <w:r w:rsidR="00D904E4" w:rsidRPr="00F14AC8">
        <w:t xml:space="preserve">Die </w:t>
      </w:r>
      <w:r w:rsidR="00150878" w:rsidRPr="00F14AC8">
        <w:t xml:space="preserve">Seriennummer und UDI </w:t>
      </w:r>
      <w:r w:rsidR="00D904E4" w:rsidRPr="00F14AC8">
        <w:t>wird hier i</w:t>
      </w:r>
      <w:r w:rsidR="00150878" w:rsidRPr="00F14AC8">
        <w:t>n Kombination</w:t>
      </w:r>
      <w:r w:rsidR="00D904E4" w:rsidRPr="00F14AC8">
        <w:t xml:space="preserve"> verwendet</w:t>
      </w:r>
      <w:r w:rsidR="00150878" w:rsidRPr="00F14AC8">
        <w:t>. Aktuell wird ein y-Feld</w:t>
      </w:r>
      <w:r w:rsidR="0038371E" w:rsidRPr="00F14AC8">
        <w:t xml:space="preserve"> „UDI“ im Altsystem</w:t>
      </w:r>
      <w:r w:rsidR="00150878" w:rsidRPr="00F14AC8">
        <w:t xml:space="preserve"> verwendet.</w:t>
      </w:r>
    </w:p>
    <w:p w14:paraId="4E319589" w14:textId="6BA9BD40" w:rsidR="00150878" w:rsidRPr="00F14AC8" w:rsidRDefault="00150878" w:rsidP="00150878">
      <w:r w:rsidRPr="00F14AC8">
        <w:t xml:space="preserve">Damit es keine Kollisionen mit anderen Geschäftsfeldern gibt, sollte es </w:t>
      </w:r>
      <w:r w:rsidR="003B0532" w:rsidRPr="00F14AC8">
        <w:t xml:space="preserve">wieder </w:t>
      </w:r>
      <w:r w:rsidRPr="00F14AC8">
        <w:t>ein Feld für die UDI geben.</w:t>
      </w:r>
    </w:p>
    <w:p w14:paraId="5F427E90" w14:textId="77777777" w:rsidR="00150878" w:rsidRPr="00F14AC8" w:rsidRDefault="00150878" w:rsidP="00150878"/>
    <w:p w14:paraId="14FE3355" w14:textId="77777777" w:rsidR="00150878" w:rsidRPr="00F14AC8" w:rsidRDefault="00150878" w:rsidP="00150878">
      <w:r w:rsidRPr="00F14AC8">
        <w:rPr>
          <w:noProof/>
        </w:rPr>
        <w:drawing>
          <wp:inline distT="0" distB="0" distL="0" distR="0" wp14:anchorId="08B4D569" wp14:editId="1C6BD08C">
            <wp:extent cx="4877481" cy="2038635"/>
            <wp:effectExtent l="0" t="0" r="0" b="0"/>
            <wp:docPr id="781037540" name="Grafik 1" descr="Ein Bild, das Text, Schil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7540" name="Grafik 1" descr="Ein Bild, das Text, Schild enthält.&#10;&#10;KI-generierte Inhalte können fehlerhaft sein."/>
                    <pic:cNvPicPr/>
                  </pic:nvPicPr>
                  <pic:blipFill>
                    <a:blip r:embed="rId18"/>
                    <a:stretch>
                      <a:fillRect/>
                    </a:stretch>
                  </pic:blipFill>
                  <pic:spPr>
                    <a:xfrm>
                      <a:off x="0" y="0"/>
                      <a:ext cx="4877481" cy="2038635"/>
                    </a:xfrm>
                    <a:prstGeom prst="rect">
                      <a:avLst/>
                    </a:prstGeom>
                  </pic:spPr>
                </pic:pic>
              </a:graphicData>
            </a:graphic>
          </wp:inline>
        </w:drawing>
      </w:r>
    </w:p>
    <w:p w14:paraId="7703EF42" w14:textId="77777777" w:rsidR="00150878" w:rsidRPr="00F14AC8" w:rsidRDefault="00150878" w:rsidP="00150878"/>
    <w:p w14:paraId="6CFEBDB2" w14:textId="31A34DAA" w:rsidR="00150878" w:rsidRPr="00F14AC8" w:rsidRDefault="003B0532" w:rsidP="00150878">
      <w:r w:rsidRPr="00F14AC8">
        <w:t xml:space="preserve">Bei der </w:t>
      </w:r>
      <w:r w:rsidR="00150878" w:rsidRPr="00F14AC8">
        <w:t xml:space="preserve">Rückmeldung wird der Silberling </w:t>
      </w:r>
      <w:r w:rsidRPr="00F14AC8">
        <w:t xml:space="preserve">über einen Aufrufparameter </w:t>
      </w:r>
      <w:r w:rsidR="00150878" w:rsidRPr="00F14AC8">
        <w:t xml:space="preserve">gedruckt. </w:t>
      </w:r>
    </w:p>
    <w:p w14:paraId="26DC474A" w14:textId="77777777" w:rsidR="003B0532" w:rsidRPr="00F14AC8" w:rsidRDefault="003B0532" w:rsidP="00150878"/>
    <w:p w14:paraId="03C04649" w14:textId="3B0DA433" w:rsidR="00150878" w:rsidRPr="00F14AC8" w:rsidRDefault="00150878" w:rsidP="00150878">
      <w:r w:rsidRPr="00F14AC8">
        <w:t>UDI:</w:t>
      </w:r>
      <w:r w:rsidRPr="00F14AC8">
        <w:tab/>
      </w:r>
      <w:r w:rsidRPr="00F14AC8">
        <w:tab/>
      </w:r>
      <w:r w:rsidRPr="00F14AC8">
        <w:tab/>
      </w:r>
      <w:r w:rsidR="00450623" w:rsidRPr="00F14AC8">
        <w:t xml:space="preserve">Wird </w:t>
      </w:r>
      <w:r w:rsidRPr="00F14AC8">
        <w:t xml:space="preserve">aus </w:t>
      </w:r>
      <w:r w:rsidR="00450623" w:rsidRPr="00F14AC8">
        <w:t xml:space="preserve">„(21)“ und </w:t>
      </w:r>
      <w:r w:rsidRPr="00F14AC8">
        <w:t>dem Artikel</w:t>
      </w:r>
      <w:r w:rsidR="00450623" w:rsidRPr="00F14AC8">
        <w:t xml:space="preserve">feld </w:t>
      </w:r>
      <w:r w:rsidR="00290C4C" w:rsidRPr="00F14AC8">
        <w:t>„</w:t>
      </w:r>
      <w:r w:rsidRPr="00F14AC8">
        <w:t>yudi</w:t>
      </w:r>
      <w:r w:rsidR="00290C4C" w:rsidRPr="00F14AC8">
        <w:t>“</w:t>
      </w:r>
      <w:r w:rsidRPr="00F14AC8">
        <w:t xml:space="preserve"> </w:t>
      </w:r>
      <w:r w:rsidR="00450623" w:rsidRPr="00F14AC8">
        <w:t>generiert.</w:t>
      </w:r>
    </w:p>
    <w:p w14:paraId="0255124D" w14:textId="240F9B7A" w:rsidR="00150878" w:rsidRPr="00F14AC8" w:rsidRDefault="00394D27" w:rsidP="00587548">
      <w:pPr>
        <w:ind w:left="2160" w:hanging="2160"/>
      </w:pPr>
      <w:r w:rsidRPr="00F14AC8">
        <w:t>SN:</w:t>
      </w:r>
      <w:r w:rsidR="00150878" w:rsidRPr="00F14AC8">
        <w:tab/>
      </w:r>
      <w:r w:rsidRPr="00F14AC8">
        <w:t xml:space="preserve">Wird aus </w:t>
      </w:r>
      <w:r w:rsidR="00150878" w:rsidRPr="00F14AC8">
        <w:t xml:space="preserve">„(01)“ </w:t>
      </w:r>
      <w:r w:rsidRPr="00F14AC8">
        <w:t xml:space="preserve">und der </w:t>
      </w:r>
      <w:r w:rsidR="00150878" w:rsidRPr="00F14AC8">
        <w:t xml:space="preserve">Seriennummer aus </w:t>
      </w:r>
      <w:r w:rsidRPr="00F14AC8">
        <w:t>Rückmeldung</w:t>
      </w:r>
      <w:r w:rsidR="00587548" w:rsidRPr="00F14AC8">
        <w:t xml:space="preserve"> generiert</w:t>
      </w:r>
      <w:r w:rsidR="00150878" w:rsidRPr="00F14AC8">
        <w:t>.</w:t>
      </w:r>
    </w:p>
    <w:p w14:paraId="14ABB4CB" w14:textId="77777777" w:rsidR="00150878" w:rsidRPr="00F14AC8" w:rsidRDefault="00150878" w:rsidP="00150878">
      <w:r w:rsidRPr="00F14AC8">
        <w:t>Datum:</w:t>
      </w:r>
      <w:r w:rsidRPr="00F14AC8">
        <w:tab/>
      </w:r>
      <w:r w:rsidRPr="00F14AC8">
        <w:tab/>
        <w:t>Kalenderwoche/Jahr hier 03/2025</w:t>
      </w:r>
    </w:p>
    <w:p w14:paraId="1A4398A8" w14:textId="07B87989" w:rsidR="00150878" w:rsidRPr="00F14AC8" w:rsidRDefault="00150878" w:rsidP="00150878">
      <w:r w:rsidRPr="00F14AC8">
        <w:t>Symbole:</w:t>
      </w:r>
      <w:r w:rsidRPr="00F14AC8">
        <w:tab/>
      </w:r>
      <w:r w:rsidRPr="00F14AC8">
        <w:tab/>
      </w:r>
      <w:r w:rsidR="00407A50" w:rsidRPr="00F14AC8">
        <w:t>alle v</w:t>
      </w:r>
      <w:r w:rsidR="00035F33" w:rsidRPr="00F14AC8">
        <w:t>or</w:t>
      </w:r>
      <w:r w:rsidR="00407A50" w:rsidRPr="00F14AC8">
        <w:t>be</w:t>
      </w:r>
      <w:r w:rsidR="00035F33" w:rsidRPr="00F14AC8">
        <w:t>druck</w:t>
      </w:r>
      <w:r w:rsidR="00407A50" w:rsidRPr="00F14AC8">
        <w:t>t</w:t>
      </w:r>
    </w:p>
    <w:p w14:paraId="2E442565" w14:textId="77777777" w:rsidR="00150878" w:rsidRPr="00F14AC8" w:rsidRDefault="00150878" w:rsidP="00150878">
      <w:r w:rsidRPr="00F14AC8">
        <w:lastRenderedPageBreak/>
        <w:t>QR-Barcode:</w:t>
      </w:r>
      <w:r w:rsidRPr="00F14AC8">
        <w:tab/>
      </w:r>
      <w:r w:rsidRPr="00F14AC8">
        <w:tab/>
        <w:t>aus FOP owis/FOP.ETIHWK2.DRUCK</w:t>
      </w:r>
    </w:p>
    <w:p w14:paraId="075B6EA8" w14:textId="77777777" w:rsidR="00150878" w:rsidRPr="00F14AC8" w:rsidRDefault="00150878" w:rsidP="00150878">
      <w:pPr>
        <w:ind w:left="2160" w:hanging="2160"/>
      </w:pPr>
      <w:r w:rsidRPr="00F14AC8">
        <w:t xml:space="preserve">Anschlussdaten: </w:t>
      </w:r>
      <w:r w:rsidRPr="00F14AC8">
        <w:tab/>
        <w:t>bisher festcodiert im FOP, wenn Solid, Impulse oder Kingsize und ohne Hydraulik</w:t>
      </w:r>
    </w:p>
    <w:p w14:paraId="59B0EA23" w14:textId="77777777" w:rsidR="00150878" w:rsidRPr="00F14AC8" w:rsidRDefault="00150878" w:rsidP="00150878">
      <w:r w:rsidRPr="00F14AC8">
        <w:t>Adresse:</w:t>
      </w:r>
      <w:r w:rsidRPr="00F14AC8">
        <w:tab/>
      </w:r>
      <w:r w:rsidRPr="00F14AC8">
        <w:tab/>
        <w:t>fest</w:t>
      </w:r>
    </w:p>
    <w:p w14:paraId="73132903" w14:textId="44DDD541" w:rsidR="00150878" w:rsidRPr="00F14AC8" w:rsidRDefault="00150878" w:rsidP="00150878">
      <w:pPr>
        <w:ind w:left="2160" w:hanging="2160"/>
      </w:pPr>
      <w:r w:rsidRPr="00F14AC8">
        <w:t>Gewicht:</w:t>
      </w:r>
      <w:r w:rsidRPr="00F14AC8">
        <w:tab/>
        <w:t xml:space="preserve">Hydraulik = 180 kg, </w:t>
      </w:r>
      <w:r w:rsidR="00BF5C13" w:rsidRPr="00F14AC8">
        <w:t>Elektrisch Solid</w:t>
      </w:r>
      <w:r w:rsidRPr="00F14AC8">
        <w:t xml:space="preserve"> = 200 kg, </w:t>
      </w:r>
      <w:r w:rsidR="00BF5C13" w:rsidRPr="00F14AC8">
        <w:t>Elektrisch Impuls = 250</w:t>
      </w:r>
      <w:r w:rsidR="004C4E2C" w:rsidRPr="00F14AC8">
        <w:t xml:space="preserve"> kg, </w:t>
      </w:r>
      <w:r w:rsidRPr="00F14AC8">
        <w:t>Kingsize = 250 kg</w:t>
      </w:r>
      <w:r w:rsidR="00877D19" w:rsidRPr="00F14AC8">
        <w:t>.</w:t>
      </w:r>
      <w:r w:rsidRPr="00F14AC8">
        <w:t xml:space="preserve"> Wird in einem neuen Feld im Artikel festgelegt</w:t>
      </w:r>
    </w:p>
    <w:p w14:paraId="4119524C" w14:textId="77777777" w:rsidR="00150878" w:rsidRPr="00F14AC8" w:rsidRDefault="00150878" w:rsidP="00150878"/>
    <w:p w14:paraId="09E10762" w14:textId="29BE660D" w:rsidR="00150878" w:rsidRPr="00F14AC8" w:rsidRDefault="00150878" w:rsidP="00150878">
      <w:r w:rsidRPr="00F14AC8">
        <w:t>Das Infosystem 100204 soll übernommen werden</w:t>
      </w:r>
      <w:r w:rsidR="00B35E10" w:rsidRPr="00F14AC8">
        <w:t>, damit alle Logiken wieder hergestellt werden können</w:t>
      </w:r>
      <w:r w:rsidRPr="00F14AC8">
        <w:t xml:space="preserve">. </w:t>
      </w:r>
      <w:r w:rsidR="00407A50" w:rsidRPr="00F14AC8">
        <w:t xml:space="preserve">Es werden </w:t>
      </w:r>
      <w:r w:rsidR="00B35E10" w:rsidRPr="00F14AC8">
        <w:t>ggf.</w:t>
      </w:r>
      <w:r w:rsidRPr="00F14AC8">
        <w:t xml:space="preserve"> </w:t>
      </w:r>
      <w:r w:rsidR="00FA1AB7" w:rsidRPr="00F14AC8">
        <w:t>Anpassungen</w:t>
      </w:r>
      <w:r w:rsidRPr="00F14AC8">
        <w:t xml:space="preserve"> nötig</w:t>
      </w:r>
      <w:r w:rsidR="00407A50" w:rsidRPr="00F14AC8">
        <w:t xml:space="preserve"> sein. </w:t>
      </w:r>
    </w:p>
    <w:p w14:paraId="369570B1" w14:textId="77777777" w:rsidR="00150878" w:rsidRPr="00F14AC8" w:rsidRDefault="00150878" w:rsidP="00150878"/>
    <w:p w14:paraId="29C4F8D5" w14:textId="77777777" w:rsidR="009D2FF5" w:rsidRPr="00F14AC8" w:rsidRDefault="009D2FF5" w:rsidP="009D2FF5">
      <w:pPr>
        <w:rPr>
          <w:b/>
          <w:bCs/>
          <w:color w:val="002060"/>
        </w:rPr>
      </w:pPr>
      <w:r w:rsidRPr="00F14AC8">
        <w:rPr>
          <w:b/>
          <w:bCs/>
          <w:color w:val="002060"/>
        </w:rPr>
        <w:t>Umsetzung ABAS</w:t>
      </w:r>
    </w:p>
    <w:p w14:paraId="048ADDD2" w14:textId="77777777" w:rsidR="009D2FF5" w:rsidRPr="00F14AC8" w:rsidRDefault="009D2FF5" w:rsidP="009D2FF5"/>
    <w:p w14:paraId="0F4034A0" w14:textId="49ED8915" w:rsidR="009D2FF5" w:rsidRPr="00F14AC8" w:rsidRDefault="00CD45BC" w:rsidP="009D2FF5">
      <w:r w:rsidRPr="00F14AC8">
        <w:t xml:space="preserve">Übernahme und </w:t>
      </w:r>
      <w:r w:rsidR="00D25BC7" w:rsidRPr="00F14AC8">
        <w:t>Neuanlage des Infosystems 100204</w:t>
      </w:r>
      <w:r w:rsidR="00A11FDB" w:rsidRPr="00F14AC8">
        <w:t xml:space="preserve"> ETIHWK2</w:t>
      </w:r>
      <w:r w:rsidR="00D25BC7" w:rsidRPr="00F14AC8">
        <w:t xml:space="preserve"> aus dem Altsystem. Übernahme und Test der Programme.</w:t>
      </w:r>
    </w:p>
    <w:p w14:paraId="1D5D9552" w14:textId="77777777" w:rsidR="00D25BC7" w:rsidRPr="00F14AC8" w:rsidRDefault="00D25BC7" w:rsidP="009D2FF5"/>
    <w:p w14:paraId="7C5BA408" w14:textId="4FDA5DC6" w:rsidR="00D25BC7" w:rsidRPr="00F14AC8" w:rsidRDefault="00D25BC7" w:rsidP="009D2FF5">
      <w:r w:rsidRPr="00F14AC8">
        <w:t xml:space="preserve">Anlage eines Aufrufparameters aus der Rückmeldung (09:02) </w:t>
      </w:r>
      <w:r w:rsidR="009F43E0" w:rsidRPr="00F14AC8">
        <w:t>zum neuen Infosystem.</w:t>
      </w:r>
    </w:p>
    <w:p w14:paraId="18C6A717" w14:textId="77777777" w:rsidR="009F43E0" w:rsidRPr="00F14AC8" w:rsidRDefault="009F43E0" w:rsidP="009D2FF5"/>
    <w:p w14:paraId="0D841944" w14:textId="71FD65B0" w:rsidR="009F43E0" w:rsidRPr="00F14AC8" w:rsidRDefault="00F63EC3" w:rsidP="009D2FF5">
      <w:r w:rsidRPr="00F14AC8">
        <w:rPr>
          <w:noProof/>
        </w:rPr>
        <w:drawing>
          <wp:inline distT="0" distB="0" distL="0" distR="0" wp14:anchorId="21330321" wp14:editId="174897E1">
            <wp:extent cx="5753100" cy="911860"/>
            <wp:effectExtent l="0" t="0" r="0" b="2540"/>
            <wp:docPr id="1613854112" name="Grafik 1" descr="Ein Bild, das Text, Reihe,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54112" name="Grafik 1" descr="Ein Bild, das Text, Reihe, Zahl, Schrift enthält.&#10;&#10;KI-generierte Inhalte können fehlerhaft sein."/>
                    <pic:cNvPicPr/>
                  </pic:nvPicPr>
                  <pic:blipFill>
                    <a:blip r:embed="rId19"/>
                    <a:stretch>
                      <a:fillRect/>
                    </a:stretch>
                  </pic:blipFill>
                  <pic:spPr>
                    <a:xfrm>
                      <a:off x="0" y="0"/>
                      <a:ext cx="5753100" cy="911860"/>
                    </a:xfrm>
                    <a:prstGeom prst="rect">
                      <a:avLst/>
                    </a:prstGeom>
                  </pic:spPr>
                </pic:pic>
              </a:graphicData>
            </a:graphic>
          </wp:inline>
        </w:drawing>
      </w:r>
    </w:p>
    <w:p w14:paraId="6B4726DF" w14:textId="77777777" w:rsidR="00F63EC3" w:rsidRPr="00F14AC8" w:rsidRDefault="00F63EC3" w:rsidP="009D2FF5"/>
    <w:p w14:paraId="79297709" w14:textId="0990526E" w:rsidR="00F63EC3" w:rsidRPr="00F14AC8" w:rsidRDefault="00F63EC3" w:rsidP="009D2FF5">
      <w:r w:rsidRPr="00F14AC8">
        <w:t>Übernahme des Drucklayouts</w:t>
      </w:r>
      <w:r w:rsidR="00846AEA" w:rsidRPr="00F14AC8">
        <w:t xml:space="preserve"> 101133 ETIHWK_FOPCALL mit dem FOP</w:t>
      </w:r>
      <w:r w:rsidR="00F93CA5" w:rsidRPr="00F14AC8">
        <w:t xml:space="preserve"> owis/FOP.ETIHWK2.DRUCK</w:t>
      </w:r>
    </w:p>
    <w:p w14:paraId="0594DA7C" w14:textId="77777777" w:rsidR="00F93CA5" w:rsidRPr="00F14AC8" w:rsidRDefault="00F93CA5" w:rsidP="009D2FF5"/>
    <w:p w14:paraId="1FE805AC" w14:textId="77777777" w:rsidR="001B6FBA" w:rsidRPr="00F14AC8" w:rsidRDefault="00B4006B" w:rsidP="009D2FF5">
      <w:r w:rsidRPr="00F14AC8">
        <w:rPr>
          <w:u w:val="single"/>
        </w:rPr>
        <w:t>Hinweis an die Entwicklung</w:t>
      </w:r>
      <w:r w:rsidRPr="00F14AC8">
        <w:t xml:space="preserve">: </w:t>
      </w:r>
    </w:p>
    <w:p w14:paraId="44D01094" w14:textId="77777777" w:rsidR="001B6FBA" w:rsidRPr="00F14AC8" w:rsidRDefault="001B6FBA" w:rsidP="009D2FF5"/>
    <w:p w14:paraId="52B44EB7" w14:textId="75D35393" w:rsidR="00FA1AB7" w:rsidRPr="00F14AC8" w:rsidRDefault="00B4006B" w:rsidP="009D2FF5">
      <w:r w:rsidRPr="00F14AC8">
        <w:t xml:space="preserve">Der Test des Drucks könnte zu einem Ausdruck des Labels bei der HWK führen. </w:t>
      </w:r>
      <w:r w:rsidR="00CF23A0" w:rsidRPr="00F14AC8">
        <w:t xml:space="preserve">Der </w:t>
      </w:r>
      <w:r w:rsidR="00F93CA5" w:rsidRPr="00F14AC8">
        <w:t xml:space="preserve">Test des Drucks muss </w:t>
      </w:r>
      <w:r w:rsidR="007A0DDA">
        <w:t xml:space="preserve">gemeinsam </w:t>
      </w:r>
      <w:r w:rsidR="00F93CA5" w:rsidRPr="00F14AC8">
        <w:t xml:space="preserve">mit einem Mitarbeiter der HWK erfolgen. Da wir keine </w:t>
      </w:r>
      <w:r w:rsidR="00CF23A0" w:rsidRPr="00F14AC8">
        <w:t>Etikettendrucker und das entsprechende Etikett (Silberling) haben.</w:t>
      </w:r>
      <w:r w:rsidR="00021CDE" w:rsidRPr="00F14AC8">
        <w:t xml:space="preserve"> Ferner </w:t>
      </w:r>
    </w:p>
    <w:p w14:paraId="71CF9916" w14:textId="4D10CF0A" w:rsidR="006114D6" w:rsidRPr="00F14AC8" w:rsidRDefault="006114D6" w:rsidP="009D2FF5">
      <w:r w:rsidRPr="00F14AC8">
        <w:t>wird lediglich eine vom Etikettendrucker lesbare Druckdatei erzeugt</w:t>
      </w:r>
      <w:r w:rsidR="00780E9F" w:rsidRPr="00F14AC8">
        <w:t xml:space="preserve">. Anhand dieser lässt sich </w:t>
      </w:r>
      <w:r w:rsidR="00021CDE" w:rsidRPr="00F14AC8">
        <w:t xml:space="preserve">ohne einen Ausdruck bei der HWK </w:t>
      </w:r>
      <w:r w:rsidR="00780E9F" w:rsidRPr="00F14AC8">
        <w:t>keine Überprüfung der korrekten Positionierung der Elemente durchführen.</w:t>
      </w:r>
    </w:p>
    <w:p w14:paraId="5E6C7DFB" w14:textId="77777777" w:rsidR="009D2FF5" w:rsidRPr="00F14AC8" w:rsidRDefault="009D2FF5" w:rsidP="009D2FF5"/>
    <w:tbl>
      <w:tblPr>
        <w:tblStyle w:val="Tabellenraster"/>
        <w:tblW w:w="9085" w:type="dxa"/>
        <w:tblLook w:val="04A0" w:firstRow="1" w:lastRow="0" w:firstColumn="1" w:lastColumn="0" w:noHBand="0" w:noVBand="1"/>
      </w:tblPr>
      <w:tblGrid>
        <w:gridCol w:w="8018"/>
        <w:gridCol w:w="1067"/>
      </w:tblGrid>
      <w:tr w:rsidR="009D2FF5" w:rsidRPr="00F14AC8" w14:paraId="6CBB2C5E" w14:textId="77777777" w:rsidTr="00D16466">
        <w:tc>
          <w:tcPr>
            <w:tcW w:w="8077" w:type="dxa"/>
            <w:shd w:val="clear" w:color="auto" w:fill="DCEEA3" w:themeFill="accent6" w:themeFillTint="99"/>
          </w:tcPr>
          <w:p w14:paraId="0329E4F9" w14:textId="77777777" w:rsidR="009D2FF5" w:rsidRPr="00F14AC8" w:rsidRDefault="009D2FF5" w:rsidP="00D16466">
            <w:r w:rsidRPr="00F14AC8">
              <w:t>Auswirkungen der Customization/Extension</w:t>
            </w:r>
          </w:p>
        </w:tc>
        <w:tc>
          <w:tcPr>
            <w:tcW w:w="1008" w:type="dxa"/>
            <w:shd w:val="clear" w:color="auto" w:fill="DCEEA3" w:themeFill="accent6" w:themeFillTint="99"/>
          </w:tcPr>
          <w:p w14:paraId="7941CF50" w14:textId="77777777" w:rsidR="009D2FF5" w:rsidRPr="00F14AC8" w:rsidRDefault="009D2FF5" w:rsidP="00D16466">
            <w:r w:rsidRPr="00F14AC8">
              <w:t>Antwort</w:t>
            </w:r>
          </w:p>
        </w:tc>
      </w:tr>
      <w:tr w:rsidR="009D2FF5" w:rsidRPr="00F14AC8" w14:paraId="3E89DEB0" w14:textId="77777777" w:rsidTr="00D16466">
        <w:tc>
          <w:tcPr>
            <w:tcW w:w="8077" w:type="dxa"/>
          </w:tcPr>
          <w:p w14:paraId="63A2101A" w14:textId="77777777" w:rsidR="009D2FF5" w:rsidRPr="00F14AC8" w:rsidRDefault="009D2FF5" w:rsidP="00D16466">
            <w:pPr>
              <w:rPr>
                <w:sz w:val="20"/>
                <w:szCs w:val="20"/>
              </w:rPr>
            </w:pPr>
            <w:r w:rsidRPr="00F14AC8">
              <w:rPr>
                <w:sz w:val="20"/>
                <w:szCs w:val="20"/>
              </w:rPr>
              <w:t xml:space="preserve">Keine besonderen Auswirkungen </w:t>
            </w:r>
          </w:p>
        </w:tc>
        <w:tc>
          <w:tcPr>
            <w:tcW w:w="1008" w:type="dxa"/>
          </w:tcPr>
          <w:p w14:paraId="5B509C52" w14:textId="77777777" w:rsidR="009D2FF5" w:rsidRPr="00F14AC8" w:rsidRDefault="009D2FF5" w:rsidP="00D16466">
            <w:pPr>
              <w:rPr>
                <w:sz w:val="20"/>
                <w:szCs w:val="20"/>
              </w:rPr>
            </w:pPr>
            <w:r w:rsidRPr="00F14AC8">
              <w:rPr>
                <w:sz w:val="20"/>
                <w:szCs w:val="20"/>
              </w:rPr>
              <w:t>Ja/Nein</w:t>
            </w:r>
          </w:p>
        </w:tc>
      </w:tr>
      <w:tr w:rsidR="009D2FF5" w:rsidRPr="00F14AC8" w14:paraId="7DB20A7F" w14:textId="77777777" w:rsidTr="00D16466">
        <w:tc>
          <w:tcPr>
            <w:tcW w:w="8077" w:type="dxa"/>
          </w:tcPr>
          <w:p w14:paraId="4A30EB2A" w14:textId="77777777" w:rsidR="009D2FF5" w:rsidRPr="00F14AC8" w:rsidRDefault="009D2FF5"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1BA934E" w14:textId="77777777" w:rsidR="009D2FF5" w:rsidRPr="00F14AC8" w:rsidRDefault="009D2FF5" w:rsidP="00D16466">
            <w:pPr>
              <w:rPr>
                <w:sz w:val="20"/>
                <w:szCs w:val="20"/>
              </w:rPr>
            </w:pPr>
            <w:r w:rsidRPr="00F14AC8">
              <w:rPr>
                <w:sz w:val="20"/>
                <w:szCs w:val="20"/>
              </w:rPr>
              <w:t>Ja/Nein</w:t>
            </w:r>
          </w:p>
        </w:tc>
      </w:tr>
      <w:tr w:rsidR="009D2FF5" w:rsidRPr="00F14AC8" w14:paraId="0DEAFE04" w14:textId="77777777" w:rsidTr="00D16466">
        <w:tc>
          <w:tcPr>
            <w:tcW w:w="8077" w:type="dxa"/>
          </w:tcPr>
          <w:p w14:paraId="3249B14F" w14:textId="77777777" w:rsidR="009D2FF5" w:rsidRPr="00F14AC8" w:rsidRDefault="009D2FF5"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5023F140" w14:textId="77777777" w:rsidR="009D2FF5" w:rsidRPr="00F14AC8" w:rsidRDefault="009D2FF5" w:rsidP="00D16466">
            <w:pPr>
              <w:rPr>
                <w:sz w:val="20"/>
                <w:szCs w:val="20"/>
              </w:rPr>
            </w:pPr>
            <w:r w:rsidRPr="00F14AC8">
              <w:rPr>
                <w:sz w:val="20"/>
                <w:szCs w:val="20"/>
              </w:rPr>
              <w:t>Ja/Nein</w:t>
            </w:r>
          </w:p>
        </w:tc>
      </w:tr>
      <w:tr w:rsidR="009D2FF5" w:rsidRPr="00F14AC8" w14:paraId="2FEED9D9" w14:textId="77777777" w:rsidTr="00D16466">
        <w:tc>
          <w:tcPr>
            <w:tcW w:w="8077" w:type="dxa"/>
          </w:tcPr>
          <w:p w14:paraId="0B1FAA29" w14:textId="77777777" w:rsidR="009D2FF5" w:rsidRPr="00F14AC8" w:rsidRDefault="009D2FF5"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58CF9E0A" w14:textId="77777777" w:rsidR="009D2FF5" w:rsidRPr="00F14AC8" w:rsidRDefault="009D2FF5" w:rsidP="00D16466">
            <w:pPr>
              <w:rPr>
                <w:sz w:val="20"/>
                <w:szCs w:val="20"/>
              </w:rPr>
            </w:pPr>
            <w:r w:rsidRPr="00F14AC8">
              <w:rPr>
                <w:sz w:val="20"/>
                <w:szCs w:val="20"/>
              </w:rPr>
              <w:t>Ja/Nein</w:t>
            </w:r>
          </w:p>
        </w:tc>
      </w:tr>
      <w:tr w:rsidR="009D2FF5" w:rsidRPr="00F14AC8" w14:paraId="5116C869" w14:textId="77777777" w:rsidTr="00D16466">
        <w:tc>
          <w:tcPr>
            <w:tcW w:w="8077" w:type="dxa"/>
          </w:tcPr>
          <w:p w14:paraId="7928291A" w14:textId="77777777" w:rsidR="009D2FF5" w:rsidRPr="00F14AC8" w:rsidRDefault="009D2FF5"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4BDD165" w14:textId="77777777" w:rsidR="009D2FF5" w:rsidRPr="00F14AC8" w:rsidRDefault="009D2FF5"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9D2FF5" w:rsidRPr="00F14AC8" w14:paraId="68FF68D9" w14:textId="77777777" w:rsidTr="00D16466">
        <w:trPr>
          <w:trHeight w:hRule="exact" w:val="861"/>
        </w:trPr>
        <w:tc>
          <w:tcPr>
            <w:tcW w:w="1273" w:type="dxa"/>
            <w:shd w:val="clear" w:color="auto" w:fill="D5D5D5" w:themeFill="background2"/>
            <w:tcMar>
              <w:bottom w:w="57" w:type="dxa"/>
            </w:tcMar>
          </w:tcPr>
          <w:p w14:paraId="7213513D" w14:textId="77777777" w:rsidR="009D2FF5" w:rsidRPr="00F14AC8" w:rsidRDefault="009D2FF5" w:rsidP="00D16466">
            <w:pPr>
              <w:rPr>
                <w:b/>
              </w:rPr>
            </w:pPr>
            <w:r w:rsidRPr="00F14AC8">
              <w:rPr>
                <w:b/>
              </w:rPr>
              <w:lastRenderedPageBreak/>
              <w:t>Priorität</w:t>
            </w:r>
          </w:p>
        </w:tc>
        <w:tc>
          <w:tcPr>
            <w:tcW w:w="2190" w:type="dxa"/>
            <w:shd w:val="clear" w:color="auto" w:fill="D5D5D5" w:themeFill="background2"/>
            <w:tcMar>
              <w:bottom w:w="57" w:type="dxa"/>
            </w:tcMar>
          </w:tcPr>
          <w:p w14:paraId="6A207CFB" w14:textId="77777777" w:rsidR="009D2FF5" w:rsidRPr="00F14AC8" w:rsidRDefault="009D2FF5" w:rsidP="00D16466">
            <w:pPr>
              <w:rPr>
                <w:b/>
              </w:rPr>
            </w:pPr>
            <w:r w:rsidRPr="00F14AC8">
              <w:rPr>
                <w:b/>
              </w:rPr>
              <w:t>Realisierung</w:t>
            </w:r>
          </w:p>
        </w:tc>
        <w:tc>
          <w:tcPr>
            <w:tcW w:w="1070" w:type="dxa"/>
            <w:shd w:val="clear" w:color="auto" w:fill="D5D5D5" w:themeFill="background2"/>
            <w:tcMar>
              <w:bottom w:w="57" w:type="dxa"/>
            </w:tcMar>
          </w:tcPr>
          <w:p w14:paraId="7B6791B5" w14:textId="77777777" w:rsidR="009D2FF5" w:rsidRPr="00F14AC8" w:rsidRDefault="009D2FF5" w:rsidP="00D16466">
            <w:pPr>
              <w:rPr>
                <w:b/>
              </w:rPr>
            </w:pPr>
            <w:r w:rsidRPr="00F14AC8">
              <w:rPr>
                <w:b/>
              </w:rPr>
              <w:t>Dauer (ca./h)</w:t>
            </w:r>
          </w:p>
        </w:tc>
        <w:tc>
          <w:tcPr>
            <w:tcW w:w="1134" w:type="dxa"/>
            <w:shd w:val="clear" w:color="auto" w:fill="D5D5D5" w:themeFill="background2"/>
            <w:tcMar>
              <w:bottom w:w="57" w:type="dxa"/>
            </w:tcMar>
          </w:tcPr>
          <w:p w14:paraId="4F4DB581" w14:textId="77777777" w:rsidR="009D2FF5" w:rsidRPr="00F14AC8" w:rsidRDefault="009D2FF5"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7338ED4D" w14:textId="77777777" w:rsidR="009D2FF5" w:rsidRPr="00F14AC8" w:rsidRDefault="009D2FF5"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9F4A233" w14:textId="77777777" w:rsidR="009D2FF5" w:rsidRPr="00F14AC8" w:rsidRDefault="009D2FF5" w:rsidP="00D16466">
            <w:pPr>
              <w:rPr>
                <w:b/>
              </w:rPr>
            </w:pPr>
            <w:r w:rsidRPr="00F14AC8">
              <w:rPr>
                <w:b/>
              </w:rPr>
              <w:t>Bereich</w:t>
            </w:r>
          </w:p>
        </w:tc>
      </w:tr>
      <w:tr w:rsidR="009D2FF5" w:rsidRPr="00F14AC8" w14:paraId="6FE67416" w14:textId="77777777" w:rsidTr="00D16466">
        <w:trPr>
          <w:trHeight w:val="454"/>
        </w:trPr>
        <w:tc>
          <w:tcPr>
            <w:tcW w:w="1273" w:type="dxa"/>
            <w:shd w:val="clear" w:color="auto" w:fill="FFFFFF"/>
            <w:tcMar>
              <w:bottom w:w="57" w:type="dxa"/>
            </w:tcMar>
          </w:tcPr>
          <w:p w14:paraId="2966435F" w14:textId="77777777" w:rsidR="009D2FF5" w:rsidRPr="00F14AC8" w:rsidRDefault="009D2FF5" w:rsidP="00394CD1">
            <w:pPr>
              <w:pStyle w:val="Tabelleninhalte"/>
            </w:pPr>
            <w:r w:rsidRPr="00F14AC8">
              <w:t>1</w:t>
            </w:r>
          </w:p>
        </w:tc>
        <w:tc>
          <w:tcPr>
            <w:tcW w:w="2190" w:type="dxa"/>
            <w:shd w:val="clear" w:color="auto" w:fill="FFFFFF"/>
            <w:tcMar>
              <w:bottom w:w="57" w:type="dxa"/>
            </w:tcMar>
          </w:tcPr>
          <w:p w14:paraId="533354A0" w14:textId="77777777" w:rsidR="009D2FF5" w:rsidRPr="00F14AC8" w:rsidRDefault="009D2FF5" w:rsidP="00394CD1">
            <w:pPr>
              <w:pStyle w:val="Tabelleninhalte"/>
            </w:pPr>
            <w:r w:rsidRPr="00F14AC8">
              <w:t>Abas</w:t>
            </w:r>
          </w:p>
        </w:tc>
        <w:tc>
          <w:tcPr>
            <w:tcW w:w="1070" w:type="dxa"/>
            <w:shd w:val="clear" w:color="auto" w:fill="FFFFFF"/>
            <w:tcMar>
              <w:bottom w:w="57" w:type="dxa"/>
            </w:tcMar>
          </w:tcPr>
          <w:p w14:paraId="7342520B" w14:textId="77777777" w:rsidR="009D2FF5" w:rsidRPr="00F14AC8" w:rsidRDefault="009D2FF5" w:rsidP="00394CD1">
            <w:pPr>
              <w:pStyle w:val="Tabelleninhalte"/>
            </w:pPr>
            <w:r w:rsidRPr="00F14AC8">
              <w:t>0,00</w:t>
            </w:r>
          </w:p>
        </w:tc>
        <w:tc>
          <w:tcPr>
            <w:tcW w:w="1134" w:type="dxa"/>
            <w:shd w:val="clear" w:color="auto" w:fill="FFFFFF"/>
            <w:tcMar>
              <w:bottom w:w="57" w:type="dxa"/>
            </w:tcMar>
          </w:tcPr>
          <w:p w14:paraId="52525A9E" w14:textId="77777777" w:rsidR="009D2FF5" w:rsidRPr="00F14AC8" w:rsidRDefault="009D2FF5" w:rsidP="00394CD1">
            <w:pPr>
              <w:pStyle w:val="Tabelleninhalte"/>
            </w:pPr>
            <w:r w:rsidRPr="00F14AC8">
              <w:t>0,00</w:t>
            </w:r>
          </w:p>
        </w:tc>
        <w:tc>
          <w:tcPr>
            <w:tcW w:w="1134" w:type="dxa"/>
            <w:shd w:val="clear" w:color="auto" w:fill="FFFFFF"/>
            <w:tcMar>
              <w:bottom w:w="57" w:type="dxa"/>
            </w:tcMar>
          </w:tcPr>
          <w:p w14:paraId="3C6B4B85" w14:textId="77777777" w:rsidR="009D2FF5" w:rsidRPr="00F14AC8" w:rsidRDefault="009D2FF5" w:rsidP="00394CD1">
            <w:pPr>
              <w:pStyle w:val="Tabelleninhalte"/>
            </w:pPr>
            <w:r w:rsidRPr="00F14AC8">
              <w:t>0,00</w:t>
            </w:r>
          </w:p>
        </w:tc>
        <w:tc>
          <w:tcPr>
            <w:tcW w:w="2271" w:type="dxa"/>
            <w:shd w:val="clear" w:color="auto" w:fill="FFFFFF"/>
            <w:tcMar>
              <w:bottom w:w="57" w:type="dxa"/>
            </w:tcMar>
          </w:tcPr>
          <w:p w14:paraId="7B3D0B46" w14:textId="77777777" w:rsidR="009D2FF5" w:rsidRPr="00F14AC8" w:rsidRDefault="009D2FF5" w:rsidP="00394CD1">
            <w:pPr>
              <w:pStyle w:val="Tabelleninhalte"/>
            </w:pPr>
            <w:r w:rsidRPr="00F14AC8">
              <w:t>Admin</w:t>
            </w:r>
          </w:p>
        </w:tc>
      </w:tr>
    </w:tbl>
    <w:p w14:paraId="1DF6969A" w14:textId="5CDF010B" w:rsidR="0024206E" w:rsidRPr="00F14AC8" w:rsidRDefault="0024206E" w:rsidP="00150878"/>
    <w:p w14:paraId="1E10F910" w14:textId="39528ACF" w:rsidR="00150878" w:rsidRPr="00F14AC8" w:rsidRDefault="00150878" w:rsidP="00877D19">
      <w:pPr>
        <w:pStyle w:val="berschrift2"/>
      </w:pPr>
      <w:bookmarkStart w:id="1483" w:name="_Toc228444441"/>
      <w:r w:rsidRPr="00F14AC8">
        <w:t>Designerprovision</w:t>
      </w:r>
      <w:bookmarkEnd w:id="1483"/>
    </w:p>
    <w:p w14:paraId="0C2FAE96" w14:textId="77777777" w:rsidR="00150878" w:rsidRPr="00F14AC8" w:rsidRDefault="00150878" w:rsidP="00150878"/>
    <w:p w14:paraId="1C4966D1" w14:textId="176E27DE" w:rsidR="00150878" w:rsidRPr="00F14AC8" w:rsidRDefault="00150878" w:rsidP="00150878">
      <w:r w:rsidRPr="00F14AC8">
        <w:t>Die Designerprovision fällt für die Dynamic-Liege</w:t>
      </w:r>
      <w:r w:rsidR="006F633C" w:rsidRPr="00F14AC8">
        <w:t xml:space="preserve"> an</w:t>
      </w:r>
      <w:r w:rsidRPr="00F14AC8">
        <w:t>. Hierzu werden Kosten als Sondereinzelkosten der Fertigung angelegt. Hier</w:t>
      </w:r>
      <w:r w:rsidR="005D1CFF" w:rsidRPr="00F14AC8">
        <w:t>bei</w:t>
      </w:r>
      <w:r w:rsidRPr="00F14AC8">
        <w:t xml:space="preserve"> handelt es sich um einen festen Betrag.</w:t>
      </w:r>
    </w:p>
    <w:p w14:paraId="7B4488B4" w14:textId="77777777" w:rsidR="005D1CFF" w:rsidRPr="00F14AC8" w:rsidRDefault="005D1CFF" w:rsidP="00150878"/>
    <w:p w14:paraId="5B668AF3" w14:textId="08920D08" w:rsidR="005D1CFF" w:rsidRPr="00F14AC8" w:rsidRDefault="005D1CFF" w:rsidP="00150878">
      <w:pPr>
        <w:rPr>
          <w:b/>
          <w:bCs/>
          <w:color w:val="002060"/>
        </w:rPr>
      </w:pPr>
      <w:r w:rsidRPr="00F14AC8">
        <w:rPr>
          <w:b/>
          <w:bCs/>
          <w:color w:val="002060"/>
        </w:rPr>
        <w:t>Umsetzung HWK</w:t>
      </w:r>
    </w:p>
    <w:p w14:paraId="3D270063" w14:textId="77777777" w:rsidR="005D1CFF" w:rsidRPr="00F14AC8" w:rsidRDefault="005D1CFF" w:rsidP="00150878"/>
    <w:p w14:paraId="46FA2DDA" w14:textId="373B197A" w:rsidR="00150878" w:rsidRPr="00F14AC8" w:rsidRDefault="00150878" w:rsidP="00150878">
      <w:r w:rsidRPr="00F14AC8">
        <w:t>Eine Selektionsauswahl für Dynamic-Liegen anleg</w:t>
      </w:r>
      <w:r w:rsidR="005D1CFF" w:rsidRPr="00F14AC8">
        <w:t>en</w:t>
      </w:r>
      <w:r w:rsidRPr="00F14AC8">
        <w:t xml:space="preserve"> und regelmäßig manuell eine Provisionsabrechnung an den Designer erstellen.</w:t>
      </w:r>
    </w:p>
    <w:p w14:paraId="25924BE4" w14:textId="77777777" w:rsidR="005D1CFF" w:rsidRPr="00F14AC8" w:rsidRDefault="005D1CFF" w:rsidP="00150878"/>
    <w:p w14:paraId="06BDDA71" w14:textId="2B581095" w:rsidR="00150878" w:rsidRPr="00F14AC8" w:rsidRDefault="00150878" w:rsidP="00877D19">
      <w:pPr>
        <w:pStyle w:val="berschrift2"/>
      </w:pPr>
      <w:bookmarkStart w:id="1484" w:name="_Toc228444442"/>
      <w:r w:rsidRPr="00F14AC8">
        <w:t>Händlerprovision</w:t>
      </w:r>
      <w:bookmarkEnd w:id="1484"/>
    </w:p>
    <w:p w14:paraId="3C71D726" w14:textId="77777777" w:rsidR="00150878" w:rsidRPr="00F14AC8" w:rsidRDefault="00150878" w:rsidP="00150878"/>
    <w:p w14:paraId="7657AC2F" w14:textId="77777777" w:rsidR="00150878" w:rsidRPr="00F14AC8" w:rsidRDefault="00150878" w:rsidP="00150878">
      <w:r w:rsidRPr="00F14AC8">
        <w:t xml:space="preserve">Wird im Standard verwendet. Eine mehrschichtige Provisionsabrechnung gibt es nicht. </w:t>
      </w:r>
    </w:p>
    <w:p w14:paraId="0910C596" w14:textId="77777777" w:rsidR="00410529" w:rsidRPr="00F14AC8" w:rsidRDefault="00410529" w:rsidP="00150878"/>
    <w:p w14:paraId="6523D155" w14:textId="1F2E1B0C" w:rsidR="00150878" w:rsidRPr="00F14AC8" w:rsidRDefault="00150878" w:rsidP="00877D19">
      <w:pPr>
        <w:pStyle w:val="berschrift2"/>
      </w:pPr>
      <w:bookmarkStart w:id="1485" w:name="_Toc228444443"/>
      <w:r w:rsidRPr="00F14AC8">
        <w:t>Fakturierung / Anzahlungsrechnungen</w:t>
      </w:r>
      <w:bookmarkEnd w:id="1485"/>
    </w:p>
    <w:p w14:paraId="2A2293D4" w14:textId="77777777" w:rsidR="00150878" w:rsidRPr="00F14AC8" w:rsidRDefault="00150878" w:rsidP="00150878"/>
    <w:p w14:paraId="0B8DFFB7" w14:textId="77777777" w:rsidR="00150878" w:rsidRPr="00F14AC8" w:rsidRDefault="00150878" w:rsidP="00150878">
      <w:r w:rsidRPr="00F14AC8">
        <w:t xml:space="preserve">ToDo HWK: Verwendung des Fakturaplans. Reines Schulungsthema. </w:t>
      </w:r>
    </w:p>
    <w:p w14:paraId="6197BED5" w14:textId="77777777" w:rsidR="00150878" w:rsidRPr="00F14AC8" w:rsidRDefault="00150878" w:rsidP="00150878"/>
    <w:p w14:paraId="1580E9CB" w14:textId="77777777" w:rsidR="00150878" w:rsidRPr="00F14AC8" w:rsidRDefault="00150878" w:rsidP="00150878">
      <w:r w:rsidRPr="00F14AC8">
        <w:t>Es gibt keine Abschlagsrechnungen. Die Fakturierung bleibt im Bereich Therapierliegen, da die Abrechnung erst verspätet erfolgt in Absprache mit dem Kunden.</w:t>
      </w:r>
    </w:p>
    <w:p w14:paraId="33AE09FA" w14:textId="77777777" w:rsidR="00877D19" w:rsidRPr="00F14AC8" w:rsidRDefault="00877D19" w:rsidP="00150878"/>
    <w:p w14:paraId="0D95C041" w14:textId="2B27336B" w:rsidR="00150878" w:rsidRPr="00F14AC8" w:rsidRDefault="00150878" w:rsidP="00877D19">
      <w:pPr>
        <w:pStyle w:val="berschrift2"/>
      </w:pPr>
      <w:bookmarkStart w:id="1486" w:name="_Toc228444444"/>
      <w:r w:rsidRPr="00F14AC8">
        <w:t>Ersatzteilmanagement</w:t>
      </w:r>
      <w:bookmarkEnd w:id="1486"/>
    </w:p>
    <w:p w14:paraId="44FD373C" w14:textId="77777777" w:rsidR="00150878" w:rsidRPr="00F14AC8" w:rsidRDefault="00150878" w:rsidP="00150878"/>
    <w:p w14:paraId="4AABB708" w14:textId="30DFA657" w:rsidR="00BF0F02" w:rsidRPr="00F14AC8" w:rsidRDefault="00671A21" w:rsidP="00150878">
      <w:r w:rsidRPr="00F14AC8">
        <w:t>Für die Serviceabwicklung wurde das Servicemodul als Möglichkeit empfohlen.</w:t>
      </w:r>
      <w:r w:rsidR="009A4D0B" w:rsidRPr="00F14AC8">
        <w:t xml:space="preserve"> Dieses bietet eine </w:t>
      </w:r>
      <w:r w:rsidR="002243E2" w:rsidRPr="00F14AC8">
        <w:t>Service-</w:t>
      </w:r>
      <w:r w:rsidR="009A4D0B" w:rsidRPr="00F14AC8">
        <w:t>Historisierung der kompletten Stückliste einer ausgelieferten Therapieliege</w:t>
      </w:r>
      <w:r w:rsidR="00211782" w:rsidRPr="00F14AC8">
        <w:t xml:space="preserve">. </w:t>
      </w:r>
      <w:r w:rsidR="002243E2" w:rsidRPr="00F14AC8">
        <w:t>Dafür werden sich die HWK-Keyuser das entsprechende Wissen aneignen.</w:t>
      </w:r>
    </w:p>
    <w:p w14:paraId="550DA043" w14:textId="77777777" w:rsidR="00146FCA" w:rsidRPr="00F14AC8" w:rsidRDefault="00146FCA" w:rsidP="00FD5E68">
      <w:pPr>
        <w:rPr>
          <w:b/>
          <w:bCs/>
          <w:color w:val="002060"/>
        </w:rPr>
      </w:pPr>
    </w:p>
    <w:p w14:paraId="5394FDF7" w14:textId="4D5BA0D2" w:rsidR="00150878" w:rsidRPr="00F14AC8" w:rsidRDefault="00150878" w:rsidP="00877D19">
      <w:pPr>
        <w:pStyle w:val="berschrift2"/>
      </w:pPr>
      <w:bookmarkStart w:id="1487" w:name="_Toc228444445"/>
      <w:r w:rsidRPr="00F14AC8">
        <w:t>Versandliste</w:t>
      </w:r>
      <w:bookmarkEnd w:id="1487"/>
    </w:p>
    <w:p w14:paraId="15DFD9AE" w14:textId="77777777" w:rsidR="00150878" w:rsidRPr="00F14AC8" w:rsidRDefault="00150878" w:rsidP="00150878"/>
    <w:p w14:paraId="47AE9FBC" w14:textId="4A1579E9" w:rsidR="00150878" w:rsidRPr="00F14AC8" w:rsidRDefault="00150878" w:rsidP="00150878">
      <w:r w:rsidRPr="00F14AC8">
        <w:t xml:space="preserve">Die </w:t>
      </w:r>
      <w:r w:rsidR="00877D19" w:rsidRPr="00F14AC8">
        <w:t>ABAS-Standard</w:t>
      </w:r>
      <w:r w:rsidRPr="00F14AC8">
        <w:t xml:space="preserve"> wurde vorgeführt.</w:t>
      </w:r>
    </w:p>
    <w:p w14:paraId="1132B9A1" w14:textId="77777777" w:rsidR="00150878" w:rsidRPr="00F14AC8" w:rsidRDefault="00150878" w:rsidP="00150878"/>
    <w:p w14:paraId="62081028" w14:textId="77777777" w:rsidR="00150878" w:rsidRPr="00F14AC8" w:rsidRDefault="00150878" w:rsidP="00150878">
      <w:r w:rsidRPr="00F14AC8">
        <w:lastRenderedPageBreak/>
        <w:t>Die Zusatzpositionen (Optionen) die bisher im Auftrag als Zusatzpositionen aus der Merkmalsliste gezogen wurden, werden nun in der Auftragsfertigungsliste angefügt.</w:t>
      </w:r>
    </w:p>
    <w:p w14:paraId="11F8746B" w14:textId="77777777" w:rsidR="00290C4C" w:rsidRPr="00F14AC8" w:rsidRDefault="00290C4C" w:rsidP="00150878"/>
    <w:p w14:paraId="6A60B0FC" w14:textId="17292A63" w:rsidR="00150878" w:rsidRPr="00F14AC8" w:rsidRDefault="00150878" w:rsidP="00290C4C">
      <w:pPr>
        <w:pStyle w:val="berschrift2"/>
      </w:pPr>
      <w:bookmarkStart w:id="1488" w:name="_Toc228444446"/>
      <w:r w:rsidRPr="00F14AC8">
        <w:t>Auftragserfassung</w:t>
      </w:r>
      <w:r w:rsidR="00146FCA" w:rsidRPr="00F14AC8">
        <w:t xml:space="preserve"> Zubehörteile</w:t>
      </w:r>
      <w:bookmarkEnd w:id="1488"/>
    </w:p>
    <w:p w14:paraId="1A72A750" w14:textId="77777777" w:rsidR="00150878" w:rsidRPr="00F14AC8" w:rsidRDefault="00150878" w:rsidP="00150878"/>
    <w:p w14:paraId="3B8973E4" w14:textId="77777777" w:rsidR="00150878" w:rsidRPr="00F14AC8" w:rsidRDefault="00150878" w:rsidP="00150878">
      <w:r w:rsidRPr="00F14AC8">
        <w:t>Jedes Zubehörteil benötigt einen Kenner im Artikelstamm, der dieses Teil als Zubehör definiert. Wird ein Zubehör in einer Auftragsfertigungsliste zusätzlich erfasst, muss eine Zusatzposition unterhalb der Liege erzeugt werden, welche den Verkaufstext und den Verkaufstext aus dem Zubehör holt.</w:t>
      </w:r>
    </w:p>
    <w:p w14:paraId="232FC4C7" w14:textId="10EAB9F1" w:rsidR="00150878" w:rsidRPr="00F14AC8" w:rsidRDefault="00150878" w:rsidP="00150878">
      <w:r w:rsidRPr="00F14AC8">
        <w:t xml:space="preserve">Erstmal nur </w:t>
      </w:r>
      <w:r w:rsidR="0045479A">
        <w:t xml:space="preserve">als </w:t>
      </w:r>
      <w:r w:rsidRPr="00F14AC8">
        <w:t xml:space="preserve">Vorschlag: </w:t>
      </w:r>
    </w:p>
    <w:p w14:paraId="7A9CBCB0" w14:textId="77777777" w:rsidR="00150878" w:rsidRPr="00F14AC8" w:rsidRDefault="00150878" w:rsidP="00150878">
      <w:r w:rsidRPr="00F14AC8">
        <w:t>Für die Angebotserstellung wird die Maximalstückliste in der AFL erfasst. Der Kunde wählt aus und der Rest muss entfernt werden.</w:t>
      </w:r>
    </w:p>
    <w:p w14:paraId="69FFA731" w14:textId="77777777" w:rsidR="00150878" w:rsidRPr="00F14AC8" w:rsidRDefault="00150878" w:rsidP="00150878"/>
    <w:p w14:paraId="0FBDFB5D" w14:textId="09587144" w:rsidR="00150878" w:rsidRPr="00E91E75" w:rsidRDefault="00150878" w:rsidP="00150878">
      <w:r w:rsidRPr="00E91E75">
        <w:t xml:space="preserve">ToDo HWK: Entscheidung, ob das so gewünscht ist. Alternativ kann auch der Wert der Zusatzposition benutzt werden ohne </w:t>
      </w:r>
      <w:r w:rsidR="00290C4C" w:rsidRPr="00E91E75">
        <w:t>Kumulierung</w:t>
      </w:r>
      <w:r w:rsidRPr="00E91E75">
        <w:t xml:space="preserve"> des Gesamtpreises der Liege.</w:t>
      </w:r>
    </w:p>
    <w:p w14:paraId="0660DC3B" w14:textId="77777777" w:rsidR="00150878" w:rsidRPr="00F14AC8" w:rsidRDefault="00150878" w:rsidP="00150878">
      <w:r w:rsidRPr="00E91E75">
        <w:t>Es erfolgt eine interne Rücksprache bis zum Druck-Workshop</w:t>
      </w:r>
    </w:p>
    <w:p w14:paraId="4CED74D0" w14:textId="77777777" w:rsidR="00150878" w:rsidRPr="00F14AC8" w:rsidRDefault="00150878" w:rsidP="00150878"/>
    <w:p w14:paraId="039C3938" w14:textId="519718D1" w:rsidR="00C61BD4" w:rsidRPr="00F14AC8" w:rsidRDefault="00C61BD4" w:rsidP="00C61BD4">
      <w:pPr>
        <w:pStyle w:val="berschrift1"/>
      </w:pPr>
      <w:bookmarkStart w:id="1489" w:name="_Toc228444447"/>
      <w:r w:rsidRPr="00F14AC8">
        <w:t>Gar</w:t>
      </w:r>
      <w:r w:rsidR="00192BB4" w:rsidRPr="00F14AC8">
        <w:t>t</w:t>
      </w:r>
      <w:r w:rsidRPr="00F14AC8">
        <w:t>en- und Landschaftsbau (worKA)</w:t>
      </w:r>
      <w:bookmarkEnd w:id="1489"/>
    </w:p>
    <w:p w14:paraId="7050EF93" w14:textId="77777777" w:rsidR="00C61BD4" w:rsidRPr="00F14AC8" w:rsidRDefault="00C61BD4" w:rsidP="003E2FF4"/>
    <w:p w14:paraId="11F7DA4F" w14:textId="134C4BA9" w:rsidR="005F5ABA" w:rsidRPr="00F14AC8" w:rsidRDefault="000F3B6F" w:rsidP="005F5ABA">
      <w:pPr>
        <w:pStyle w:val="berschrift2"/>
      </w:pPr>
      <w:bookmarkStart w:id="1490" w:name="_Toc228444448"/>
      <w:r w:rsidRPr="00F14AC8">
        <w:t>Ausgangslage</w:t>
      </w:r>
      <w:bookmarkEnd w:id="1490"/>
    </w:p>
    <w:p w14:paraId="1C6A2922" w14:textId="77777777" w:rsidR="004009E4" w:rsidRPr="00F14AC8" w:rsidRDefault="004009E4" w:rsidP="004009E4"/>
    <w:p w14:paraId="2FB8C848" w14:textId="0EC782DF" w:rsidR="004009E4" w:rsidRPr="00F14AC8" w:rsidRDefault="004009E4" w:rsidP="004009E4">
      <w:r w:rsidRPr="00F14AC8">
        <w:t xml:space="preserve">Die Planung </w:t>
      </w:r>
      <w:r w:rsidR="00243B63" w:rsidRPr="00F14AC8">
        <w:t xml:space="preserve">der Arbeiten </w:t>
      </w:r>
      <w:r w:rsidRPr="00F14AC8">
        <w:t xml:space="preserve">geschieht über </w:t>
      </w:r>
      <w:r w:rsidR="00243B63" w:rsidRPr="00F14AC8">
        <w:t xml:space="preserve">eine </w:t>
      </w:r>
      <w:r w:rsidRPr="00F14AC8">
        <w:t xml:space="preserve">Exceltabelle. </w:t>
      </w:r>
    </w:p>
    <w:p w14:paraId="0BCBA3BA" w14:textId="77777777" w:rsidR="00AF31C3" w:rsidRPr="00F14AC8" w:rsidRDefault="00AF31C3" w:rsidP="004009E4"/>
    <w:p w14:paraId="46368112" w14:textId="1C618FA0" w:rsidR="000629A8" w:rsidRPr="00F14AC8" w:rsidRDefault="000629A8" w:rsidP="004009E4">
      <w:r w:rsidRPr="00F14AC8">
        <w:t>Folgende Arbeitsprozesse finden in der GALA (worKA) statt:</w:t>
      </w:r>
    </w:p>
    <w:p w14:paraId="1BE81674" w14:textId="77777777" w:rsidR="000629A8" w:rsidRPr="00F14AC8" w:rsidRDefault="000629A8" w:rsidP="004009E4"/>
    <w:p w14:paraId="10609B42" w14:textId="4AE69AC0" w:rsidR="004009E4" w:rsidRPr="00F14AC8" w:rsidRDefault="004009E4" w:rsidP="004009E4">
      <w:r w:rsidRPr="00F14AC8">
        <w:rPr>
          <w:noProof/>
        </w:rPr>
        <w:drawing>
          <wp:inline distT="0" distB="0" distL="0" distR="0" wp14:anchorId="64C37D8F" wp14:editId="15391BA7">
            <wp:extent cx="5753100" cy="1129086"/>
            <wp:effectExtent l="0" t="0" r="0" b="0"/>
            <wp:docPr id="404736817" name="Grafik 1" descr="Ein Bild, das Text, Zahl,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6817" name="Grafik 1" descr="Ein Bild, das Text, Zahl, Reihe, Schrift enthält.&#10;&#10;KI-generierte Inhalte können fehlerhaft sein."/>
                    <pic:cNvPicPr/>
                  </pic:nvPicPr>
                  <pic:blipFill rotWithShape="1">
                    <a:blip r:embed="rId20"/>
                    <a:srcRect b="48296"/>
                    <a:stretch>
                      <a:fillRect/>
                    </a:stretch>
                  </pic:blipFill>
                  <pic:spPr bwMode="auto">
                    <a:xfrm>
                      <a:off x="0" y="0"/>
                      <a:ext cx="5753100" cy="1129086"/>
                    </a:xfrm>
                    <a:prstGeom prst="rect">
                      <a:avLst/>
                    </a:prstGeom>
                    <a:ln>
                      <a:noFill/>
                    </a:ln>
                    <a:extLst>
                      <a:ext uri="{53640926-AAD7-44D8-BBD7-CCE9431645EC}">
                        <a14:shadowObscured xmlns:a14="http://schemas.microsoft.com/office/drawing/2010/main"/>
                      </a:ext>
                    </a:extLst>
                  </pic:spPr>
                </pic:pic>
              </a:graphicData>
            </a:graphic>
          </wp:inline>
        </w:drawing>
      </w:r>
    </w:p>
    <w:p w14:paraId="6530DD62" w14:textId="77777777" w:rsidR="004009E4" w:rsidRPr="00F14AC8" w:rsidRDefault="004009E4" w:rsidP="004009E4"/>
    <w:p w14:paraId="1EA9F177" w14:textId="0B555B63" w:rsidR="004009E4" w:rsidRPr="00F14AC8" w:rsidRDefault="004009E4" w:rsidP="004009E4">
      <w:r w:rsidRPr="00F14AC8">
        <w:t>Aktuell hat jedes Team eine Kapazität von ca. 4 Personen. Jeweils 3</w:t>
      </w:r>
      <w:r w:rsidR="00B211DA" w:rsidRPr="00F14AC8">
        <w:t>9</w:t>
      </w:r>
      <w:r w:rsidRPr="00F14AC8">
        <w:t xml:space="preserve"> h Arbeitszeit, aber auch Teilzeit ist möglich.</w:t>
      </w:r>
    </w:p>
    <w:p w14:paraId="78A1152E" w14:textId="77777777" w:rsidR="004009E4" w:rsidRPr="00F14AC8" w:rsidRDefault="004009E4" w:rsidP="004009E4"/>
    <w:p w14:paraId="56B67354" w14:textId="77777777" w:rsidR="004009E4" w:rsidRPr="00F14AC8" w:rsidRDefault="004009E4" w:rsidP="004009E4">
      <w:r w:rsidRPr="00F14AC8">
        <w:rPr>
          <w:noProof/>
        </w:rPr>
        <w:lastRenderedPageBreak/>
        <w:drawing>
          <wp:inline distT="0" distB="0" distL="0" distR="0" wp14:anchorId="4139C3B1" wp14:editId="60153EA2">
            <wp:extent cx="5753100" cy="2051050"/>
            <wp:effectExtent l="0" t="0" r="0" b="6350"/>
            <wp:docPr id="483688969"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8969" name="Grafik 1" descr="Ein Bild, das Text, Screenshot, Zahl, Schrift enthält.&#10;&#10;KI-generierte Inhalte können fehlerhaft sein."/>
                    <pic:cNvPicPr/>
                  </pic:nvPicPr>
                  <pic:blipFill>
                    <a:blip r:embed="rId21"/>
                    <a:stretch>
                      <a:fillRect/>
                    </a:stretch>
                  </pic:blipFill>
                  <pic:spPr>
                    <a:xfrm>
                      <a:off x="0" y="0"/>
                      <a:ext cx="5753100" cy="2051050"/>
                    </a:xfrm>
                    <a:prstGeom prst="rect">
                      <a:avLst/>
                    </a:prstGeom>
                  </pic:spPr>
                </pic:pic>
              </a:graphicData>
            </a:graphic>
          </wp:inline>
        </w:drawing>
      </w:r>
    </w:p>
    <w:p w14:paraId="4FDEAF90" w14:textId="77777777" w:rsidR="00412EB1" w:rsidRPr="00F14AC8" w:rsidRDefault="00412EB1" w:rsidP="004009E4"/>
    <w:p w14:paraId="4331ECFA" w14:textId="5F05F0EA" w:rsidR="00412EB1" w:rsidRPr="00F14AC8" w:rsidRDefault="000629A8" w:rsidP="004009E4">
      <w:r w:rsidRPr="00F14AC8">
        <w:t xml:space="preserve">Für die </w:t>
      </w:r>
      <w:r w:rsidR="00832FBC" w:rsidRPr="00F14AC8">
        <w:t xml:space="preserve">Dokumentation und Abrechnung der </w:t>
      </w:r>
      <w:r w:rsidRPr="00F14AC8">
        <w:t xml:space="preserve">ausgeführten </w:t>
      </w:r>
      <w:r w:rsidR="00832FBC" w:rsidRPr="00F14AC8">
        <w:t>Tätigkeiten</w:t>
      </w:r>
      <w:r w:rsidRPr="00F14AC8">
        <w:t xml:space="preserve"> wird </w:t>
      </w:r>
      <w:r w:rsidR="00832FBC" w:rsidRPr="00F14AC8">
        <w:t xml:space="preserve">dieser </w:t>
      </w:r>
      <w:r w:rsidR="00412EB1" w:rsidRPr="00F14AC8">
        <w:t>Raportzettel</w:t>
      </w:r>
      <w:r w:rsidR="00832FBC" w:rsidRPr="00F14AC8">
        <w:t xml:space="preserve"> verwendet.</w:t>
      </w:r>
    </w:p>
    <w:p w14:paraId="307353D4" w14:textId="77777777" w:rsidR="004009E4" w:rsidRPr="00F14AC8" w:rsidRDefault="004009E4" w:rsidP="004009E4"/>
    <w:p w14:paraId="5363BE96" w14:textId="77777777" w:rsidR="004009E4" w:rsidRPr="00F14AC8" w:rsidRDefault="004009E4" w:rsidP="004009E4">
      <w:r w:rsidRPr="00F14AC8">
        <w:rPr>
          <w:noProof/>
        </w:rPr>
        <w:drawing>
          <wp:inline distT="0" distB="0" distL="0" distR="0" wp14:anchorId="2A10A4D2" wp14:editId="5B8FC934">
            <wp:extent cx="5753100" cy="4695825"/>
            <wp:effectExtent l="0" t="0" r="0" b="9525"/>
            <wp:docPr id="1154812939" name="Grafik 1" descr="Ein Bild, das Text, Quittung, parallel,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2939" name="Grafik 1" descr="Ein Bild, das Text, Quittung, parallel, Zahl enthält.&#10;&#10;KI-generierte Inhalte können fehlerhaft sein."/>
                    <pic:cNvPicPr/>
                  </pic:nvPicPr>
                  <pic:blipFill>
                    <a:blip r:embed="rId22"/>
                    <a:stretch>
                      <a:fillRect/>
                    </a:stretch>
                  </pic:blipFill>
                  <pic:spPr>
                    <a:xfrm>
                      <a:off x="0" y="0"/>
                      <a:ext cx="5753100" cy="4695825"/>
                    </a:xfrm>
                    <a:prstGeom prst="rect">
                      <a:avLst/>
                    </a:prstGeom>
                  </pic:spPr>
                </pic:pic>
              </a:graphicData>
            </a:graphic>
          </wp:inline>
        </w:drawing>
      </w:r>
    </w:p>
    <w:p w14:paraId="349360C7" w14:textId="77777777" w:rsidR="004009E4" w:rsidRPr="00F14AC8" w:rsidRDefault="004009E4" w:rsidP="004009E4">
      <w:r w:rsidRPr="00F14AC8">
        <w:rPr>
          <w:noProof/>
        </w:rPr>
        <w:lastRenderedPageBreak/>
        <w:drawing>
          <wp:inline distT="0" distB="0" distL="0" distR="0" wp14:anchorId="3626C395" wp14:editId="0829EFFE">
            <wp:extent cx="5753100" cy="3151505"/>
            <wp:effectExtent l="0" t="0" r="0" b="0"/>
            <wp:docPr id="306273934" name="Grafik 1" descr="Ein Bild, das Text, Quittung, parall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73934" name="Grafik 1" descr="Ein Bild, das Text, Quittung, parallel, Screenshot enthält.&#10;&#10;KI-generierte Inhalte können fehlerhaft sein."/>
                    <pic:cNvPicPr/>
                  </pic:nvPicPr>
                  <pic:blipFill>
                    <a:blip r:embed="rId23"/>
                    <a:stretch>
                      <a:fillRect/>
                    </a:stretch>
                  </pic:blipFill>
                  <pic:spPr>
                    <a:xfrm>
                      <a:off x="0" y="0"/>
                      <a:ext cx="5753100" cy="3151505"/>
                    </a:xfrm>
                    <a:prstGeom prst="rect">
                      <a:avLst/>
                    </a:prstGeom>
                  </pic:spPr>
                </pic:pic>
              </a:graphicData>
            </a:graphic>
          </wp:inline>
        </w:drawing>
      </w:r>
    </w:p>
    <w:p w14:paraId="14F4756F" w14:textId="6A0D2FF7" w:rsidR="004009E4" w:rsidRPr="00F14AC8" w:rsidRDefault="00E91E75" w:rsidP="004009E4">
      <w:r>
        <w:t>Der Rapportzettel</w:t>
      </w:r>
      <w:r w:rsidR="00832FBC" w:rsidRPr="00F14AC8">
        <w:t xml:space="preserve"> soll durch einen neuen ersetzt werden.</w:t>
      </w:r>
    </w:p>
    <w:p w14:paraId="31C5F347" w14:textId="77777777" w:rsidR="00832FBC" w:rsidRPr="00F14AC8" w:rsidRDefault="00832FBC" w:rsidP="004009E4"/>
    <w:p w14:paraId="0149CD37" w14:textId="77777777" w:rsidR="004009E4" w:rsidRPr="00F14AC8" w:rsidRDefault="004009E4" w:rsidP="004009E4">
      <w:r w:rsidRPr="00F14AC8">
        <w:t xml:space="preserve">Viele Aufträge werden ad hoc ohne Angebots- und Auftragserstellung abgearbeitet. </w:t>
      </w:r>
    </w:p>
    <w:p w14:paraId="075258B4" w14:textId="77777777" w:rsidR="004009E4" w:rsidRPr="00F14AC8" w:rsidRDefault="004009E4" w:rsidP="004009E4"/>
    <w:p w14:paraId="7D219AD3" w14:textId="772E7F46" w:rsidR="004009E4" w:rsidRPr="00F14AC8" w:rsidRDefault="004009E4" w:rsidP="004009E4">
      <w:commentRangeStart w:id="1491"/>
      <w:commentRangeStart w:id="1492"/>
      <w:r w:rsidRPr="00F14AC8">
        <w:t>D</w:t>
      </w:r>
      <w:r w:rsidR="008A2ABA" w:rsidRPr="00F14AC8">
        <w:t xml:space="preserve">er </w:t>
      </w:r>
      <w:r w:rsidRPr="00F14AC8">
        <w:t xml:space="preserve">Bereichsleitung </w:t>
      </w:r>
      <w:r w:rsidR="008A2ABA" w:rsidRPr="00F14AC8">
        <w:t xml:space="preserve">reichen </w:t>
      </w:r>
      <w:r w:rsidRPr="00F14AC8">
        <w:t xml:space="preserve">Auftragszahlen und Auslastung </w:t>
      </w:r>
      <w:r w:rsidR="008A2ABA" w:rsidRPr="00F14AC8">
        <w:t xml:space="preserve">als Übersicht </w:t>
      </w:r>
      <w:r w:rsidRPr="00F14AC8">
        <w:t xml:space="preserve">und </w:t>
      </w:r>
      <w:r w:rsidR="000B4A7B" w:rsidRPr="00F14AC8">
        <w:t xml:space="preserve">führt die Planung </w:t>
      </w:r>
      <w:r w:rsidRPr="00F14AC8">
        <w:t>in Word und Excel</w:t>
      </w:r>
      <w:r w:rsidR="000B4A7B" w:rsidRPr="00F14AC8">
        <w:t xml:space="preserve"> durch</w:t>
      </w:r>
      <w:r w:rsidRPr="00F14AC8">
        <w:t>. Eine Auftragserfassung in ABAS könnte die Bereichsleitung überfordern.</w:t>
      </w:r>
      <w:commentRangeEnd w:id="1491"/>
      <w:r w:rsidR="00F86DFE" w:rsidRPr="00F14AC8">
        <w:rPr>
          <w:rStyle w:val="Kommentarzeichen"/>
          <w:sz w:val="24"/>
          <w:szCs w:val="24"/>
        </w:rPr>
        <w:commentReference w:id="1491"/>
      </w:r>
      <w:commentRangeEnd w:id="1492"/>
      <w:r w:rsidR="002724A4" w:rsidRPr="00F14AC8">
        <w:rPr>
          <w:rStyle w:val="Kommentarzeichen"/>
          <w:sz w:val="24"/>
          <w:szCs w:val="24"/>
        </w:rPr>
        <w:commentReference w:id="1492"/>
      </w:r>
    </w:p>
    <w:p w14:paraId="0D3D8728" w14:textId="77777777" w:rsidR="004009E4" w:rsidRPr="00F14AC8" w:rsidRDefault="004009E4" w:rsidP="004009E4"/>
    <w:p w14:paraId="3B66A37F" w14:textId="3E5FCC9D" w:rsidR="00D0282E" w:rsidRPr="00F14AC8" w:rsidRDefault="00D0282E" w:rsidP="00D0282E">
      <w:pPr>
        <w:pStyle w:val="berschrift2"/>
      </w:pPr>
      <w:bookmarkStart w:id="1493" w:name="_Toc228444449"/>
      <w:r w:rsidRPr="00F14AC8">
        <w:t>Zielprozess</w:t>
      </w:r>
      <w:bookmarkEnd w:id="1493"/>
    </w:p>
    <w:p w14:paraId="71BF08EF" w14:textId="77777777" w:rsidR="00D0282E" w:rsidRPr="00F14AC8" w:rsidRDefault="00D0282E" w:rsidP="004009E4"/>
    <w:p w14:paraId="0C76B405" w14:textId="64BE408B" w:rsidR="004009E4" w:rsidRPr="00F14AC8" w:rsidRDefault="00815101" w:rsidP="004009E4">
      <w:r w:rsidRPr="00F14AC8">
        <w:t>Eine d</w:t>
      </w:r>
      <w:r w:rsidR="004009E4" w:rsidRPr="00F14AC8">
        <w:t xml:space="preserve">urchgängige Steuerung </w:t>
      </w:r>
      <w:r w:rsidRPr="00F14AC8">
        <w:t xml:space="preserve">durch </w:t>
      </w:r>
      <w:r w:rsidR="004009E4" w:rsidRPr="00F14AC8">
        <w:t>Anfrage, Auftragsbestätigung und Rechnung</w:t>
      </w:r>
      <w:r w:rsidRPr="00F14AC8">
        <w:t xml:space="preserve"> und die </w:t>
      </w:r>
      <w:r w:rsidR="004009E4" w:rsidRPr="00F14AC8">
        <w:t>Planung der Mitarbeiter.</w:t>
      </w:r>
    </w:p>
    <w:p w14:paraId="40E4D6EB" w14:textId="77777777" w:rsidR="004009E4" w:rsidRPr="00F14AC8" w:rsidRDefault="004009E4" w:rsidP="004009E4"/>
    <w:p w14:paraId="2615CA91" w14:textId="51319C89" w:rsidR="004009E4" w:rsidRPr="00F14AC8" w:rsidRDefault="004009E4" w:rsidP="004009E4">
      <w:r w:rsidRPr="00F14AC8">
        <w:t>Lösungsansätze:</w:t>
      </w:r>
    </w:p>
    <w:p w14:paraId="2D08E44F" w14:textId="2110056A" w:rsidR="004009E4" w:rsidRPr="00F14AC8" w:rsidRDefault="004009E4" w:rsidP="005F5D00">
      <w:pPr>
        <w:pStyle w:val="Listenabsatz"/>
        <w:numPr>
          <w:ilvl w:val="0"/>
          <w:numId w:val="25"/>
        </w:numPr>
      </w:pPr>
      <w:r w:rsidRPr="00F14AC8">
        <w:t>Zusatzposition mit Beschreibung der Leistung und ggf. Kunden</w:t>
      </w:r>
      <w:r w:rsidR="0023235F" w:rsidRPr="00F14AC8">
        <w:t xml:space="preserve"> anlegen und </w:t>
      </w:r>
      <w:r w:rsidR="005E44CD" w:rsidRPr="00F14AC8">
        <w:t xml:space="preserve">in Angeboten und Aufträgen </w:t>
      </w:r>
      <w:r w:rsidR="0023235F" w:rsidRPr="00F14AC8">
        <w:t>verwenden</w:t>
      </w:r>
    </w:p>
    <w:p w14:paraId="492B770D" w14:textId="3EFC8F21" w:rsidR="004009E4" w:rsidRPr="00F14AC8" w:rsidRDefault="004009E4" w:rsidP="005F5D00">
      <w:pPr>
        <w:pStyle w:val="Listenabsatz"/>
        <w:numPr>
          <w:ilvl w:val="0"/>
          <w:numId w:val="25"/>
        </w:numPr>
      </w:pPr>
      <w:r w:rsidRPr="00F14AC8">
        <w:t>Darstellung i</w:t>
      </w:r>
      <w:r w:rsidR="00B03CBA" w:rsidRPr="00F14AC8">
        <w:t>m</w:t>
      </w:r>
      <w:r w:rsidRPr="00F14AC8">
        <w:t xml:space="preserve"> SDL als Kalender</w:t>
      </w:r>
    </w:p>
    <w:p w14:paraId="23830B16" w14:textId="0ABC397E" w:rsidR="004009E4" w:rsidRPr="00F14AC8" w:rsidRDefault="004009E4" w:rsidP="005F5D00">
      <w:pPr>
        <w:pStyle w:val="Listenabsatz"/>
        <w:numPr>
          <w:ilvl w:val="0"/>
          <w:numId w:val="25"/>
        </w:numPr>
      </w:pPr>
      <w:r w:rsidRPr="00F14AC8">
        <w:t xml:space="preserve">Pflege der Teamdaten in Zusatzdatenbanken (ABAS-Standard liefert hier schon Mitarbeiter, Mitarbeiterrollen und Teams). Verweis im Auftragskopf auf Team </w:t>
      </w:r>
      <w:r w:rsidR="005E44CD" w:rsidRPr="00F14AC8">
        <w:t xml:space="preserve">wäre </w:t>
      </w:r>
      <w:r w:rsidRPr="00F14AC8">
        <w:t>somit umsetzbar.</w:t>
      </w:r>
    </w:p>
    <w:p w14:paraId="754D0AE7" w14:textId="77777777" w:rsidR="004009E4" w:rsidRPr="00F14AC8" w:rsidRDefault="004009E4" w:rsidP="005F5D00">
      <w:pPr>
        <w:pStyle w:val="Listenabsatz"/>
        <w:numPr>
          <w:ilvl w:val="0"/>
          <w:numId w:val="25"/>
        </w:numPr>
      </w:pPr>
      <w:r w:rsidRPr="00F14AC8">
        <w:t>Druckbeleg für die Leistungsdokumentation und Rechnungserstellung, vielleicht Layout aus Serviceberichtsbeleg. Die worKA stellt hier eine Vorlage bereit.</w:t>
      </w:r>
    </w:p>
    <w:p w14:paraId="27A83DCD" w14:textId="77777777" w:rsidR="004009E4" w:rsidRPr="00F14AC8" w:rsidRDefault="004009E4" w:rsidP="005F5D00">
      <w:pPr>
        <w:pStyle w:val="Listenabsatz"/>
        <w:numPr>
          <w:ilvl w:val="0"/>
          <w:numId w:val="25"/>
        </w:numPr>
      </w:pPr>
      <w:r w:rsidRPr="00F14AC8">
        <w:t>Rechnungserstellung aus Auftrag. Da Zusatzpositionen verwendet werden, ist ein Lieferschein nicht nötig.</w:t>
      </w:r>
    </w:p>
    <w:p w14:paraId="7C579AF0" w14:textId="77777777" w:rsidR="004009E4" w:rsidRPr="00F14AC8" w:rsidRDefault="004009E4" w:rsidP="004009E4"/>
    <w:p w14:paraId="47DFF59A" w14:textId="77777777" w:rsidR="004009E4" w:rsidRPr="00F14AC8" w:rsidRDefault="004009E4" w:rsidP="004009E4">
      <w:r w:rsidRPr="00F14AC8">
        <w:t>Berichtsinhalt:</w:t>
      </w:r>
    </w:p>
    <w:p w14:paraId="75DDFE11" w14:textId="77777777" w:rsidR="004009E4" w:rsidRPr="00F14AC8" w:rsidRDefault="004009E4" w:rsidP="005F5D00">
      <w:pPr>
        <w:pStyle w:val="Listenabsatz"/>
        <w:numPr>
          <w:ilvl w:val="0"/>
          <w:numId w:val="25"/>
        </w:numPr>
      </w:pPr>
      <w:r w:rsidRPr="00F14AC8">
        <w:t>Zusatzpositionen</w:t>
      </w:r>
    </w:p>
    <w:p w14:paraId="6068CC4F" w14:textId="77777777" w:rsidR="004009E4" w:rsidRPr="00F14AC8" w:rsidRDefault="004009E4" w:rsidP="005F5D00">
      <w:pPr>
        <w:pStyle w:val="Listenabsatz"/>
        <w:numPr>
          <w:ilvl w:val="0"/>
          <w:numId w:val="25"/>
        </w:numPr>
      </w:pPr>
      <w:r w:rsidRPr="00F14AC8">
        <w:lastRenderedPageBreak/>
        <w:t>Fahrzeiten, Kilometer</w:t>
      </w:r>
    </w:p>
    <w:p w14:paraId="2F72CF89" w14:textId="77777777" w:rsidR="004009E4" w:rsidRPr="00F14AC8" w:rsidRDefault="004009E4" w:rsidP="005F5D00">
      <w:pPr>
        <w:pStyle w:val="Listenabsatz"/>
        <w:numPr>
          <w:ilvl w:val="0"/>
          <w:numId w:val="25"/>
        </w:numPr>
      </w:pPr>
      <w:r w:rsidRPr="00F14AC8">
        <w:t>Anzahl Mitarbeiter</w:t>
      </w:r>
    </w:p>
    <w:p w14:paraId="629096A1" w14:textId="77777777" w:rsidR="004009E4" w:rsidRPr="00F14AC8" w:rsidRDefault="004009E4" w:rsidP="005F5D00">
      <w:pPr>
        <w:pStyle w:val="Listenabsatz"/>
        <w:numPr>
          <w:ilvl w:val="0"/>
          <w:numId w:val="25"/>
        </w:numPr>
      </w:pPr>
      <w:r w:rsidRPr="00F14AC8">
        <w:t>Pauschalen: kleine oder große Maschinenpauschale</w:t>
      </w:r>
    </w:p>
    <w:p w14:paraId="5FEF92DA" w14:textId="77777777" w:rsidR="004009E4" w:rsidRPr="00F14AC8" w:rsidRDefault="004009E4" w:rsidP="005F5D00">
      <w:pPr>
        <w:pStyle w:val="Listenabsatz"/>
        <w:numPr>
          <w:ilvl w:val="0"/>
          <w:numId w:val="25"/>
        </w:numPr>
      </w:pPr>
      <w:r w:rsidRPr="00F14AC8">
        <w:t>Teilweise wird auch erst im Nachgang die Maschinenpauschale eingestellt, i.d.R. im Angebot.</w:t>
      </w:r>
    </w:p>
    <w:p w14:paraId="04E19269" w14:textId="77777777" w:rsidR="004009E4" w:rsidRPr="00F14AC8" w:rsidRDefault="004009E4" w:rsidP="005F5D00">
      <w:pPr>
        <w:pStyle w:val="Listenabsatz"/>
        <w:numPr>
          <w:ilvl w:val="0"/>
          <w:numId w:val="25"/>
        </w:numPr>
      </w:pPr>
      <w:r w:rsidRPr="00F14AC8">
        <w:t>Zusätzliche Felder für nicht beauftragte zusätzliche Leistungen</w:t>
      </w:r>
    </w:p>
    <w:p w14:paraId="5CBA781F" w14:textId="77777777" w:rsidR="004009E4" w:rsidRPr="00F14AC8" w:rsidRDefault="004009E4" w:rsidP="004009E4"/>
    <w:p w14:paraId="604FADFB" w14:textId="02CF6F7A" w:rsidR="00E4485F" w:rsidRPr="00F14AC8" w:rsidRDefault="00E4485F" w:rsidP="004009E4">
      <w:r w:rsidRPr="00F14AC8">
        <w:t>Der Bericht wird im Kapitel Druckbelege beschrieben.</w:t>
      </w:r>
    </w:p>
    <w:p w14:paraId="7E940501" w14:textId="77777777" w:rsidR="00E4485F" w:rsidRPr="00F14AC8" w:rsidRDefault="00E4485F" w:rsidP="004009E4"/>
    <w:p w14:paraId="789F1D04" w14:textId="2147D25C" w:rsidR="004009E4" w:rsidRPr="00F14AC8" w:rsidRDefault="00626F50" w:rsidP="004009E4">
      <w:r w:rsidRPr="00F14AC8">
        <w:t>Generell</w:t>
      </w:r>
      <w:r w:rsidR="008C366A" w:rsidRPr="00F14AC8">
        <w:t xml:space="preserve"> sollen Rahmenaufträge für das ganze Jahr erstellt werden. Aktuell erhält die worKA neben einigen Jahresaufträgen hauptsächlich Einzelaufträge.</w:t>
      </w:r>
    </w:p>
    <w:p w14:paraId="0B2927E7" w14:textId="77777777" w:rsidR="004009E4" w:rsidRPr="00F14AC8" w:rsidRDefault="004009E4" w:rsidP="004009E4"/>
    <w:p w14:paraId="44EC8FBA" w14:textId="77777777" w:rsidR="004009E4" w:rsidRPr="00F14AC8" w:rsidRDefault="004009E4" w:rsidP="004009E4">
      <w:r w:rsidRPr="00F14AC8">
        <w:t>Auftragserfassung - Abrufauftrag aus Rahmenauftrag</w:t>
      </w:r>
    </w:p>
    <w:p w14:paraId="42529EFF" w14:textId="77777777" w:rsidR="004009E4" w:rsidRPr="00F14AC8" w:rsidRDefault="004009E4" w:rsidP="005F5D00">
      <w:pPr>
        <w:pStyle w:val="Listenabsatz"/>
        <w:numPr>
          <w:ilvl w:val="0"/>
          <w:numId w:val="25"/>
        </w:numPr>
      </w:pPr>
      <w:r w:rsidRPr="00F14AC8">
        <w:t>Nur Zusatzpositionen werden erfasst</w:t>
      </w:r>
    </w:p>
    <w:p w14:paraId="76AA80F6" w14:textId="77777777" w:rsidR="004009E4" w:rsidRPr="00F14AC8" w:rsidRDefault="004009E4" w:rsidP="005F5D00">
      <w:pPr>
        <w:pStyle w:val="Listenabsatz"/>
        <w:numPr>
          <w:ilvl w:val="0"/>
          <w:numId w:val="25"/>
        </w:numPr>
      </w:pPr>
      <w:r w:rsidRPr="00F14AC8">
        <w:t>Fahrzeiten, Maschinenpauschalen, Mitarbeiterpauschalen, Anfahrtspauschalen</w:t>
      </w:r>
    </w:p>
    <w:p w14:paraId="062265E4" w14:textId="77777777" w:rsidR="004009E4" w:rsidRPr="00F14AC8" w:rsidRDefault="004009E4" w:rsidP="005F5D00">
      <w:pPr>
        <w:pStyle w:val="Listenabsatz"/>
        <w:numPr>
          <w:ilvl w:val="0"/>
          <w:numId w:val="25"/>
        </w:numPr>
      </w:pPr>
      <w:r w:rsidRPr="00F14AC8">
        <w:t>Teamzuordnung</w:t>
      </w:r>
    </w:p>
    <w:p w14:paraId="70AB8D81" w14:textId="77777777" w:rsidR="004009E4" w:rsidRPr="00F14AC8" w:rsidRDefault="004009E4" w:rsidP="005F5D00">
      <w:pPr>
        <w:pStyle w:val="Listenabsatz"/>
        <w:numPr>
          <w:ilvl w:val="0"/>
          <w:numId w:val="25"/>
        </w:numPr>
      </w:pPr>
      <w:r w:rsidRPr="00F14AC8">
        <w:t>Liefertermin</w:t>
      </w:r>
    </w:p>
    <w:p w14:paraId="0060781E" w14:textId="77777777" w:rsidR="004009E4" w:rsidRPr="00F14AC8" w:rsidRDefault="004009E4" w:rsidP="004009E4"/>
    <w:p w14:paraId="07A43301" w14:textId="20FCBEAA" w:rsidR="004009E4" w:rsidRPr="00F14AC8" w:rsidRDefault="004009E4" w:rsidP="004009E4">
      <w:r w:rsidRPr="00F14AC8">
        <w:t xml:space="preserve">Perspektivisch soll der Bericht auf dem Tablet mitgeführt werden. </w:t>
      </w:r>
      <w:r w:rsidR="00B105F2" w:rsidRPr="00F14AC8">
        <w:t xml:space="preserve">Der Einsatz von </w:t>
      </w:r>
      <w:r w:rsidRPr="00F14AC8">
        <w:t>Warehouse wäre eine Einsatzmöglichkeit. Hier kann über Infosysteme eine Auftragsübersicht und Detailansicht für einen Auftrag dargestellt werden</w:t>
      </w:r>
      <w:r w:rsidR="005A74BF" w:rsidRPr="00F14AC8">
        <w:t xml:space="preserve"> u</w:t>
      </w:r>
      <w:r w:rsidRPr="00F14AC8">
        <w:t>nd alle erbrachten Leistungen erfasst werden.</w:t>
      </w:r>
    </w:p>
    <w:p w14:paraId="414560AC" w14:textId="09E9815C" w:rsidR="004009E4" w:rsidRPr="00F14AC8" w:rsidRDefault="004009E4" w:rsidP="004009E4">
      <w:r w:rsidRPr="00F14AC8">
        <w:t>Es wurde auch die Verwendung von PDFs überlegt. Hierzu ist zu beachten, dass es u.U. zu Lizenzkosten bei Adobe kommen könnte, um in PDFs Notizen machen zu können. ABAS bietet hier kein</w:t>
      </w:r>
      <w:r w:rsidR="005A74BF" w:rsidRPr="00F14AC8">
        <w:t>en</w:t>
      </w:r>
      <w:r w:rsidRPr="00F14AC8">
        <w:t xml:space="preserve"> Formulardruck mit eine geführten Nutzersteuerung wie vorbefüllten Pulldown-Menüs oder Häkchenfelder</w:t>
      </w:r>
      <w:r w:rsidR="00E4485F" w:rsidRPr="00F14AC8">
        <w:t xml:space="preserve"> im PDF selbst</w:t>
      </w:r>
      <w:r w:rsidRPr="00F14AC8">
        <w:t>.</w:t>
      </w:r>
    </w:p>
    <w:p w14:paraId="1D9A7212" w14:textId="77777777" w:rsidR="004009E4" w:rsidRPr="00F14AC8" w:rsidRDefault="004009E4" w:rsidP="004009E4"/>
    <w:p w14:paraId="4916E272" w14:textId="6953AA15" w:rsidR="004009E4" w:rsidRPr="00F14AC8" w:rsidRDefault="004009E4" w:rsidP="004009E4">
      <w:r w:rsidRPr="00F14AC8">
        <w:t xml:space="preserve">Die worKA </w:t>
      </w:r>
      <w:r w:rsidR="005E7AEA" w:rsidRPr="00F14AC8">
        <w:t>wird</w:t>
      </w:r>
      <w:r w:rsidRPr="00F14AC8">
        <w:t xml:space="preserve"> erstmal </w:t>
      </w:r>
      <w:r w:rsidR="00E34640" w:rsidRPr="00F14AC8">
        <w:t xml:space="preserve">mit dem </w:t>
      </w:r>
      <w:r w:rsidRPr="00F14AC8">
        <w:t xml:space="preserve">ABAS-Standard arbeiten, um die Funktionalitäten kennenzulernen und </w:t>
      </w:r>
      <w:r w:rsidR="00E34640" w:rsidRPr="00F14AC8">
        <w:t xml:space="preserve">ggf. </w:t>
      </w:r>
      <w:r w:rsidRPr="00F14AC8">
        <w:t>später die Erweiterung auf Tablets durchführen.</w:t>
      </w:r>
    </w:p>
    <w:p w14:paraId="64C723E0" w14:textId="77777777" w:rsidR="003E2FF4" w:rsidRPr="00F14AC8" w:rsidRDefault="003E2FF4" w:rsidP="003E2FF4"/>
    <w:p w14:paraId="24443515" w14:textId="02382E49" w:rsidR="000375F2" w:rsidRPr="00F14AC8" w:rsidRDefault="000375F2" w:rsidP="000375F2">
      <w:pPr>
        <w:pStyle w:val="berschrift2"/>
      </w:pPr>
      <w:bookmarkStart w:id="1494" w:name="_Toc228444450"/>
      <w:bookmarkStart w:id="1495" w:name="AP071"/>
      <w:r w:rsidRPr="00F14AC8">
        <w:t>Rapportzettel</w:t>
      </w:r>
      <w:r w:rsidR="00930579" w:rsidRPr="00F14AC8">
        <w:t xml:space="preserve"> GALA</w:t>
      </w:r>
      <w:bookmarkEnd w:id="1494"/>
    </w:p>
    <w:bookmarkEnd w:id="1495"/>
    <w:p w14:paraId="184BBE7B" w14:textId="77777777" w:rsidR="000375F2" w:rsidRPr="00F14AC8" w:rsidRDefault="000375F2" w:rsidP="003E2FF4"/>
    <w:p w14:paraId="06B7B697" w14:textId="3DB729FD" w:rsidR="000375F2" w:rsidRPr="00F14AC8" w:rsidRDefault="007365B2" w:rsidP="003E2FF4">
      <w:r w:rsidRPr="00F14AC8">
        <w:t>Der Rapportzettel wurde von der worKA überarbeitet</w:t>
      </w:r>
      <w:r w:rsidR="001A45A0" w:rsidRPr="00F14AC8">
        <w:t xml:space="preserve">. Der Druck erfolgt </w:t>
      </w:r>
      <w:r w:rsidR="00C56213" w:rsidRPr="00F14AC8">
        <w:t>über den Auftrag</w:t>
      </w:r>
      <w:r w:rsidR="001A45A0" w:rsidRPr="00F14AC8">
        <w:t>.</w:t>
      </w:r>
    </w:p>
    <w:p w14:paraId="487B981F" w14:textId="77777777" w:rsidR="001A45A0" w:rsidRPr="00F14AC8" w:rsidRDefault="001A45A0" w:rsidP="003E2FF4"/>
    <w:p w14:paraId="77671B9E" w14:textId="10750C7E" w:rsidR="004802A8" w:rsidRPr="00F14AC8" w:rsidRDefault="00C93349" w:rsidP="00C93349">
      <w:pPr>
        <w:rPr>
          <w:b/>
          <w:bCs/>
          <w:color w:val="002060"/>
        </w:rPr>
      </w:pPr>
      <w:r w:rsidRPr="00F14AC8">
        <w:rPr>
          <w:b/>
          <w:bCs/>
          <w:color w:val="002060"/>
        </w:rPr>
        <w:t>Umsetzung ABAS</w:t>
      </w:r>
    </w:p>
    <w:p w14:paraId="727AF2DF" w14:textId="77777777" w:rsidR="004802A8" w:rsidRPr="00F14AC8" w:rsidRDefault="004802A8" w:rsidP="00C93349">
      <w:pPr>
        <w:rPr>
          <w:b/>
          <w:bCs/>
          <w:color w:val="002060"/>
        </w:rPr>
      </w:pPr>
    </w:p>
    <w:p w14:paraId="1353B8C0" w14:textId="7091FD16" w:rsidR="004802A8" w:rsidRPr="00F14AC8" w:rsidRDefault="004802A8" w:rsidP="00C93349">
      <w:pPr>
        <w:rPr>
          <w:bCs/>
        </w:rPr>
      </w:pPr>
      <w:commentRangeStart w:id="1496"/>
      <w:commentRangeStart w:id="1497"/>
      <w:r w:rsidRPr="00F14AC8">
        <w:rPr>
          <w:bCs/>
        </w:rPr>
        <w:t>Anlage eines neuen Layouts im Auftrag.</w:t>
      </w:r>
      <w:commentRangeEnd w:id="1496"/>
      <w:r w:rsidR="00080ACA">
        <w:rPr>
          <w:rStyle w:val="Kommentarzeichen"/>
          <w:bCs/>
          <w:sz w:val="24"/>
          <w:szCs w:val="24"/>
        </w:rPr>
        <w:commentReference w:id="1496"/>
      </w:r>
      <w:commentRangeEnd w:id="1497"/>
      <w:r w:rsidR="00900FA8">
        <w:rPr>
          <w:rStyle w:val="Kommentarzeichen"/>
          <w:bCs/>
          <w:sz w:val="24"/>
          <w:szCs w:val="24"/>
        </w:rPr>
        <w:commentReference w:id="1497"/>
      </w:r>
      <w:ins w:id="1498" w:author="Peter Koch" w:date="2026-05-20T10:37:00Z" w16du:dateUtc="2026-05-20T08:37:00Z">
        <w:r w:rsidR="00D051AC">
          <w:rPr>
            <w:bCs/>
          </w:rPr>
          <w:t xml:space="preserve"> Ein neues Infosystem ist hier nicht nötig. IEVVORGANG sollte reichen.</w:t>
        </w:r>
      </w:ins>
    </w:p>
    <w:p w14:paraId="7440B691" w14:textId="77777777" w:rsidR="00AC3079" w:rsidRPr="00F14AC8" w:rsidRDefault="00AC3079" w:rsidP="00C93349">
      <w:pPr>
        <w:rPr>
          <w:bCs/>
        </w:rPr>
      </w:pPr>
    </w:p>
    <w:p w14:paraId="2785F08F" w14:textId="087935BF" w:rsidR="005E6519" w:rsidRPr="00F14AC8" w:rsidRDefault="005E6519" w:rsidP="00C93349">
      <w:pPr>
        <w:rPr>
          <w:bCs/>
          <w:u w:val="single"/>
        </w:rPr>
      </w:pPr>
      <w:r w:rsidRPr="00F14AC8">
        <w:rPr>
          <w:bCs/>
          <w:u w:val="single"/>
        </w:rPr>
        <w:t>Inhalte:</w:t>
      </w:r>
    </w:p>
    <w:p w14:paraId="3848F42E" w14:textId="77777777" w:rsidR="00262E36" w:rsidRPr="00F14AC8" w:rsidRDefault="00262E36" w:rsidP="00C93349">
      <w:pPr>
        <w:rPr>
          <w:bCs/>
          <w:u w:val="single"/>
        </w:rPr>
      </w:pPr>
    </w:p>
    <w:p w14:paraId="7230E88A" w14:textId="4176F187" w:rsidR="00AC3079" w:rsidRPr="00F14AC8" w:rsidRDefault="00AC3079" w:rsidP="00C93349">
      <w:pPr>
        <w:rPr>
          <w:bCs/>
        </w:rPr>
      </w:pPr>
      <w:r w:rsidRPr="00F14AC8">
        <w:rPr>
          <w:bCs/>
        </w:rPr>
        <w:t>Projektname:</w:t>
      </w:r>
      <w:r w:rsidRPr="00F14AC8">
        <w:rPr>
          <w:bCs/>
        </w:rPr>
        <w:tab/>
      </w:r>
      <w:r w:rsidRPr="00F14AC8">
        <w:rPr>
          <w:bCs/>
        </w:rPr>
        <w:tab/>
      </w:r>
      <w:r w:rsidRPr="00F14AC8">
        <w:rPr>
          <w:bCs/>
        </w:rPr>
        <w:tab/>
      </w:r>
      <w:r w:rsidR="005E6519" w:rsidRPr="00F14AC8">
        <w:rPr>
          <w:bCs/>
        </w:rPr>
        <w:t>„</w:t>
      </w:r>
      <w:r w:rsidR="005E6519" w:rsidRPr="00F14AC8">
        <w:rPr>
          <w:b/>
          <w:bCs/>
        </w:rPr>
        <w:t>betreff</w:t>
      </w:r>
      <w:r w:rsidR="005E6519" w:rsidRPr="00F14AC8">
        <w:rPr>
          <w:bCs/>
        </w:rPr>
        <w:t>“</w:t>
      </w:r>
    </w:p>
    <w:p w14:paraId="75BC2580" w14:textId="34FA1855" w:rsidR="00AC3079" w:rsidRPr="00F14AC8" w:rsidRDefault="00AC3079" w:rsidP="00C93349">
      <w:pPr>
        <w:rPr>
          <w:bCs/>
        </w:rPr>
      </w:pPr>
      <w:r w:rsidRPr="00F14AC8">
        <w:rPr>
          <w:bCs/>
        </w:rPr>
        <w:lastRenderedPageBreak/>
        <w:t>Kunde/Kundennummer:</w:t>
      </w:r>
      <w:r w:rsidRPr="00F14AC8">
        <w:rPr>
          <w:bCs/>
        </w:rPr>
        <w:tab/>
      </w:r>
      <w:r w:rsidR="005E6519" w:rsidRPr="00F14AC8">
        <w:rPr>
          <w:bCs/>
        </w:rPr>
        <w:t>„</w:t>
      </w:r>
      <w:r w:rsidR="005E6519" w:rsidRPr="00F14AC8">
        <w:rPr>
          <w:b/>
          <w:bCs/>
        </w:rPr>
        <w:t>kunde</w:t>
      </w:r>
      <w:r w:rsidR="005E6519" w:rsidRPr="00F14AC8">
        <w:rPr>
          <w:bCs/>
        </w:rPr>
        <w:t>“ / „</w:t>
      </w:r>
      <w:r w:rsidR="005E6519" w:rsidRPr="00F14AC8">
        <w:rPr>
          <w:b/>
          <w:bCs/>
        </w:rPr>
        <w:t>kunde^nummer</w:t>
      </w:r>
      <w:r w:rsidR="005E6519" w:rsidRPr="00F14AC8">
        <w:rPr>
          <w:bCs/>
        </w:rPr>
        <w:t>“</w:t>
      </w:r>
    </w:p>
    <w:p w14:paraId="61CF0B8D" w14:textId="77777777" w:rsidR="005E6519" w:rsidRPr="00F14AC8" w:rsidRDefault="005E6519" w:rsidP="00C93349">
      <w:pPr>
        <w:rPr>
          <w:bCs/>
        </w:rPr>
      </w:pPr>
    </w:p>
    <w:p w14:paraId="449864AA" w14:textId="0651B86E" w:rsidR="00262E36" w:rsidRPr="00F14AC8" w:rsidRDefault="005E6519" w:rsidP="00C93349">
      <w:pPr>
        <w:rPr>
          <w:bCs/>
          <w:u w:val="single"/>
        </w:rPr>
      </w:pPr>
      <w:r w:rsidRPr="00F14AC8">
        <w:rPr>
          <w:bCs/>
          <w:u w:val="single"/>
        </w:rPr>
        <w:t>Format:</w:t>
      </w:r>
    </w:p>
    <w:p w14:paraId="5A3AC1CF" w14:textId="77777777" w:rsidR="00262E36" w:rsidRPr="00F14AC8" w:rsidRDefault="00262E36" w:rsidP="00C93349">
      <w:pPr>
        <w:rPr>
          <w:bCs/>
          <w:u w:val="single"/>
        </w:rPr>
      </w:pPr>
    </w:p>
    <w:p w14:paraId="608864C1" w14:textId="55915C8D" w:rsidR="005E6519" w:rsidRPr="00F14AC8" w:rsidRDefault="005E6519" w:rsidP="00C93349">
      <w:pPr>
        <w:rPr>
          <w:bCs/>
        </w:rPr>
      </w:pPr>
      <w:r w:rsidRPr="00F14AC8">
        <w:rPr>
          <w:bCs/>
        </w:rPr>
        <w:t>DIN A4</w:t>
      </w:r>
    </w:p>
    <w:p w14:paraId="77F09846" w14:textId="5FB2431B" w:rsidR="00262E36" w:rsidRPr="00F14AC8" w:rsidRDefault="00262E36">
      <w:pPr>
        <w:rPr>
          <w:bCs/>
        </w:rPr>
      </w:pPr>
      <w:r w:rsidRPr="00F14AC8">
        <w:rPr>
          <w:bCs/>
        </w:rPr>
        <w:br w:type="page"/>
      </w:r>
    </w:p>
    <w:p w14:paraId="54C53CCC" w14:textId="77777777" w:rsidR="00262E36" w:rsidRPr="00F14AC8" w:rsidRDefault="00262E36" w:rsidP="00C93349">
      <w:pPr>
        <w:rPr>
          <w:bCs/>
        </w:rPr>
      </w:pPr>
    </w:p>
    <w:p w14:paraId="2024BE96" w14:textId="336F1AEA" w:rsidR="00262E36" w:rsidRPr="00F14AC8" w:rsidRDefault="00262E36" w:rsidP="00C93349">
      <w:pPr>
        <w:rPr>
          <w:bCs/>
          <w:u w:val="single"/>
        </w:rPr>
      </w:pPr>
      <w:r w:rsidRPr="00F14AC8">
        <w:rPr>
          <w:bCs/>
          <w:u w:val="single"/>
        </w:rPr>
        <w:t>Layout:</w:t>
      </w:r>
    </w:p>
    <w:p w14:paraId="5CDE8CFD" w14:textId="77777777" w:rsidR="00262E36" w:rsidRPr="00F14AC8" w:rsidRDefault="00262E36" w:rsidP="00C93349">
      <w:pPr>
        <w:rPr>
          <w:bCs/>
          <w:u w:val="single"/>
        </w:rPr>
      </w:pPr>
    </w:p>
    <w:p w14:paraId="1EC83D05" w14:textId="389F258F" w:rsidR="00C93349" w:rsidRPr="00F14AC8" w:rsidRDefault="004802A8" w:rsidP="00C93349">
      <w:r w:rsidRPr="00F14AC8">
        <w:rPr>
          <w:noProof/>
        </w:rPr>
        <w:drawing>
          <wp:inline distT="0" distB="0" distL="0" distR="0" wp14:anchorId="4C70AC33" wp14:editId="054347D9">
            <wp:extent cx="4582164" cy="6468378"/>
            <wp:effectExtent l="0" t="0" r="8890" b="8890"/>
            <wp:docPr id="134382131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1318" name="Grafik 1" descr="Ein Bild, das Text, Screenshot, Schrift, Zahl enthält.&#10;&#10;KI-generierte Inhalte können fehlerhaft sein."/>
                    <pic:cNvPicPr/>
                  </pic:nvPicPr>
                  <pic:blipFill>
                    <a:blip r:embed="rId24"/>
                    <a:stretch>
                      <a:fillRect/>
                    </a:stretch>
                  </pic:blipFill>
                  <pic:spPr>
                    <a:xfrm>
                      <a:off x="0" y="0"/>
                      <a:ext cx="4582164" cy="6468378"/>
                    </a:xfrm>
                    <a:prstGeom prst="rect">
                      <a:avLst/>
                    </a:prstGeom>
                  </pic:spPr>
                </pic:pic>
              </a:graphicData>
            </a:graphic>
          </wp:inline>
        </w:drawing>
      </w:r>
    </w:p>
    <w:p w14:paraId="02D9A7E9" w14:textId="77777777" w:rsidR="00C93349" w:rsidRPr="00F14AC8" w:rsidRDefault="00C93349" w:rsidP="00C93349"/>
    <w:tbl>
      <w:tblPr>
        <w:tblStyle w:val="Tabellenraster"/>
        <w:tblW w:w="9085" w:type="dxa"/>
        <w:tblLook w:val="04A0" w:firstRow="1" w:lastRow="0" w:firstColumn="1" w:lastColumn="0" w:noHBand="0" w:noVBand="1"/>
      </w:tblPr>
      <w:tblGrid>
        <w:gridCol w:w="8018"/>
        <w:gridCol w:w="1067"/>
      </w:tblGrid>
      <w:tr w:rsidR="00C93349" w:rsidRPr="00F14AC8" w14:paraId="3B8D8793" w14:textId="77777777" w:rsidTr="00D40DFE">
        <w:tc>
          <w:tcPr>
            <w:tcW w:w="8077" w:type="dxa"/>
            <w:shd w:val="clear" w:color="auto" w:fill="DCEEA3" w:themeFill="accent6" w:themeFillTint="99"/>
          </w:tcPr>
          <w:p w14:paraId="730B46DF" w14:textId="77777777" w:rsidR="00C93349" w:rsidRPr="00F14AC8" w:rsidRDefault="00C93349" w:rsidP="00D40DFE">
            <w:r w:rsidRPr="00F14AC8">
              <w:t>Auswirkungen der Customization/Extension</w:t>
            </w:r>
          </w:p>
        </w:tc>
        <w:tc>
          <w:tcPr>
            <w:tcW w:w="1008" w:type="dxa"/>
            <w:shd w:val="clear" w:color="auto" w:fill="DCEEA3" w:themeFill="accent6" w:themeFillTint="99"/>
          </w:tcPr>
          <w:p w14:paraId="12AABFD2" w14:textId="77777777" w:rsidR="00C93349" w:rsidRPr="00F14AC8" w:rsidRDefault="00C93349" w:rsidP="00D40DFE">
            <w:r w:rsidRPr="00F14AC8">
              <w:t>Antwort</w:t>
            </w:r>
          </w:p>
        </w:tc>
      </w:tr>
      <w:tr w:rsidR="00C93349" w:rsidRPr="00F14AC8" w14:paraId="366811F7" w14:textId="77777777" w:rsidTr="00D40DFE">
        <w:tc>
          <w:tcPr>
            <w:tcW w:w="8077" w:type="dxa"/>
          </w:tcPr>
          <w:p w14:paraId="3F96D34A" w14:textId="77777777" w:rsidR="00C93349" w:rsidRPr="00F14AC8" w:rsidRDefault="00C93349" w:rsidP="00D40DFE">
            <w:pPr>
              <w:rPr>
                <w:sz w:val="20"/>
                <w:szCs w:val="20"/>
              </w:rPr>
            </w:pPr>
            <w:r w:rsidRPr="00F14AC8">
              <w:rPr>
                <w:sz w:val="20"/>
                <w:szCs w:val="20"/>
              </w:rPr>
              <w:t xml:space="preserve">Keine besonderen Auswirkungen </w:t>
            </w:r>
          </w:p>
        </w:tc>
        <w:tc>
          <w:tcPr>
            <w:tcW w:w="1008" w:type="dxa"/>
          </w:tcPr>
          <w:p w14:paraId="1834A343" w14:textId="77777777" w:rsidR="00C93349" w:rsidRPr="00F14AC8" w:rsidRDefault="00C93349" w:rsidP="00D40DFE">
            <w:pPr>
              <w:rPr>
                <w:sz w:val="20"/>
                <w:szCs w:val="20"/>
              </w:rPr>
            </w:pPr>
            <w:r w:rsidRPr="00F14AC8">
              <w:rPr>
                <w:sz w:val="20"/>
                <w:szCs w:val="20"/>
              </w:rPr>
              <w:t>Ja/Nein</w:t>
            </w:r>
          </w:p>
        </w:tc>
      </w:tr>
      <w:tr w:rsidR="00C93349" w:rsidRPr="00F14AC8" w14:paraId="34B12A8F" w14:textId="77777777" w:rsidTr="00D40DFE">
        <w:tc>
          <w:tcPr>
            <w:tcW w:w="8077" w:type="dxa"/>
          </w:tcPr>
          <w:p w14:paraId="5185F54A" w14:textId="77777777" w:rsidR="00C93349" w:rsidRPr="00F14AC8" w:rsidRDefault="00C93349"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B1FF971" w14:textId="77777777" w:rsidR="00C93349" w:rsidRPr="00F14AC8" w:rsidRDefault="00C93349" w:rsidP="00D40DFE">
            <w:pPr>
              <w:rPr>
                <w:sz w:val="20"/>
                <w:szCs w:val="20"/>
              </w:rPr>
            </w:pPr>
            <w:r w:rsidRPr="00F14AC8">
              <w:rPr>
                <w:sz w:val="20"/>
                <w:szCs w:val="20"/>
              </w:rPr>
              <w:t>Ja/Nein</w:t>
            </w:r>
          </w:p>
        </w:tc>
      </w:tr>
      <w:tr w:rsidR="00C93349" w:rsidRPr="00F14AC8" w14:paraId="3600BCBE" w14:textId="77777777" w:rsidTr="00D40DFE">
        <w:tc>
          <w:tcPr>
            <w:tcW w:w="8077" w:type="dxa"/>
          </w:tcPr>
          <w:p w14:paraId="0BBA86DF" w14:textId="77777777" w:rsidR="00C93349" w:rsidRPr="00F14AC8" w:rsidRDefault="00C93349"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0DD4C11A" w14:textId="77777777" w:rsidR="00C93349" w:rsidRPr="00F14AC8" w:rsidRDefault="00C93349" w:rsidP="00D40DFE">
            <w:pPr>
              <w:rPr>
                <w:sz w:val="20"/>
                <w:szCs w:val="20"/>
              </w:rPr>
            </w:pPr>
            <w:r w:rsidRPr="00F14AC8">
              <w:rPr>
                <w:sz w:val="20"/>
                <w:szCs w:val="20"/>
              </w:rPr>
              <w:t>Ja/Nein</w:t>
            </w:r>
          </w:p>
        </w:tc>
      </w:tr>
      <w:tr w:rsidR="00C93349" w:rsidRPr="00F14AC8" w14:paraId="1FF5ABAA" w14:textId="77777777" w:rsidTr="00D40DFE">
        <w:tc>
          <w:tcPr>
            <w:tcW w:w="8077" w:type="dxa"/>
          </w:tcPr>
          <w:p w14:paraId="555584A3" w14:textId="77777777" w:rsidR="00C93349" w:rsidRPr="00F14AC8" w:rsidRDefault="00C93349"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CCE4338" w14:textId="77777777" w:rsidR="00C93349" w:rsidRPr="00F14AC8" w:rsidRDefault="00C93349" w:rsidP="00D40DFE">
            <w:pPr>
              <w:rPr>
                <w:sz w:val="20"/>
                <w:szCs w:val="20"/>
              </w:rPr>
            </w:pPr>
            <w:r w:rsidRPr="00F14AC8">
              <w:rPr>
                <w:sz w:val="20"/>
                <w:szCs w:val="20"/>
              </w:rPr>
              <w:t>Ja/Nein</w:t>
            </w:r>
          </w:p>
        </w:tc>
      </w:tr>
      <w:tr w:rsidR="00C93349" w:rsidRPr="00F14AC8" w14:paraId="59B0DA59" w14:textId="77777777" w:rsidTr="00D40DFE">
        <w:tc>
          <w:tcPr>
            <w:tcW w:w="8077" w:type="dxa"/>
          </w:tcPr>
          <w:p w14:paraId="2EC756F3" w14:textId="77777777" w:rsidR="00C93349" w:rsidRPr="00F14AC8" w:rsidRDefault="00C93349"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305F78FA" w14:textId="77777777" w:rsidR="00C93349" w:rsidRPr="00F14AC8" w:rsidRDefault="00C93349"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C93349" w:rsidRPr="00F14AC8" w14:paraId="429B64E6" w14:textId="77777777" w:rsidTr="00D40DFE">
        <w:trPr>
          <w:trHeight w:hRule="exact" w:val="861"/>
        </w:trPr>
        <w:tc>
          <w:tcPr>
            <w:tcW w:w="1273" w:type="dxa"/>
            <w:shd w:val="clear" w:color="auto" w:fill="D5D5D5" w:themeFill="background2"/>
            <w:tcMar>
              <w:bottom w:w="57" w:type="dxa"/>
            </w:tcMar>
          </w:tcPr>
          <w:p w14:paraId="70B565C4" w14:textId="77777777" w:rsidR="00C93349" w:rsidRPr="00F14AC8" w:rsidRDefault="00C93349" w:rsidP="00D40DFE">
            <w:pPr>
              <w:rPr>
                <w:b/>
              </w:rPr>
            </w:pPr>
            <w:r w:rsidRPr="00F14AC8">
              <w:rPr>
                <w:b/>
              </w:rPr>
              <w:lastRenderedPageBreak/>
              <w:t>Priorität</w:t>
            </w:r>
          </w:p>
        </w:tc>
        <w:tc>
          <w:tcPr>
            <w:tcW w:w="2190" w:type="dxa"/>
            <w:shd w:val="clear" w:color="auto" w:fill="D5D5D5" w:themeFill="background2"/>
            <w:tcMar>
              <w:bottom w:w="57" w:type="dxa"/>
            </w:tcMar>
          </w:tcPr>
          <w:p w14:paraId="7A0DFD72" w14:textId="77777777" w:rsidR="00C93349" w:rsidRPr="00F14AC8" w:rsidRDefault="00C93349" w:rsidP="00D40DFE">
            <w:pPr>
              <w:rPr>
                <w:b/>
              </w:rPr>
            </w:pPr>
            <w:r w:rsidRPr="00F14AC8">
              <w:rPr>
                <w:b/>
              </w:rPr>
              <w:t>Realisierung</w:t>
            </w:r>
          </w:p>
        </w:tc>
        <w:tc>
          <w:tcPr>
            <w:tcW w:w="1070" w:type="dxa"/>
            <w:shd w:val="clear" w:color="auto" w:fill="D5D5D5" w:themeFill="background2"/>
            <w:tcMar>
              <w:bottom w:w="57" w:type="dxa"/>
            </w:tcMar>
          </w:tcPr>
          <w:p w14:paraId="05C0F854" w14:textId="77777777" w:rsidR="00C93349" w:rsidRPr="00F14AC8" w:rsidRDefault="00C93349" w:rsidP="00D40DFE">
            <w:pPr>
              <w:rPr>
                <w:b/>
              </w:rPr>
            </w:pPr>
            <w:r w:rsidRPr="00F14AC8">
              <w:rPr>
                <w:b/>
              </w:rPr>
              <w:t>Dauer (ca./h)</w:t>
            </w:r>
          </w:p>
        </w:tc>
        <w:tc>
          <w:tcPr>
            <w:tcW w:w="1134" w:type="dxa"/>
            <w:shd w:val="clear" w:color="auto" w:fill="D5D5D5" w:themeFill="background2"/>
            <w:tcMar>
              <w:bottom w:w="57" w:type="dxa"/>
            </w:tcMar>
          </w:tcPr>
          <w:p w14:paraId="57035002" w14:textId="77777777" w:rsidR="00C93349" w:rsidRPr="00F14AC8" w:rsidRDefault="00C93349"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35213DFC" w14:textId="77777777" w:rsidR="00C93349" w:rsidRPr="00F14AC8" w:rsidRDefault="00C93349"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753BD8B" w14:textId="77777777" w:rsidR="00C93349" w:rsidRPr="00F14AC8" w:rsidRDefault="00C93349" w:rsidP="00D40DFE">
            <w:pPr>
              <w:rPr>
                <w:b/>
              </w:rPr>
            </w:pPr>
            <w:r w:rsidRPr="00F14AC8">
              <w:rPr>
                <w:b/>
              </w:rPr>
              <w:t>Bereich</w:t>
            </w:r>
          </w:p>
        </w:tc>
      </w:tr>
      <w:tr w:rsidR="00C93349" w:rsidRPr="00F14AC8" w14:paraId="43B724B1" w14:textId="77777777" w:rsidTr="00D40DFE">
        <w:trPr>
          <w:trHeight w:val="454"/>
        </w:trPr>
        <w:tc>
          <w:tcPr>
            <w:tcW w:w="1273" w:type="dxa"/>
            <w:shd w:val="clear" w:color="auto" w:fill="FFFFFF"/>
            <w:tcMar>
              <w:bottom w:w="57" w:type="dxa"/>
            </w:tcMar>
          </w:tcPr>
          <w:p w14:paraId="5E7A9881" w14:textId="77777777" w:rsidR="00C93349" w:rsidRPr="00F14AC8" w:rsidRDefault="00C93349" w:rsidP="00394CD1">
            <w:pPr>
              <w:pStyle w:val="Tabelleninhalte"/>
            </w:pPr>
            <w:r w:rsidRPr="00F14AC8">
              <w:t>1</w:t>
            </w:r>
          </w:p>
        </w:tc>
        <w:tc>
          <w:tcPr>
            <w:tcW w:w="2190" w:type="dxa"/>
            <w:shd w:val="clear" w:color="auto" w:fill="FFFFFF"/>
            <w:tcMar>
              <w:bottom w:w="57" w:type="dxa"/>
            </w:tcMar>
          </w:tcPr>
          <w:p w14:paraId="20397B9C" w14:textId="77777777" w:rsidR="00C93349" w:rsidRPr="00F14AC8" w:rsidRDefault="00C93349" w:rsidP="00394CD1">
            <w:pPr>
              <w:pStyle w:val="Tabelleninhalte"/>
            </w:pPr>
            <w:r w:rsidRPr="00F14AC8">
              <w:t>Abas</w:t>
            </w:r>
          </w:p>
        </w:tc>
        <w:tc>
          <w:tcPr>
            <w:tcW w:w="1070" w:type="dxa"/>
            <w:shd w:val="clear" w:color="auto" w:fill="FFFFFF"/>
            <w:tcMar>
              <w:bottom w:w="57" w:type="dxa"/>
            </w:tcMar>
          </w:tcPr>
          <w:p w14:paraId="5847D4FB" w14:textId="77777777" w:rsidR="00C93349" w:rsidRPr="00F14AC8" w:rsidRDefault="00C93349" w:rsidP="00394CD1">
            <w:pPr>
              <w:pStyle w:val="Tabelleninhalte"/>
            </w:pPr>
            <w:r w:rsidRPr="00F14AC8">
              <w:t>0,00</w:t>
            </w:r>
          </w:p>
        </w:tc>
        <w:tc>
          <w:tcPr>
            <w:tcW w:w="1134" w:type="dxa"/>
            <w:shd w:val="clear" w:color="auto" w:fill="FFFFFF"/>
            <w:tcMar>
              <w:bottom w:w="57" w:type="dxa"/>
            </w:tcMar>
          </w:tcPr>
          <w:p w14:paraId="56C27BB2" w14:textId="77777777" w:rsidR="00C93349" w:rsidRPr="00F14AC8" w:rsidRDefault="00C93349" w:rsidP="00394CD1">
            <w:pPr>
              <w:pStyle w:val="Tabelleninhalte"/>
            </w:pPr>
            <w:r w:rsidRPr="00F14AC8">
              <w:t>0,00</w:t>
            </w:r>
          </w:p>
        </w:tc>
        <w:tc>
          <w:tcPr>
            <w:tcW w:w="1134" w:type="dxa"/>
            <w:shd w:val="clear" w:color="auto" w:fill="FFFFFF"/>
            <w:tcMar>
              <w:bottom w:w="57" w:type="dxa"/>
            </w:tcMar>
          </w:tcPr>
          <w:p w14:paraId="7E1045AF" w14:textId="77777777" w:rsidR="00C93349" w:rsidRPr="00F14AC8" w:rsidRDefault="00C93349" w:rsidP="00394CD1">
            <w:pPr>
              <w:pStyle w:val="Tabelleninhalte"/>
            </w:pPr>
            <w:r w:rsidRPr="00F14AC8">
              <w:t>0,00</w:t>
            </w:r>
          </w:p>
        </w:tc>
        <w:tc>
          <w:tcPr>
            <w:tcW w:w="2271" w:type="dxa"/>
            <w:shd w:val="clear" w:color="auto" w:fill="FFFFFF"/>
            <w:tcMar>
              <w:bottom w:w="57" w:type="dxa"/>
            </w:tcMar>
          </w:tcPr>
          <w:p w14:paraId="514E4B9A" w14:textId="77777777" w:rsidR="00C93349" w:rsidRPr="00F14AC8" w:rsidRDefault="00C93349" w:rsidP="00394CD1">
            <w:pPr>
              <w:pStyle w:val="Tabelleninhalte"/>
            </w:pPr>
            <w:r w:rsidRPr="00F14AC8">
              <w:t>Admin</w:t>
            </w:r>
          </w:p>
        </w:tc>
      </w:tr>
    </w:tbl>
    <w:p w14:paraId="1C70B0A0" w14:textId="77777777" w:rsidR="001A45A0" w:rsidRPr="00F14AC8" w:rsidRDefault="001A45A0" w:rsidP="003E2FF4"/>
    <w:p w14:paraId="31D75FDE" w14:textId="0128138E" w:rsidR="00C61BD4" w:rsidRPr="00F14AC8" w:rsidRDefault="00C61BD4" w:rsidP="00C61BD4">
      <w:pPr>
        <w:pStyle w:val="berschrift1"/>
      </w:pPr>
      <w:bookmarkStart w:id="1499" w:name="_Toc228444451"/>
      <w:r w:rsidRPr="00F14AC8">
        <w:t>Digitalisierung (worKA)</w:t>
      </w:r>
      <w:bookmarkEnd w:id="1499"/>
    </w:p>
    <w:p w14:paraId="2D6F2E41" w14:textId="77777777" w:rsidR="00C61BD4" w:rsidRPr="00F14AC8" w:rsidRDefault="00C61BD4" w:rsidP="00C61BD4"/>
    <w:p w14:paraId="4AFA8A36" w14:textId="77777777" w:rsidR="000F3B6F" w:rsidRPr="00F14AC8" w:rsidRDefault="000F3B6F" w:rsidP="000F3B6F">
      <w:r w:rsidRPr="00F14AC8">
        <w:rPr>
          <w:noProof/>
        </w:rPr>
        <w:drawing>
          <wp:inline distT="0" distB="0" distL="0" distR="0" wp14:anchorId="3D9F55F3" wp14:editId="24B12665">
            <wp:extent cx="5753100" cy="1072515"/>
            <wp:effectExtent l="0" t="0" r="0" b="0"/>
            <wp:docPr id="1599627817" name="Grafik 1" descr="Ein Bild, das Text, Schrif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27817" name="Grafik 1" descr="Ein Bild, das Text, Schrift, Zahl, Reihe enthält.&#10;&#10;KI-generierte Inhalte können fehlerhaft sein."/>
                    <pic:cNvPicPr/>
                  </pic:nvPicPr>
                  <pic:blipFill>
                    <a:blip r:embed="rId25"/>
                    <a:stretch>
                      <a:fillRect/>
                    </a:stretch>
                  </pic:blipFill>
                  <pic:spPr>
                    <a:xfrm>
                      <a:off x="0" y="0"/>
                      <a:ext cx="5753100" cy="1072515"/>
                    </a:xfrm>
                    <a:prstGeom prst="rect">
                      <a:avLst/>
                    </a:prstGeom>
                  </pic:spPr>
                </pic:pic>
              </a:graphicData>
            </a:graphic>
          </wp:inline>
        </w:drawing>
      </w:r>
    </w:p>
    <w:p w14:paraId="08951BDA" w14:textId="77777777" w:rsidR="000F3B6F" w:rsidRPr="00F14AC8" w:rsidRDefault="000F3B6F" w:rsidP="000F3B6F"/>
    <w:p w14:paraId="5B5A32B1" w14:textId="77777777" w:rsidR="000F3B6F" w:rsidRPr="00F14AC8" w:rsidRDefault="000F3B6F" w:rsidP="000F3B6F"/>
    <w:p w14:paraId="2E57887E" w14:textId="77777777" w:rsidR="000F3B6F" w:rsidRPr="00F14AC8" w:rsidRDefault="000F3B6F" w:rsidP="000F3B6F">
      <w:r w:rsidRPr="00F14AC8">
        <w:t xml:space="preserve">Die Erfassung der Zeiten oder verarbeiteten Seiten erfolgt aktuell in Excel. </w:t>
      </w:r>
    </w:p>
    <w:p w14:paraId="6F1C1B98" w14:textId="77777777" w:rsidR="000F3B6F" w:rsidRPr="00F14AC8" w:rsidRDefault="000F3B6F" w:rsidP="000F3B6F"/>
    <w:p w14:paraId="245B7D8C" w14:textId="77777777" w:rsidR="000F3B6F" w:rsidRPr="00F14AC8" w:rsidRDefault="000F3B6F" w:rsidP="000F3B6F">
      <w:r w:rsidRPr="00F14AC8">
        <w:t>Der Prozess kann auch über Rahmenaufträge abgewickelt werden. Es müssen für alle Geschäftsfälle Zusatzpositionen angelegt werden.</w:t>
      </w:r>
    </w:p>
    <w:p w14:paraId="64EC29EA" w14:textId="77777777" w:rsidR="000F3B6F" w:rsidRPr="00F14AC8" w:rsidRDefault="000F3B6F" w:rsidP="000F3B6F"/>
    <w:p w14:paraId="5310EFD7" w14:textId="67E2B76B" w:rsidR="000F3B6F" w:rsidRPr="00F14AC8" w:rsidRDefault="000F3B6F" w:rsidP="000F3B6F">
      <w:r w:rsidRPr="00F14AC8">
        <w:t>Die Auswertung soll eine Auslastungskontrolle ermöglichen, um auch zu erkennen, ob die Pauschale ausreicht für die erbrachte Leistung.</w:t>
      </w:r>
    </w:p>
    <w:p w14:paraId="4BCDF248" w14:textId="77777777" w:rsidR="000F3B6F" w:rsidRPr="00F14AC8" w:rsidRDefault="000F3B6F" w:rsidP="000F3B6F"/>
    <w:p w14:paraId="36D49291" w14:textId="77777777" w:rsidR="000F3B6F" w:rsidRPr="00F14AC8" w:rsidRDefault="000F3B6F" w:rsidP="000F3B6F">
      <w:r w:rsidRPr="00F14AC8">
        <w:t>Auch hier ist eine Aufstellung durch die worKA der zu erfassenden Daten nötig, um eine gemeinsame Zusatzdatenbank für GALA und Digitalisierung erstellen zu können.</w:t>
      </w:r>
    </w:p>
    <w:p w14:paraId="1407996C" w14:textId="77777777" w:rsidR="000F3B6F" w:rsidRPr="00F14AC8" w:rsidRDefault="000F3B6F" w:rsidP="000F3B6F"/>
    <w:p w14:paraId="0295886C" w14:textId="4425E89F" w:rsidR="000F3B6F" w:rsidRPr="00F14AC8" w:rsidRDefault="000F3B6F" w:rsidP="000F3B6F">
      <w:pPr>
        <w:rPr>
          <w:ins w:id="1500" w:author="Peter Koch" w:date="2026-05-20T10:39:00Z" w16du:dateUtc="2026-05-20T08:39:00Z"/>
        </w:rPr>
      </w:pPr>
      <w:commentRangeStart w:id="1501"/>
      <w:commentRangeStart w:id="1502"/>
      <w:r w:rsidRPr="00F14AC8">
        <w:t>Der Prozess in der Digitalisierung und der GALA soll so gleich wie möglich sein. Es kann auch eine gemeinsame Zusatzdatenbank für die Leistungserfassung verwendet werden. Felder, die nur der jeweils andere Geschäftsbereich benötigt können auch ausgeblendet werden. Dies kann über eine Art Auftragstyp gesteuert werden oder auch über die Kostenstelle im Auftrag.</w:t>
      </w:r>
      <w:commentRangeEnd w:id="1501"/>
      <w:r w:rsidR="00D7303C" w:rsidRPr="00F14AC8">
        <w:rPr>
          <w:rStyle w:val="Kommentarzeichen"/>
          <w:sz w:val="24"/>
          <w:szCs w:val="24"/>
        </w:rPr>
        <w:commentReference w:id="1501"/>
      </w:r>
      <w:commentRangeEnd w:id="1502"/>
      <w:r w:rsidR="00C814C3" w:rsidRPr="00F14AC8">
        <w:rPr>
          <w:rStyle w:val="Kommentarzeichen"/>
          <w:sz w:val="24"/>
          <w:szCs w:val="24"/>
        </w:rPr>
        <w:commentReference w:id="1502"/>
      </w:r>
    </w:p>
    <w:p w14:paraId="6459134F" w14:textId="77777777" w:rsidR="00B9289C" w:rsidRDefault="00B9289C" w:rsidP="000F3B6F">
      <w:pPr>
        <w:rPr>
          <w:ins w:id="1503" w:author="Peter Koch" w:date="2026-05-20T10:39:00Z" w16du:dateUtc="2026-05-20T08:39:00Z"/>
        </w:rPr>
      </w:pPr>
    </w:p>
    <w:p w14:paraId="34227818" w14:textId="1935DCA4" w:rsidR="00B9289C" w:rsidRPr="00F14AC8" w:rsidRDefault="00E41F67" w:rsidP="000F3B6F">
      <w:ins w:id="1504" w:author="Peter Koch" w:date="2026-05-20T10:39:00Z" w16du:dateUtc="2026-05-20T08:39:00Z">
        <w:r>
          <w:t xml:space="preserve">In diesem Konzept wird nur die Erstellung des Rapportzettels definiert. </w:t>
        </w:r>
      </w:ins>
      <w:ins w:id="1505" w:author="Peter Koch" w:date="2026-05-20T10:40:00Z" w16du:dateUtc="2026-05-20T08:40:00Z">
        <w:r w:rsidR="00957FDF">
          <w:t>Die Leistungserfassung über eine Zusatzdatenbank muss gesondert beauftragt werden.</w:t>
        </w:r>
      </w:ins>
    </w:p>
    <w:p w14:paraId="295A4E6F" w14:textId="77777777" w:rsidR="00930579" w:rsidRPr="00F14AC8" w:rsidRDefault="00930579" w:rsidP="00930579"/>
    <w:p w14:paraId="29BA11ED" w14:textId="3D6378A2" w:rsidR="00930579" w:rsidRPr="00F14AC8" w:rsidRDefault="00812FE0" w:rsidP="00930579">
      <w:pPr>
        <w:pStyle w:val="berschrift2"/>
      </w:pPr>
      <w:bookmarkStart w:id="1506" w:name="_Toc228444452"/>
      <w:bookmarkStart w:id="1507" w:name="AP072"/>
      <w:r w:rsidRPr="00F14AC8">
        <w:t>Bericht Digitale Archivierung</w:t>
      </w:r>
      <w:bookmarkEnd w:id="1506"/>
    </w:p>
    <w:bookmarkEnd w:id="1507"/>
    <w:p w14:paraId="26C77689" w14:textId="77777777" w:rsidR="00930579" w:rsidRPr="00F14AC8" w:rsidRDefault="00930579" w:rsidP="00930579"/>
    <w:p w14:paraId="40545A25" w14:textId="4C99472B" w:rsidR="00930579" w:rsidRPr="00F14AC8" w:rsidRDefault="00930579" w:rsidP="00930579">
      <w:r w:rsidRPr="00F14AC8">
        <w:t xml:space="preserve">Der </w:t>
      </w:r>
      <w:r w:rsidR="00812FE0" w:rsidRPr="00F14AC8">
        <w:t>Berichtzettel</w:t>
      </w:r>
      <w:r w:rsidRPr="00F14AC8">
        <w:t xml:space="preserve"> wurde von der worKA überarbeitet. Der Druck erfolgt über den Auftrag.</w:t>
      </w:r>
    </w:p>
    <w:p w14:paraId="3F7F2681" w14:textId="77777777" w:rsidR="004009E4" w:rsidRPr="00F14AC8" w:rsidRDefault="004009E4" w:rsidP="00C61BD4"/>
    <w:p w14:paraId="57184C7C" w14:textId="77777777" w:rsidR="009D6F30" w:rsidRPr="00F14AC8" w:rsidRDefault="009D6F30" w:rsidP="009D6F30">
      <w:pPr>
        <w:rPr>
          <w:b/>
          <w:bCs/>
          <w:color w:val="002060"/>
        </w:rPr>
      </w:pPr>
      <w:r w:rsidRPr="00F14AC8">
        <w:rPr>
          <w:b/>
          <w:bCs/>
          <w:color w:val="002060"/>
        </w:rPr>
        <w:t>Umsetzung ABAS</w:t>
      </w:r>
    </w:p>
    <w:p w14:paraId="5A3B0DE2" w14:textId="77777777" w:rsidR="009D6F30" w:rsidRPr="00F14AC8" w:rsidRDefault="009D6F30" w:rsidP="009D6F30">
      <w:pPr>
        <w:rPr>
          <w:b/>
          <w:bCs/>
          <w:color w:val="002060"/>
        </w:rPr>
      </w:pPr>
    </w:p>
    <w:p w14:paraId="15E3F9EC" w14:textId="64FB6ABE" w:rsidR="00C814C3" w:rsidRPr="00F14AC8" w:rsidRDefault="009546F3" w:rsidP="00C814C3">
      <w:pPr>
        <w:rPr>
          <w:ins w:id="1508" w:author="Peter Koch" w:date="2026-05-20T10:41:00Z" w16du:dateUtc="2026-05-20T08:41:00Z"/>
          <w:bCs/>
        </w:rPr>
      </w:pPr>
      <w:commentRangeStart w:id="1509"/>
      <w:r w:rsidRPr="00F14AC8">
        <w:rPr>
          <w:bCs/>
        </w:rPr>
        <w:lastRenderedPageBreak/>
        <w:t>Anlage eines neuen Layouts im Auftrag.</w:t>
      </w:r>
      <w:commentRangeEnd w:id="1509"/>
      <w:r w:rsidR="00D7303C" w:rsidRPr="00C814C3">
        <w:rPr>
          <w:rStyle w:val="Kommentarzeichen"/>
          <w:bCs/>
          <w:sz w:val="24"/>
          <w:szCs w:val="24"/>
        </w:rPr>
        <w:commentReference w:id="1509"/>
      </w:r>
      <w:ins w:id="1510" w:author="Peter Koch" w:date="2026-05-20T10:41:00Z" w16du:dateUtc="2026-05-20T08:41:00Z">
        <w:r w:rsidR="00C814C3" w:rsidRPr="00C814C3">
          <w:rPr>
            <w:bCs/>
          </w:rPr>
          <w:t xml:space="preserve"> </w:t>
        </w:r>
        <w:r w:rsidR="00C814C3">
          <w:rPr>
            <w:bCs/>
          </w:rPr>
          <w:t>Ein neues Infosystem ist hier nicht nötig. IEVVORGANG sollte reichen.</w:t>
        </w:r>
      </w:ins>
    </w:p>
    <w:p w14:paraId="41D21B5D" w14:textId="65F78D7A" w:rsidR="009546F3" w:rsidRPr="00F14AC8" w:rsidRDefault="009546F3" w:rsidP="009546F3">
      <w:pPr>
        <w:rPr>
          <w:bCs/>
        </w:rPr>
      </w:pPr>
    </w:p>
    <w:p w14:paraId="34709687" w14:textId="77777777" w:rsidR="009546F3" w:rsidRPr="00F14AC8" w:rsidRDefault="009546F3" w:rsidP="009546F3">
      <w:pPr>
        <w:rPr>
          <w:bCs/>
        </w:rPr>
      </w:pPr>
    </w:p>
    <w:p w14:paraId="5E4B876B" w14:textId="77777777" w:rsidR="009546F3" w:rsidRPr="00F14AC8" w:rsidRDefault="009546F3" w:rsidP="009546F3">
      <w:pPr>
        <w:rPr>
          <w:bCs/>
          <w:u w:val="single"/>
        </w:rPr>
      </w:pPr>
      <w:r w:rsidRPr="00F14AC8">
        <w:rPr>
          <w:bCs/>
          <w:u w:val="single"/>
        </w:rPr>
        <w:t>Inhalte:</w:t>
      </w:r>
    </w:p>
    <w:p w14:paraId="1296ED90" w14:textId="77777777" w:rsidR="009546F3" w:rsidRPr="00F14AC8" w:rsidRDefault="009546F3" w:rsidP="009546F3">
      <w:pPr>
        <w:rPr>
          <w:bCs/>
          <w:u w:val="single"/>
        </w:rPr>
      </w:pPr>
    </w:p>
    <w:p w14:paraId="4324710C" w14:textId="77777777" w:rsidR="009546F3" w:rsidRPr="00F14AC8" w:rsidRDefault="009546F3" w:rsidP="009546F3">
      <w:pPr>
        <w:rPr>
          <w:bCs/>
        </w:rPr>
      </w:pPr>
      <w:r w:rsidRPr="00F14AC8">
        <w:rPr>
          <w:bCs/>
        </w:rPr>
        <w:t>Projektname:</w:t>
      </w:r>
      <w:r w:rsidRPr="00F14AC8">
        <w:rPr>
          <w:bCs/>
        </w:rPr>
        <w:tab/>
      </w:r>
      <w:r w:rsidRPr="00F14AC8">
        <w:rPr>
          <w:bCs/>
        </w:rPr>
        <w:tab/>
      </w:r>
      <w:r w:rsidRPr="00F14AC8">
        <w:rPr>
          <w:bCs/>
        </w:rPr>
        <w:tab/>
        <w:t>„</w:t>
      </w:r>
      <w:r w:rsidRPr="00F14AC8">
        <w:rPr>
          <w:b/>
          <w:bCs/>
        </w:rPr>
        <w:t>betreff</w:t>
      </w:r>
      <w:r w:rsidRPr="00F14AC8">
        <w:rPr>
          <w:bCs/>
        </w:rPr>
        <w:t>“</w:t>
      </w:r>
    </w:p>
    <w:p w14:paraId="649C5BB7" w14:textId="3DA0AE1D" w:rsidR="009546F3" w:rsidRPr="00F14AC8" w:rsidRDefault="009546F3" w:rsidP="009546F3">
      <w:pPr>
        <w:rPr>
          <w:bCs/>
        </w:rPr>
      </w:pPr>
      <w:r w:rsidRPr="00F14AC8">
        <w:rPr>
          <w:bCs/>
        </w:rPr>
        <w:t>Kunde:</w:t>
      </w:r>
      <w:r w:rsidRPr="00F14AC8">
        <w:rPr>
          <w:bCs/>
        </w:rPr>
        <w:tab/>
      </w:r>
      <w:r w:rsidRPr="00F14AC8">
        <w:rPr>
          <w:bCs/>
        </w:rPr>
        <w:tab/>
      </w:r>
      <w:r w:rsidRPr="00F14AC8">
        <w:rPr>
          <w:bCs/>
        </w:rPr>
        <w:tab/>
        <w:t>„</w:t>
      </w:r>
      <w:r w:rsidRPr="00F14AC8">
        <w:rPr>
          <w:b/>
          <w:bCs/>
        </w:rPr>
        <w:t>kunde</w:t>
      </w:r>
      <w:r w:rsidRPr="00F14AC8">
        <w:rPr>
          <w:bCs/>
        </w:rPr>
        <w:t>“</w:t>
      </w:r>
    </w:p>
    <w:p w14:paraId="6811BAFD" w14:textId="250DB52D" w:rsidR="009546F3" w:rsidRPr="00F14AC8" w:rsidRDefault="009546F3" w:rsidP="009546F3">
      <w:pPr>
        <w:rPr>
          <w:bCs/>
        </w:rPr>
      </w:pPr>
      <w:r w:rsidRPr="00F14AC8">
        <w:rPr>
          <w:bCs/>
        </w:rPr>
        <w:t>Kundennummer:</w:t>
      </w:r>
      <w:r w:rsidRPr="00F14AC8">
        <w:rPr>
          <w:bCs/>
        </w:rPr>
        <w:tab/>
      </w:r>
      <w:r w:rsidRPr="00F14AC8">
        <w:rPr>
          <w:bCs/>
        </w:rPr>
        <w:tab/>
        <w:t>„</w:t>
      </w:r>
      <w:r w:rsidRPr="00F14AC8">
        <w:rPr>
          <w:b/>
          <w:bCs/>
        </w:rPr>
        <w:t>kunde^nummer</w:t>
      </w:r>
      <w:r w:rsidRPr="00F14AC8">
        <w:rPr>
          <w:bCs/>
        </w:rPr>
        <w:t>“</w:t>
      </w:r>
    </w:p>
    <w:p w14:paraId="0B3F6FC1" w14:textId="77777777" w:rsidR="009546F3" w:rsidRPr="00F14AC8" w:rsidRDefault="009546F3" w:rsidP="009546F3">
      <w:pPr>
        <w:rPr>
          <w:bCs/>
        </w:rPr>
      </w:pPr>
    </w:p>
    <w:p w14:paraId="1BAEEB8C" w14:textId="77777777" w:rsidR="009546F3" w:rsidRPr="00F14AC8" w:rsidRDefault="009546F3" w:rsidP="009546F3">
      <w:pPr>
        <w:rPr>
          <w:bCs/>
          <w:u w:val="single"/>
        </w:rPr>
      </w:pPr>
      <w:r w:rsidRPr="00F14AC8">
        <w:rPr>
          <w:bCs/>
          <w:u w:val="single"/>
        </w:rPr>
        <w:t>Format:</w:t>
      </w:r>
    </w:p>
    <w:p w14:paraId="208F28B0" w14:textId="77777777" w:rsidR="009546F3" w:rsidRPr="00F14AC8" w:rsidRDefault="009546F3" w:rsidP="009546F3">
      <w:pPr>
        <w:rPr>
          <w:bCs/>
          <w:u w:val="single"/>
        </w:rPr>
      </w:pPr>
    </w:p>
    <w:p w14:paraId="2F189EB6" w14:textId="77777777" w:rsidR="009546F3" w:rsidRPr="00F14AC8" w:rsidRDefault="009546F3" w:rsidP="009546F3">
      <w:pPr>
        <w:rPr>
          <w:bCs/>
        </w:rPr>
      </w:pPr>
      <w:r w:rsidRPr="00F14AC8">
        <w:rPr>
          <w:bCs/>
        </w:rPr>
        <w:t>DIN A4</w:t>
      </w:r>
    </w:p>
    <w:p w14:paraId="0D639EDC" w14:textId="77777777" w:rsidR="009546F3" w:rsidRPr="00F14AC8" w:rsidRDefault="009546F3" w:rsidP="009D6F30">
      <w:pPr>
        <w:rPr>
          <w:b/>
          <w:bCs/>
          <w:color w:val="002060"/>
        </w:rPr>
      </w:pPr>
    </w:p>
    <w:p w14:paraId="269072F7" w14:textId="5E321A44" w:rsidR="009D6F30" w:rsidRPr="00F14AC8" w:rsidRDefault="009546F3" w:rsidP="009D6F30">
      <w:r w:rsidRPr="00F14AC8">
        <w:rPr>
          <w:noProof/>
        </w:rPr>
        <w:lastRenderedPageBreak/>
        <w:drawing>
          <wp:inline distT="0" distB="0" distL="0" distR="0" wp14:anchorId="43269B56" wp14:editId="26BFF613">
            <wp:extent cx="5058481" cy="7125694"/>
            <wp:effectExtent l="0" t="0" r="8890" b="0"/>
            <wp:docPr id="210660199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01994" name="Grafik 1" descr="Ein Bild, das Text, Screenshot enthält.&#10;&#10;KI-generierte Inhalte können fehlerhaft sein."/>
                    <pic:cNvPicPr/>
                  </pic:nvPicPr>
                  <pic:blipFill>
                    <a:blip r:embed="rId26"/>
                    <a:stretch>
                      <a:fillRect/>
                    </a:stretch>
                  </pic:blipFill>
                  <pic:spPr>
                    <a:xfrm>
                      <a:off x="0" y="0"/>
                      <a:ext cx="5058481" cy="7125694"/>
                    </a:xfrm>
                    <a:prstGeom prst="rect">
                      <a:avLst/>
                    </a:prstGeom>
                  </pic:spPr>
                </pic:pic>
              </a:graphicData>
            </a:graphic>
          </wp:inline>
        </w:drawing>
      </w:r>
    </w:p>
    <w:p w14:paraId="0E973BBC" w14:textId="77777777" w:rsidR="009D6F30" w:rsidRPr="00F14AC8" w:rsidRDefault="009D6F30" w:rsidP="009D6F30"/>
    <w:tbl>
      <w:tblPr>
        <w:tblStyle w:val="Tabellenraster"/>
        <w:tblW w:w="9085" w:type="dxa"/>
        <w:tblLook w:val="04A0" w:firstRow="1" w:lastRow="0" w:firstColumn="1" w:lastColumn="0" w:noHBand="0" w:noVBand="1"/>
      </w:tblPr>
      <w:tblGrid>
        <w:gridCol w:w="8018"/>
        <w:gridCol w:w="1067"/>
      </w:tblGrid>
      <w:tr w:rsidR="009D6F30" w:rsidRPr="00F14AC8" w14:paraId="1B48316B" w14:textId="77777777" w:rsidTr="00D40DFE">
        <w:tc>
          <w:tcPr>
            <w:tcW w:w="8077" w:type="dxa"/>
            <w:shd w:val="clear" w:color="auto" w:fill="DCEEA3" w:themeFill="accent6" w:themeFillTint="99"/>
          </w:tcPr>
          <w:p w14:paraId="5ADB5225" w14:textId="77777777" w:rsidR="009D6F30" w:rsidRPr="00F14AC8" w:rsidRDefault="009D6F30" w:rsidP="00D40DFE">
            <w:r w:rsidRPr="00F14AC8">
              <w:t>Auswirkungen der Customization/Extension</w:t>
            </w:r>
          </w:p>
        </w:tc>
        <w:tc>
          <w:tcPr>
            <w:tcW w:w="1008" w:type="dxa"/>
            <w:shd w:val="clear" w:color="auto" w:fill="DCEEA3" w:themeFill="accent6" w:themeFillTint="99"/>
          </w:tcPr>
          <w:p w14:paraId="2AEB2DC9" w14:textId="77777777" w:rsidR="009D6F30" w:rsidRPr="00F14AC8" w:rsidRDefault="009D6F30" w:rsidP="00D40DFE">
            <w:r w:rsidRPr="00F14AC8">
              <w:t>Antwort</w:t>
            </w:r>
          </w:p>
        </w:tc>
      </w:tr>
      <w:tr w:rsidR="009D6F30" w:rsidRPr="00F14AC8" w14:paraId="12CB0D1A" w14:textId="77777777" w:rsidTr="00D40DFE">
        <w:tc>
          <w:tcPr>
            <w:tcW w:w="8077" w:type="dxa"/>
          </w:tcPr>
          <w:p w14:paraId="3B9C8E98" w14:textId="77777777" w:rsidR="009D6F30" w:rsidRPr="00F14AC8" w:rsidRDefault="009D6F30" w:rsidP="00D40DFE">
            <w:pPr>
              <w:rPr>
                <w:sz w:val="20"/>
                <w:szCs w:val="20"/>
              </w:rPr>
            </w:pPr>
            <w:r w:rsidRPr="00F14AC8">
              <w:rPr>
                <w:sz w:val="20"/>
                <w:szCs w:val="20"/>
              </w:rPr>
              <w:t xml:space="preserve">Keine besonderen Auswirkungen </w:t>
            </w:r>
          </w:p>
        </w:tc>
        <w:tc>
          <w:tcPr>
            <w:tcW w:w="1008" w:type="dxa"/>
          </w:tcPr>
          <w:p w14:paraId="001723F5" w14:textId="77777777" w:rsidR="009D6F30" w:rsidRPr="00F14AC8" w:rsidRDefault="009D6F30" w:rsidP="00D40DFE">
            <w:pPr>
              <w:rPr>
                <w:sz w:val="20"/>
                <w:szCs w:val="20"/>
              </w:rPr>
            </w:pPr>
            <w:r w:rsidRPr="00F14AC8">
              <w:rPr>
                <w:sz w:val="20"/>
                <w:szCs w:val="20"/>
              </w:rPr>
              <w:t>Ja/Nein</w:t>
            </w:r>
          </w:p>
        </w:tc>
      </w:tr>
      <w:tr w:rsidR="009D6F30" w:rsidRPr="00F14AC8" w14:paraId="43A4A448" w14:textId="77777777" w:rsidTr="00D40DFE">
        <w:tc>
          <w:tcPr>
            <w:tcW w:w="8077" w:type="dxa"/>
          </w:tcPr>
          <w:p w14:paraId="12C26089" w14:textId="77777777" w:rsidR="009D6F30" w:rsidRPr="00F14AC8" w:rsidRDefault="009D6F30"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5FE30D8" w14:textId="77777777" w:rsidR="009D6F30" w:rsidRPr="00F14AC8" w:rsidRDefault="009D6F30" w:rsidP="00D40DFE">
            <w:pPr>
              <w:rPr>
                <w:sz w:val="20"/>
                <w:szCs w:val="20"/>
              </w:rPr>
            </w:pPr>
            <w:r w:rsidRPr="00F14AC8">
              <w:rPr>
                <w:sz w:val="20"/>
                <w:szCs w:val="20"/>
              </w:rPr>
              <w:t>Ja/Nein</w:t>
            </w:r>
          </w:p>
        </w:tc>
      </w:tr>
      <w:tr w:rsidR="009D6F30" w:rsidRPr="00F14AC8" w14:paraId="0C27CBC6" w14:textId="77777777" w:rsidTr="00D40DFE">
        <w:tc>
          <w:tcPr>
            <w:tcW w:w="8077" w:type="dxa"/>
          </w:tcPr>
          <w:p w14:paraId="1E3F2F4E" w14:textId="77777777" w:rsidR="009D6F30" w:rsidRPr="00F14AC8" w:rsidRDefault="009D6F30"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906924F" w14:textId="77777777" w:rsidR="009D6F30" w:rsidRPr="00F14AC8" w:rsidRDefault="009D6F30" w:rsidP="00D40DFE">
            <w:pPr>
              <w:rPr>
                <w:sz w:val="20"/>
                <w:szCs w:val="20"/>
              </w:rPr>
            </w:pPr>
            <w:r w:rsidRPr="00F14AC8">
              <w:rPr>
                <w:sz w:val="20"/>
                <w:szCs w:val="20"/>
              </w:rPr>
              <w:t>Ja/Nein</w:t>
            </w:r>
          </w:p>
        </w:tc>
      </w:tr>
      <w:tr w:rsidR="009D6F30" w:rsidRPr="00F14AC8" w14:paraId="394428D3" w14:textId="77777777" w:rsidTr="00D40DFE">
        <w:tc>
          <w:tcPr>
            <w:tcW w:w="8077" w:type="dxa"/>
          </w:tcPr>
          <w:p w14:paraId="6DC13422" w14:textId="77777777" w:rsidR="009D6F30" w:rsidRPr="00F14AC8" w:rsidRDefault="009D6F30"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7F9E7F3" w14:textId="77777777" w:rsidR="009D6F30" w:rsidRPr="00F14AC8" w:rsidRDefault="009D6F30" w:rsidP="00D40DFE">
            <w:pPr>
              <w:rPr>
                <w:sz w:val="20"/>
                <w:szCs w:val="20"/>
              </w:rPr>
            </w:pPr>
            <w:r w:rsidRPr="00F14AC8">
              <w:rPr>
                <w:sz w:val="20"/>
                <w:szCs w:val="20"/>
              </w:rPr>
              <w:t>Ja/Nein</w:t>
            </w:r>
          </w:p>
        </w:tc>
      </w:tr>
      <w:tr w:rsidR="009D6F30" w:rsidRPr="00F14AC8" w14:paraId="62014627" w14:textId="77777777" w:rsidTr="00D40DFE">
        <w:tc>
          <w:tcPr>
            <w:tcW w:w="8077" w:type="dxa"/>
          </w:tcPr>
          <w:p w14:paraId="06DEEE70" w14:textId="77777777" w:rsidR="009D6F30" w:rsidRPr="00F14AC8" w:rsidRDefault="009D6F30"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316DF29D" w14:textId="77777777" w:rsidR="009D6F30" w:rsidRPr="00F14AC8" w:rsidRDefault="009D6F30"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9D6F30" w:rsidRPr="00F14AC8" w14:paraId="214AE3C7" w14:textId="77777777" w:rsidTr="00D40DFE">
        <w:trPr>
          <w:trHeight w:hRule="exact" w:val="861"/>
        </w:trPr>
        <w:tc>
          <w:tcPr>
            <w:tcW w:w="1273" w:type="dxa"/>
            <w:shd w:val="clear" w:color="auto" w:fill="D5D5D5" w:themeFill="background2"/>
            <w:tcMar>
              <w:bottom w:w="57" w:type="dxa"/>
            </w:tcMar>
          </w:tcPr>
          <w:p w14:paraId="65ED2D31" w14:textId="77777777" w:rsidR="009D6F30" w:rsidRPr="00F14AC8" w:rsidRDefault="009D6F30" w:rsidP="00D40DFE">
            <w:pPr>
              <w:rPr>
                <w:b/>
              </w:rPr>
            </w:pPr>
            <w:r w:rsidRPr="00F14AC8">
              <w:rPr>
                <w:b/>
              </w:rPr>
              <w:lastRenderedPageBreak/>
              <w:t>Priorität</w:t>
            </w:r>
          </w:p>
        </w:tc>
        <w:tc>
          <w:tcPr>
            <w:tcW w:w="2190" w:type="dxa"/>
            <w:shd w:val="clear" w:color="auto" w:fill="D5D5D5" w:themeFill="background2"/>
            <w:tcMar>
              <w:bottom w:w="57" w:type="dxa"/>
            </w:tcMar>
          </w:tcPr>
          <w:p w14:paraId="56EBA7A3" w14:textId="77777777" w:rsidR="009D6F30" w:rsidRPr="00F14AC8" w:rsidRDefault="009D6F30" w:rsidP="00D40DFE">
            <w:pPr>
              <w:rPr>
                <w:b/>
              </w:rPr>
            </w:pPr>
            <w:r w:rsidRPr="00F14AC8">
              <w:rPr>
                <w:b/>
              </w:rPr>
              <w:t>Realisierung</w:t>
            </w:r>
          </w:p>
        </w:tc>
        <w:tc>
          <w:tcPr>
            <w:tcW w:w="1070" w:type="dxa"/>
            <w:shd w:val="clear" w:color="auto" w:fill="D5D5D5" w:themeFill="background2"/>
            <w:tcMar>
              <w:bottom w:w="57" w:type="dxa"/>
            </w:tcMar>
          </w:tcPr>
          <w:p w14:paraId="298AF534" w14:textId="77777777" w:rsidR="009D6F30" w:rsidRPr="00F14AC8" w:rsidRDefault="009D6F30" w:rsidP="00D40DFE">
            <w:pPr>
              <w:rPr>
                <w:b/>
              </w:rPr>
            </w:pPr>
            <w:r w:rsidRPr="00F14AC8">
              <w:rPr>
                <w:b/>
              </w:rPr>
              <w:t>Dauer (ca./h)</w:t>
            </w:r>
          </w:p>
        </w:tc>
        <w:tc>
          <w:tcPr>
            <w:tcW w:w="1134" w:type="dxa"/>
            <w:shd w:val="clear" w:color="auto" w:fill="D5D5D5" w:themeFill="background2"/>
            <w:tcMar>
              <w:bottom w:w="57" w:type="dxa"/>
            </w:tcMar>
          </w:tcPr>
          <w:p w14:paraId="52ED8F53" w14:textId="77777777" w:rsidR="009D6F30" w:rsidRPr="00F14AC8" w:rsidRDefault="009D6F30"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7EA04F45" w14:textId="77777777" w:rsidR="009D6F30" w:rsidRPr="00F14AC8" w:rsidRDefault="009D6F30"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70E0E63" w14:textId="77777777" w:rsidR="009D6F30" w:rsidRPr="00F14AC8" w:rsidRDefault="009D6F30" w:rsidP="00D40DFE">
            <w:pPr>
              <w:rPr>
                <w:b/>
              </w:rPr>
            </w:pPr>
            <w:r w:rsidRPr="00F14AC8">
              <w:rPr>
                <w:b/>
              </w:rPr>
              <w:t>Bereich</w:t>
            </w:r>
          </w:p>
        </w:tc>
      </w:tr>
      <w:tr w:rsidR="009D6F30" w:rsidRPr="00F14AC8" w14:paraId="559B2A9F" w14:textId="77777777" w:rsidTr="00D40DFE">
        <w:trPr>
          <w:trHeight w:val="454"/>
        </w:trPr>
        <w:tc>
          <w:tcPr>
            <w:tcW w:w="1273" w:type="dxa"/>
            <w:shd w:val="clear" w:color="auto" w:fill="FFFFFF"/>
            <w:tcMar>
              <w:bottom w:w="57" w:type="dxa"/>
            </w:tcMar>
          </w:tcPr>
          <w:p w14:paraId="51110DC7" w14:textId="77777777" w:rsidR="009D6F30" w:rsidRPr="00F14AC8" w:rsidRDefault="009D6F30" w:rsidP="00394CD1">
            <w:pPr>
              <w:pStyle w:val="Tabelleninhalte"/>
            </w:pPr>
            <w:r w:rsidRPr="00F14AC8">
              <w:t>1</w:t>
            </w:r>
          </w:p>
        </w:tc>
        <w:tc>
          <w:tcPr>
            <w:tcW w:w="2190" w:type="dxa"/>
            <w:shd w:val="clear" w:color="auto" w:fill="FFFFFF"/>
            <w:tcMar>
              <w:bottom w:w="57" w:type="dxa"/>
            </w:tcMar>
          </w:tcPr>
          <w:p w14:paraId="164A65E2" w14:textId="77777777" w:rsidR="009D6F30" w:rsidRPr="00F14AC8" w:rsidRDefault="009D6F30" w:rsidP="00394CD1">
            <w:pPr>
              <w:pStyle w:val="Tabelleninhalte"/>
            </w:pPr>
            <w:r w:rsidRPr="00F14AC8">
              <w:t>Abas</w:t>
            </w:r>
          </w:p>
        </w:tc>
        <w:tc>
          <w:tcPr>
            <w:tcW w:w="1070" w:type="dxa"/>
            <w:shd w:val="clear" w:color="auto" w:fill="FFFFFF"/>
            <w:tcMar>
              <w:bottom w:w="57" w:type="dxa"/>
            </w:tcMar>
          </w:tcPr>
          <w:p w14:paraId="3F3359BB" w14:textId="77777777" w:rsidR="009D6F30" w:rsidRPr="00F14AC8" w:rsidRDefault="009D6F30" w:rsidP="00394CD1">
            <w:pPr>
              <w:pStyle w:val="Tabelleninhalte"/>
            </w:pPr>
            <w:r w:rsidRPr="00F14AC8">
              <w:t>0,00</w:t>
            </w:r>
          </w:p>
        </w:tc>
        <w:tc>
          <w:tcPr>
            <w:tcW w:w="1134" w:type="dxa"/>
            <w:shd w:val="clear" w:color="auto" w:fill="FFFFFF"/>
            <w:tcMar>
              <w:bottom w:w="57" w:type="dxa"/>
            </w:tcMar>
          </w:tcPr>
          <w:p w14:paraId="3006317A" w14:textId="77777777" w:rsidR="009D6F30" w:rsidRPr="00F14AC8" w:rsidRDefault="009D6F30" w:rsidP="00394CD1">
            <w:pPr>
              <w:pStyle w:val="Tabelleninhalte"/>
            </w:pPr>
            <w:r w:rsidRPr="00F14AC8">
              <w:t>0,00</w:t>
            </w:r>
          </w:p>
        </w:tc>
        <w:tc>
          <w:tcPr>
            <w:tcW w:w="1134" w:type="dxa"/>
            <w:shd w:val="clear" w:color="auto" w:fill="FFFFFF"/>
            <w:tcMar>
              <w:bottom w:w="57" w:type="dxa"/>
            </w:tcMar>
          </w:tcPr>
          <w:p w14:paraId="78A4E74A" w14:textId="77777777" w:rsidR="009D6F30" w:rsidRPr="00F14AC8" w:rsidRDefault="009D6F30" w:rsidP="00394CD1">
            <w:pPr>
              <w:pStyle w:val="Tabelleninhalte"/>
            </w:pPr>
            <w:r w:rsidRPr="00F14AC8">
              <w:t>0,00</w:t>
            </w:r>
          </w:p>
        </w:tc>
        <w:tc>
          <w:tcPr>
            <w:tcW w:w="2271" w:type="dxa"/>
            <w:shd w:val="clear" w:color="auto" w:fill="FFFFFF"/>
            <w:tcMar>
              <w:bottom w:w="57" w:type="dxa"/>
            </w:tcMar>
          </w:tcPr>
          <w:p w14:paraId="6949F725" w14:textId="77777777" w:rsidR="009D6F30" w:rsidRPr="00F14AC8" w:rsidRDefault="009D6F30" w:rsidP="00394CD1">
            <w:pPr>
              <w:pStyle w:val="Tabelleninhalte"/>
            </w:pPr>
            <w:r w:rsidRPr="00F14AC8">
              <w:t>Admin</w:t>
            </w:r>
          </w:p>
        </w:tc>
      </w:tr>
    </w:tbl>
    <w:p w14:paraId="31A79963" w14:textId="77777777" w:rsidR="00353108" w:rsidRPr="00F14AC8" w:rsidRDefault="00353108" w:rsidP="00C61BD4"/>
    <w:p w14:paraId="32F4001F" w14:textId="5DD1B99E" w:rsidR="00C61BD4" w:rsidRPr="00F14AC8" w:rsidRDefault="00C61BD4" w:rsidP="00C61BD4">
      <w:pPr>
        <w:pStyle w:val="berschrift1"/>
      </w:pPr>
      <w:bookmarkStart w:id="1511" w:name="_Toc228444453"/>
      <w:bookmarkStart w:id="1512" w:name="AP063"/>
      <w:r w:rsidRPr="00F14AC8">
        <w:t>Kalkulation und Bewertung</w:t>
      </w:r>
      <w:bookmarkEnd w:id="1511"/>
    </w:p>
    <w:bookmarkEnd w:id="1512"/>
    <w:p w14:paraId="2728FA81" w14:textId="77777777" w:rsidR="00715F8A" w:rsidRPr="00F14AC8" w:rsidRDefault="00715F8A" w:rsidP="00715F8A"/>
    <w:p w14:paraId="68CEC58A" w14:textId="0A364369" w:rsidR="00611D6A" w:rsidRPr="00F14AC8" w:rsidRDefault="0027490A" w:rsidP="00715F8A">
      <w:r w:rsidRPr="00F14AC8">
        <w:t>In den Workshops wurd</w:t>
      </w:r>
      <w:r w:rsidR="00DF5A70" w:rsidRPr="00F14AC8">
        <w:t>e die Thematik eingehend durchgearbeitet und viele Fragen beantwortet.</w:t>
      </w:r>
      <w:r w:rsidR="00544474" w:rsidRPr="00F14AC8">
        <w:t xml:space="preserve"> </w:t>
      </w:r>
      <w:r w:rsidR="00611D6A" w:rsidRPr="00F14AC8">
        <w:t xml:space="preserve">Es gab </w:t>
      </w:r>
      <w:r w:rsidR="00B5395D" w:rsidRPr="00F14AC8">
        <w:t xml:space="preserve">einige </w:t>
      </w:r>
      <w:r w:rsidR="00820D31" w:rsidRPr="00F14AC8">
        <w:t>Anpassungswünsche,</w:t>
      </w:r>
      <w:r w:rsidR="00611D6A" w:rsidRPr="00F14AC8">
        <w:t xml:space="preserve"> die </w:t>
      </w:r>
      <w:r w:rsidR="00B5395D" w:rsidRPr="00F14AC8">
        <w:t xml:space="preserve">erstmal nur </w:t>
      </w:r>
      <w:r w:rsidR="00611D6A" w:rsidRPr="00F14AC8">
        <w:t>besprochen wurden</w:t>
      </w:r>
      <w:r w:rsidR="00B5395D" w:rsidRPr="00F14AC8">
        <w:t>.</w:t>
      </w:r>
    </w:p>
    <w:p w14:paraId="0D35DBDA" w14:textId="77777777" w:rsidR="0027490A" w:rsidRPr="00F14AC8" w:rsidRDefault="0027490A" w:rsidP="00715F8A"/>
    <w:p w14:paraId="122E9CE6" w14:textId="4CBD8E6B" w:rsidR="00A43436" w:rsidRPr="00F14AC8" w:rsidRDefault="005D089C" w:rsidP="00A43436">
      <w:r w:rsidRPr="00F14AC8">
        <w:t>Lediglich e</w:t>
      </w:r>
      <w:r w:rsidR="00E96F47" w:rsidRPr="00F14AC8">
        <w:t xml:space="preserve">in </w:t>
      </w:r>
      <w:r w:rsidR="000A596F" w:rsidRPr="00F14AC8">
        <w:t xml:space="preserve">Cronjob für </w:t>
      </w:r>
      <w:r w:rsidR="00A43436" w:rsidRPr="00F14AC8">
        <w:t>Nachbewertung und Lagerwert zum Stichtag</w:t>
      </w:r>
      <w:r w:rsidR="000A596F" w:rsidRPr="00F14AC8">
        <w:t xml:space="preserve"> wird so eingerichtet, dass diese</w:t>
      </w:r>
      <w:r w:rsidR="0027490A" w:rsidRPr="00F14AC8">
        <w:t>r</w:t>
      </w:r>
      <w:r w:rsidR="000A596F" w:rsidRPr="00F14AC8">
        <w:t xml:space="preserve"> </w:t>
      </w:r>
      <w:r w:rsidR="00A43436" w:rsidRPr="00F14AC8">
        <w:t xml:space="preserve">zum Tagesende </w:t>
      </w:r>
      <w:r w:rsidR="000A596F" w:rsidRPr="00F14AC8">
        <w:t>einmal automatisch läuft</w:t>
      </w:r>
      <w:r w:rsidR="00A43436" w:rsidRPr="00F14AC8">
        <w:t>.</w:t>
      </w:r>
    </w:p>
    <w:p w14:paraId="7783B11D" w14:textId="77777777" w:rsidR="00A43436" w:rsidRPr="00F14AC8" w:rsidRDefault="00A43436" w:rsidP="00715F8A"/>
    <w:p w14:paraId="2F3FA9D8" w14:textId="24FAFC23" w:rsidR="00D3089C" w:rsidRPr="00F14AC8" w:rsidRDefault="000A596F" w:rsidP="00D3089C">
      <w:r w:rsidRPr="00F14AC8">
        <w:t>Weiter</w:t>
      </w:r>
      <w:r w:rsidR="0027490A" w:rsidRPr="00F14AC8">
        <w:t>e</w:t>
      </w:r>
      <w:r w:rsidRPr="00F14AC8">
        <w:t xml:space="preserve"> </w:t>
      </w:r>
      <w:r w:rsidR="00D3089C" w:rsidRPr="00F14AC8">
        <w:t>Anpassungen wird es erstmal nicht geben, da es schwierig ist zum jetzigen Zeitpunkt alle Bedarfe einer Automatisierung vorauszusehen. Nach dem Go-Live wird die Situation nochmal neu bewertet.</w:t>
      </w:r>
    </w:p>
    <w:p w14:paraId="386387BB" w14:textId="77777777" w:rsidR="00D3089C" w:rsidRPr="00F14AC8" w:rsidRDefault="00D3089C" w:rsidP="00D3089C">
      <w:r w:rsidRPr="00F14AC8">
        <w:t>Konfigurative Änderungen wie bspw. die Bewertungskonfiguration lassen sich auch kurz vor Echtstart anpassen oder später auch erweitern.</w:t>
      </w:r>
    </w:p>
    <w:p w14:paraId="5D5AD69E" w14:textId="3BEF16D6" w:rsidR="00D3089C" w:rsidRPr="00F14AC8" w:rsidRDefault="00D3089C" w:rsidP="00D3089C">
      <w:r w:rsidRPr="00F14AC8">
        <w:t>Bei Bedarf k</w:t>
      </w:r>
      <w:r w:rsidR="00544474" w:rsidRPr="00F14AC8">
        <w:t>önnen</w:t>
      </w:r>
      <w:r w:rsidRPr="00F14AC8">
        <w:t xml:space="preserve"> zur Klärung von weiteren Fragen weitere </w:t>
      </w:r>
      <w:r w:rsidR="00611D6A" w:rsidRPr="00F14AC8">
        <w:t>Workshop-</w:t>
      </w:r>
      <w:r w:rsidRPr="00F14AC8">
        <w:t>Termine gesondert beauftrag werden.</w:t>
      </w:r>
    </w:p>
    <w:p w14:paraId="3C6F5284" w14:textId="77777777" w:rsidR="00715F8A" w:rsidRPr="00F14AC8" w:rsidRDefault="00715F8A" w:rsidP="00715F8A"/>
    <w:p w14:paraId="36F18A6B" w14:textId="77777777" w:rsidR="00F971A8" w:rsidRPr="00F14AC8" w:rsidRDefault="00F971A8" w:rsidP="00F971A8">
      <w:pPr>
        <w:rPr>
          <w:b/>
          <w:bCs/>
          <w:color w:val="002060"/>
        </w:rPr>
      </w:pPr>
      <w:r w:rsidRPr="00F14AC8">
        <w:rPr>
          <w:b/>
          <w:bCs/>
          <w:color w:val="002060"/>
        </w:rPr>
        <w:t>Umsetzung ABAS</w:t>
      </w:r>
    </w:p>
    <w:p w14:paraId="6B5805E8" w14:textId="77777777" w:rsidR="00F971A8" w:rsidRPr="00F14AC8" w:rsidRDefault="00F971A8" w:rsidP="00F971A8">
      <w:pPr>
        <w:rPr>
          <w:b/>
          <w:bCs/>
          <w:color w:val="002060"/>
        </w:rPr>
      </w:pPr>
    </w:p>
    <w:p w14:paraId="6D6FEDB5" w14:textId="0B6F9098" w:rsidR="00B430AE" w:rsidRPr="00F14AC8" w:rsidRDefault="00B430AE" w:rsidP="00B430AE">
      <w:r w:rsidRPr="00F14AC8">
        <w:t>Cronjob Einrichtung:</w:t>
      </w:r>
    </w:p>
    <w:p w14:paraId="03D81749" w14:textId="77777777" w:rsidR="00B430AE" w:rsidRPr="00F14AC8" w:rsidRDefault="00B430AE" w:rsidP="00B430AE"/>
    <w:p w14:paraId="79FF1AFB" w14:textId="77777777" w:rsidR="00B430AE" w:rsidRPr="00F14AC8" w:rsidRDefault="00B430AE" w:rsidP="00B430AE">
      <w:pPr>
        <w:pStyle w:val="Listenabsatz"/>
        <w:numPr>
          <w:ilvl w:val="0"/>
          <w:numId w:val="45"/>
        </w:numPr>
      </w:pPr>
      <w:r w:rsidRPr="00F14AC8">
        <w:t>für die Nachbewertung. Start 23.00 Uhr.</w:t>
      </w:r>
    </w:p>
    <w:p w14:paraId="4ABB147B" w14:textId="77777777" w:rsidR="00B430AE" w:rsidRPr="00F14AC8" w:rsidRDefault="00B430AE" w:rsidP="00B430AE">
      <w:pPr>
        <w:pStyle w:val="Listenabsatz"/>
        <w:numPr>
          <w:ilvl w:val="0"/>
          <w:numId w:val="45"/>
        </w:numPr>
      </w:pPr>
      <w:r w:rsidRPr="00F14AC8">
        <w:t>für den Start des FOPs mf/LAGERWERSTICHVORL um 23:15 Uhr.</w:t>
      </w:r>
    </w:p>
    <w:p w14:paraId="060D91EC" w14:textId="77777777" w:rsidR="00B430AE" w:rsidRPr="00F14AC8" w:rsidRDefault="00B430AE" w:rsidP="00B430AE">
      <w:pPr>
        <w:pStyle w:val="Listenabsatz"/>
        <w:numPr>
          <w:ilvl w:val="0"/>
          <w:numId w:val="45"/>
        </w:numPr>
      </w:pPr>
      <w:r w:rsidRPr="00F14AC8">
        <w:t>Für das Löschen der Tagesdateien die älter sind als 01.01.[aktuelle Jahr -2]</w:t>
      </w:r>
    </w:p>
    <w:p w14:paraId="0F9B3C2D" w14:textId="77777777" w:rsidR="00F971A8" w:rsidRPr="00F14AC8" w:rsidRDefault="00F971A8" w:rsidP="00F971A8"/>
    <w:tbl>
      <w:tblPr>
        <w:tblStyle w:val="Tabellenraster"/>
        <w:tblW w:w="9085" w:type="dxa"/>
        <w:tblLook w:val="04A0" w:firstRow="1" w:lastRow="0" w:firstColumn="1" w:lastColumn="0" w:noHBand="0" w:noVBand="1"/>
      </w:tblPr>
      <w:tblGrid>
        <w:gridCol w:w="8018"/>
        <w:gridCol w:w="1067"/>
      </w:tblGrid>
      <w:tr w:rsidR="00F971A8" w:rsidRPr="00F14AC8" w14:paraId="57FEC867" w14:textId="77777777" w:rsidTr="00D40DFE">
        <w:tc>
          <w:tcPr>
            <w:tcW w:w="8077" w:type="dxa"/>
            <w:shd w:val="clear" w:color="auto" w:fill="DCEEA3" w:themeFill="accent6" w:themeFillTint="99"/>
          </w:tcPr>
          <w:p w14:paraId="51604624" w14:textId="77777777" w:rsidR="00F971A8" w:rsidRPr="00F14AC8" w:rsidRDefault="00F971A8" w:rsidP="00D40DFE">
            <w:r w:rsidRPr="00F14AC8">
              <w:t>Auswirkungen der Customization/Extension</w:t>
            </w:r>
          </w:p>
        </w:tc>
        <w:tc>
          <w:tcPr>
            <w:tcW w:w="1008" w:type="dxa"/>
            <w:shd w:val="clear" w:color="auto" w:fill="DCEEA3" w:themeFill="accent6" w:themeFillTint="99"/>
          </w:tcPr>
          <w:p w14:paraId="756FAAF7" w14:textId="77777777" w:rsidR="00F971A8" w:rsidRPr="00F14AC8" w:rsidRDefault="00F971A8" w:rsidP="00D40DFE">
            <w:r w:rsidRPr="00F14AC8">
              <w:t>Antwort</w:t>
            </w:r>
          </w:p>
        </w:tc>
      </w:tr>
      <w:tr w:rsidR="00F971A8" w:rsidRPr="00F14AC8" w14:paraId="5D9D27F5" w14:textId="77777777" w:rsidTr="00D40DFE">
        <w:tc>
          <w:tcPr>
            <w:tcW w:w="8077" w:type="dxa"/>
          </w:tcPr>
          <w:p w14:paraId="645B0F3A" w14:textId="77777777" w:rsidR="00F971A8" w:rsidRPr="00F14AC8" w:rsidRDefault="00F971A8" w:rsidP="00D40DFE">
            <w:pPr>
              <w:rPr>
                <w:sz w:val="20"/>
                <w:szCs w:val="20"/>
              </w:rPr>
            </w:pPr>
            <w:r w:rsidRPr="00F14AC8">
              <w:rPr>
                <w:sz w:val="20"/>
                <w:szCs w:val="20"/>
              </w:rPr>
              <w:t xml:space="preserve">Keine besonderen Auswirkungen </w:t>
            </w:r>
          </w:p>
        </w:tc>
        <w:tc>
          <w:tcPr>
            <w:tcW w:w="1008" w:type="dxa"/>
          </w:tcPr>
          <w:p w14:paraId="14640EEC" w14:textId="77777777" w:rsidR="00F971A8" w:rsidRPr="00F14AC8" w:rsidRDefault="00F971A8" w:rsidP="00D40DFE">
            <w:pPr>
              <w:rPr>
                <w:sz w:val="20"/>
                <w:szCs w:val="20"/>
              </w:rPr>
            </w:pPr>
            <w:r w:rsidRPr="00F14AC8">
              <w:rPr>
                <w:sz w:val="20"/>
                <w:szCs w:val="20"/>
              </w:rPr>
              <w:t>Ja/Nein</w:t>
            </w:r>
          </w:p>
        </w:tc>
      </w:tr>
      <w:tr w:rsidR="00F971A8" w:rsidRPr="00F14AC8" w14:paraId="6B5E51C1" w14:textId="77777777" w:rsidTr="00D40DFE">
        <w:tc>
          <w:tcPr>
            <w:tcW w:w="8077" w:type="dxa"/>
          </w:tcPr>
          <w:p w14:paraId="7112D2FE" w14:textId="77777777" w:rsidR="00F971A8" w:rsidRPr="00F14AC8" w:rsidRDefault="00F971A8"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7A35572D" w14:textId="77777777" w:rsidR="00F971A8" w:rsidRPr="00F14AC8" w:rsidRDefault="00F971A8" w:rsidP="00D40DFE">
            <w:pPr>
              <w:rPr>
                <w:sz w:val="20"/>
                <w:szCs w:val="20"/>
              </w:rPr>
            </w:pPr>
            <w:r w:rsidRPr="00F14AC8">
              <w:rPr>
                <w:sz w:val="20"/>
                <w:szCs w:val="20"/>
              </w:rPr>
              <w:t>Ja/Nein</w:t>
            </w:r>
          </w:p>
        </w:tc>
      </w:tr>
      <w:tr w:rsidR="00F971A8" w:rsidRPr="00F14AC8" w14:paraId="277AD808" w14:textId="77777777" w:rsidTr="00D40DFE">
        <w:tc>
          <w:tcPr>
            <w:tcW w:w="8077" w:type="dxa"/>
          </w:tcPr>
          <w:p w14:paraId="1C73556C" w14:textId="77777777" w:rsidR="00F971A8" w:rsidRPr="00F14AC8" w:rsidRDefault="00F971A8"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0FA0D0E7" w14:textId="77777777" w:rsidR="00F971A8" w:rsidRPr="00F14AC8" w:rsidRDefault="00F971A8" w:rsidP="00D40DFE">
            <w:pPr>
              <w:rPr>
                <w:sz w:val="20"/>
                <w:szCs w:val="20"/>
              </w:rPr>
            </w:pPr>
            <w:r w:rsidRPr="00F14AC8">
              <w:rPr>
                <w:sz w:val="20"/>
                <w:szCs w:val="20"/>
              </w:rPr>
              <w:t>Ja/Nein</w:t>
            </w:r>
          </w:p>
        </w:tc>
      </w:tr>
      <w:tr w:rsidR="00F971A8" w:rsidRPr="00F14AC8" w14:paraId="01A6613B" w14:textId="77777777" w:rsidTr="00D40DFE">
        <w:tc>
          <w:tcPr>
            <w:tcW w:w="8077" w:type="dxa"/>
          </w:tcPr>
          <w:p w14:paraId="2EBE6188" w14:textId="77777777" w:rsidR="00F971A8" w:rsidRPr="00F14AC8" w:rsidRDefault="00F971A8"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58B061D7" w14:textId="77777777" w:rsidR="00F971A8" w:rsidRPr="00F14AC8" w:rsidRDefault="00F971A8" w:rsidP="00D40DFE">
            <w:pPr>
              <w:rPr>
                <w:sz w:val="20"/>
                <w:szCs w:val="20"/>
              </w:rPr>
            </w:pPr>
            <w:r w:rsidRPr="00F14AC8">
              <w:rPr>
                <w:sz w:val="20"/>
                <w:szCs w:val="20"/>
              </w:rPr>
              <w:t>Ja/Nein</w:t>
            </w:r>
          </w:p>
        </w:tc>
      </w:tr>
      <w:tr w:rsidR="00F971A8" w:rsidRPr="00F14AC8" w14:paraId="5A4C5344" w14:textId="77777777" w:rsidTr="00D40DFE">
        <w:tc>
          <w:tcPr>
            <w:tcW w:w="8077" w:type="dxa"/>
          </w:tcPr>
          <w:p w14:paraId="66ECCC07" w14:textId="77777777" w:rsidR="00F971A8" w:rsidRPr="00F14AC8" w:rsidRDefault="00F971A8"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55C2035" w14:textId="77777777" w:rsidR="00F971A8" w:rsidRPr="00F14AC8" w:rsidRDefault="00F971A8"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F971A8" w:rsidRPr="00F14AC8" w14:paraId="7DC890D3" w14:textId="77777777" w:rsidTr="00D40DFE">
        <w:trPr>
          <w:trHeight w:hRule="exact" w:val="861"/>
        </w:trPr>
        <w:tc>
          <w:tcPr>
            <w:tcW w:w="1273" w:type="dxa"/>
            <w:shd w:val="clear" w:color="auto" w:fill="D5D5D5" w:themeFill="background2"/>
            <w:tcMar>
              <w:bottom w:w="57" w:type="dxa"/>
            </w:tcMar>
          </w:tcPr>
          <w:p w14:paraId="3D233284" w14:textId="77777777" w:rsidR="00F971A8" w:rsidRPr="00F14AC8" w:rsidRDefault="00F971A8" w:rsidP="00D40DFE">
            <w:pPr>
              <w:rPr>
                <w:b/>
              </w:rPr>
            </w:pPr>
            <w:r w:rsidRPr="00F14AC8">
              <w:rPr>
                <w:b/>
              </w:rPr>
              <w:t>Priorität</w:t>
            </w:r>
          </w:p>
        </w:tc>
        <w:tc>
          <w:tcPr>
            <w:tcW w:w="2190" w:type="dxa"/>
            <w:shd w:val="clear" w:color="auto" w:fill="D5D5D5" w:themeFill="background2"/>
            <w:tcMar>
              <w:bottom w:w="57" w:type="dxa"/>
            </w:tcMar>
          </w:tcPr>
          <w:p w14:paraId="0A55D17E" w14:textId="77777777" w:rsidR="00F971A8" w:rsidRPr="00F14AC8" w:rsidRDefault="00F971A8" w:rsidP="00D40DFE">
            <w:pPr>
              <w:rPr>
                <w:b/>
              </w:rPr>
            </w:pPr>
            <w:r w:rsidRPr="00F14AC8">
              <w:rPr>
                <w:b/>
              </w:rPr>
              <w:t>Realisierung</w:t>
            </w:r>
          </w:p>
        </w:tc>
        <w:tc>
          <w:tcPr>
            <w:tcW w:w="1070" w:type="dxa"/>
            <w:shd w:val="clear" w:color="auto" w:fill="D5D5D5" w:themeFill="background2"/>
            <w:tcMar>
              <w:bottom w:w="57" w:type="dxa"/>
            </w:tcMar>
          </w:tcPr>
          <w:p w14:paraId="19527298" w14:textId="77777777" w:rsidR="00F971A8" w:rsidRPr="00F14AC8" w:rsidRDefault="00F971A8" w:rsidP="00D40DFE">
            <w:pPr>
              <w:rPr>
                <w:b/>
              </w:rPr>
            </w:pPr>
            <w:r w:rsidRPr="00F14AC8">
              <w:rPr>
                <w:b/>
              </w:rPr>
              <w:t>Dauer (ca./h)</w:t>
            </w:r>
          </w:p>
        </w:tc>
        <w:tc>
          <w:tcPr>
            <w:tcW w:w="1134" w:type="dxa"/>
            <w:shd w:val="clear" w:color="auto" w:fill="D5D5D5" w:themeFill="background2"/>
            <w:tcMar>
              <w:bottom w:w="57" w:type="dxa"/>
            </w:tcMar>
          </w:tcPr>
          <w:p w14:paraId="0B02DDF4" w14:textId="77777777" w:rsidR="00F971A8" w:rsidRPr="00F14AC8" w:rsidRDefault="00F971A8"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08099DFB" w14:textId="77777777" w:rsidR="00F971A8" w:rsidRPr="00F14AC8" w:rsidRDefault="00F971A8"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73FE4C78" w14:textId="77777777" w:rsidR="00F971A8" w:rsidRPr="00F14AC8" w:rsidRDefault="00F971A8" w:rsidP="00D40DFE">
            <w:pPr>
              <w:rPr>
                <w:b/>
              </w:rPr>
            </w:pPr>
            <w:r w:rsidRPr="00F14AC8">
              <w:rPr>
                <w:b/>
              </w:rPr>
              <w:t>Bereich</w:t>
            </w:r>
          </w:p>
        </w:tc>
      </w:tr>
      <w:tr w:rsidR="00F971A8" w:rsidRPr="00F14AC8" w14:paraId="1E1A8682" w14:textId="77777777" w:rsidTr="00D40DFE">
        <w:trPr>
          <w:trHeight w:val="454"/>
        </w:trPr>
        <w:tc>
          <w:tcPr>
            <w:tcW w:w="1273" w:type="dxa"/>
            <w:shd w:val="clear" w:color="auto" w:fill="FFFFFF"/>
            <w:tcMar>
              <w:bottom w:w="57" w:type="dxa"/>
            </w:tcMar>
          </w:tcPr>
          <w:p w14:paraId="1268EAF6" w14:textId="77777777" w:rsidR="00F971A8" w:rsidRPr="00F14AC8" w:rsidRDefault="00F971A8" w:rsidP="00394CD1">
            <w:pPr>
              <w:pStyle w:val="Tabelleninhalte"/>
            </w:pPr>
            <w:r w:rsidRPr="00F14AC8">
              <w:t>1</w:t>
            </w:r>
          </w:p>
        </w:tc>
        <w:tc>
          <w:tcPr>
            <w:tcW w:w="2190" w:type="dxa"/>
            <w:shd w:val="clear" w:color="auto" w:fill="FFFFFF"/>
            <w:tcMar>
              <w:bottom w:w="57" w:type="dxa"/>
            </w:tcMar>
          </w:tcPr>
          <w:p w14:paraId="5E0AA007" w14:textId="77777777" w:rsidR="00F971A8" w:rsidRPr="00F14AC8" w:rsidRDefault="00F971A8" w:rsidP="00394CD1">
            <w:pPr>
              <w:pStyle w:val="Tabelleninhalte"/>
            </w:pPr>
            <w:r w:rsidRPr="00F14AC8">
              <w:t>Abas</w:t>
            </w:r>
          </w:p>
        </w:tc>
        <w:tc>
          <w:tcPr>
            <w:tcW w:w="1070" w:type="dxa"/>
            <w:shd w:val="clear" w:color="auto" w:fill="FFFFFF"/>
            <w:tcMar>
              <w:bottom w:w="57" w:type="dxa"/>
            </w:tcMar>
          </w:tcPr>
          <w:p w14:paraId="58AA2361" w14:textId="77777777" w:rsidR="00F971A8" w:rsidRPr="00F14AC8" w:rsidRDefault="00F971A8" w:rsidP="00394CD1">
            <w:pPr>
              <w:pStyle w:val="Tabelleninhalte"/>
            </w:pPr>
            <w:r w:rsidRPr="00F14AC8">
              <w:t>0,00</w:t>
            </w:r>
          </w:p>
        </w:tc>
        <w:tc>
          <w:tcPr>
            <w:tcW w:w="1134" w:type="dxa"/>
            <w:shd w:val="clear" w:color="auto" w:fill="FFFFFF"/>
            <w:tcMar>
              <w:bottom w:w="57" w:type="dxa"/>
            </w:tcMar>
          </w:tcPr>
          <w:p w14:paraId="121C1D3A" w14:textId="77777777" w:rsidR="00F971A8" w:rsidRPr="00F14AC8" w:rsidRDefault="00F971A8" w:rsidP="00394CD1">
            <w:pPr>
              <w:pStyle w:val="Tabelleninhalte"/>
            </w:pPr>
            <w:r w:rsidRPr="00F14AC8">
              <w:t>0,00</w:t>
            </w:r>
          </w:p>
        </w:tc>
        <w:tc>
          <w:tcPr>
            <w:tcW w:w="1134" w:type="dxa"/>
            <w:shd w:val="clear" w:color="auto" w:fill="FFFFFF"/>
            <w:tcMar>
              <w:bottom w:w="57" w:type="dxa"/>
            </w:tcMar>
          </w:tcPr>
          <w:p w14:paraId="5B99FD81" w14:textId="77777777" w:rsidR="00F971A8" w:rsidRPr="00F14AC8" w:rsidRDefault="00F971A8" w:rsidP="00394CD1">
            <w:pPr>
              <w:pStyle w:val="Tabelleninhalte"/>
            </w:pPr>
            <w:r w:rsidRPr="00F14AC8">
              <w:t>0,00</w:t>
            </w:r>
          </w:p>
        </w:tc>
        <w:tc>
          <w:tcPr>
            <w:tcW w:w="2271" w:type="dxa"/>
            <w:shd w:val="clear" w:color="auto" w:fill="FFFFFF"/>
            <w:tcMar>
              <w:bottom w:w="57" w:type="dxa"/>
            </w:tcMar>
          </w:tcPr>
          <w:p w14:paraId="3D9F29FC" w14:textId="77777777" w:rsidR="00F971A8" w:rsidRPr="00F14AC8" w:rsidRDefault="00F971A8" w:rsidP="00394CD1">
            <w:pPr>
              <w:pStyle w:val="Tabelleninhalte"/>
            </w:pPr>
            <w:r w:rsidRPr="00F14AC8">
              <w:t>Admin</w:t>
            </w:r>
          </w:p>
        </w:tc>
      </w:tr>
    </w:tbl>
    <w:p w14:paraId="77DB6654" w14:textId="77777777" w:rsidR="00F971A8" w:rsidRPr="00F14AC8" w:rsidRDefault="00F971A8" w:rsidP="00715F8A"/>
    <w:p w14:paraId="7E960F31" w14:textId="5064F5C8" w:rsidR="00C61BD4" w:rsidRPr="00F14AC8" w:rsidRDefault="005207BF" w:rsidP="005207BF">
      <w:pPr>
        <w:pStyle w:val="berschrift1"/>
      </w:pPr>
      <w:bookmarkStart w:id="1513" w:name="_Toc228444454"/>
      <w:r w:rsidRPr="00F14AC8">
        <w:lastRenderedPageBreak/>
        <w:t>Finanzbuchhaltung und Controlling</w:t>
      </w:r>
      <w:bookmarkEnd w:id="1513"/>
    </w:p>
    <w:p w14:paraId="1FCE622B" w14:textId="77777777" w:rsidR="005207BF" w:rsidRPr="00F14AC8" w:rsidRDefault="005207BF" w:rsidP="000052FB"/>
    <w:p w14:paraId="3E54560F" w14:textId="71A49D8B" w:rsidR="000052FB" w:rsidRPr="00F14AC8" w:rsidRDefault="0060050E" w:rsidP="004665AB">
      <w:pPr>
        <w:pStyle w:val="berschrift2"/>
      </w:pPr>
      <w:bookmarkStart w:id="1514" w:name="_Toc75848194"/>
      <w:bookmarkStart w:id="1515" w:name="_Toc228444455"/>
      <w:bookmarkStart w:id="1516" w:name="AP035"/>
      <w:r w:rsidRPr="00F14AC8">
        <w:t xml:space="preserve">FIBU-SOWIS </w:t>
      </w:r>
      <w:r w:rsidR="000052FB" w:rsidRPr="00F14AC8">
        <w:t>Schnittstelle</w:t>
      </w:r>
      <w:bookmarkEnd w:id="1514"/>
      <w:bookmarkEnd w:id="1515"/>
    </w:p>
    <w:bookmarkEnd w:id="1516"/>
    <w:p w14:paraId="447652CB" w14:textId="77777777" w:rsidR="000052FB" w:rsidRPr="00F14AC8" w:rsidRDefault="000052FB" w:rsidP="000052FB"/>
    <w:p w14:paraId="2EE5E689" w14:textId="13090C86" w:rsidR="000052FB" w:rsidRPr="00F14AC8" w:rsidRDefault="000052FB" w:rsidP="000052FB">
      <w:r w:rsidRPr="00F14AC8">
        <w:t>Die</w:t>
      </w:r>
      <w:r w:rsidR="00AB6F0E" w:rsidRPr="00F14AC8">
        <w:t xml:space="preserve"> im Herbst 2025</w:t>
      </w:r>
      <w:r w:rsidRPr="00F14AC8">
        <w:t xml:space="preserve"> </w:t>
      </w:r>
      <w:r w:rsidR="004665AB" w:rsidRPr="00F14AC8">
        <w:t xml:space="preserve">für abas2011 </w:t>
      </w:r>
      <w:r w:rsidRPr="00F14AC8">
        <w:t xml:space="preserve">bereits erstellte </w:t>
      </w:r>
      <w:r w:rsidR="004665AB" w:rsidRPr="00F14AC8">
        <w:t>FIBU-</w:t>
      </w:r>
      <w:r w:rsidRPr="00F14AC8">
        <w:t>Schnittstelle soll weiterhin verwendet werden.</w:t>
      </w:r>
      <w:r w:rsidR="0016546F" w:rsidRPr="00F14AC8">
        <w:t xml:space="preserve"> </w:t>
      </w:r>
      <w:r w:rsidR="009342C1" w:rsidRPr="00F14AC8">
        <w:t xml:space="preserve">Die Entwicklung wurde auf dem Testmandanten </w:t>
      </w:r>
      <w:r w:rsidR="00285906" w:rsidRPr="00F14AC8">
        <w:t xml:space="preserve">durchgeführt. </w:t>
      </w:r>
      <w:r w:rsidR="00B5557C" w:rsidRPr="00F14AC8">
        <w:t>Dazu sind einige Feldanpassungen nötig:</w:t>
      </w:r>
    </w:p>
    <w:p w14:paraId="480CBCA8" w14:textId="77777777" w:rsidR="00B5557C" w:rsidRPr="00F14AC8" w:rsidRDefault="00B5557C" w:rsidP="000052FB"/>
    <w:p w14:paraId="44C9F3E1" w14:textId="1E4C76BD" w:rsidR="000052FB" w:rsidRPr="00F14AC8" w:rsidRDefault="004C50F0" w:rsidP="005F5D00">
      <w:pPr>
        <w:pStyle w:val="Listenabsatz"/>
        <w:numPr>
          <w:ilvl w:val="0"/>
          <w:numId w:val="26"/>
        </w:numPr>
      </w:pPr>
      <w:r w:rsidRPr="00F14AC8">
        <w:t xml:space="preserve">Das </w:t>
      </w:r>
      <w:r w:rsidR="000052FB" w:rsidRPr="00F14AC8">
        <w:t>DMS</w:t>
      </w:r>
      <w:r w:rsidR="00B5557C" w:rsidRPr="00F14AC8">
        <w:t>-</w:t>
      </w:r>
      <w:r w:rsidR="000052FB" w:rsidRPr="00F14AC8">
        <w:t>Barcode Feld</w:t>
      </w:r>
      <w:r w:rsidRPr="00F14AC8">
        <w:t xml:space="preserve"> </w:t>
      </w:r>
      <w:r w:rsidR="00767912" w:rsidRPr="00F14AC8">
        <w:t>ist ein neuer Datentyp</w:t>
      </w:r>
      <w:r w:rsidR="00934A12" w:rsidRPr="00F14AC8">
        <w:t>. GL14 in V-06-00 und V-04-01</w:t>
      </w:r>
    </w:p>
    <w:p w14:paraId="129DDDFA" w14:textId="2881B068" w:rsidR="000052FB" w:rsidRPr="00F14AC8" w:rsidRDefault="00767912" w:rsidP="005F5D00">
      <w:pPr>
        <w:pStyle w:val="Listenabsatz"/>
        <w:numPr>
          <w:ilvl w:val="0"/>
          <w:numId w:val="26"/>
        </w:numPr>
      </w:pPr>
      <w:r w:rsidRPr="00F14AC8">
        <w:t xml:space="preserve">Das Feld </w:t>
      </w:r>
      <w:r w:rsidR="0010251A" w:rsidRPr="00F14AC8">
        <w:t>„</w:t>
      </w:r>
      <w:r w:rsidR="000052FB" w:rsidRPr="00F14AC8">
        <w:rPr>
          <w:b/>
          <w:bCs/>
        </w:rPr>
        <w:t>ewbetr</w:t>
      </w:r>
      <w:r w:rsidR="0010251A" w:rsidRPr="00F14AC8">
        <w:rPr>
          <w:b/>
          <w:bCs/>
        </w:rPr>
        <w:t>“</w:t>
      </w:r>
      <w:r w:rsidR="000052FB" w:rsidRPr="00F14AC8">
        <w:t xml:space="preserve"> </w:t>
      </w:r>
      <w:r w:rsidRPr="00F14AC8">
        <w:t xml:space="preserve">wird zu </w:t>
      </w:r>
      <w:r w:rsidR="0010251A" w:rsidRPr="00F14AC8">
        <w:t>„</w:t>
      </w:r>
      <w:r w:rsidR="000052FB" w:rsidRPr="00F14AC8">
        <w:rPr>
          <w:b/>
          <w:bCs/>
        </w:rPr>
        <w:t>ewsbetr</w:t>
      </w:r>
      <w:r w:rsidR="0010251A" w:rsidRPr="00F14AC8">
        <w:rPr>
          <w:b/>
          <w:bCs/>
        </w:rPr>
        <w:t>“</w:t>
      </w:r>
    </w:p>
    <w:p w14:paraId="4D596E20" w14:textId="3C145988" w:rsidR="000052FB" w:rsidRPr="00F14AC8" w:rsidRDefault="004C50F0" w:rsidP="005F5D00">
      <w:pPr>
        <w:pStyle w:val="Listenabsatz"/>
        <w:numPr>
          <w:ilvl w:val="0"/>
          <w:numId w:val="26"/>
        </w:numPr>
      </w:pPr>
      <w:r w:rsidRPr="00F14AC8">
        <w:t xml:space="preserve">Das </w:t>
      </w:r>
      <w:r w:rsidR="000052FB" w:rsidRPr="00F14AC8">
        <w:t xml:space="preserve">Dateihandling </w:t>
      </w:r>
      <w:r w:rsidRPr="00F14AC8">
        <w:t xml:space="preserve">in der Cloudumgebung muss </w:t>
      </w:r>
      <w:r w:rsidR="0016546F" w:rsidRPr="00F14AC8">
        <w:t xml:space="preserve">ggf. </w:t>
      </w:r>
      <w:r w:rsidRPr="00F14AC8">
        <w:t>angepasst werden.</w:t>
      </w:r>
    </w:p>
    <w:p w14:paraId="7B547810" w14:textId="37F79185" w:rsidR="004B7E3B" w:rsidRPr="00F14AC8" w:rsidRDefault="007B73EF" w:rsidP="00CD2CAB">
      <w:pPr>
        <w:pStyle w:val="Listenabsatz"/>
        <w:numPr>
          <w:ilvl w:val="0"/>
          <w:numId w:val="26"/>
        </w:numPr>
      </w:pPr>
      <w:r w:rsidRPr="00F14AC8">
        <w:t xml:space="preserve">Die Felder </w:t>
      </w:r>
      <w:r w:rsidR="003D145C" w:rsidRPr="00F14AC8">
        <w:t xml:space="preserve">ustid und </w:t>
      </w:r>
      <w:r w:rsidR="0010251A" w:rsidRPr="00F14AC8">
        <w:t>„</w:t>
      </w:r>
      <w:r w:rsidR="000F434A" w:rsidRPr="00F14AC8">
        <w:rPr>
          <w:b/>
          <w:bCs/>
        </w:rPr>
        <w:t>ewekurs</w:t>
      </w:r>
      <w:r w:rsidR="0010251A" w:rsidRPr="00F14AC8">
        <w:rPr>
          <w:b/>
          <w:bCs/>
        </w:rPr>
        <w:t>“</w:t>
      </w:r>
      <w:r w:rsidR="000F434A" w:rsidRPr="00F14AC8">
        <w:t xml:space="preserve"> </w:t>
      </w:r>
      <w:r w:rsidR="00DB58D3" w:rsidRPr="00F14AC8">
        <w:t xml:space="preserve">in der Buchungszeile </w:t>
      </w:r>
      <w:r w:rsidR="00E65275" w:rsidRPr="00F14AC8">
        <w:t xml:space="preserve">sind nicht </w:t>
      </w:r>
      <w:r w:rsidR="00157C1E" w:rsidRPr="00F14AC8">
        <w:t>FO-bekannt</w:t>
      </w:r>
      <w:r w:rsidR="001D61D6" w:rsidRPr="00F14AC8">
        <w:t xml:space="preserve"> und müssen entsprechend angepasst werden.</w:t>
      </w:r>
    </w:p>
    <w:p w14:paraId="7AE2A534" w14:textId="0182D3E5" w:rsidR="000052FB" w:rsidRPr="00F14AC8" w:rsidRDefault="0010251A" w:rsidP="000052FB">
      <w:pPr>
        <w:pStyle w:val="Listenabsatz"/>
        <w:numPr>
          <w:ilvl w:val="0"/>
          <w:numId w:val="26"/>
        </w:numPr>
      </w:pPr>
      <w:r w:rsidRPr="00F14AC8">
        <w:t>„</w:t>
      </w:r>
      <w:r w:rsidR="004E11E9" w:rsidRPr="00F14AC8">
        <w:rPr>
          <w:b/>
        </w:rPr>
        <w:t>ysowisdatum</w:t>
      </w:r>
      <w:r w:rsidRPr="00F14AC8">
        <w:t>“</w:t>
      </w:r>
      <w:r w:rsidR="004E11E9" w:rsidRPr="00F14AC8">
        <w:t xml:space="preserve"> </w:t>
      </w:r>
      <w:r w:rsidR="006B3DC8" w:rsidRPr="00F14AC8">
        <w:t>(</w:t>
      </w:r>
      <w:r w:rsidR="007E2355" w:rsidRPr="00F14AC8">
        <w:t>GD</w:t>
      </w:r>
      <w:r w:rsidR="00BD61F5" w:rsidRPr="00F14AC8">
        <w:t>19</w:t>
      </w:r>
      <w:r w:rsidR="006B3DC8" w:rsidRPr="00F14AC8">
        <w:t>)</w:t>
      </w:r>
      <w:r w:rsidR="007E2355" w:rsidRPr="00F14AC8">
        <w:t xml:space="preserve"> </w:t>
      </w:r>
      <w:r w:rsidR="004E11E9" w:rsidRPr="00F14AC8">
        <w:t xml:space="preserve">und </w:t>
      </w:r>
      <w:r w:rsidRPr="00F14AC8">
        <w:t>„</w:t>
      </w:r>
      <w:r w:rsidR="004E11E9" w:rsidRPr="00F14AC8">
        <w:rPr>
          <w:b/>
          <w:bCs/>
        </w:rPr>
        <w:t>y</w:t>
      </w:r>
      <w:r w:rsidR="00F437C2" w:rsidRPr="00F14AC8">
        <w:rPr>
          <w:b/>
          <w:bCs/>
        </w:rPr>
        <w:t>sowis</w:t>
      </w:r>
      <w:r w:rsidR="004E11E9" w:rsidRPr="00F14AC8">
        <w:rPr>
          <w:b/>
          <w:bCs/>
        </w:rPr>
        <w:t>vorgang</w:t>
      </w:r>
      <w:r w:rsidRPr="00F14AC8">
        <w:rPr>
          <w:b/>
          <w:bCs/>
        </w:rPr>
        <w:t>“</w:t>
      </w:r>
      <w:r w:rsidR="007A125E" w:rsidRPr="00F14AC8">
        <w:t xml:space="preserve"> </w:t>
      </w:r>
      <w:r w:rsidR="006B3DC8" w:rsidRPr="00F14AC8">
        <w:t>(</w:t>
      </w:r>
      <w:r w:rsidR="00BD61F5" w:rsidRPr="00F14AC8">
        <w:t>IP9</w:t>
      </w:r>
      <w:r w:rsidR="006B3DC8" w:rsidRPr="00F14AC8">
        <w:t>)</w:t>
      </w:r>
      <w:r w:rsidR="00BD61F5" w:rsidRPr="00F14AC8">
        <w:t xml:space="preserve"> </w:t>
      </w:r>
      <w:r w:rsidR="007A125E" w:rsidRPr="00F14AC8">
        <w:t xml:space="preserve">müssen in der </w:t>
      </w:r>
      <w:r w:rsidR="00B104AA" w:rsidRPr="00F14AC8">
        <w:t>V-</w:t>
      </w:r>
      <w:r w:rsidR="007A125E" w:rsidRPr="00F14AC8">
        <w:t>131</w:t>
      </w:r>
      <w:r w:rsidR="00B104AA" w:rsidRPr="00F14AC8">
        <w:t>-</w:t>
      </w:r>
      <w:r w:rsidR="007A125E" w:rsidRPr="00F14AC8">
        <w:t xml:space="preserve">0 </w:t>
      </w:r>
      <w:r w:rsidR="00B104AA" w:rsidRPr="00F14AC8">
        <w:t xml:space="preserve">und V-06-00 </w:t>
      </w:r>
      <w:r w:rsidR="007A125E" w:rsidRPr="00F14AC8">
        <w:t xml:space="preserve">angelegt werden, um den Übertrag an </w:t>
      </w:r>
      <w:r w:rsidR="00535C7A" w:rsidRPr="00F14AC8">
        <w:t xml:space="preserve">SOWIS </w:t>
      </w:r>
      <w:r w:rsidR="007A125E" w:rsidRPr="00F14AC8">
        <w:t>zu dokumentieren.</w:t>
      </w:r>
    </w:p>
    <w:p w14:paraId="23D9BA96" w14:textId="77777777" w:rsidR="00934A12" w:rsidRPr="00F14AC8" w:rsidRDefault="00934A12" w:rsidP="00934A12">
      <w:pPr>
        <w:pStyle w:val="Listenabsatz"/>
      </w:pPr>
    </w:p>
    <w:p w14:paraId="4C30F5E8" w14:textId="1659B401" w:rsidR="003F7426" w:rsidRPr="00F14AC8" w:rsidRDefault="00BE6405" w:rsidP="00BE6405">
      <w:pPr>
        <w:rPr>
          <w:b/>
          <w:bCs/>
          <w:color w:val="002060"/>
        </w:rPr>
      </w:pPr>
      <w:commentRangeStart w:id="1517"/>
      <w:r w:rsidRPr="00F14AC8">
        <w:rPr>
          <w:b/>
          <w:bCs/>
          <w:color w:val="002060"/>
        </w:rPr>
        <w:t>Umsetzung ABAS</w:t>
      </w:r>
    </w:p>
    <w:p w14:paraId="4CFE32A2" w14:textId="77777777" w:rsidR="003F7426" w:rsidRPr="00F14AC8" w:rsidRDefault="003F7426" w:rsidP="00BE6405">
      <w:pPr>
        <w:rPr>
          <w:b/>
          <w:bCs/>
          <w:color w:val="002060"/>
        </w:rPr>
      </w:pPr>
    </w:p>
    <w:p w14:paraId="564A46E8" w14:textId="673B7F78" w:rsidR="003F7426" w:rsidRPr="00F14AC8" w:rsidRDefault="003F7426" w:rsidP="00BE6405">
      <w:r w:rsidRPr="00F14AC8">
        <w:rPr>
          <w:u w:val="single"/>
        </w:rPr>
        <w:t>Geltungsbereich:</w:t>
      </w:r>
      <w:r w:rsidRPr="00F14AC8">
        <w:t xml:space="preserve"> </w:t>
      </w:r>
      <w:r w:rsidRPr="00F14AC8">
        <w:tab/>
        <w:t>HWK und worKA</w:t>
      </w:r>
    </w:p>
    <w:p w14:paraId="47202CB3" w14:textId="77777777" w:rsidR="003F7426" w:rsidRPr="00F14AC8" w:rsidRDefault="003F7426" w:rsidP="00BE6405"/>
    <w:p w14:paraId="5FEAEB1D" w14:textId="4612D170" w:rsidR="00BE6405" w:rsidRPr="00F14AC8" w:rsidRDefault="00E26872" w:rsidP="00BE6405">
      <w:r w:rsidRPr="00F14AC8">
        <w:t xml:space="preserve">Die Schnittstelle vom Altsystem auf das neue System übertragen. </w:t>
      </w:r>
      <w:r w:rsidR="00BE6405" w:rsidRPr="00F14AC8">
        <w:t>Schnittstelle anpassen und testen.</w:t>
      </w:r>
      <w:r w:rsidRPr="00F14AC8">
        <w:t xml:space="preserve"> Cronjob aus dem Altsystem übernehmen und starten.</w:t>
      </w:r>
    </w:p>
    <w:p w14:paraId="25E35EB7" w14:textId="77777777" w:rsidR="00864741" w:rsidRPr="00F14AC8" w:rsidRDefault="00864741" w:rsidP="00364E02"/>
    <w:p w14:paraId="45BC1B80" w14:textId="77777777" w:rsidR="00364E02" w:rsidRPr="00F14AC8" w:rsidRDefault="00364E02" w:rsidP="00364E02">
      <w:r w:rsidRPr="00F14AC8">
        <w:t>CRONEINTRAG FÜR S3 USER:</w:t>
      </w:r>
    </w:p>
    <w:p w14:paraId="55A38FC1" w14:textId="63E5F46C" w:rsidR="00F1134A" w:rsidRPr="00F14AC8" w:rsidRDefault="00364E02" w:rsidP="00BE6405">
      <w:r w:rsidRPr="00F14AC8">
        <w:t># 07.10.2025 um 04:00Uhr jeden Tag: SOWIS Export</w:t>
      </w:r>
      <w:r w:rsidRPr="00F14AC8">
        <w:br/>
        <w:t>00 04 * * * /u/abas/s3/ow/bin/sowis.export.sh</w:t>
      </w:r>
    </w:p>
    <w:p w14:paraId="1E8D8BBC" w14:textId="77777777" w:rsidR="00864741" w:rsidRPr="00F14AC8" w:rsidRDefault="00864741" w:rsidP="00BE6405"/>
    <w:p w14:paraId="35200FE5" w14:textId="1DA80C97" w:rsidR="00F513BC" w:rsidRPr="00F14AC8" w:rsidRDefault="002B0633" w:rsidP="00BE6405">
      <w:pPr>
        <w:rPr>
          <w:ins w:id="1518" w:author="Peter Koch" w:date="2026-05-20T10:42:00Z" w16du:dateUtc="2026-05-20T08:42:00Z"/>
        </w:rPr>
      </w:pPr>
      <w:r w:rsidRPr="00F14AC8">
        <w:t>D</w:t>
      </w:r>
      <w:r w:rsidR="00524757" w:rsidRPr="00F14AC8">
        <w:t>as FO2 aus dem Altsystem befindet sich im Share</w:t>
      </w:r>
      <w:r w:rsidR="00EF3738" w:rsidRPr="00F14AC8">
        <w:t xml:space="preserve">Point </w:t>
      </w:r>
      <w:r w:rsidR="00E2745C" w:rsidRPr="00F14AC8">
        <w:t>unter Lebenshilfe Karlsruhe\NSS\4 - ORGANIZATION\3 - More content\Kapitel 12.1 FOPs aus Altsystem</w:t>
      </w:r>
      <w:commentRangeEnd w:id="1517"/>
      <w:r w:rsidR="00055BBD" w:rsidRPr="00F14AC8">
        <w:rPr>
          <w:rStyle w:val="Kommentarzeichen"/>
          <w:sz w:val="24"/>
          <w:szCs w:val="24"/>
        </w:rPr>
        <w:commentReference w:id="1517"/>
      </w:r>
    </w:p>
    <w:p w14:paraId="2C9489A8" w14:textId="77777777" w:rsidR="0011201C" w:rsidRDefault="0011201C" w:rsidP="00BE6405">
      <w:pPr>
        <w:rPr>
          <w:ins w:id="1521" w:author="Peter Koch" w:date="2026-05-20T10:42:00Z" w16du:dateUtc="2026-05-20T08:42:00Z"/>
        </w:rPr>
      </w:pPr>
    </w:p>
    <w:p w14:paraId="2C7FFF84" w14:textId="2281F8E7" w:rsidR="0011201C" w:rsidRPr="00F14AC8" w:rsidRDefault="0011201C" w:rsidP="00BE6405">
      <w:ins w:id="1522" w:author="Peter Koch" w:date="2026-05-20T10:42:00Z" w16du:dateUtc="2026-05-20T08:42:00Z">
        <w:r>
          <w:t>Für nicht verarbeitet Datensätze wird ein Fehlerhandling eingerichtet</w:t>
        </w:r>
        <w:r w:rsidR="00872DC0">
          <w:t>. Hierbei wird eine Info-E-Mail an den Systemadministrator gesendet.</w:t>
        </w:r>
      </w:ins>
    </w:p>
    <w:p w14:paraId="524AAF58" w14:textId="77777777" w:rsidR="00BE6405" w:rsidRPr="00F14AC8" w:rsidRDefault="00BE6405" w:rsidP="00BE6405"/>
    <w:tbl>
      <w:tblPr>
        <w:tblStyle w:val="Tabellenraster"/>
        <w:tblW w:w="9085" w:type="dxa"/>
        <w:tblLook w:val="04A0" w:firstRow="1" w:lastRow="0" w:firstColumn="1" w:lastColumn="0" w:noHBand="0" w:noVBand="1"/>
      </w:tblPr>
      <w:tblGrid>
        <w:gridCol w:w="8018"/>
        <w:gridCol w:w="1067"/>
      </w:tblGrid>
      <w:tr w:rsidR="00BE6405" w:rsidRPr="00F14AC8" w14:paraId="2C926395" w14:textId="77777777" w:rsidTr="00D16466">
        <w:tc>
          <w:tcPr>
            <w:tcW w:w="8077" w:type="dxa"/>
            <w:shd w:val="clear" w:color="auto" w:fill="DCEEA3" w:themeFill="accent6" w:themeFillTint="99"/>
          </w:tcPr>
          <w:p w14:paraId="1635ADD2" w14:textId="77777777" w:rsidR="00BE6405" w:rsidRPr="00F14AC8" w:rsidRDefault="00BE6405" w:rsidP="00D16466">
            <w:r w:rsidRPr="00F14AC8">
              <w:t>Auswirkungen der Customization/Extension</w:t>
            </w:r>
          </w:p>
        </w:tc>
        <w:tc>
          <w:tcPr>
            <w:tcW w:w="1008" w:type="dxa"/>
            <w:shd w:val="clear" w:color="auto" w:fill="DCEEA3" w:themeFill="accent6" w:themeFillTint="99"/>
          </w:tcPr>
          <w:p w14:paraId="245A0584" w14:textId="77777777" w:rsidR="00BE6405" w:rsidRPr="00F14AC8" w:rsidRDefault="00BE6405" w:rsidP="00D16466">
            <w:r w:rsidRPr="00F14AC8">
              <w:t>Antwort</w:t>
            </w:r>
          </w:p>
        </w:tc>
      </w:tr>
      <w:tr w:rsidR="00BE6405" w:rsidRPr="00F14AC8" w14:paraId="22857868" w14:textId="77777777" w:rsidTr="00D16466">
        <w:tc>
          <w:tcPr>
            <w:tcW w:w="8077" w:type="dxa"/>
          </w:tcPr>
          <w:p w14:paraId="070321AD" w14:textId="77777777" w:rsidR="00BE6405" w:rsidRPr="00F14AC8" w:rsidRDefault="00BE6405" w:rsidP="00D16466">
            <w:pPr>
              <w:rPr>
                <w:sz w:val="20"/>
                <w:szCs w:val="20"/>
              </w:rPr>
            </w:pPr>
            <w:r w:rsidRPr="00F14AC8">
              <w:rPr>
                <w:sz w:val="20"/>
                <w:szCs w:val="20"/>
              </w:rPr>
              <w:t xml:space="preserve">Keine besonderen Auswirkungen </w:t>
            </w:r>
          </w:p>
        </w:tc>
        <w:tc>
          <w:tcPr>
            <w:tcW w:w="1008" w:type="dxa"/>
          </w:tcPr>
          <w:p w14:paraId="1E2F9575" w14:textId="77777777" w:rsidR="00BE6405" w:rsidRPr="00F14AC8" w:rsidRDefault="00BE6405" w:rsidP="00D16466">
            <w:pPr>
              <w:rPr>
                <w:sz w:val="20"/>
                <w:szCs w:val="20"/>
              </w:rPr>
            </w:pPr>
            <w:r w:rsidRPr="00F14AC8">
              <w:rPr>
                <w:sz w:val="20"/>
                <w:szCs w:val="20"/>
              </w:rPr>
              <w:t>Ja/Nein</w:t>
            </w:r>
          </w:p>
        </w:tc>
      </w:tr>
      <w:tr w:rsidR="00BE6405" w:rsidRPr="00F14AC8" w14:paraId="5167CECA" w14:textId="77777777" w:rsidTr="00D16466">
        <w:tc>
          <w:tcPr>
            <w:tcW w:w="8077" w:type="dxa"/>
          </w:tcPr>
          <w:p w14:paraId="7568EB85" w14:textId="77777777" w:rsidR="00BE6405" w:rsidRPr="00F14AC8" w:rsidRDefault="00BE6405"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52040EE" w14:textId="77777777" w:rsidR="00BE6405" w:rsidRPr="00F14AC8" w:rsidRDefault="00BE6405" w:rsidP="00D16466">
            <w:pPr>
              <w:rPr>
                <w:sz w:val="20"/>
                <w:szCs w:val="20"/>
              </w:rPr>
            </w:pPr>
            <w:r w:rsidRPr="00F14AC8">
              <w:rPr>
                <w:sz w:val="20"/>
                <w:szCs w:val="20"/>
              </w:rPr>
              <w:t>Ja/Nein</w:t>
            </w:r>
          </w:p>
        </w:tc>
      </w:tr>
      <w:tr w:rsidR="00BE6405" w:rsidRPr="00F14AC8" w14:paraId="33C3157E" w14:textId="77777777" w:rsidTr="00D16466">
        <w:tc>
          <w:tcPr>
            <w:tcW w:w="8077" w:type="dxa"/>
          </w:tcPr>
          <w:p w14:paraId="1674FD8B" w14:textId="77777777" w:rsidR="00BE6405" w:rsidRPr="00F14AC8" w:rsidRDefault="00BE6405"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12F6F07" w14:textId="77777777" w:rsidR="00BE6405" w:rsidRPr="00F14AC8" w:rsidRDefault="00BE6405" w:rsidP="00D16466">
            <w:pPr>
              <w:rPr>
                <w:sz w:val="20"/>
                <w:szCs w:val="20"/>
              </w:rPr>
            </w:pPr>
            <w:r w:rsidRPr="00F14AC8">
              <w:rPr>
                <w:sz w:val="20"/>
                <w:szCs w:val="20"/>
              </w:rPr>
              <w:t>Ja/Nein</w:t>
            </w:r>
          </w:p>
        </w:tc>
      </w:tr>
      <w:tr w:rsidR="00BE6405" w:rsidRPr="00F14AC8" w14:paraId="15CDD964" w14:textId="77777777" w:rsidTr="00D16466">
        <w:tc>
          <w:tcPr>
            <w:tcW w:w="8077" w:type="dxa"/>
          </w:tcPr>
          <w:p w14:paraId="5E1C5438" w14:textId="77777777" w:rsidR="00BE6405" w:rsidRPr="00F14AC8" w:rsidRDefault="00BE6405"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7FD7D330" w14:textId="77777777" w:rsidR="00BE6405" w:rsidRPr="00F14AC8" w:rsidRDefault="00BE6405" w:rsidP="00D16466">
            <w:pPr>
              <w:rPr>
                <w:sz w:val="20"/>
                <w:szCs w:val="20"/>
              </w:rPr>
            </w:pPr>
            <w:r w:rsidRPr="00F14AC8">
              <w:rPr>
                <w:sz w:val="20"/>
                <w:szCs w:val="20"/>
              </w:rPr>
              <w:t>Ja/Nein</w:t>
            </w:r>
          </w:p>
        </w:tc>
      </w:tr>
      <w:tr w:rsidR="00BE6405" w:rsidRPr="00F14AC8" w14:paraId="62E022B8" w14:textId="77777777" w:rsidTr="00D16466">
        <w:tc>
          <w:tcPr>
            <w:tcW w:w="8077" w:type="dxa"/>
          </w:tcPr>
          <w:p w14:paraId="15199C09" w14:textId="77777777" w:rsidR="00BE6405" w:rsidRPr="00F14AC8" w:rsidRDefault="00BE6405"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283BC6B" w14:textId="77777777" w:rsidR="00BE6405" w:rsidRPr="00F14AC8" w:rsidRDefault="00BE6405"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BE6405" w:rsidRPr="00F14AC8" w14:paraId="3BF218A4" w14:textId="77777777" w:rsidTr="00D16466">
        <w:trPr>
          <w:trHeight w:hRule="exact" w:val="861"/>
        </w:trPr>
        <w:tc>
          <w:tcPr>
            <w:tcW w:w="1273" w:type="dxa"/>
            <w:shd w:val="clear" w:color="auto" w:fill="D5D5D5" w:themeFill="background2"/>
            <w:tcMar>
              <w:bottom w:w="57" w:type="dxa"/>
            </w:tcMar>
          </w:tcPr>
          <w:p w14:paraId="4BA0E27B" w14:textId="77777777" w:rsidR="00BE6405" w:rsidRPr="00F14AC8" w:rsidRDefault="00BE6405" w:rsidP="00D16466">
            <w:pPr>
              <w:rPr>
                <w:b/>
              </w:rPr>
            </w:pPr>
            <w:r w:rsidRPr="00F14AC8">
              <w:rPr>
                <w:b/>
              </w:rPr>
              <w:t>Priorität</w:t>
            </w:r>
          </w:p>
        </w:tc>
        <w:tc>
          <w:tcPr>
            <w:tcW w:w="2190" w:type="dxa"/>
            <w:shd w:val="clear" w:color="auto" w:fill="D5D5D5" w:themeFill="background2"/>
            <w:tcMar>
              <w:bottom w:w="57" w:type="dxa"/>
            </w:tcMar>
          </w:tcPr>
          <w:p w14:paraId="761D6943" w14:textId="77777777" w:rsidR="00BE6405" w:rsidRPr="00F14AC8" w:rsidRDefault="00BE6405" w:rsidP="00D16466">
            <w:pPr>
              <w:rPr>
                <w:b/>
              </w:rPr>
            </w:pPr>
            <w:r w:rsidRPr="00F14AC8">
              <w:rPr>
                <w:b/>
              </w:rPr>
              <w:t>Realisierung</w:t>
            </w:r>
          </w:p>
        </w:tc>
        <w:tc>
          <w:tcPr>
            <w:tcW w:w="1070" w:type="dxa"/>
            <w:shd w:val="clear" w:color="auto" w:fill="D5D5D5" w:themeFill="background2"/>
            <w:tcMar>
              <w:bottom w:w="57" w:type="dxa"/>
            </w:tcMar>
          </w:tcPr>
          <w:p w14:paraId="615C34B6" w14:textId="77777777" w:rsidR="00BE6405" w:rsidRPr="00F14AC8" w:rsidRDefault="00BE6405" w:rsidP="00D16466">
            <w:pPr>
              <w:rPr>
                <w:b/>
              </w:rPr>
            </w:pPr>
            <w:r w:rsidRPr="00F14AC8">
              <w:rPr>
                <w:b/>
              </w:rPr>
              <w:t>Dauer (ca./h)</w:t>
            </w:r>
          </w:p>
        </w:tc>
        <w:tc>
          <w:tcPr>
            <w:tcW w:w="1134" w:type="dxa"/>
            <w:shd w:val="clear" w:color="auto" w:fill="D5D5D5" w:themeFill="background2"/>
            <w:tcMar>
              <w:bottom w:w="57" w:type="dxa"/>
            </w:tcMar>
          </w:tcPr>
          <w:p w14:paraId="295F103F" w14:textId="77777777" w:rsidR="00BE6405" w:rsidRPr="00F14AC8" w:rsidRDefault="00BE6405"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3EFF0A77" w14:textId="77777777" w:rsidR="00BE6405" w:rsidRPr="00F14AC8" w:rsidRDefault="00BE6405"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9415F4E" w14:textId="77777777" w:rsidR="00BE6405" w:rsidRPr="00F14AC8" w:rsidRDefault="00BE6405" w:rsidP="00D16466">
            <w:pPr>
              <w:rPr>
                <w:b/>
              </w:rPr>
            </w:pPr>
            <w:r w:rsidRPr="00F14AC8">
              <w:rPr>
                <w:b/>
              </w:rPr>
              <w:t>Bereich</w:t>
            </w:r>
          </w:p>
        </w:tc>
      </w:tr>
      <w:tr w:rsidR="00BE6405" w:rsidRPr="00F14AC8" w14:paraId="1EBA7E56" w14:textId="77777777" w:rsidTr="00D16466">
        <w:trPr>
          <w:trHeight w:val="454"/>
        </w:trPr>
        <w:tc>
          <w:tcPr>
            <w:tcW w:w="1273" w:type="dxa"/>
            <w:shd w:val="clear" w:color="auto" w:fill="FFFFFF"/>
            <w:tcMar>
              <w:bottom w:w="57" w:type="dxa"/>
            </w:tcMar>
          </w:tcPr>
          <w:p w14:paraId="51A8153B" w14:textId="77777777" w:rsidR="00BE6405" w:rsidRPr="00F14AC8" w:rsidRDefault="00BE6405" w:rsidP="00394CD1">
            <w:pPr>
              <w:pStyle w:val="Tabelleninhalte"/>
            </w:pPr>
            <w:r w:rsidRPr="00F14AC8">
              <w:lastRenderedPageBreak/>
              <w:t>1</w:t>
            </w:r>
          </w:p>
        </w:tc>
        <w:tc>
          <w:tcPr>
            <w:tcW w:w="2190" w:type="dxa"/>
            <w:shd w:val="clear" w:color="auto" w:fill="FFFFFF"/>
            <w:tcMar>
              <w:bottom w:w="57" w:type="dxa"/>
            </w:tcMar>
          </w:tcPr>
          <w:p w14:paraId="3843677A" w14:textId="77777777" w:rsidR="00BE6405" w:rsidRPr="00F14AC8" w:rsidRDefault="00BE6405" w:rsidP="00394CD1">
            <w:pPr>
              <w:pStyle w:val="Tabelleninhalte"/>
            </w:pPr>
            <w:r w:rsidRPr="00F14AC8">
              <w:t>Abas</w:t>
            </w:r>
          </w:p>
        </w:tc>
        <w:tc>
          <w:tcPr>
            <w:tcW w:w="1070" w:type="dxa"/>
            <w:shd w:val="clear" w:color="auto" w:fill="FFFFFF"/>
            <w:tcMar>
              <w:bottom w:w="57" w:type="dxa"/>
            </w:tcMar>
          </w:tcPr>
          <w:p w14:paraId="0CE59481" w14:textId="77777777" w:rsidR="00BE6405" w:rsidRPr="00F14AC8" w:rsidRDefault="00BE6405" w:rsidP="00394CD1">
            <w:pPr>
              <w:pStyle w:val="Tabelleninhalte"/>
            </w:pPr>
            <w:r w:rsidRPr="00F14AC8">
              <w:t>0,00</w:t>
            </w:r>
          </w:p>
        </w:tc>
        <w:tc>
          <w:tcPr>
            <w:tcW w:w="1134" w:type="dxa"/>
            <w:shd w:val="clear" w:color="auto" w:fill="FFFFFF"/>
            <w:tcMar>
              <w:bottom w:w="57" w:type="dxa"/>
            </w:tcMar>
          </w:tcPr>
          <w:p w14:paraId="5E7EE2E4" w14:textId="77777777" w:rsidR="00BE6405" w:rsidRPr="00F14AC8" w:rsidRDefault="00BE6405" w:rsidP="00394CD1">
            <w:pPr>
              <w:pStyle w:val="Tabelleninhalte"/>
            </w:pPr>
            <w:r w:rsidRPr="00F14AC8">
              <w:t>0,00</w:t>
            </w:r>
          </w:p>
        </w:tc>
        <w:tc>
          <w:tcPr>
            <w:tcW w:w="1134" w:type="dxa"/>
            <w:shd w:val="clear" w:color="auto" w:fill="FFFFFF"/>
            <w:tcMar>
              <w:bottom w:w="57" w:type="dxa"/>
            </w:tcMar>
          </w:tcPr>
          <w:p w14:paraId="44D3305A" w14:textId="77777777" w:rsidR="00BE6405" w:rsidRPr="00F14AC8" w:rsidRDefault="00BE6405" w:rsidP="00394CD1">
            <w:pPr>
              <w:pStyle w:val="Tabelleninhalte"/>
            </w:pPr>
            <w:r w:rsidRPr="00F14AC8">
              <w:t>0,00</w:t>
            </w:r>
          </w:p>
        </w:tc>
        <w:tc>
          <w:tcPr>
            <w:tcW w:w="2271" w:type="dxa"/>
            <w:shd w:val="clear" w:color="auto" w:fill="FFFFFF"/>
            <w:tcMar>
              <w:bottom w:w="57" w:type="dxa"/>
            </w:tcMar>
          </w:tcPr>
          <w:p w14:paraId="74F2B945" w14:textId="77777777" w:rsidR="00BE6405" w:rsidRPr="00F14AC8" w:rsidRDefault="00BE6405" w:rsidP="00394CD1">
            <w:pPr>
              <w:pStyle w:val="Tabelleninhalte"/>
            </w:pPr>
            <w:r w:rsidRPr="00F14AC8">
              <w:t>Admin</w:t>
            </w:r>
          </w:p>
        </w:tc>
      </w:tr>
    </w:tbl>
    <w:p w14:paraId="1DF4AE30" w14:textId="77777777" w:rsidR="00767912" w:rsidRPr="00F14AC8" w:rsidRDefault="00767912" w:rsidP="000052FB"/>
    <w:p w14:paraId="63F65099" w14:textId="77777777" w:rsidR="00767912" w:rsidRPr="00F14AC8" w:rsidRDefault="00767912" w:rsidP="000052FB"/>
    <w:p w14:paraId="63E8A517" w14:textId="3C4815F9" w:rsidR="000052FB" w:rsidRPr="00F14AC8" w:rsidRDefault="000052FB" w:rsidP="004665AB">
      <w:pPr>
        <w:pStyle w:val="berschrift2"/>
      </w:pPr>
      <w:bookmarkStart w:id="1523" w:name="_Toc228444456"/>
      <w:r w:rsidRPr="00F14AC8">
        <w:t>Konfiguration</w:t>
      </w:r>
      <w:bookmarkEnd w:id="1523"/>
    </w:p>
    <w:p w14:paraId="6F123E17" w14:textId="77777777" w:rsidR="000052FB" w:rsidRPr="00F14AC8" w:rsidRDefault="000052FB" w:rsidP="000052FB"/>
    <w:p w14:paraId="29E4F749" w14:textId="412261B5" w:rsidR="000052FB" w:rsidRPr="00F14AC8" w:rsidRDefault="000052FB" w:rsidP="000052FB">
      <w:r w:rsidRPr="00F14AC8">
        <w:t>Die E</w:t>
      </w:r>
      <w:r w:rsidR="005D1B54" w:rsidRPr="00F14AC8">
        <w:t>inkaufs</w:t>
      </w:r>
      <w:r w:rsidRPr="00F14AC8">
        <w:t>- und V</w:t>
      </w:r>
      <w:r w:rsidR="005D1B54" w:rsidRPr="00F14AC8">
        <w:t>erkaufsr</w:t>
      </w:r>
      <w:r w:rsidRPr="00F14AC8">
        <w:t>echnungen sollen in ABAS erfasst und gebucht werden können. Dazu müssen die steuerlichen Einstellungen vorgenommen werden.</w:t>
      </w:r>
    </w:p>
    <w:p w14:paraId="4FEF79F8" w14:textId="77777777" w:rsidR="000052FB" w:rsidRPr="00F14AC8" w:rsidRDefault="000052FB" w:rsidP="000052FB"/>
    <w:p w14:paraId="3126FFC1" w14:textId="2B3D2EF4" w:rsidR="000052FB" w:rsidRPr="00F14AC8" w:rsidRDefault="000052FB" w:rsidP="000052FB">
      <w:r w:rsidRPr="00F14AC8">
        <w:t>Herr Wotzka erklärte am System alle Neuerungen im Bereich Steuerkonfiguration im Beleg</w:t>
      </w:r>
      <w:r w:rsidR="00FD3D60" w:rsidRPr="00F14AC8">
        <w:t>, die</w:t>
      </w:r>
      <w:r w:rsidRPr="00F14AC8">
        <w:t xml:space="preserve"> Vorgangssteuerkonfiguration</w:t>
      </w:r>
      <w:r w:rsidR="00FD3D60" w:rsidRPr="00F14AC8">
        <w:t xml:space="preserve"> und die </w:t>
      </w:r>
      <w:r w:rsidRPr="00F14AC8">
        <w:t xml:space="preserve">Kurztexte für steuerliche Rechnungstexte. </w:t>
      </w:r>
      <w:r w:rsidR="00F61ECE" w:rsidRPr="00F14AC8">
        <w:t>Die e</w:t>
      </w:r>
      <w:r w:rsidRPr="00F14AC8">
        <w:t xml:space="preserve">igene Umsatzsteuernummer wird im Objekt Regionen/Länder/Wirtschaftsräume </w:t>
      </w:r>
      <w:r w:rsidR="00F61ECE" w:rsidRPr="00F14AC8">
        <w:t xml:space="preserve">konfiguriert </w:t>
      </w:r>
      <w:r w:rsidRPr="00F14AC8">
        <w:t>und nicht mehr in den Betriebsdaten.</w:t>
      </w:r>
    </w:p>
    <w:p w14:paraId="47DA4166" w14:textId="10BE2C7E" w:rsidR="000052FB" w:rsidRPr="00F14AC8" w:rsidRDefault="00F61ECE" w:rsidP="000052FB">
      <w:r w:rsidRPr="00F14AC8">
        <w:t xml:space="preserve">Der </w:t>
      </w:r>
      <w:r w:rsidR="000052FB" w:rsidRPr="00F14AC8">
        <w:t>Vorgangskontentausch wurde erklärt.</w:t>
      </w:r>
    </w:p>
    <w:p w14:paraId="1B0BB6C1" w14:textId="77777777" w:rsidR="000052FB" w:rsidRPr="00F14AC8" w:rsidRDefault="000052FB" w:rsidP="000052FB"/>
    <w:p w14:paraId="2B6ED5A5" w14:textId="77777777" w:rsidR="000052FB" w:rsidRPr="00F14AC8" w:rsidRDefault="000052FB" w:rsidP="000052FB">
      <w:r w:rsidRPr="00F14AC8">
        <w:t>Der Steuerschlüssel in der Belegposition kann nicht mehr geändert werden. Dazu muss die Steuerregel in der Belegposition geändert werden.</w:t>
      </w:r>
    </w:p>
    <w:p w14:paraId="5606D203" w14:textId="77777777" w:rsidR="000052FB" w:rsidRPr="00F14AC8" w:rsidRDefault="000052FB" w:rsidP="000052FB"/>
    <w:p w14:paraId="5EB3AA55" w14:textId="77777777" w:rsidR="000052FB" w:rsidRPr="00F14AC8" w:rsidRDefault="000052FB" w:rsidP="000052FB">
      <w:r w:rsidRPr="00F14AC8">
        <w:t>Hinweis: Im Kunden sollte das Feld Vorgangssteuerregel immer leer bleiben.</w:t>
      </w:r>
    </w:p>
    <w:p w14:paraId="2D9A78A4" w14:textId="77777777" w:rsidR="000052FB" w:rsidRPr="00F14AC8" w:rsidRDefault="000052FB" w:rsidP="000052FB"/>
    <w:p w14:paraId="1A12E56D" w14:textId="77777777" w:rsidR="000052FB" w:rsidRPr="00F14AC8" w:rsidRDefault="000052FB" w:rsidP="000052FB">
      <w:pPr>
        <w:pStyle w:val="berschrift2"/>
      </w:pPr>
      <w:bookmarkStart w:id="1524" w:name="_Toc228444457"/>
      <w:r w:rsidRPr="00F14AC8">
        <w:t>Anpassungswünsche</w:t>
      </w:r>
      <w:bookmarkEnd w:id="1524"/>
    </w:p>
    <w:p w14:paraId="61F842C3" w14:textId="77777777" w:rsidR="000052FB" w:rsidRPr="00F14AC8" w:rsidRDefault="000052FB" w:rsidP="000052FB"/>
    <w:p w14:paraId="0C262D93" w14:textId="77777777" w:rsidR="000052FB" w:rsidRPr="00F14AC8" w:rsidRDefault="000052FB" w:rsidP="000052FB">
      <w:pPr>
        <w:pStyle w:val="berschrift3"/>
      </w:pPr>
      <w:bookmarkStart w:id="1525" w:name="_Toc228444458"/>
      <w:bookmarkStart w:id="1526" w:name="AP034"/>
      <w:r w:rsidRPr="00F14AC8">
        <w:t>Rechte für Steuerregeländerung</w:t>
      </w:r>
      <w:bookmarkEnd w:id="1525"/>
    </w:p>
    <w:bookmarkEnd w:id="1526"/>
    <w:p w14:paraId="2FAF281C" w14:textId="77777777" w:rsidR="000052FB" w:rsidRPr="00F14AC8" w:rsidRDefault="000052FB" w:rsidP="000052FB"/>
    <w:p w14:paraId="6DA28D7D" w14:textId="77777777" w:rsidR="000052FB" w:rsidRPr="00F14AC8" w:rsidRDefault="000052FB" w:rsidP="000052FB">
      <w:r w:rsidRPr="00F14AC8">
        <w:t>80% der Rechnungen werden in der Buchhaltung der HWK erstellt. Die Steuerregel im Verkaufsbelegen sollte nicht mehr änderbar sein. Die Mitarbeiter der Buchhaltung sollten die Steuerregel ändern können.</w:t>
      </w:r>
    </w:p>
    <w:p w14:paraId="101AF404" w14:textId="77777777" w:rsidR="000052FB" w:rsidRPr="00F14AC8" w:rsidRDefault="000052FB" w:rsidP="000052FB"/>
    <w:p w14:paraId="750FFDD0" w14:textId="77777777" w:rsidR="000052FB" w:rsidRPr="00F14AC8" w:rsidRDefault="000052FB" w:rsidP="000052FB">
      <w:r w:rsidRPr="00F14AC8">
        <w:t>Die Abteilung des Mitarbeiters kommt über den SDL und wird über eine Schnittstelle im ABAS-Mitarbeiter eingetragen.</w:t>
      </w:r>
    </w:p>
    <w:p w14:paraId="386DFB53" w14:textId="77777777" w:rsidR="003D4F1D" w:rsidRPr="00F14AC8" w:rsidRDefault="003D4F1D" w:rsidP="000052FB"/>
    <w:p w14:paraId="58E272A8" w14:textId="12DD1D71" w:rsidR="00C46F7C" w:rsidRPr="00F14AC8" w:rsidRDefault="00C46F7C" w:rsidP="00C46F7C">
      <w:pPr>
        <w:rPr>
          <w:b/>
          <w:bCs/>
          <w:color w:val="002060"/>
        </w:rPr>
      </w:pPr>
      <w:r w:rsidRPr="00F14AC8">
        <w:rPr>
          <w:b/>
          <w:bCs/>
          <w:color w:val="002060"/>
        </w:rPr>
        <w:t>Umsetzung HWK</w:t>
      </w:r>
    </w:p>
    <w:p w14:paraId="2248D229" w14:textId="77777777" w:rsidR="00C46F7C" w:rsidRPr="00F14AC8" w:rsidRDefault="00C46F7C" w:rsidP="000052FB"/>
    <w:p w14:paraId="1C3425EA" w14:textId="2DA18C0E" w:rsidR="00C46F7C" w:rsidRPr="00F14AC8" w:rsidRDefault="00C46F7C" w:rsidP="000052FB">
      <w:r w:rsidRPr="00F14AC8">
        <w:t xml:space="preserve">Abteilung Buchhaltung </w:t>
      </w:r>
      <w:r w:rsidR="00B30A5B" w:rsidRPr="00F14AC8">
        <w:t xml:space="preserve">in ABAS </w:t>
      </w:r>
      <w:r w:rsidRPr="00F14AC8">
        <w:t>anlegen. Schnittstelle von SOWIS anpassen.</w:t>
      </w:r>
    </w:p>
    <w:p w14:paraId="77E455EC" w14:textId="77777777" w:rsidR="00C46F7C" w:rsidRPr="00F14AC8" w:rsidRDefault="00C46F7C" w:rsidP="000052FB"/>
    <w:p w14:paraId="6247342B" w14:textId="77777777" w:rsidR="003D4F1D" w:rsidRPr="00F14AC8" w:rsidRDefault="003D4F1D" w:rsidP="003D4F1D">
      <w:pPr>
        <w:rPr>
          <w:b/>
          <w:bCs/>
          <w:color w:val="002060"/>
        </w:rPr>
      </w:pPr>
      <w:r w:rsidRPr="00F14AC8">
        <w:rPr>
          <w:b/>
          <w:bCs/>
          <w:color w:val="002060"/>
        </w:rPr>
        <w:t>Umsetzung ABAS</w:t>
      </w:r>
    </w:p>
    <w:p w14:paraId="60A933CE" w14:textId="77777777" w:rsidR="003D4F1D" w:rsidRPr="00F14AC8" w:rsidRDefault="003D4F1D" w:rsidP="003D4F1D">
      <w:pPr>
        <w:rPr>
          <w:b/>
          <w:bCs/>
          <w:color w:val="002060"/>
        </w:rPr>
      </w:pPr>
    </w:p>
    <w:tbl>
      <w:tblPr>
        <w:tblStyle w:val="Tabellenraster"/>
        <w:tblW w:w="0" w:type="auto"/>
        <w:tblLook w:val="04A0" w:firstRow="1" w:lastRow="0" w:firstColumn="1" w:lastColumn="0" w:noHBand="0" w:noVBand="1"/>
      </w:tblPr>
      <w:tblGrid>
        <w:gridCol w:w="1555"/>
        <w:gridCol w:w="7495"/>
      </w:tblGrid>
      <w:tr w:rsidR="00254C41" w:rsidRPr="00F14AC8" w14:paraId="4CCFD996" w14:textId="77777777" w:rsidTr="00D16466">
        <w:tc>
          <w:tcPr>
            <w:tcW w:w="1555" w:type="dxa"/>
          </w:tcPr>
          <w:p w14:paraId="4C96AF43" w14:textId="77777777" w:rsidR="00254C41" w:rsidRPr="00F14AC8" w:rsidRDefault="00254C41" w:rsidP="00D16466">
            <w:r w:rsidRPr="00F14AC8">
              <w:t>Maske</w:t>
            </w:r>
          </w:p>
        </w:tc>
        <w:tc>
          <w:tcPr>
            <w:tcW w:w="7495" w:type="dxa"/>
          </w:tcPr>
          <w:p w14:paraId="439E81BA" w14:textId="77777777" w:rsidR="00254C41" w:rsidRPr="00F14AC8" w:rsidRDefault="002F5407" w:rsidP="00D16466">
            <w:r w:rsidRPr="00F14AC8">
              <w:t xml:space="preserve">Angebot, Rahmenauftrag, </w:t>
            </w:r>
            <w:r w:rsidR="00254C41" w:rsidRPr="00F14AC8">
              <w:t xml:space="preserve">Auftrag, </w:t>
            </w:r>
            <w:r w:rsidRPr="00F14AC8">
              <w:t>Lieferschein, Rechnung</w:t>
            </w:r>
            <w:r w:rsidR="00254C41" w:rsidRPr="00F14AC8">
              <w:t xml:space="preserve">, </w:t>
            </w:r>
            <w:r w:rsidRPr="00F14AC8">
              <w:t>31, 32, 34, 35, 36</w:t>
            </w:r>
          </w:p>
          <w:p w14:paraId="4BCE84F7" w14:textId="08997BFC" w:rsidR="00762AED" w:rsidRPr="00F14AC8" w:rsidRDefault="00762AED" w:rsidP="00D16466">
            <w:r w:rsidRPr="00F14AC8">
              <w:t xml:space="preserve">Anfrage, Rahmenauftrag, Bestellung, Lieferschein, Rechnung, </w:t>
            </w:r>
            <w:r w:rsidR="004753F2" w:rsidRPr="00F14AC8">
              <w:t>43, 39, 42, 45, 46</w:t>
            </w:r>
          </w:p>
        </w:tc>
      </w:tr>
      <w:tr w:rsidR="00254C41" w:rsidRPr="00F14AC8" w14:paraId="2631E926" w14:textId="77777777" w:rsidTr="00D16466">
        <w:tc>
          <w:tcPr>
            <w:tcW w:w="1555" w:type="dxa"/>
          </w:tcPr>
          <w:p w14:paraId="5CDB31DF" w14:textId="77777777" w:rsidR="00254C41" w:rsidRPr="00F14AC8" w:rsidRDefault="00254C41" w:rsidP="00D16466">
            <w:r w:rsidRPr="00F14AC8">
              <w:t>Modus</w:t>
            </w:r>
          </w:p>
        </w:tc>
        <w:tc>
          <w:tcPr>
            <w:tcW w:w="7495" w:type="dxa"/>
          </w:tcPr>
          <w:p w14:paraId="601524CE" w14:textId="56AF3484" w:rsidR="00254C41" w:rsidRPr="00F14AC8" w:rsidRDefault="002F5407" w:rsidP="00D16466">
            <w:r w:rsidRPr="00F14AC8">
              <w:t xml:space="preserve">Neu oder </w:t>
            </w:r>
            <w:r w:rsidR="00254C41" w:rsidRPr="00F14AC8">
              <w:t>Bearbeiten</w:t>
            </w:r>
          </w:p>
        </w:tc>
      </w:tr>
      <w:tr w:rsidR="00254C41" w:rsidRPr="00F14AC8" w14:paraId="30EB7008" w14:textId="77777777" w:rsidTr="00D16466">
        <w:tc>
          <w:tcPr>
            <w:tcW w:w="1555" w:type="dxa"/>
          </w:tcPr>
          <w:p w14:paraId="63CA2960" w14:textId="77777777" w:rsidR="00254C41" w:rsidRPr="00F14AC8" w:rsidRDefault="00254C41" w:rsidP="00D16466">
            <w:r w:rsidRPr="00F14AC8">
              <w:lastRenderedPageBreak/>
              <w:t>Event</w:t>
            </w:r>
          </w:p>
        </w:tc>
        <w:tc>
          <w:tcPr>
            <w:tcW w:w="7495" w:type="dxa"/>
          </w:tcPr>
          <w:p w14:paraId="5DA22828" w14:textId="77777777" w:rsidR="00254C41" w:rsidRPr="00F14AC8" w:rsidRDefault="00254C41" w:rsidP="00D16466">
            <w:r w:rsidRPr="00F14AC8">
              <w:t>Screen_Enter</w:t>
            </w:r>
          </w:p>
        </w:tc>
      </w:tr>
      <w:tr w:rsidR="00254C41" w:rsidRPr="00F14AC8" w14:paraId="41AACFD6" w14:textId="77777777" w:rsidTr="00D16466">
        <w:tc>
          <w:tcPr>
            <w:tcW w:w="1555" w:type="dxa"/>
          </w:tcPr>
          <w:p w14:paraId="5335B327" w14:textId="77777777" w:rsidR="00254C41" w:rsidRPr="00F14AC8" w:rsidRDefault="00254C41" w:rsidP="00D16466">
            <w:r w:rsidRPr="00F14AC8">
              <w:t>Bedingung</w:t>
            </w:r>
          </w:p>
        </w:tc>
        <w:tc>
          <w:tcPr>
            <w:tcW w:w="7495" w:type="dxa"/>
          </w:tcPr>
          <w:p w14:paraId="4E26CD9D" w14:textId="74656628" w:rsidR="00254C41" w:rsidRPr="00F14AC8" w:rsidRDefault="002F5407" w:rsidP="00D16466">
            <w:pPr>
              <w:rPr>
                <w:bCs/>
              </w:rPr>
            </w:pPr>
            <w:r w:rsidRPr="00F14AC8">
              <w:rPr>
                <w:bCs/>
              </w:rPr>
              <w:t>Abteilung des Mitarbeiters &lt;&gt; Buchhaltung</w:t>
            </w:r>
          </w:p>
        </w:tc>
      </w:tr>
    </w:tbl>
    <w:p w14:paraId="56354C09" w14:textId="77777777" w:rsidR="003D4F1D" w:rsidRPr="00F14AC8" w:rsidRDefault="003D4F1D" w:rsidP="003D4F1D"/>
    <w:p w14:paraId="1A9D71D8" w14:textId="7A7CA989" w:rsidR="002F5407" w:rsidRPr="00F14AC8" w:rsidRDefault="00571E74" w:rsidP="003D4F1D">
      <w:pPr>
        <w:rPr>
          <w:b/>
          <w:bCs/>
        </w:rPr>
      </w:pPr>
      <w:r w:rsidRPr="00F14AC8">
        <w:rPr>
          <w:bCs/>
        </w:rPr>
        <w:t>„</w:t>
      </w:r>
      <w:r w:rsidRPr="00F14AC8">
        <w:rPr>
          <w:b/>
          <w:bCs/>
        </w:rPr>
        <w:t>v</w:t>
      </w:r>
      <w:r w:rsidR="005651E5" w:rsidRPr="00F14AC8">
        <w:rPr>
          <w:b/>
          <w:bCs/>
        </w:rPr>
        <w:t>rgstrgl</w:t>
      </w:r>
      <w:r w:rsidRPr="00F14AC8">
        <w:rPr>
          <w:bCs/>
        </w:rPr>
        <w:t>“</w:t>
      </w:r>
      <w:r w:rsidR="005651E5" w:rsidRPr="00F14AC8">
        <w:rPr>
          <w:bCs/>
        </w:rPr>
        <w:t xml:space="preserve"> </w:t>
      </w:r>
      <w:r w:rsidRPr="00F14AC8">
        <w:rPr>
          <w:bCs/>
        </w:rPr>
        <w:t xml:space="preserve">im Kopf </w:t>
      </w:r>
      <w:r w:rsidR="005651E5" w:rsidRPr="00F14AC8">
        <w:rPr>
          <w:bCs/>
        </w:rPr>
        <w:t xml:space="preserve">und </w:t>
      </w:r>
      <w:r w:rsidRPr="00F14AC8">
        <w:rPr>
          <w:bCs/>
        </w:rPr>
        <w:t>„</w:t>
      </w:r>
      <w:r w:rsidR="005651E5" w:rsidRPr="00F14AC8">
        <w:rPr>
          <w:b/>
          <w:bCs/>
        </w:rPr>
        <w:t>strgl</w:t>
      </w:r>
      <w:r w:rsidRPr="00F14AC8">
        <w:rPr>
          <w:bCs/>
        </w:rPr>
        <w:t>“</w:t>
      </w:r>
      <w:r w:rsidR="005651E5" w:rsidRPr="00F14AC8">
        <w:rPr>
          <w:bCs/>
        </w:rPr>
        <w:t xml:space="preserve"> in allen Positionen</w:t>
      </w:r>
      <w:r w:rsidRPr="00F14AC8">
        <w:rPr>
          <w:bCs/>
        </w:rPr>
        <w:t xml:space="preserve"> sperren.</w:t>
      </w:r>
    </w:p>
    <w:p w14:paraId="55B2EC2E" w14:textId="77777777" w:rsidR="003D4F1D" w:rsidRPr="00F14AC8" w:rsidRDefault="003D4F1D" w:rsidP="003D4F1D"/>
    <w:tbl>
      <w:tblPr>
        <w:tblStyle w:val="Tabellenraster"/>
        <w:tblW w:w="9085" w:type="dxa"/>
        <w:tblLook w:val="04A0" w:firstRow="1" w:lastRow="0" w:firstColumn="1" w:lastColumn="0" w:noHBand="0" w:noVBand="1"/>
      </w:tblPr>
      <w:tblGrid>
        <w:gridCol w:w="8018"/>
        <w:gridCol w:w="1067"/>
      </w:tblGrid>
      <w:tr w:rsidR="003D4F1D" w:rsidRPr="00F14AC8" w14:paraId="3836B5D2" w14:textId="77777777" w:rsidTr="00D16466">
        <w:tc>
          <w:tcPr>
            <w:tcW w:w="8077" w:type="dxa"/>
            <w:shd w:val="clear" w:color="auto" w:fill="DCEEA3" w:themeFill="accent6" w:themeFillTint="99"/>
          </w:tcPr>
          <w:p w14:paraId="4C1B84AA" w14:textId="77777777" w:rsidR="003D4F1D" w:rsidRPr="00F14AC8" w:rsidRDefault="003D4F1D" w:rsidP="00D16466">
            <w:r w:rsidRPr="00F14AC8">
              <w:t>Auswirkungen der Customization/Extension</w:t>
            </w:r>
          </w:p>
        </w:tc>
        <w:tc>
          <w:tcPr>
            <w:tcW w:w="1008" w:type="dxa"/>
            <w:shd w:val="clear" w:color="auto" w:fill="DCEEA3" w:themeFill="accent6" w:themeFillTint="99"/>
          </w:tcPr>
          <w:p w14:paraId="56BD536F" w14:textId="77777777" w:rsidR="003D4F1D" w:rsidRPr="00F14AC8" w:rsidRDefault="003D4F1D" w:rsidP="00D16466">
            <w:r w:rsidRPr="00F14AC8">
              <w:t>Antwort</w:t>
            </w:r>
          </w:p>
        </w:tc>
      </w:tr>
      <w:tr w:rsidR="003D4F1D" w:rsidRPr="00F14AC8" w14:paraId="478F3DE9" w14:textId="77777777" w:rsidTr="00D16466">
        <w:tc>
          <w:tcPr>
            <w:tcW w:w="8077" w:type="dxa"/>
          </w:tcPr>
          <w:p w14:paraId="25EA13BB" w14:textId="77777777" w:rsidR="003D4F1D" w:rsidRPr="00F14AC8" w:rsidRDefault="003D4F1D" w:rsidP="00D16466">
            <w:pPr>
              <w:rPr>
                <w:sz w:val="20"/>
                <w:szCs w:val="20"/>
              </w:rPr>
            </w:pPr>
            <w:r w:rsidRPr="00F14AC8">
              <w:rPr>
                <w:sz w:val="20"/>
                <w:szCs w:val="20"/>
              </w:rPr>
              <w:t xml:space="preserve">Keine besonderen Auswirkungen </w:t>
            </w:r>
          </w:p>
        </w:tc>
        <w:tc>
          <w:tcPr>
            <w:tcW w:w="1008" w:type="dxa"/>
          </w:tcPr>
          <w:p w14:paraId="2003A9A1" w14:textId="77777777" w:rsidR="003D4F1D" w:rsidRPr="00F14AC8" w:rsidRDefault="003D4F1D" w:rsidP="00D16466">
            <w:pPr>
              <w:rPr>
                <w:sz w:val="20"/>
                <w:szCs w:val="20"/>
              </w:rPr>
            </w:pPr>
            <w:r w:rsidRPr="00F14AC8">
              <w:rPr>
                <w:sz w:val="20"/>
                <w:szCs w:val="20"/>
              </w:rPr>
              <w:t>Ja/Nein</w:t>
            </w:r>
          </w:p>
        </w:tc>
      </w:tr>
      <w:tr w:rsidR="003D4F1D" w:rsidRPr="00F14AC8" w14:paraId="01BBFDD0" w14:textId="77777777" w:rsidTr="00D16466">
        <w:tc>
          <w:tcPr>
            <w:tcW w:w="8077" w:type="dxa"/>
          </w:tcPr>
          <w:p w14:paraId="5D46E4DE" w14:textId="77777777" w:rsidR="003D4F1D" w:rsidRPr="00F14AC8" w:rsidRDefault="003D4F1D"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03C6EE98" w14:textId="77777777" w:rsidR="003D4F1D" w:rsidRPr="00F14AC8" w:rsidRDefault="003D4F1D" w:rsidP="00D16466">
            <w:pPr>
              <w:rPr>
                <w:sz w:val="20"/>
                <w:szCs w:val="20"/>
              </w:rPr>
            </w:pPr>
            <w:r w:rsidRPr="00F14AC8">
              <w:rPr>
                <w:sz w:val="20"/>
                <w:szCs w:val="20"/>
              </w:rPr>
              <w:t>Ja/Nein</w:t>
            </w:r>
          </w:p>
        </w:tc>
      </w:tr>
      <w:tr w:rsidR="003D4F1D" w:rsidRPr="00F14AC8" w14:paraId="2EC4E991" w14:textId="77777777" w:rsidTr="00D16466">
        <w:tc>
          <w:tcPr>
            <w:tcW w:w="8077" w:type="dxa"/>
          </w:tcPr>
          <w:p w14:paraId="2404B7B5" w14:textId="77777777" w:rsidR="003D4F1D" w:rsidRPr="00F14AC8" w:rsidRDefault="003D4F1D"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64085580" w14:textId="77777777" w:rsidR="003D4F1D" w:rsidRPr="00F14AC8" w:rsidRDefault="003D4F1D" w:rsidP="00D16466">
            <w:pPr>
              <w:rPr>
                <w:sz w:val="20"/>
                <w:szCs w:val="20"/>
              </w:rPr>
            </w:pPr>
            <w:r w:rsidRPr="00F14AC8">
              <w:rPr>
                <w:sz w:val="20"/>
                <w:szCs w:val="20"/>
              </w:rPr>
              <w:t>Ja/Nein</w:t>
            </w:r>
          </w:p>
        </w:tc>
      </w:tr>
      <w:tr w:rsidR="003D4F1D" w:rsidRPr="00F14AC8" w14:paraId="06EBB2E9" w14:textId="77777777" w:rsidTr="00D16466">
        <w:tc>
          <w:tcPr>
            <w:tcW w:w="8077" w:type="dxa"/>
          </w:tcPr>
          <w:p w14:paraId="53411FE3" w14:textId="77777777" w:rsidR="003D4F1D" w:rsidRPr="00F14AC8" w:rsidRDefault="003D4F1D"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04713ADC" w14:textId="77777777" w:rsidR="003D4F1D" w:rsidRPr="00F14AC8" w:rsidRDefault="003D4F1D" w:rsidP="00D16466">
            <w:pPr>
              <w:rPr>
                <w:sz w:val="20"/>
                <w:szCs w:val="20"/>
              </w:rPr>
            </w:pPr>
            <w:r w:rsidRPr="00F14AC8">
              <w:rPr>
                <w:sz w:val="20"/>
                <w:szCs w:val="20"/>
              </w:rPr>
              <w:t>Ja/Nein</w:t>
            </w:r>
          </w:p>
        </w:tc>
      </w:tr>
      <w:tr w:rsidR="003D4F1D" w:rsidRPr="00F14AC8" w14:paraId="3A15C235" w14:textId="77777777" w:rsidTr="00D16466">
        <w:tc>
          <w:tcPr>
            <w:tcW w:w="8077" w:type="dxa"/>
          </w:tcPr>
          <w:p w14:paraId="1B3B55D6" w14:textId="77777777" w:rsidR="003D4F1D" w:rsidRPr="00F14AC8" w:rsidRDefault="003D4F1D"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4E58A744" w14:textId="77777777" w:rsidR="003D4F1D" w:rsidRPr="00F14AC8" w:rsidRDefault="003D4F1D"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3D4F1D" w:rsidRPr="00F14AC8" w14:paraId="77251DD3" w14:textId="77777777" w:rsidTr="00D16466">
        <w:trPr>
          <w:trHeight w:hRule="exact" w:val="861"/>
        </w:trPr>
        <w:tc>
          <w:tcPr>
            <w:tcW w:w="1273" w:type="dxa"/>
            <w:shd w:val="clear" w:color="auto" w:fill="D5D5D5" w:themeFill="background2"/>
            <w:tcMar>
              <w:bottom w:w="57" w:type="dxa"/>
            </w:tcMar>
          </w:tcPr>
          <w:p w14:paraId="6FC8314F" w14:textId="77777777" w:rsidR="003D4F1D" w:rsidRPr="00F14AC8" w:rsidRDefault="003D4F1D" w:rsidP="00D16466">
            <w:pPr>
              <w:rPr>
                <w:b/>
              </w:rPr>
            </w:pPr>
            <w:r w:rsidRPr="00F14AC8">
              <w:rPr>
                <w:b/>
              </w:rPr>
              <w:t>Priorität</w:t>
            </w:r>
          </w:p>
        </w:tc>
        <w:tc>
          <w:tcPr>
            <w:tcW w:w="2190" w:type="dxa"/>
            <w:shd w:val="clear" w:color="auto" w:fill="D5D5D5" w:themeFill="background2"/>
            <w:tcMar>
              <w:bottom w:w="57" w:type="dxa"/>
            </w:tcMar>
          </w:tcPr>
          <w:p w14:paraId="6E189D88" w14:textId="77777777" w:rsidR="003D4F1D" w:rsidRPr="00F14AC8" w:rsidRDefault="003D4F1D" w:rsidP="00D16466">
            <w:pPr>
              <w:rPr>
                <w:b/>
              </w:rPr>
            </w:pPr>
            <w:r w:rsidRPr="00F14AC8">
              <w:rPr>
                <w:b/>
              </w:rPr>
              <w:t>Realisierung</w:t>
            </w:r>
          </w:p>
        </w:tc>
        <w:tc>
          <w:tcPr>
            <w:tcW w:w="1070" w:type="dxa"/>
            <w:shd w:val="clear" w:color="auto" w:fill="D5D5D5" w:themeFill="background2"/>
            <w:tcMar>
              <w:bottom w:w="57" w:type="dxa"/>
            </w:tcMar>
          </w:tcPr>
          <w:p w14:paraId="416051BC" w14:textId="77777777" w:rsidR="003D4F1D" w:rsidRPr="00F14AC8" w:rsidRDefault="003D4F1D" w:rsidP="00D16466">
            <w:pPr>
              <w:rPr>
                <w:b/>
              </w:rPr>
            </w:pPr>
            <w:r w:rsidRPr="00F14AC8">
              <w:rPr>
                <w:b/>
              </w:rPr>
              <w:t>Dauer (ca./h)</w:t>
            </w:r>
          </w:p>
        </w:tc>
        <w:tc>
          <w:tcPr>
            <w:tcW w:w="1134" w:type="dxa"/>
            <w:shd w:val="clear" w:color="auto" w:fill="D5D5D5" w:themeFill="background2"/>
            <w:tcMar>
              <w:bottom w:w="57" w:type="dxa"/>
            </w:tcMar>
          </w:tcPr>
          <w:p w14:paraId="272C5F5B" w14:textId="77777777" w:rsidR="003D4F1D" w:rsidRPr="00F14AC8" w:rsidRDefault="003D4F1D"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6C52F987" w14:textId="77777777" w:rsidR="003D4F1D" w:rsidRPr="00F14AC8" w:rsidRDefault="003D4F1D"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463B9738" w14:textId="77777777" w:rsidR="003D4F1D" w:rsidRPr="00F14AC8" w:rsidRDefault="003D4F1D" w:rsidP="00D16466">
            <w:pPr>
              <w:rPr>
                <w:b/>
              </w:rPr>
            </w:pPr>
            <w:r w:rsidRPr="00F14AC8">
              <w:rPr>
                <w:b/>
              </w:rPr>
              <w:t>Bereich</w:t>
            </w:r>
          </w:p>
        </w:tc>
      </w:tr>
      <w:tr w:rsidR="003D4F1D" w:rsidRPr="00F14AC8" w14:paraId="5F0CA091" w14:textId="77777777" w:rsidTr="00D16466">
        <w:trPr>
          <w:trHeight w:val="454"/>
        </w:trPr>
        <w:tc>
          <w:tcPr>
            <w:tcW w:w="1273" w:type="dxa"/>
            <w:shd w:val="clear" w:color="auto" w:fill="FFFFFF"/>
            <w:tcMar>
              <w:bottom w:w="57" w:type="dxa"/>
            </w:tcMar>
          </w:tcPr>
          <w:p w14:paraId="65F629BA" w14:textId="77777777" w:rsidR="003D4F1D" w:rsidRPr="00F14AC8" w:rsidRDefault="003D4F1D" w:rsidP="00394CD1">
            <w:pPr>
              <w:pStyle w:val="Tabelleninhalte"/>
            </w:pPr>
            <w:r w:rsidRPr="00F14AC8">
              <w:t>1</w:t>
            </w:r>
          </w:p>
        </w:tc>
        <w:tc>
          <w:tcPr>
            <w:tcW w:w="2190" w:type="dxa"/>
            <w:shd w:val="clear" w:color="auto" w:fill="FFFFFF"/>
            <w:tcMar>
              <w:bottom w:w="57" w:type="dxa"/>
            </w:tcMar>
          </w:tcPr>
          <w:p w14:paraId="2FABAB00" w14:textId="77777777" w:rsidR="003D4F1D" w:rsidRPr="00F14AC8" w:rsidRDefault="003D4F1D" w:rsidP="00394CD1">
            <w:pPr>
              <w:pStyle w:val="Tabelleninhalte"/>
            </w:pPr>
            <w:r w:rsidRPr="00F14AC8">
              <w:t>Abas</w:t>
            </w:r>
          </w:p>
        </w:tc>
        <w:tc>
          <w:tcPr>
            <w:tcW w:w="1070" w:type="dxa"/>
            <w:shd w:val="clear" w:color="auto" w:fill="FFFFFF"/>
            <w:tcMar>
              <w:bottom w:w="57" w:type="dxa"/>
            </w:tcMar>
          </w:tcPr>
          <w:p w14:paraId="67CBDE16" w14:textId="77777777" w:rsidR="003D4F1D" w:rsidRPr="00F14AC8" w:rsidRDefault="003D4F1D" w:rsidP="00394CD1">
            <w:pPr>
              <w:pStyle w:val="Tabelleninhalte"/>
            </w:pPr>
            <w:r w:rsidRPr="00F14AC8">
              <w:t>0,00</w:t>
            </w:r>
          </w:p>
        </w:tc>
        <w:tc>
          <w:tcPr>
            <w:tcW w:w="1134" w:type="dxa"/>
            <w:shd w:val="clear" w:color="auto" w:fill="FFFFFF"/>
            <w:tcMar>
              <w:bottom w:w="57" w:type="dxa"/>
            </w:tcMar>
          </w:tcPr>
          <w:p w14:paraId="1313EFF3" w14:textId="77777777" w:rsidR="003D4F1D" w:rsidRPr="00F14AC8" w:rsidRDefault="003D4F1D" w:rsidP="00394CD1">
            <w:pPr>
              <w:pStyle w:val="Tabelleninhalte"/>
            </w:pPr>
            <w:r w:rsidRPr="00F14AC8">
              <w:t>0,00</w:t>
            </w:r>
          </w:p>
        </w:tc>
        <w:tc>
          <w:tcPr>
            <w:tcW w:w="1134" w:type="dxa"/>
            <w:shd w:val="clear" w:color="auto" w:fill="FFFFFF"/>
            <w:tcMar>
              <w:bottom w:w="57" w:type="dxa"/>
            </w:tcMar>
          </w:tcPr>
          <w:p w14:paraId="7EE8FDB6" w14:textId="77777777" w:rsidR="003D4F1D" w:rsidRPr="00F14AC8" w:rsidRDefault="003D4F1D" w:rsidP="00394CD1">
            <w:pPr>
              <w:pStyle w:val="Tabelleninhalte"/>
            </w:pPr>
            <w:r w:rsidRPr="00F14AC8">
              <w:t>0,00</w:t>
            </w:r>
          </w:p>
        </w:tc>
        <w:tc>
          <w:tcPr>
            <w:tcW w:w="2271" w:type="dxa"/>
            <w:shd w:val="clear" w:color="auto" w:fill="FFFFFF"/>
            <w:tcMar>
              <w:bottom w:w="57" w:type="dxa"/>
            </w:tcMar>
          </w:tcPr>
          <w:p w14:paraId="4B5A3769" w14:textId="77777777" w:rsidR="003D4F1D" w:rsidRPr="00F14AC8" w:rsidRDefault="003D4F1D" w:rsidP="00394CD1">
            <w:pPr>
              <w:pStyle w:val="Tabelleninhalte"/>
            </w:pPr>
            <w:r w:rsidRPr="00F14AC8">
              <w:t>Admin</w:t>
            </w:r>
          </w:p>
        </w:tc>
      </w:tr>
    </w:tbl>
    <w:p w14:paraId="77D9315A" w14:textId="77777777" w:rsidR="003D4F1D" w:rsidRPr="00F14AC8" w:rsidRDefault="003D4F1D" w:rsidP="000052FB"/>
    <w:p w14:paraId="018915E5" w14:textId="77777777" w:rsidR="000052FB" w:rsidRPr="00F14AC8" w:rsidRDefault="000052FB" w:rsidP="000052FB"/>
    <w:p w14:paraId="03199317" w14:textId="77777777" w:rsidR="000052FB" w:rsidRPr="00F14AC8" w:rsidRDefault="000052FB" w:rsidP="000052FB">
      <w:pPr>
        <w:pStyle w:val="berschrift3"/>
      </w:pPr>
      <w:bookmarkStart w:id="1527" w:name="_Toc228444459"/>
      <w:r w:rsidRPr="00F14AC8">
        <w:t>Kontierung</w:t>
      </w:r>
      <w:bookmarkEnd w:id="1527"/>
    </w:p>
    <w:p w14:paraId="072C82DF" w14:textId="77777777" w:rsidR="000052FB" w:rsidRPr="00F14AC8" w:rsidRDefault="000052FB" w:rsidP="000052FB"/>
    <w:p w14:paraId="51A555C0" w14:textId="77777777" w:rsidR="000052FB" w:rsidRPr="00F14AC8" w:rsidRDefault="000052FB" w:rsidP="000052FB">
      <w:r w:rsidRPr="00F14AC8">
        <w:t>Die Erlös- und Aufwandskonten werden vom SDL geliefert. Die Zuweisung der Konten zu den Artikeln wird von einem Mitarbeiter durchgeführt.</w:t>
      </w:r>
    </w:p>
    <w:p w14:paraId="4ED782CF" w14:textId="77777777" w:rsidR="000052FB" w:rsidRPr="00F14AC8" w:rsidRDefault="000052FB" w:rsidP="000052FB"/>
    <w:p w14:paraId="3CC21AB0" w14:textId="77777777" w:rsidR="000052FB" w:rsidRPr="00F14AC8" w:rsidRDefault="000052FB" w:rsidP="000052FB">
      <w:pPr>
        <w:pStyle w:val="berschrift2"/>
      </w:pPr>
      <w:bookmarkStart w:id="1528" w:name="_Toc228444460"/>
      <w:r w:rsidRPr="00F14AC8">
        <w:t>Organschaft</w:t>
      </w:r>
      <w:bookmarkEnd w:id="1528"/>
    </w:p>
    <w:p w14:paraId="7D86A375" w14:textId="77777777" w:rsidR="000052FB" w:rsidRPr="00F14AC8" w:rsidRDefault="000052FB" w:rsidP="000052FB"/>
    <w:p w14:paraId="3139B152" w14:textId="6127A50E" w:rsidR="000052FB" w:rsidRPr="00F14AC8" w:rsidRDefault="007E30BD" w:rsidP="000052FB">
      <w:r w:rsidRPr="00F14AC8">
        <w:t>F</w:t>
      </w:r>
      <w:r w:rsidR="00834463" w:rsidRPr="00F14AC8">
        <w:t xml:space="preserve">ür Lieferungen innerhalb der Organschaft </w:t>
      </w:r>
      <w:r w:rsidRPr="00F14AC8">
        <w:t>wird e</w:t>
      </w:r>
      <w:r w:rsidR="000052FB" w:rsidRPr="00F14AC8">
        <w:t xml:space="preserve">in separates Erlöskonto verwendet. Dazu muss im Erlöskonto eine umsatzsteuerfreie Kontensteuerregel eingetragen werden. Im Beispiel </w:t>
      </w:r>
      <w:r w:rsidRPr="00F14AC8">
        <w:t xml:space="preserve">auf dem Mandanten schulhwk </w:t>
      </w:r>
      <w:r w:rsidR="000052FB" w:rsidRPr="00F14AC8">
        <w:t>wurde</w:t>
      </w:r>
      <w:r w:rsidR="00397929" w:rsidRPr="00F14AC8">
        <w:t xml:space="preserve"> die Kontensteuerregel </w:t>
      </w:r>
      <w:r w:rsidR="000052FB" w:rsidRPr="00F14AC8">
        <w:t xml:space="preserve">7015 zu 7020 kopiert. Damit das Konto automatisch ermittelt wird, muss im Vorgangskontentausch eine neue Vorgangssteuerregel eingetragen werden. Im Beispiel wurde die Regel VKIN kopiert -&gt; VKIN-ORGAN und verwendet. </w:t>
      </w:r>
    </w:p>
    <w:p w14:paraId="0D546D56" w14:textId="77777777" w:rsidR="000052FB" w:rsidRPr="00F14AC8" w:rsidRDefault="000052FB" w:rsidP="000052FB">
      <w:r w:rsidRPr="00F14AC8">
        <w:t>Die Vorgangssteuerregel wurde nun in die Vorgangssteuerkonfiguration eingetragen und auch im Kunden im Feld Vorgangssteuerregel eingetragen. Hier als Ausnahme zu obigem Hinweis.</w:t>
      </w:r>
    </w:p>
    <w:p w14:paraId="60666DE5" w14:textId="77777777" w:rsidR="000052FB" w:rsidRPr="00F14AC8" w:rsidRDefault="000052FB" w:rsidP="000052FB"/>
    <w:p w14:paraId="5492E4C6" w14:textId="77777777" w:rsidR="000052FB" w:rsidRPr="00F14AC8" w:rsidRDefault="000052FB" w:rsidP="000052FB">
      <w:pPr>
        <w:pStyle w:val="berschrift2"/>
      </w:pPr>
      <w:bookmarkStart w:id="1529" w:name="_Toc228444461"/>
      <w:r w:rsidRPr="00F14AC8">
        <w:t>Art der Leistung</w:t>
      </w:r>
      <w:bookmarkEnd w:id="1529"/>
    </w:p>
    <w:p w14:paraId="225F6011" w14:textId="77777777" w:rsidR="000052FB" w:rsidRPr="00F14AC8" w:rsidRDefault="000052FB" w:rsidP="000052FB"/>
    <w:p w14:paraId="34F3476D" w14:textId="1DB97E34" w:rsidR="006B2731" w:rsidRPr="00F14AC8" w:rsidRDefault="00B23E9C" w:rsidP="000052FB">
      <w:pPr>
        <w:rPr>
          <w:b/>
          <w:bCs/>
          <w:color w:val="002060"/>
        </w:rPr>
      </w:pPr>
      <w:r w:rsidRPr="00F14AC8">
        <w:rPr>
          <w:b/>
          <w:bCs/>
          <w:color w:val="002060"/>
        </w:rPr>
        <w:t>Umsetzung HWK</w:t>
      </w:r>
    </w:p>
    <w:p w14:paraId="6E6AAB86" w14:textId="77777777" w:rsidR="006B2731" w:rsidRPr="00F14AC8" w:rsidRDefault="006B2731" w:rsidP="000052FB"/>
    <w:p w14:paraId="3FF52160" w14:textId="04471575" w:rsidR="000052FB" w:rsidRPr="00F14AC8" w:rsidRDefault="000052FB" w:rsidP="000052FB">
      <w:r w:rsidRPr="00F14AC8">
        <w:t>Prüfung, ob die Art der Leistung getrennt zwischen Ware und Dienstleistung gehalten wird.</w:t>
      </w:r>
      <w:r w:rsidR="006B2731" w:rsidRPr="00F14AC8">
        <w:t xml:space="preserve"> </w:t>
      </w:r>
      <w:r w:rsidR="00B23E9C" w:rsidRPr="00F14AC8">
        <w:t>Das Thema wurde zwischenzeitlich als nicht mehr EFK relevant bewertet.</w:t>
      </w:r>
    </w:p>
    <w:p w14:paraId="3A0E385E" w14:textId="77777777" w:rsidR="000052FB" w:rsidRPr="00F14AC8" w:rsidRDefault="000052FB" w:rsidP="000052FB"/>
    <w:p w14:paraId="291B131C" w14:textId="77777777" w:rsidR="000052FB" w:rsidRPr="00F14AC8" w:rsidRDefault="000052FB" w:rsidP="000052FB">
      <w:pPr>
        <w:pStyle w:val="berschrift2"/>
      </w:pPr>
      <w:bookmarkStart w:id="1530" w:name="_Toc228444462"/>
      <w:r w:rsidRPr="00F14AC8">
        <w:lastRenderedPageBreak/>
        <w:t>Erlöskonten</w:t>
      </w:r>
      <w:bookmarkEnd w:id="1530"/>
    </w:p>
    <w:p w14:paraId="0EB8E62D" w14:textId="77777777" w:rsidR="000052FB" w:rsidRPr="00F14AC8" w:rsidRDefault="000052FB" w:rsidP="000052FB"/>
    <w:p w14:paraId="7DA0886E" w14:textId="77777777" w:rsidR="004360E6" w:rsidRPr="00F14AC8" w:rsidRDefault="004360E6" w:rsidP="004360E6">
      <w:pPr>
        <w:rPr>
          <w:b/>
          <w:bCs/>
          <w:color w:val="002060"/>
        </w:rPr>
      </w:pPr>
      <w:r w:rsidRPr="00F14AC8">
        <w:rPr>
          <w:b/>
          <w:bCs/>
          <w:color w:val="002060"/>
        </w:rPr>
        <w:t>Umsetzung HWK</w:t>
      </w:r>
    </w:p>
    <w:p w14:paraId="097B3B4A" w14:textId="77777777" w:rsidR="004360E6" w:rsidRPr="00F14AC8" w:rsidRDefault="004360E6" w:rsidP="000052FB"/>
    <w:p w14:paraId="666304EB" w14:textId="560135B1" w:rsidR="000052FB" w:rsidRPr="00F14AC8" w:rsidRDefault="000052FB" w:rsidP="000052FB">
      <w:r w:rsidRPr="00F14AC8">
        <w:t>Kontensteuerregeln bei EK- und VK-Konten nachpflegen. Nur dann werden automatisiert die Steuerregeln gezogen.</w:t>
      </w:r>
      <w:r w:rsidR="004360E6" w:rsidRPr="00F14AC8">
        <w:t xml:space="preserve"> Das Thema wurde zwischenzeitlich nicht mehr als EFK relevant b</w:t>
      </w:r>
      <w:r w:rsidR="00721056" w:rsidRPr="00F14AC8">
        <w:t>ewertet.</w:t>
      </w:r>
    </w:p>
    <w:p w14:paraId="7FC08A87" w14:textId="77777777" w:rsidR="000052FB" w:rsidRPr="00F14AC8" w:rsidRDefault="000052FB" w:rsidP="000052FB"/>
    <w:p w14:paraId="188F511C" w14:textId="77777777" w:rsidR="000052FB" w:rsidRPr="00F14AC8" w:rsidRDefault="000052FB" w:rsidP="000052FB">
      <w:pPr>
        <w:pStyle w:val="berschrift2"/>
      </w:pPr>
      <w:bookmarkStart w:id="1531" w:name="_Toc228444463"/>
      <w:r w:rsidRPr="00F14AC8">
        <w:t>Anzahlungen / Fakturaplan</w:t>
      </w:r>
      <w:bookmarkEnd w:id="1531"/>
    </w:p>
    <w:p w14:paraId="4D276095" w14:textId="77777777" w:rsidR="000052FB" w:rsidRPr="00F14AC8" w:rsidRDefault="000052FB" w:rsidP="000052FB"/>
    <w:p w14:paraId="7AB123EB" w14:textId="0064FD30" w:rsidR="000052FB" w:rsidRPr="00F14AC8" w:rsidRDefault="00721056" w:rsidP="000052FB">
      <w:r w:rsidRPr="00F14AC8">
        <w:t>Die Anzahlungen</w:t>
      </w:r>
      <w:r w:rsidR="003D0EE0" w:rsidRPr="00F14AC8">
        <w:t xml:space="preserve"> / Fakturaplan werden im Standard verwendet.</w:t>
      </w:r>
    </w:p>
    <w:p w14:paraId="78BBEEDF" w14:textId="77777777" w:rsidR="000052FB" w:rsidRPr="00F14AC8" w:rsidRDefault="000052FB" w:rsidP="000052FB"/>
    <w:p w14:paraId="5CC7CEA1" w14:textId="77777777" w:rsidR="000052FB" w:rsidRPr="00F14AC8" w:rsidRDefault="000052FB" w:rsidP="000052FB">
      <w:pPr>
        <w:pStyle w:val="berschrift2"/>
      </w:pPr>
      <w:bookmarkStart w:id="1532" w:name="_Toc228444464"/>
      <w:r w:rsidRPr="00F14AC8">
        <w:t>Gutscheine / Chips für Betriebskantine</w:t>
      </w:r>
      <w:bookmarkEnd w:id="1532"/>
    </w:p>
    <w:p w14:paraId="784EECCC" w14:textId="77777777" w:rsidR="000052FB" w:rsidRPr="00F14AC8" w:rsidRDefault="000052FB" w:rsidP="000052FB"/>
    <w:p w14:paraId="06DF470C" w14:textId="77777777" w:rsidR="000052FB" w:rsidRPr="00F14AC8" w:rsidRDefault="000052FB" w:rsidP="000052FB">
      <w:r w:rsidRPr="00F14AC8">
        <w:t xml:space="preserve">Die Umsatzsteuer wird berechnet, aber per Vermerk, dass die Umsatzsteuer nicht in Abzug gebracht werden darf. Die Zahlungsanforderung weist den Bruttobetrag aus. </w:t>
      </w:r>
    </w:p>
    <w:p w14:paraId="431128B1" w14:textId="77777777" w:rsidR="00B076BC" w:rsidRPr="00F14AC8" w:rsidRDefault="00B076BC" w:rsidP="000052FB">
      <w:pPr>
        <w:rPr>
          <w:u w:val="single"/>
        </w:rPr>
      </w:pPr>
    </w:p>
    <w:p w14:paraId="1E7D4312" w14:textId="77777777" w:rsidR="00B076BC" w:rsidRPr="00F14AC8" w:rsidRDefault="00B076BC" w:rsidP="00B076BC">
      <w:pPr>
        <w:rPr>
          <w:b/>
          <w:bCs/>
          <w:color w:val="002060"/>
        </w:rPr>
      </w:pPr>
      <w:r w:rsidRPr="00F14AC8">
        <w:rPr>
          <w:b/>
          <w:bCs/>
          <w:color w:val="002060"/>
        </w:rPr>
        <w:t>Umsetzung HWK</w:t>
      </w:r>
    </w:p>
    <w:p w14:paraId="7AAC29BD" w14:textId="77777777" w:rsidR="00B076BC" w:rsidRPr="00F14AC8" w:rsidRDefault="00B076BC" w:rsidP="000052FB">
      <w:pPr>
        <w:rPr>
          <w:u w:val="single"/>
        </w:rPr>
      </w:pPr>
    </w:p>
    <w:p w14:paraId="4D01BA08" w14:textId="27A849EB" w:rsidR="000052FB" w:rsidRPr="00F14AC8" w:rsidRDefault="00B076BC" w:rsidP="000052FB">
      <w:r w:rsidRPr="00F14AC8">
        <w:t>Eine n</w:t>
      </w:r>
      <w:r w:rsidR="000052FB" w:rsidRPr="00F14AC8">
        <w:t>eue Steuerregel muss angelegt werden und mit entsprechenden steuerlichen Rechnungstext</w:t>
      </w:r>
      <w:r w:rsidRPr="00F14AC8">
        <w:t xml:space="preserve"> befüllt werden</w:t>
      </w:r>
      <w:r w:rsidR="000052FB" w:rsidRPr="00F14AC8">
        <w:t>.</w:t>
      </w:r>
      <w:r w:rsidRPr="00F14AC8">
        <w:t xml:space="preserve"> </w:t>
      </w:r>
      <w:r w:rsidR="000052FB" w:rsidRPr="00F14AC8">
        <w:t>Der Rechnungsempfänger ist nicht er Leistungsempfänger. Dies muss klar auf der Rechnung ersichtlich sein. (steuerliche</w:t>
      </w:r>
      <w:r w:rsidR="00B173C9" w:rsidRPr="00F14AC8">
        <w:t>r</w:t>
      </w:r>
      <w:r w:rsidR="000052FB" w:rsidRPr="00F14AC8">
        <w:t xml:space="preserve"> Rechnungstext)</w:t>
      </w:r>
    </w:p>
    <w:p w14:paraId="564AB346" w14:textId="77777777" w:rsidR="000052FB" w:rsidRPr="00F14AC8" w:rsidRDefault="000052FB" w:rsidP="000052FB">
      <w:r w:rsidRPr="00F14AC8">
        <w:t>Im Artikel wird das Inlandskonto hinterlegt. Die Vorgangssteuerregel muss den entsprechenden steuerlichen Rechnungstext enthalten.</w:t>
      </w:r>
    </w:p>
    <w:p w14:paraId="0ACC73A0" w14:textId="77777777" w:rsidR="000052FB" w:rsidRPr="00F14AC8" w:rsidRDefault="000052FB" w:rsidP="000052FB">
      <w:r w:rsidRPr="00F14AC8">
        <w:t>Es muss noch geprüft werden, ob der Beleg „Zahlungsanforderung“ statt „Rechnung“ heißen muss.</w:t>
      </w:r>
    </w:p>
    <w:p w14:paraId="607C89E1" w14:textId="77777777" w:rsidR="000052FB" w:rsidRPr="00F14AC8" w:rsidRDefault="000052FB" w:rsidP="000052FB"/>
    <w:p w14:paraId="24C264E4" w14:textId="77777777" w:rsidR="000052FB" w:rsidRPr="00F14AC8" w:rsidRDefault="000052FB" w:rsidP="000052FB">
      <w:pPr>
        <w:pStyle w:val="berschrift2"/>
      </w:pPr>
      <w:bookmarkStart w:id="1533" w:name="_Toc228444465"/>
      <w:r w:rsidRPr="00F14AC8">
        <w:t>automatische Rechnungserstellung</w:t>
      </w:r>
      <w:bookmarkEnd w:id="1533"/>
    </w:p>
    <w:p w14:paraId="50A544BC" w14:textId="77777777" w:rsidR="000052FB" w:rsidRPr="00F14AC8" w:rsidRDefault="000052FB" w:rsidP="000052FB"/>
    <w:p w14:paraId="6F4ACC31" w14:textId="77777777" w:rsidR="000052FB" w:rsidRPr="00F14AC8" w:rsidRDefault="000052FB" w:rsidP="000052FB">
      <w:r w:rsidRPr="00F14AC8">
        <w:t>Alle Rechnungen sollten in der FIBU erstellt werden. Im ersten halben Jahr nach dem Go-Live sollte das noch manuell geschehen.</w:t>
      </w:r>
    </w:p>
    <w:p w14:paraId="23886339" w14:textId="77777777" w:rsidR="000052FB" w:rsidRPr="00F14AC8" w:rsidRDefault="000052FB" w:rsidP="000052FB"/>
    <w:p w14:paraId="42533914" w14:textId="77777777" w:rsidR="000052FB" w:rsidRPr="00F14AC8" w:rsidRDefault="000052FB" w:rsidP="000052FB">
      <w:r w:rsidRPr="00F14AC8">
        <w:t>Sammelrechnungen müssen manuell erstellt werden. Erst nach Go-Live soll auch hier eine Automatisierung eingerichtet werden. Dies muss gesondert beauftragt werden.</w:t>
      </w:r>
    </w:p>
    <w:p w14:paraId="0DC19706" w14:textId="77777777" w:rsidR="000052FB" w:rsidRPr="00F14AC8" w:rsidRDefault="000052FB" w:rsidP="000052FB"/>
    <w:p w14:paraId="56CB8417" w14:textId="77777777" w:rsidR="000052FB" w:rsidRPr="00F14AC8" w:rsidRDefault="000052FB" w:rsidP="000052FB">
      <w:pPr>
        <w:pStyle w:val="berschrift2"/>
      </w:pPr>
      <w:bookmarkStart w:id="1534" w:name="_Toc228444466"/>
      <w:r w:rsidRPr="00F14AC8">
        <w:t>GALA-Abrechnung</w:t>
      </w:r>
      <w:bookmarkEnd w:id="1534"/>
    </w:p>
    <w:p w14:paraId="58974810" w14:textId="77777777" w:rsidR="000052FB" w:rsidRPr="00F14AC8" w:rsidRDefault="000052FB" w:rsidP="000052FB"/>
    <w:p w14:paraId="3EB46242" w14:textId="77777777" w:rsidR="000052FB" w:rsidRPr="00F14AC8" w:rsidRDefault="000052FB" w:rsidP="000052FB">
      <w:r w:rsidRPr="00F14AC8">
        <w:t>Über Aufträge werden dann die Rechnungen erstellt. Die FIBU erstellt auch hier die Rechnungen. Siehe Protokoll worKA-Gala.</w:t>
      </w:r>
    </w:p>
    <w:p w14:paraId="292A4CA7" w14:textId="77777777" w:rsidR="000052FB" w:rsidRPr="00F14AC8" w:rsidRDefault="000052FB" w:rsidP="000052FB"/>
    <w:p w14:paraId="56CB71DE" w14:textId="77777777" w:rsidR="000052FB" w:rsidRPr="00F14AC8" w:rsidRDefault="000052FB" w:rsidP="000052FB">
      <w:pPr>
        <w:pStyle w:val="berschrift2"/>
      </w:pPr>
      <w:bookmarkStart w:id="1535" w:name="_Toc228444467"/>
      <w:r w:rsidRPr="00F14AC8">
        <w:lastRenderedPageBreak/>
        <w:t>Daimler</w:t>
      </w:r>
      <w:bookmarkEnd w:id="1535"/>
    </w:p>
    <w:p w14:paraId="55DC2B43" w14:textId="77777777" w:rsidR="000052FB" w:rsidRPr="00F14AC8" w:rsidRDefault="000052FB" w:rsidP="000052FB"/>
    <w:p w14:paraId="7A748C77" w14:textId="77777777" w:rsidR="000052FB" w:rsidRPr="00F14AC8" w:rsidRDefault="000052FB" w:rsidP="000052FB">
      <w:r w:rsidRPr="00F14AC8">
        <w:t>Die Abrechnung erfolgt über ein Portal und muss dadurch vom Betriebsstättenleiter durchgeführt werden.</w:t>
      </w:r>
    </w:p>
    <w:p w14:paraId="643DBD58" w14:textId="77777777" w:rsidR="000052FB" w:rsidRPr="00F14AC8" w:rsidRDefault="000052FB" w:rsidP="000052FB"/>
    <w:p w14:paraId="6563BD72" w14:textId="6BFD8CB5" w:rsidR="005207BF" w:rsidRPr="00F14AC8" w:rsidRDefault="005207BF" w:rsidP="00C61BD4">
      <w:pPr>
        <w:pStyle w:val="berschrift1"/>
      </w:pPr>
      <w:bookmarkStart w:id="1536" w:name="_Toc228444468"/>
      <w:r w:rsidRPr="00F14AC8">
        <w:t>QM-App</w:t>
      </w:r>
      <w:bookmarkEnd w:id="1536"/>
    </w:p>
    <w:p w14:paraId="582D4172" w14:textId="77777777" w:rsidR="005207BF" w:rsidRPr="00F14AC8" w:rsidRDefault="005207BF" w:rsidP="005207BF"/>
    <w:p w14:paraId="79CADD77" w14:textId="77777777" w:rsidR="004329B0" w:rsidRPr="00F14AC8" w:rsidRDefault="004329B0" w:rsidP="004329B0">
      <w:pPr>
        <w:pStyle w:val="berschrift2"/>
      </w:pPr>
      <w:bookmarkStart w:id="1537" w:name="_Toc228444469"/>
      <w:r w:rsidRPr="00F14AC8">
        <w:t>Konfiguration</w:t>
      </w:r>
      <w:bookmarkEnd w:id="1537"/>
    </w:p>
    <w:p w14:paraId="769F259F" w14:textId="77777777" w:rsidR="004329B0" w:rsidRPr="00F14AC8" w:rsidRDefault="004329B0" w:rsidP="004329B0"/>
    <w:p w14:paraId="1849103A" w14:textId="44F1CFAE" w:rsidR="00786440" w:rsidRPr="00F14AC8" w:rsidRDefault="00786440" w:rsidP="00786440">
      <w:pPr>
        <w:pStyle w:val="berschrift3"/>
      </w:pPr>
      <w:bookmarkStart w:id="1538" w:name="_Toc228444470"/>
      <w:r w:rsidRPr="00F14AC8">
        <w:t>Suchwort Prüfmittel</w:t>
      </w:r>
      <w:bookmarkEnd w:id="1538"/>
    </w:p>
    <w:p w14:paraId="45540FE0" w14:textId="77777777" w:rsidR="00786440" w:rsidRPr="00F14AC8" w:rsidRDefault="00786440" w:rsidP="004329B0"/>
    <w:p w14:paraId="624D9E52" w14:textId="29DCC9F3" w:rsidR="00786440" w:rsidRPr="00F14AC8" w:rsidRDefault="00786440" w:rsidP="004329B0">
      <w:r w:rsidRPr="00F14AC8">
        <w:t>Die Suchwörter der Prüfmittel sollten mit „PM_“ beginnen, damit diese sich von anderen Kurztexten unterscheiden.</w:t>
      </w:r>
    </w:p>
    <w:p w14:paraId="66B46978" w14:textId="77777777" w:rsidR="0091106F" w:rsidRPr="00F14AC8" w:rsidRDefault="0091106F" w:rsidP="004329B0"/>
    <w:p w14:paraId="350FA5A7" w14:textId="64FC6157" w:rsidR="00D37878" w:rsidRPr="00F14AC8" w:rsidRDefault="00D37878" w:rsidP="004329B0">
      <w:pPr>
        <w:rPr>
          <w:b/>
          <w:bCs/>
          <w:color w:val="002060"/>
        </w:rPr>
      </w:pPr>
      <w:r w:rsidRPr="00F14AC8">
        <w:rPr>
          <w:b/>
          <w:bCs/>
          <w:color w:val="002060"/>
        </w:rPr>
        <w:t>Umsetzung HWK</w:t>
      </w:r>
    </w:p>
    <w:p w14:paraId="11B3079C" w14:textId="77777777" w:rsidR="00786440" w:rsidRPr="00F14AC8" w:rsidRDefault="00786440" w:rsidP="004329B0"/>
    <w:p w14:paraId="48360480" w14:textId="33630D11" w:rsidR="00D37878" w:rsidRPr="00F14AC8" w:rsidRDefault="00D37878" w:rsidP="004329B0">
      <w:r w:rsidRPr="00F14AC8">
        <w:t>Mitarbeiter unterweisen, die Prüfmittel anlegen.</w:t>
      </w:r>
    </w:p>
    <w:p w14:paraId="63560313" w14:textId="77777777" w:rsidR="00D37878" w:rsidRPr="00F14AC8" w:rsidRDefault="00D37878" w:rsidP="004329B0"/>
    <w:p w14:paraId="024735D6" w14:textId="61EF269D" w:rsidR="00D37878" w:rsidRPr="00F14AC8" w:rsidRDefault="00D37878" w:rsidP="00D37878">
      <w:pPr>
        <w:pStyle w:val="berschrift3"/>
      </w:pPr>
      <w:bookmarkStart w:id="1539" w:name="_Toc228444471"/>
      <w:r w:rsidRPr="00F14AC8">
        <w:t>Temperatur</w:t>
      </w:r>
      <w:bookmarkEnd w:id="1539"/>
    </w:p>
    <w:p w14:paraId="6C6E6394" w14:textId="77777777" w:rsidR="00D37878" w:rsidRPr="00F14AC8" w:rsidRDefault="00D37878" w:rsidP="004329B0"/>
    <w:p w14:paraId="69EF747B" w14:textId="412F21F1" w:rsidR="00786440" w:rsidRPr="00F14AC8" w:rsidRDefault="00786440" w:rsidP="004329B0">
      <w:r w:rsidRPr="00F14AC8">
        <w:t>Bei bestimmten Artikeln wird auch die Temperatur gemessen. Diese Einheit gibt es nicht im Standard.</w:t>
      </w:r>
    </w:p>
    <w:p w14:paraId="214EE33E" w14:textId="77777777" w:rsidR="00786440" w:rsidRPr="00F14AC8" w:rsidRDefault="00786440" w:rsidP="004329B0"/>
    <w:p w14:paraId="7AFF976E" w14:textId="77777777" w:rsidR="00E37A61" w:rsidRPr="00F14AC8" w:rsidRDefault="00E37A61" w:rsidP="00E37A61">
      <w:pPr>
        <w:rPr>
          <w:b/>
          <w:bCs/>
          <w:color w:val="002060"/>
        </w:rPr>
      </w:pPr>
      <w:r w:rsidRPr="00F14AC8">
        <w:rPr>
          <w:b/>
          <w:bCs/>
          <w:color w:val="002060"/>
        </w:rPr>
        <w:t>Umsetzung HWK</w:t>
      </w:r>
    </w:p>
    <w:p w14:paraId="5C03A603" w14:textId="77777777" w:rsidR="00786440" w:rsidRPr="00F14AC8" w:rsidRDefault="00786440" w:rsidP="004329B0"/>
    <w:p w14:paraId="28FE2191" w14:textId="6EB86176" w:rsidR="004329B0" w:rsidRPr="00F14AC8" w:rsidRDefault="004329B0" w:rsidP="004329B0">
      <w:r w:rsidRPr="00F14AC8">
        <w:t>Die Einheit Temperatur m</w:t>
      </w:r>
      <w:r w:rsidR="00804BB5">
        <w:t>u</w:t>
      </w:r>
      <w:r w:rsidRPr="00F14AC8">
        <w:t>ss angelegt werden</w:t>
      </w:r>
      <w:r w:rsidR="00804BB5">
        <w:t>.</w:t>
      </w:r>
    </w:p>
    <w:p w14:paraId="385A81DB" w14:textId="77777777" w:rsidR="004329B0" w:rsidRPr="00F14AC8" w:rsidRDefault="004329B0" w:rsidP="004329B0"/>
    <w:p w14:paraId="16FF62A5" w14:textId="3BEB541E" w:rsidR="00E37A61" w:rsidRPr="00F14AC8" w:rsidRDefault="00E37A61" w:rsidP="00E37A61">
      <w:pPr>
        <w:pStyle w:val="berschrift3"/>
      </w:pPr>
      <w:bookmarkStart w:id="1540" w:name="_Toc228444472"/>
      <w:r w:rsidRPr="00F14AC8">
        <w:t>Prüfung von Verkaufsteilen</w:t>
      </w:r>
      <w:bookmarkEnd w:id="1540"/>
    </w:p>
    <w:p w14:paraId="40F96D85" w14:textId="77777777" w:rsidR="00E37A61" w:rsidRPr="00F14AC8" w:rsidRDefault="00E37A61" w:rsidP="004329B0"/>
    <w:p w14:paraId="102B8572" w14:textId="204ECF95" w:rsidR="00C86422" w:rsidRPr="00F14AC8" w:rsidRDefault="00C86422" w:rsidP="004329B0">
      <w:r w:rsidRPr="00F14AC8">
        <w:t>Verkaufsteile müssen geprüft werden. Diese kann beim Buchen der Verkaufslieferscheine erfolgen.</w:t>
      </w:r>
    </w:p>
    <w:p w14:paraId="28787406" w14:textId="77777777" w:rsidR="00C86422" w:rsidRPr="00F14AC8" w:rsidRDefault="00C86422" w:rsidP="004329B0"/>
    <w:p w14:paraId="22374BA8" w14:textId="77777777" w:rsidR="00C86422" w:rsidRPr="00F14AC8" w:rsidRDefault="00C86422" w:rsidP="00C86422">
      <w:pPr>
        <w:rPr>
          <w:b/>
          <w:bCs/>
          <w:color w:val="002060"/>
        </w:rPr>
      </w:pPr>
      <w:r w:rsidRPr="00F14AC8">
        <w:rPr>
          <w:b/>
          <w:bCs/>
          <w:color w:val="002060"/>
        </w:rPr>
        <w:t>Umsetzung HWK</w:t>
      </w:r>
    </w:p>
    <w:p w14:paraId="3822983E" w14:textId="77777777" w:rsidR="00C86422" w:rsidRPr="00F14AC8" w:rsidRDefault="00C86422" w:rsidP="004329B0"/>
    <w:p w14:paraId="36D6DB4F" w14:textId="1AE1E828" w:rsidR="00E37A61" w:rsidRPr="00F14AC8" w:rsidRDefault="00C86422" w:rsidP="004329B0">
      <w:r w:rsidRPr="00F14AC8">
        <w:t>Prüfplan beim Buchen von Verkaufslieferscheinen anlegen.</w:t>
      </w:r>
    </w:p>
    <w:p w14:paraId="201FB8CE" w14:textId="77777777" w:rsidR="004329B0" w:rsidRPr="00F14AC8" w:rsidRDefault="004329B0" w:rsidP="004329B0"/>
    <w:p w14:paraId="24CA2C5E" w14:textId="7594A162" w:rsidR="0013595D" w:rsidRPr="00F14AC8" w:rsidRDefault="0013595D" w:rsidP="0013595D">
      <w:pPr>
        <w:pStyle w:val="berschrift3"/>
      </w:pPr>
      <w:bookmarkStart w:id="1541" w:name="_Toc228444473"/>
      <w:r w:rsidRPr="00F14AC8">
        <w:t>Prüfung Therapieliegen</w:t>
      </w:r>
      <w:bookmarkEnd w:id="1541"/>
    </w:p>
    <w:p w14:paraId="6710DB3E" w14:textId="77777777" w:rsidR="0013595D" w:rsidRPr="00F14AC8" w:rsidRDefault="0013595D" w:rsidP="004329B0"/>
    <w:p w14:paraId="7C017A58" w14:textId="7581FB3F" w:rsidR="004329B0" w:rsidRPr="00F14AC8" w:rsidRDefault="00D576E4" w:rsidP="004329B0">
      <w:r w:rsidRPr="00F14AC8">
        <w:t xml:space="preserve">Die Therapieliegen werden </w:t>
      </w:r>
      <w:r w:rsidR="004329B0" w:rsidRPr="00F14AC8">
        <w:t>bei Fertigung und Versand</w:t>
      </w:r>
      <w:r w:rsidRPr="00F14AC8">
        <w:t xml:space="preserve"> (Vollständigkeitsprüfung)</w:t>
      </w:r>
      <w:r w:rsidR="0013595D" w:rsidRPr="00F14AC8">
        <w:t>.</w:t>
      </w:r>
    </w:p>
    <w:p w14:paraId="41190C1F" w14:textId="77777777" w:rsidR="0013595D" w:rsidRPr="00F14AC8" w:rsidRDefault="0013595D" w:rsidP="004329B0"/>
    <w:p w14:paraId="4587C9B0" w14:textId="77777777" w:rsidR="0013595D" w:rsidRPr="00F14AC8" w:rsidRDefault="0013595D" w:rsidP="0013595D">
      <w:pPr>
        <w:rPr>
          <w:b/>
          <w:bCs/>
          <w:color w:val="002060"/>
        </w:rPr>
      </w:pPr>
      <w:r w:rsidRPr="00F14AC8">
        <w:rPr>
          <w:b/>
          <w:bCs/>
          <w:color w:val="002060"/>
        </w:rPr>
        <w:t>Umsetzung HWK</w:t>
      </w:r>
    </w:p>
    <w:p w14:paraId="15C3FD87" w14:textId="77777777" w:rsidR="0013595D" w:rsidRPr="00F14AC8" w:rsidRDefault="0013595D" w:rsidP="004329B0"/>
    <w:p w14:paraId="5FBF750F" w14:textId="364E75DC" w:rsidR="004329B0" w:rsidRPr="00F14AC8" w:rsidRDefault="004329B0" w:rsidP="004329B0">
      <w:r w:rsidRPr="00F14AC8">
        <w:t>In den Prüfeinstellungen die Prüfart Warenausgangsprüfung einrich</w:t>
      </w:r>
      <w:r w:rsidR="00A11835" w:rsidRPr="00F14AC8">
        <w:t>ten</w:t>
      </w:r>
      <w:r w:rsidRPr="00F14AC8">
        <w:t xml:space="preserve">. </w:t>
      </w:r>
    </w:p>
    <w:p w14:paraId="4EFA9A4A" w14:textId="77777777" w:rsidR="004329B0" w:rsidRPr="00F14AC8" w:rsidRDefault="004329B0" w:rsidP="004329B0"/>
    <w:p w14:paraId="7EFDDA8D" w14:textId="29DAC37C" w:rsidR="004329B0" w:rsidRPr="00F14AC8" w:rsidRDefault="00452F7D" w:rsidP="004329B0">
      <w:pPr>
        <w:pStyle w:val="berschrift2"/>
      </w:pPr>
      <w:bookmarkStart w:id="1542" w:name="_Toc228444474"/>
      <w:r w:rsidRPr="00F14AC8">
        <w:t>Prüfmittelüberwachung</w:t>
      </w:r>
      <w:bookmarkEnd w:id="1542"/>
    </w:p>
    <w:p w14:paraId="6BB652F9" w14:textId="77777777" w:rsidR="004329B0" w:rsidRPr="00F14AC8" w:rsidRDefault="004329B0" w:rsidP="004329B0"/>
    <w:p w14:paraId="4D42EB0F" w14:textId="14D1F6B8" w:rsidR="004329B0" w:rsidRPr="00F14AC8" w:rsidRDefault="00452F7D" w:rsidP="004329B0">
      <w:r w:rsidRPr="00F14AC8">
        <w:t xml:space="preserve">Die </w:t>
      </w:r>
      <w:r w:rsidR="004329B0" w:rsidRPr="00F14AC8">
        <w:t xml:space="preserve">Prüfmittelüberwachung wird zentral über QMB (Frau Jakubek) durchgeführt. Es ist ein externer Dienstleister vorhanden. Dadurch ist das nicht Prio1, das läuft </w:t>
      </w:r>
      <w:r w:rsidR="00E611D0" w:rsidRPr="00F14AC8">
        <w:t xml:space="preserve">so weit </w:t>
      </w:r>
      <w:r w:rsidR="004329B0" w:rsidRPr="00F14AC8">
        <w:t>gut.</w:t>
      </w:r>
      <w:r w:rsidR="00E611D0" w:rsidRPr="00F14AC8">
        <w:t xml:space="preserve"> </w:t>
      </w:r>
      <w:r w:rsidR="004329B0" w:rsidRPr="00F14AC8">
        <w:t>Priorität sollte auf dem Reklamationsprozess sein.</w:t>
      </w:r>
    </w:p>
    <w:p w14:paraId="1B406D47" w14:textId="77777777" w:rsidR="004329B0" w:rsidRPr="00F14AC8" w:rsidRDefault="004329B0" w:rsidP="004329B0">
      <w:r w:rsidRPr="00F14AC8">
        <w:t>In der Regel werden Prüfvorgaben/Prüfdokumente vom Kunden bereitgestellt. Diese können in ABAS QM-App angelegt und über das DMS Docuware archiviert werden.</w:t>
      </w:r>
    </w:p>
    <w:p w14:paraId="33CA7C7B" w14:textId="77777777" w:rsidR="003E6FD0" w:rsidRPr="00F14AC8" w:rsidRDefault="003E6FD0" w:rsidP="004329B0"/>
    <w:p w14:paraId="601E5CF9" w14:textId="3FBA09D6" w:rsidR="001D2826" w:rsidRPr="00F14AC8" w:rsidRDefault="00C951B0" w:rsidP="00C951B0">
      <w:pPr>
        <w:pStyle w:val="berschrift2"/>
      </w:pPr>
      <w:bookmarkStart w:id="1543" w:name="_Toc228444475"/>
      <w:r w:rsidRPr="00F14AC8">
        <w:t>weitere Workshop Themen</w:t>
      </w:r>
      <w:bookmarkEnd w:id="1543"/>
    </w:p>
    <w:p w14:paraId="67A4302B" w14:textId="77777777" w:rsidR="00C951B0" w:rsidRPr="00F14AC8" w:rsidRDefault="00C951B0" w:rsidP="004329B0"/>
    <w:p w14:paraId="3F62A669" w14:textId="438D4929" w:rsidR="00C951B0" w:rsidRPr="00F14AC8" w:rsidRDefault="00C951B0" w:rsidP="004329B0">
      <w:r w:rsidRPr="00F14AC8">
        <w:t xml:space="preserve">Im </w:t>
      </w:r>
      <w:r w:rsidR="005D454A" w:rsidRPr="00F14AC8">
        <w:t>F</w:t>
      </w:r>
      <w:r w:rsidRPr="00F14AC8">
        <w:t xml:space="preserve">olgenden wurden weitere Themen im Workshop diskutiert und Lösungsansätze oder </w:t>
      </w:r>
      <w:r w:rsidR="005D454A" w:rsidRPr="00F14AC8">
        <w:t xml:space="preserve">Aufgaben erfasst. Die Themen umfassten: </w:t>
      </w:r>
    </w:p>
    <w:p w14:paraId="136E2B46" w14:textId="00F7F084" w:rsidR="00A42CAA" w:rsidRPr="00F14AC8" w:rsidRDefault="00A42CAA" w:rsidP="005F5D00">
      <w:pPr>
        <w:pStyle w:val="Listenabsatz"/>
        <w:numPr>
          <w:ilvl w:val="0"/>
          <w:numId w:val="25"/>
        </w:numPr>
      </w:pPr>
      <w:r w:rsidRPr="00F14AC8">
        <w:t>den Reklamationsprozess im Allgemeinen</w:t>
      </w:r>
    </w:p>
    <w:p w14:paraId="259D3CEE" w14:textId="07705EA8" w:rsidR="00A42CAA" w:rsidRPr="00F14AC8" w:rsidRDefault="00A42CAA" w:rsidP="005F5D00">
      <w:pPr>
        <w:pStyle w:val="Listenabsatz"/>
        <w:numPr>
          <w:ilvl w:val="0"/>
          <w:numId w:val="25"/>
        </w:numPr>
      </w:pPr>
      <w:r w:rsidRPr="00F14AC8">
        <w:t>die fertigungsbegleitende Prüfung</w:t>
      </w:r>
    </w:p>
    <w:p w14:paraId="08186001" w14:textId="094C4490" w:rsidR="00A42CAA" w:rsidRPr="00F14AC8" w:rsidRDefault="00A42CAA" w:rsidP="005F5D00">
      <w:pPr>
        <w:pStyle w:val="Listenabsatz"/>
        <w:numPr>
          <w:ilvl w:val="0"/>
          <w:numId w:val="25"/>
        </w:numPr>
      </w:pPr>
      <w:r w:rsidRPr="00F14AC8">
        <w:t>die Warenausgangsprüfung</w:t>
      </w:r>
    </w:p>
    <w:p w14:paraId="6474E398" w14:textId="178DAFAF" w:rsidR="00A42CAA" w:rsidRPr="00F14AC8" w:rsidRDefault="00A42CAA" w:rsidP="005F5D00">
      <w:pPr>
        <w:pStyle w:val="Listenabsatz"/>
        <w:numPr>
          <w:ilvl w:val="0"/>
          <w:numId w:val="25"/>
        </w:numPr>
      </w:pPr>
      <w:r w:rsidRPr="00F14AC8">
        <w:t>die Lieferantenbewertung</w:t>
      </w:r>
    </w:p>
    <w:p w14:paraId="6D4D30CB" w14:textId="7A8D1725" w:rsidR="00A42CAA" w:rsidRPr="00F14AC8" w:rsidRDefault="007D6C65" w:rsidP="005F5D00">
      <w:pPr>
        <w:pStyle w:val="Listenabsatz"/>
        <w:numPr>
          <w:ilvl w:val="0"/>
          <w:numId w:val="25"/>
        </w:numPr>
      </w:pPr>
      <w:r w:rsidRPr="00F14AC8">
        <w:t>Seriennummern und Chargen</w:t>
      </w:r>
    </w:p>
    <w:p w14:paraId="185793C2" w14:textId="1CEBB866" w:rsidR="00824B81" w:rsidRPr="00F14AC8" w:rsidRDefault="00824B81" w:rsidP="005F5D00">
      <w:pPr>
        <w:pStyle w:val="Listenabsatz"/>
        <w:numPr>
          <w:ilvl w:val="0"/>
          <w:numId w:val="25"/>
        </w:numPr>
      </w:pPr>
      <w:r w:rsidRPr="00F14AC8">
        <w:t>Aufgaben, Pr</w:t>
      </w:r>
      <w:r w:rsidR="009A3947" w:rsidRPr="00F14AC8">
        <w:t>üfmerkmale, Prüfplan</w:t>
      </w:r>
    </w:p>
    <w:p w14:paraId="1FB3562D" w14:textId="4AF4BC3D" w:rsidR="009A3947" w:rsidRPr="00F14AC8" w:rsidRDefault="00F02DFF" w:rsidP="005F5D00">
      <w:pPr>
        <w:pStyle w:val="Listenabsatz"/>
        <w:numPr>
          <w:ilvl w:val="0"/>
          <w:numId w:val="25"/>
        </w:numPr>
      </w:pPr>
      <w:r w:rsidRPr="00F14AC8">
        <w:t>Druck und Dokumentation von Messwerten</w:t>
      </w:r>
    </w:p>
    <w:p w14:paraId="5EC348B0" w14:textId="383C6DEC" w:rsidR="00860F8A" w:rsidRPr="00F14AC8" w:rsidRDefault="00860F8A" w:rsidP="005F5D00">
      <w:pPr>
        <w:pStyle w:val="Listenabsatz"/>
        <w:numPr>
          <w:ilvl w:val="0"/>
          <w:numId w:val="25"/>
        </w:numPr>
      </w:pPr>
      <w:r w:rsidRPr="00F14AC8">
        <w:t>Prüfplan am Arbeitsgang</w:t>
      </w:r>
    </w:p>
    <w:p w14:paraId="432E63A5" w14:textId="77777777" w:rsidR="004329B0" w:rsidRPr="00F14AC8" w:rsidRDefault="004329B0" w:rsidP="004329B0"/>
    <w:p w14:paraId="2EF76819" w14:textId="721C0C68" w:rsidR="0075616E" w:rsidRPr="00F14AC8" w:rsidRDefault="0075616E" w:rsidP="004329B0">
      <w:r w:rsidRPr="00F14AC8">
        <w:t xml:space="preserve">Im Einführungskonzept wird nicht weiter darauf eingegangen, da es </w:t>
      </w:r>
      <w:r w:rsidR="00084A7B" w:rsidRPr="00F14AC8">
        <w:t xml:space="preserve">bisher noch </w:t>
      </w:r>
      <w:r w:rsidRPr="00F14AC8">
        <w:t>keine Entscheidung zu nötigen Anpassungswünschen gab.</w:t>
      </w:r>
    </w:p>
    <w:p w14:paraId="03D371D0" w14:textId="77777777" w:rsidR="0075616E" w:rsidRPr="00F14AC8" w:rsidRDefault="0075616E" w:rsidP="004329B0"/>
    <w:p w14:paraId="65B1877B" w14:textId="77777777" w:rsidR="004329B0" w:rsidRPr="00F14AC8" w:rsidRDefault="004329B0" w:rsidP="00301736">
      <w:pPr>
        <w:pStyle w:val="berschrift2"/>
      </w:pPr>
      <w:bookmarkStart w:id="1544" w:name="_Toc228444476"/>
      <w:bookmarkStart w:id="1545" w:name="AP022"/>
      <w:commentRangeStart w:id="1546"/>
      <w:r w:rsidRPr="00F14AC8">
        <w:t>4D-Report / 8D-Report</w:t>
      </w:r>
      <w:bookmarkEnd w:id="1544"/>
    </w:p>
    <w:bookmarkEnd w:id="1545"/>
    <w:p w14:paraId="66A77204" w14:textId="77777777" w:rsidR="004329B0" w:rsidRPr="00F14AC8" w:rsidRDefault="004329B0" w:rsidP="004329B0"/>
    <w:p w14:paraId="40CDF8B7" w14:textId="77777777" w:rsidR="004329B0" w:rsidRDefault="004329B0" w:rsidP="004329B0">
      <w:r w:rsidRPr="00F14AC8">
        <w:t>Bewertung „nicht anerkannt“ wird angedruckt, obwohl keine entsprechenden Kenner in QM-Reklamation gesetzt werden.</w:t>
      </w:r>
    </w:p>
    <w:p w14:paraId="1A1CE410" w14:textId="77777777" w:rsidR="00360182" w:rsidRPr="00F14AC8" w:rsidRDefault="00360182" w:rsidP="004329B0"/>
    <w:p w14:paraId="7AFB3A7F" w14:textId="77777777" w:rsidR="00360182" w:rsidRPr="00EA1030" w:rsidRDefault="00360182" w:rsidP="00360182">
      <w:pPr>
        <w:rPr>
          <w:b/>
          <w:bCs/>
          <w:color w:val="002060"/>
        </w:rPr>
      </w:pPr>
      <w:r w:rsidRPr="00EA1030">
        <w:rPr>
          <w:b/>
          <w:bCs/>
          <w:color w:val="002060"/>
        </w:rPr>
        <w:t>Umsetzung ABAS</w:t>
      </w:r>
    </w:p>
    <w:p w14:paraId="13000344" w14:textId="77777777" w:rsidR="00360182" w:rsidRPr="00EA1030" w:rsidRDefault="00360182" w:rsidP="00360182">
      <w:pPr>
        <w:rPr>
          <w:b/>
          <w:bCs/>
          <w:color w:val="002060"/>
        </w:rPr>
      </w:pPr>
    </w:p>
    <w:p w14:paraId="6310CFA1" w14:textId="609487D7" w:rsidR="00360182" w:rsidRPr="00360182" w:rsidRDefault="00360182" w:rsidP="00360182">
      <w:r w:rsidRPr="00360182">
        <w:t xml:space="preserve">Fehler finden und anpassen. </w:t>
      </w:r>
      <w:commentRangeEnd w:id="1546"/>
      <w:r w:rsidR="009B4B93" w:rsidRPr="00360182">
        <w:rPr>
          <w:rStyle w:val="Kommentarzeichen"/>
          <w:sz w:val="24"/>
          <w:szCs w:val="24"/>
        </w:rPr>
        <w:commentReference w:id="1546"/>
      </w:r>
    </w:p>
    <w:p w14:paraId="04FF8829" w14:textId="77777777" w:rsidR="00360182" w:rsidRPr="00EA1030" w:rsidRDefault="00360182" w:rsidP="00360182"/>
    <w:tbl>
      <w:tblPr>
        <w:tblStyle w:val="Tabellenraster"/>
        <w:tblW w:w="9085" w:type="dxa"/>
        <w:tblLook w:val="04A0" w:firstRow="1" w:lastRow="0" w:firstColumn="1" w:lastColumn="0" w:noHBand="0" w:noVBand="1"/>
      </w:tblPr>
      <w:tblGrid>
        <w:gridCol w:w="8018"/>
        <w:gridCol w:w="1067"/>
      </w:tblGrid>
      <w:tr w:rsidR="00360182" w:rsidRPr="00EA1030" w14:paraId="613A1EEE" w14:textId="77777777" w:rsidTr="00D40DFE">
        <w:tc>
          <w:tcPr>
            <w:tcW w:w="8077" w:type="dxa"/>
            <w:shd w:val="clear" w:color="auto" w:fill="DCEEA3" w:themeFill="accent6" w:themeFillTint="99"/>
          </w:tcPr>
          <w:p w14:paraId="5A173548" w14:textId="77777777" w:rsidR="00360182" w:rsidRPr="00EA1030" w:rsidRDefault="00360182" w:rsidP="00D40DFE">
            <w:r w:rsidRPr="00EA1030">
              <w:t>Auswirkungen der Customization/Extension</w:t>
            </w:r>
          </w:p>
        </w:tc>
        <w:tc>
          <w:tcPr>
            <w:tcW w:w="1008" w:type="dxa"/>
            <w:shd w:val="clear" w:color="auto" w:fill="DCEEA3" w:themeFill="accent6" w:themeFillTint="99"/>
          </w:tcPr>
          <w:p w14:paraId="4763F851" w14:textId="77777777" w:rsidR="00360182" w:rsidRPr="00EA1030" w:rsidRDefault="00360182" w:rsidP="00D40DFE">
            <w:r w:rsidRPr="00EA1030">
              <w:t>Antwort</w:t>
            </w:r>
          </w:p>
        </w:tc>
      </w:tr>
      <w:tr w:rsidR="00360182" w:rsidRPr="00EA1030" w14:paraId="7D6D3015" w14:textId="77777777" w:rsidTr="00D40DFE">
        <w:tc>
          <w:tcPr>
            <w:tcW w:w="8077" w:type="dxa"/>
          </w:tcPr>
          <w:p w14:paraId="0DC172B2" w14:textId="77777777" w:rsidR="00360182" w:rsidRPr="00EA1030" w:rsidRDefault="00360182" w:rsidP="00D40DFE">
            <w:pPr>
              <w:rPr>
                <w:sz w:val="20"/>
                <w:szCs w:val="20"/>
              </w:rPr>
            </w:pPr>
            <w:r w:rsidRPr="00EA1030">
              <w:rPr>
                <w:sz w:val="20"/>
                <w:szCs w:val="20"/>
              </w:rPr>
              <w:t xml:space="preserve">Keine besonderen Auswirkungen </w:t>
            </w:r>
          </w:p>
        </w:tc>
        <w:tc>
          <w:tcPr>
            <w:tcW w:w="1008" w:type="dxa"/>
          </w:tcPr>
          <w:p w14:paraId="5159CF29" w14:textId="77777777" w:rsidR="00360182" w:rsidRPr="00EA1030" w:rsidRDefault="00360182" w:rsidP="00D40DFE">
            <w:pPr>
              <w:rPr>
                <w:sz w:val="20"/>
                <w:szCs w:val="20"/>
              </w:rPr>
            </w:pPr>
            <w:r w:rsidRPr="00EA1030">
              <w:rPr>
                <w:sz w:val="20"/>
                <w:szCs w:val="20"/>
              </w:rPr>
              <w:t>Ja/Nein</w:t>
            </w:r>
          </w:p>
        </w:tc>
      </w:tr>
      <w:tr w:rsidR="00360182" w:rsidRPr="00EA1030" w14:paraId="1D8F2FD0" w14:textId="77777777" w:rsidTr="00D40DFE">
        <w:tc>
          <w:tcPr>
            <w:tcW w:w="8077" w:type="dxa"/>
          </w:tcPr>
          <w:p w14:paraId="60DA8DD0" w14:textId="77777777" w:rsidR="00360182" w:rsidRPr="00EA1030" w:rsidRDefault="00360182" w:rsidP="00D40DFE">
            <w:pPr>
              <w:rPr>
                <w:sz w:val="20"/>
                <w:szCs w:val="20"/>
              </w:rPr>
            </w:pPr>
            <w:r w:rsidRPr="00EA1030">
              <w:rPr>
                <w:sz w:val="20"/>
                <w:szCs w:val="20"/>
              </w:rPr>
              <w:t xml:space="preserve">Wird ganz oder teilweise durch </w:t>
            </w:r>
            <w:r w:rsidRPr="00EA1030">
              <w:rPr>
                <w:b/>
                <w:bCs/>
                <w:sz w:val="20"/>
                <w:szCs w:val="20"/>
              </w:rPr>
              <w:t>künftige Produktfunktionalitäten</w:t>
            </w:r>
            <w:r w:rsidRPr="00EA1030">
              <w:rPr>
                <w:sz w:val="20"/>
                <w:szCs w:val="20"/>
              </w:rPr>
              <w:t xml:space="preserve"> obsolet.</w:t>
            </w:r>
          </w:p>
        </w:tc>
        <w:tc>
          <w:tcPr>
            <w:tcW w:w="1008" w:type="dxa"/>
          </w:tcPr>
          <w:p w14:paraId="3B7F4BE4" w14:textId="77777777" w:rsidR="00360182" w:rsidRPr="00EA1030" w:rsidRDefault="00360182" w:rsidP="00D40DFE">
            <w:pPr>
              <w:rPr>
                <w:sz w:val="20"/>
                <w:szCs w:val="20"/>
              </w:rPr>
            </w:pPr>
            <w:r w:rsidRPr="00EA1030">
              <w:rPr>
                <w:sz w:val="20"/>
                <w:szCs w:val="20"/>
              </w:rPr>
              <w:t>Ja/Nein</w:t>
            </w:r>
          </w:p>
        </w:tc>
      </w:tr>
      <w:tr w:rsidR="00360182" w:rsidRPr="00EA1030" w14:paraId="36C92035" w14:textId="77777777" w:rsidTr="00D40DFE">
        <w:tc>
          <w:tcPr>
            <w:tcW w:w="8077" w:type="dxa"/>
          </w:tcPr>
          <w:p w14:paraId="192A0B11" w14:textId="77777777" w:rsidR="00360182" w:rsidRPr="00EA1030" w:rsidRDefault="00360182" w:rsidP="00D40DFE">
            <w:pPr>
              <w:rPr>
                <w:sz w:val="20"/>
                <w:szCs w:val="20"/>
              </w:rPr>
            </w:pPr>
            <w:r w:rsidRPr="00EA1030">
              <w:rPr>
                <w:sz w:val="20"/>
                <w:szCs w:val="20"/>
              </w:rPr>
              <w:t xml:space="preserve">Hat Auswirkungen auf die </w:t>
            </w:r>
            <w:r w:rsidRPr="00EA1030">
              <w:rPr>
                <w:b/>
                <w:bCs/>
                <w:sz w:val="20"/>
                <w:szCs w:val="20"/>
              </w:rPr>
              <w:t>Disposition</w:t>
            </w:r>
            <w:r w:rsidRPr="00EA1030">
              <w:rPr>
                <w:sz w:val="20"/>
                <w:szCs w:val="20"/>
              </w:rPr>
              <w:t>.</w:t>
            </w:r>
          </w:p>
        </w:tc>
        <w:tc>
          <w:tcPr>
            <w:tcW w:w="1008" w:type="dxa"/>
          </w:tcPr>
          <w:p w14:paraId="7CF7501B" w14:textId="77777777" w:rsidR="00360182" w:rsidRPr="00EA1030" w:rsidRDefault="00360182" w:rsidP="00D40DFE">
            <w:pPr>
              <w:rPr>
                <w:sz w:val="20"/>
                <w:szCs w:val="20"/>
              </w:rPr>
            </w:pPr>
            <w:r w:rsidRPr="00EA1030">
              <w:rPr>
                <w:sz w:val="20"/>
                <w:szCs w:val="20"/>
              </w:rPr>
              <w:t>Ja/Nein</w:t>
            </w:r>
          </w:p>
        </w:tc>
      </w:tr>
      <w:tr w:rsidR="00360182" w:rsidRPr="00EA1030" w14:paraId="676E14E7" w14:textId="77777777" w:rsidTr="00D40DFE">
        <w:tc>
          <w:tcPr>
            <w:tcW w:w="8077" w:type="dxa"/>
          </w:tcPr>
          <w:p w14:paraId="5CE56998" w14:textId="77777777" w:rsidR="00360182" w:rsidRPr="00EA1030" w:rsidRDefault="00360182" w:rsidP="00D40DFE">
            <w:pPr>
              <w:rPr>
                <w:sz w:val="20"/>
                <w:szCs w:val="20"/>
              </w:rPr>
            </w:pPr>
            <w:r w:rsidRPr="00EA1030">
              <w:rPr>
                <w:sz w:val="20"/>
                <w:szCs w:val="20"/>
              </w:rPr>
              <w:t xml:space="preserve">Hat Auswirkungen auf die </w:t>
            </w:r>
            <w:r w:rsidRPr="00EA1030">
              <w:rPr>
                <w:b/>
                <w:bCs/>
                <w:sz w:val="20"/>
                <w:szCs w:val="20"/>
              </w:rPr>
              <w:t>Bewertung</w:t>
            </w:r>
            <w:r w:rsidRPr="00EA1030">
              <w:rPr>
                <w:sz w:val="20"/>
                <w:szCs w:val="20"/>
              </w:rPr>
              <w:t>.</w:t>
            </w:r>
          </w:p>
        </w:tc>
        <w:tc>
          <w:tcPr>
            <w:tcW w:w="1008" w:type="dxa"/>
          </w:tcPr>
          <w:p w14:paraId="6810CBFA" w14:textId="77777777" w:rsidR="00360182" w:rsidRPr="00EA1030" w:rsidRDefault="00360182" w:rsidP="00D40DFE">
            <w:pPr>
              <w:rPr>
                <w:sz w:val="20"/>
                <w:szCs w:val="20"/>
              </w:rPr>
            </w:pPr>
            <w:r w:rsidRPr="00EA1030">
              <w:rPr>
                <w:sz w:val="20"/>
                <w:szCs w:val="20"/>
              </w:rPr>
              <w:t>Ja/Nein</w:t>
            </w:r>
          </w:p>
        </w:tc>
      </w:tr>
      <w:tr w:rsidR="00360182" w:rsidRPr="00EA1030" w14:paraId="12B88019" w14:textId="77777777" w:rsidTr="00D40DFE">
        <w:tc>
          <w:tcPr>
            <w:tcW w:w="8077" w:type="dxa"/>
          </w:tcPr>
          <w:p w14:paraId="0524CF04" w14:textId="77777777" w:rsidR="00360182" w:rsidRPr="00EA1030" w:rsidRDefault="00360182" w:rsidP="00D40DFE">
            <w:pPr>
              <w:rPr>
                <w:sz w:val="20"/>
                <w:szCs w:val="20"/>
              </w:rPr>
            </w:pPr>
            <w:r w:rsidRPr="00EA1030">
              <w:rPr>
                <w:sz w:val="20"/>
                <w:szCs w:val="20"/>
              </w:rPr>
              <w:t xml:space="preserve">Ist funktional </w:t>
            </w:r>
            <w:r w:rsidRPr="00EA1030">
              <w:rPr>
                <w:b/>
                <w:bCs/>
                <w:sz w:val="20"/>
                <w:szCs w:val="20"/>
              </w:rPr>
              <w:t>komplex</w:t>
            </w:r>
            <w:r w:rsidRPr="00EA1030">
              <w:rPr>
                <w:sz w:val="20"/>
                <w:szCs w:val="20"/>
              </w:rPr>
              <w:t xml:space="preserve"> oder bezieht sich auf eine </w:t>
            </w:r>
            <w:r w:rsidRPr="00EA1030">
              <w:rPr>
                <w:b/>
                <w:bCs/>
                <w:sz w:val="20"/>
                <w:szCs w:val="20"/>
              </w:rPr>
              <w:t>große Datenmenge</w:t>
            </w:r>
            <w:r w:rsidRPr="00EA1030">
              <w:rPr>
                <w:sz w:val="20"/>
                <w:szCs w:val="20"/>
              </w:rPr>
              <w:t xml:space="preserve"> und ist daher möglicherweise performancekritisch.</w:t>
            </w:r>
          </w:p>
        </w:tc>
        <w:tc>
          <w:tcPr>
            <w:tcW w:w="1008" w:type="dxa"/>
          </w:tcPr>
          <w:p w14:paraId="702691E9" w14:textId="77777777" w:rsidR="00360182" w:rsidRPr="00EA1030" w:rsidRDefault="00360182" w:rsidP="00D40DFE">
            <w:pPr>
              <w:rPr>
                <w:sz w:val="20"/>
                <w:szCs w:val="20"/>
              </w:rPr>
            </w:pPr>
            <w:r w:rsidRPr="00EA1030">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360182" w:rsidRPr="00EA1030" w14:paraId="0B30F90C" w14:textId="77777777" w:rsidTr="00D40DFE">
        <w:trPr>
          <w:trHeight w:hRule="exact" w:val="861"/>
        </w:trPr>
        <w:tc>
          <w:tcPr>
            <w:tcW w:w="1273" w:type="dxa"/>
            <w:shd w:val="clear" w:color="auto" w:fill="D5D5D5" w:themeFill="background2"/>
            <w:tcMar>
              <w:bottom w:w="57" w:type="dxa"/>
            </w:tcMar>
          </w:tcPr>
          <w:p w14:paraId="4B16FAA6" w14:textId="77777777" w:rsidR="00360182" w:rsidRPr="00EA1030" w:rsidRDefault="00360182" w:rsidP="00D40DFE">
            <w:pPr>
              <w:rPr>
                <w:b/>
              </w:rPr>
            </w:pPr>
            <w:r w:rsidRPr="00EA1030">
              <w:rPr>
                <w:b/>
              </w:rPr>
              <w:lastRenderedPageBreak/>
              <w:t>Priorität</w:t>
            </w:r>
          </w:p>
        </w:tc>
        <w:tc>
          <w:tcPr>
            <w:tcW w:w="2190" w:type="dxa"/>
            <w:shd w:val="clear" w:color="auto" w:fill="D5D5D5" w:themeFill="background2"/>
            <w:tcMar>
              <w:bottom w:w="57" w:type="dxa"/>
            </w:tcMar>
          </w:tcPr>
          <w:p w14:paraId="4B9A9BA7" w14:textId="77777777" w:rsidR="00360182" w:rsidRPr="00EA1030" w:rsidRDefault="00360182" w:rsidP="00D40DFE">
            <w:pPr>
              <w:rPr>
                <w:b/>
              </w:rPr>
            </w:pPr>
            <w:r w:rsidRPr="00EA1030">
              <w:rPr>
                <w:b/>
              </w:rPr>
              <w:t>Realisierung</w:t>
            </w:r>
          </w:p>
        </w:tc>
        <w:tc>
          <w:tcPr>
            <w:tcW w:w="1070" w:type="dxa"/>
            <w:shd w:val="clear" w:color="auto" w:fill="D5D5D5" w:themeFill="background2"/>
            <w:tcMar>
              <w:bottom w:w="57" w:type="dxa"/>
            </w:tcMar>
          </w:tcPr>
          <w:p w14:paraId="05523E59" w14:textId="77777777" w:rsidR="00360182" w:rsidRPr="00EA1030" w:rsidRDefault="00360182" w:rsidP="00D40DFE">
            <w:pPr>
              <w:rPr>
                <w:b/>
              </w:rPr>
            </w:pPr>
            <w:r w:rsidRPr="00EA1030">
              <w:rPr>
                <w:b/>
              </w:rPr>
              <w:t>Dauer (ca./h)</w:t>
            </w:r>
          </w:p>
        </w:tc>
        <w:tc>
          <w:tcPr>
            <w:tcW w:w="1134" w:type="dxa"/>
            <w:shd w:val="clear" w:color="auto" w:fill="D5D5D5" w:themeFill="background2"/>
            <w:tcMar>
              <w:bottom w:w="57" w:type="dxa"/>
            </w:tcMar>
          </w:tcPr>
          <w:p w14:paraId="3F2E864B" w14:textId="77777777" w:rsidR="00360182" w:rsidRPr="00EA1030" w:rsidRDefault="00360182" w:rsidP="00D40DFE">
            <w:pPr>
              <w:rPr>
                <w:b/>
              </w:rPr>
            </w:pPr>
            <w:r w:rsidRPr="00EA1030">
              <w:rPr>
                <w:b/>
              </w:rPr>
              <w:t>QS</w:t>
            </w:r>
            <w:r w:rsidRPr="00EA1030">
              <w:rPr>
                <w:b/>
              </w:rPr>
              <w:br/>
              <w:t>(ca./h)</w:t>
            </w:r>
          </w:p>
        </w:tc>
        <w:tc>
          <w:tcPr>
            <w:tcW w:w="1134" w:type="dxa"/>
            <w:shd w:val="clear" w:color="auto" w:fill="D5D5D5" w:themeFill="background2"/>
            <w:tcMar>
              <w:bottom w:w="57" w:type="dxa"/>
            </w:tcMar>
          </w:tcPr>
          <w:p w14:paraId="76E2BA4B" w14:textId="77777777" w:rsidR="00360182" w:rsidRPr="00EA1030" w:rsidRDefault="00360182" w:rsidP="00D40DFE">
            <w:pPr>
              <w:rPr>
                <w:b/>
              </w:rPr>
            </w:pPr>
            <w:r w:rsidRPr="00EA1030">
              <w:rPr>
                <w:b/>
              </w:rPr>
              <w:t>Kunde</w:t>
            </w:r>
            <w:r w:rsidRPr="00EA1030">
              <w:rPr>
                <w:b/>
              </w:rPr>
              <w:br/>
              <w:t>(ca./h)</w:t>
            </w:r>
            <w:r w:rsidRPr="00EA1030">
              <w:rPr>
                <w:b/>
              </w:rPr>
              <w:br/>
            </w:r>
          </w:p>
        </w:tc>
        <w:tc>
          <w:tcPr>
            <w:tcW w:w="2271" w:type="dxa"/>
            <w:shd w:val="clear" w:color="auto" w:fill="D5D5D5" w:themeFill="background2"/>
            <w:tcMar>
              <w:bottom w:w="57" w:type="dxa"/>
            </w:tcMar>
          </w:tcPr>
          <w:p w14:paraId="7311C149" w14:textId="77777777" w:rsidR="00360182" w:rsidRPr="00EA1030" w:rsidRDefault="00360182" w:rsidP="00D40DFE">
            <w:pPr>
              <w:rPr>
                <w:b/>
              </w:rPr>
            </w:pPr>
            <w:r w:rsidRPr="00EA1030">
              <w:rPr>
                <w:b/>
              </w:rPr>
              <w:t>Bereich</w:t>
            </w:r>
          </w:p>
        </w:tc>
      </w:tr>
      <w:tr w:rsidR="00360182" w:rsidRPr="00EA1030" w14:paraId="012264B4" w14:textId="77777777" w:rsidTr="00D40DFE">
        <w:trPr>
          <w:trHeight w:val="454"/>
        </w:trPr>
        <w:tc>
          <w:tcPr>
            <w:tcW w:w="1273" w:type="dxa"/>
            <w:shd w:val="clear" w:color="auto" w:fill="FFFFFF"/>
            <w:tcMar>
              <w:bottom w:w="57" w:type="dxa"/>
            </w:tcMar>
          </w:tcPr>
          <w:p w14:paraId="70CEE7A5" w14:textId="77777777" w:rsidR="00360182" w:rsidRPr="00EA1030" w:rsidRDefault="00360182" w:rsidP="00D40DFE">
            <w:pPr>
              <w:pStyle w:val="Tabelleninhalte"/>
              <w:rPr>
                <w:color w:val="102031" w:themeColor="text2"/>
              </w:rPr>
            </w:pPr>
            <w:r w:rsidRPr="00EA1030">
              <w:rPr>
                <w:color w:val="102031" w:themeColor="text2"/>
              </w:rPr>
              <w:t>1</w:t>
            </w:r>
          </w:p>
        </w:tc>
        <w:tc>
          <w:tcPr>
            <w:tcW w:w="2190" w:type="dxa"/>
            <w:shd w:val="clear" w:color="auto" w:fill="FFFFFF"/>
            <w:tcMar>
              <w:bottom w:w="57" w:type="dxa"/>
            </w:tcMar>
          </w:tcPr>
          <w:p w14:paraId="4C999E2D" w14:textId="77777777" w:rsidR="00360182" w:rsidRPr="00EA1030" w:rsidRDefault="00360182" w:rsidP="00D40DFE">
            <w:pPr>
              <w:pStyle w:val="Tabelleninhalte"/>
              <w:rPr>
                <w:color w:val="102031" w:themeColor="text2"/>
              </w:rPr>
            </w:pPr>
            <w:r w:rsidRPr="00EA1030">
              <w:rPr>
                <w:color w:val="102031" w:themeColor="text2"/>
              </w:rPr>
              <w:t>Abas</w:t>
            </w:r>
          </w:p>
        </w:tc>
        <w:tc>
          <w:tcPr>
            <w:tcW w:w="1070" w:type="dxa"/>
            <w:shd w:val="clear" w:color="auto" w:fill="FFFFFF"/>
            <w:tcMar>
              <w:bottom w:w="57" w:type="dxa"/>
            </w:tcMar>
          </w:tcPr>
          <w:p w14:paraId="3C55FA4A" w14:textId="77777777" w:rsidR="00360182" w:rsidRPr="00EA1030" w:rsidRDefault="00360182" w:rsidP="00D40DFE">
            <w:pPr>
              <w:pStyle w:val="Tabelleninhalte"/>
              <w:ind w:right="113"/>
              <w:rPr>
                <w:color w:val="102031" w:themeColor="text2"/>
              </w:rPr>
            </w:pPr>
            <w:r w:rsidRPr="00EA1030">
              <w:rPr>
                <w:color w:val="102031" w:themeColor="text2"/>
              </w:rPr>
              <w:t>0,00</w:t>
            </w:r>
          </w:p>
        </w:tc>
        <w:tc>
          <w:tcPr>
            <w:tcW w:w="1134" w:type="dxa"/>
            <w:shd w:val="clear" w:color="auto" w:fill="FFFFFF"/>
            <w:tcMar>
              <w:bottom w:w="57" w:type="dxa"/>
            </w:tcMar>
          </w:tcPr>
          <w:p w14:paraId="496FCFD6" w14:textId="77777777" w:rsidR="00360182" w:rsidRPr="00EA1030" w:rsidRDefault="00360182" w:rsidP="00D40DFE">
            <w:pPr>
              <w:pStyle w:val="Tabelleninhalte"/>
              <w:ind w:right="113"/>
              <w:rPr>
                <w:color w:val="102031" w:themeColor="text2"/>
              </w:rPr>
            </w:pPr>
            <w:r w:rsidRPr="00EA1030">
              <w:rPr>
                <w:color w:val="102031" w:themeColor="text2"/>
              </w:rPr>
              <w:t>0,00</w:t>
            </w:r>
          </w:p>
        </w:tc>
        <w:tc>
          <w:tcPr>
            <w:tcW w:w="1134" w:type="dxa"/>
            <w:shd w:val="clear" w:color="auto" w:fill="FFFFFF"/>
            <w:tcMar>
              <w:bottom w:w="57" w:type="dxa"/>
            </w:tcMar>
          </w:tcPr>
          <w:p w14:paraId="61850E3F" w14:textId="77777777" w:rsidR="00360182" w:rsidRPr="00EA1030" w:rsidRDefault="00360182" w:rsidP="00D40DFE">
            <w:pPr>
              <w:pStyle w:val="Tabelleninhalte"/>
              <w:ind w:right="113"/>
              <w:rPr>
                <w:color w:val="102031" w:themeColor="text2"/>
              </w:rPr>
            </w:pPr>
            <w:r w:rsidRPr="00EA1030">
              <w:rPr>
                <w:color w:val="102031" w:themeColor="text2"/>
              </w:rPr>
              <w:t>0,00</w:t>
            </w:r>
          </w:p>
        </w:tc>
        <w:tc>
          <w:tcPr>
            <w:tcW w:w="2271" w:type="dxa"/>
            <w:shd w:val="clear" w:color="auto" w:fill="FFFFFF"/>
            <w:tcMar>
              <w:bottom w:w="57" w:type="dxa"/>
            </w:tcMar>
          </w:tcPr>
          <w:p w14:paraId="488067FE" w14:textId="77777777" w:rsidR="00360182" w:rsidRPr="00EA1030" w:rsidRDefault="00360182" w:rsidP="00D40DFE">
            <w:pPr>
              <w:pStyle w:val="Tabelleninhalte"/>
              <w:rPr>
                <w:color w:val="102031" w:themeColor="text2"/>
              </w:rPr>
            </w:pPr>
            <w:r w:rsidRPr="00EA1030">
              <w:rPr>
                <w:color w:val="102031" w:themeColor="text2"/>
              </w:rPr>
              <w:t>Admin</w:t>
            </w:r>
          </w:p>
        </w:tc>
      </w:tr>
    </w:tbl>
    <w:p w14:paraId="38CB6896" w14:textId="77777777" w:rsidR="004329B0" w:rsidRPr="00F14AC8" w:rsidRDefault="004329B0" w:rsidP="004329B0">
      <w:pPr>
        <w:rPr>
          <w:u w:val="single"/>
        </w:rPr>
      </w:pPr>
    </w:p>
    <w:p w14:paraId="385A99F4" w14:textId="77777777" w:rsidR="004329B0" w:rsidRPr="00F14AC8" w:rsidRDefault="004329B0" w:rsidP="004329B0">
      <w:pPr>
        <w:pStyle w:val="berschrift2"/>
      </w:pPr>
      <w:bookmarkStart w:id="1547" w:name="_Toc228444477"/>
      <w:r w:rsidRPr="00F14AC8">
        <w:t>Bewertung von Lieferanten und Dienstleistern</w:t>
      </w:r>
      <w:bookmarkEnd w:id="1547"/>
    </w:p>
    <w:p w14:paraId="06D0F66B" w14:textId="77777777" w:rsidR="004329B0" w:rsidRPr="00F14AC8" w:rsidRDefault="004329B0" w:rsidP="004329B0"/>
    <w:p w14:paraId="198A1302" w14:textId="77777777" w:rsidR="004329B0" w:rsidRPr="00F14AC8" w:rsidRDefault="004329B0" w:rsidP="004329B0">
      <w:r w:rsidRPr="00F14AC8">
        <w:t>Die Arbeitsanweisung „Bewertung von Lieferanten und Dienstleistern“ von HWK wurde besprochen. Das Dokument liegt ABAS vor.</w:t>
      </w:r>
    </w:p>
    <w:p w14:paraId="6107E6AD" w14:textId="77777777" w:rsidR="004329B0" w:rsidRPr="00F14AC8" w:rsidRDefault="004329B0" w:rsidP="004329B0"/>
    <w:p w14:paraId="5A999377" w14:textId="1AD73BAA" w:rsidR="004329B0" w:rsidRPr="00F14AC8" w:rsidRDefault="00100D39" w:rsidP="004329B0">
      <w:r w:rsidRPr="00F14AC8">
        <w:t xml:space="preserve">Werte wie </w:t>
      </w:r>
      <w:r w:rsidR="004329B0" w:rsidRPr="00F14AC8">
        <w:t>Qualität, Mengen</w:t>
      </w:r>
      <w:r w:rsidR="005C42CE" w:rsidRPr="00F14AC8">
        <w:t>-</w:t>
      </w:r>
      <w:r w:rsidR="004329B0" w:rsidRPr="00F14AC8">
        <w:t xml:space="preserve"> und Termintreue können in ABAS berücksichtigt</w:t>
      </w:r>
      <w:r w:rsidRPr="00F14AC8">
        <w:t xml:space="preserve"> werden</w:t>
      </w:r>
      <w:r w:rsidR="004329B0" w:rsidRPr="00F14AC8">
        <w:t xml:space="preserve">. </w:t>
      </w:r>
      <w:r w:rsidR="005C42CE" w:rsidRPr="00F14AC8">
        <w:t xml:space="preserve">Werte wie </w:t>
      </w:r>
      <w:r w:rsidR="004329B0" w:rsidRPr="00F14AC8">
        <w:t xml:space="preserve">Preise, Service etc. werden </w:t>
      </w:r>
      <w:r w:rsidR="005C42CE" w:rsidRPr="00F14AC8">
        <w:t xml:space="preserve">in ABAS </w:t>
      </w:r>
      <w:r w:rsidR="004329B0" w:rsidRPr="00F14AC8">
        <w:t xml:space="preserve">als Softfacts bewertet. </w:t>
      </w:r>
    </w:p>
    <w:p w14:paraId="5E035BCC" w14:textId="77777777" w:rsidR="004329B0" w:rsidRPr="00F14AC8" w:rsidRDefault="004329B0" w:rsidP="004329B0"/>
    <w:p w14:paraId="5D39DFD7" w14:textId="6AD61559" w:rsidR="00714B75" w:rsidRPr="00F14AC8" w:rsidRDefault="00B50C2D" w:rsidP="004329B0">
      <w:r w:rsidRPr="00F14AC8">
        <w:t xml:space="preserve">An einem Beispiel wurde die Lieferantenbewertung exemplarisch durchgeführt. Es wurden die Stammdaten und die Bewertungsstufen </w:t>
      </w:r>
      <w:r w:rsidR="00FB69E4">
        <w:t xml:space="preserve">im Mandant schulhwk </w:t>
      </w:r>
      <w:r w:rsidR="00491719" w:rsidRPr="00F14AC8">
        <w:t>entsprechend eingerichtet.</w:t>
      </w:r>
    </w:p>
    <w:p w14:paraId="3A078619" w14:textId="77777777" w:rsidR="00714B75" w:rsidRPr="00F14AC8" w:rsidRDefault="00714B75" w:rsidP="004329B0"/>
    <w:p w14:paraId="477E1EA6" w14:textId="77777777" w:rsidR="004329B0" w:rsidRPr="00F14AC8" w:rsidRDefault="004329B0" w:rsidP="004329B0">
      <w:pPr>
        <w:pStyle w:val="berschrift2"/>
      </w:pPr>
      <w:bookmarkStart w:id="1548" w:name="_Toc228444478"/>
      <w:r w:rsidRPr="00F14AC8">
        <w:t>Anpassungswünsche</w:t>
      </w:r>
      <w:bookmarkEnd w:id="1548"/>
    </w:p>
    <w:p w14:paraId="4C6A9BA6" w14:textId="77777777" w:rsidR="004329B0" w:rsidRPr="00F14AC8" w:rsidRDefault="004329B0" w:rsidP="004329B0"/>
    <w:p w14:paraId="4CCF0BFC" w14:textId="77777777" w:rsidR="004329B0" w:rsidRPr="00F14AC8" w:rsidRDefault="004329B0" w:rsidP="004329B0">
      <w:pPr>
        <w:pStyle w:val="berschrift3"/>
      </w:pPr>
      <w:bookmarkStart w:id="1549" w:name="_Toc228444479"/>
      <w:r w:rsidRPr="00F14AC8">
        <w:t>Lieferantenbewertung</w:t>
      </w:r>
      <w:bookmarkEnd w:id="1549"/>
    </w:p>
    <w:p w14:paraId="3E0B9C89" w14:textId="77777777" w:rsidR="004329B0" w:rsidRPr="00F14AC8" w:rsidRDefault="004329B0" w:rsidP="004329B0"/>
    <w:p w14:paraId="5E811360" w14:textId="77777777" w:rsidR="004329B0" w:rsidRPr="00F14AC8" w:rsidRDefault="004329B0" w:rsidP="004329B0">
      <w:r w:rsidRPr="00F14AC8">
        <w:t>Es wird nicht empfohlen eine Anpassung bei der Lieferantenbewertung durchzuführen.</w:t>
      </w:r>
    </w:p>
    <w:p w14:paraId="18D14163" w14:textId="77777777" w:rsidR="004329B0" w:rsidRPr="00F14AC8" w:rsidRDefault="004329B0" w:rsidP="004329B0"/>
    <w:p w14:paraId="2EC641F1" w14:textId="3FAA97FE" w:rsidR="004329B0" w:rsidRPr="00F14AC8" w:rsidRDefault="004329B0" w:rsidP="004329B0">
      <w:r w:rsidRPr="00F14AC8">
        <w:t>Hinweis</w:t>
      </w:r>
      <w:r w:rsidR="009F5439" w:rsidRPr="00F14AC8">
        <w:t xml:space="preserve">: Im Extranet </w:t>
      </w:r>
      <w:r w:rsidR="00AB5ACD" w:rsidRPr="00F14AC8">
        <w:t>finden Sie</w:t>
      </w:r>
      <w:r w:rsidR="009F5439" w:rsidRPr="00F14AC8">
        <w:t xml:space="preserve"> </w:t>
      </w:r>
      <w:r w:rsidRPr="00F14AC8">
        <w:t>die Dokumentation der Berechnung der Lieferantenbewertung.</w:t>
      </w:r>
    </w:p>
    <w:p w14:paraId="06DC7F44" w14:textId="77777777" w:rsidR="004329B0" w:rsidRPr="00F14AC8" w:rsidRDefault="004329B0" w:rsidP="004329B0"/>
    <w:p w14:paraId="439E3E39" w14:textId="34C462C1" w:rsidR="004329B0" w:rsidRPr="00F14AC8" w:rsidRDefault="004329B0" w:rsidP="005658FD">
      <w:r w:rsidRPr="00F14AC8">
        <w:t>Lieferanten, die verschiedene Standorte beliefern</w:t>
      </w:r>
      <w:r w:rsidR="005658FD" w:rsidRPr="00F14AC8">
        <w:t xml:space="preserve">, </w:t>
      </w:r>
      <w:r w:rsidRPr="00F14AC8">
        <w:t>sollte</w:t>
      </w:r>
      <w:r w:rsidR="005658FD" w:rsidRPr="00F14AC8">
        <w:t>n</w:t>
      </w:r>
      <w:r w:rsidRPr="00F14AC8">
        <w:t xml:space="preserve"> </w:t>
      </w:r>
      <w:r w:rsidR="00D80654" w:rsidRPr="00F14AC8">
        <w:t>interdisziplinär</w:t>
      </w:r>
      <w:r w:rsidRPr="00F14AC8">
        <w:t xml:space="preserve"> über die Standorte bewertet werden.</w:t>
      </w:r>
    </w:p>
    <w:p w14:paraId="28C5E860" w14:textId="77777777" w:rsidR="004329B0" w:rsidRPr="00F14AC8" w:rsidRDefault="004329B0" w:rsidP="004329B0"/>
    <w:p w14:paraId="4B707248" w14:textId="77777777" w:rsidR="004329B0" w:rsidRPr="00F14AC8" w:rsidRDefault="004329B0" w:rsidP="004329B0">
      <w:r w:rsidRPr="00F14AC8">
        <w:t>Hier wäre eine Matrix möglich, die allen Standorten die Möglichkeit bietet einen Wert pro Softfact abzugeben. Dieser wird dann als Mittelwert in das Standardfeld zurückgeschrieben.</w:t>
      </w:r>
    </w:p>
    <w:p w14:paraId="462A5F98" w14:textId="77777777" w:rsidR="00586F57" w:rsidRPr="00F14AC8" w:rsidRDefault="00586F57" w:rsidP="004329B0"/>
    <w:p w14:paraId="7E8DE4CD" w14:textId="19D8B6CF" w:rsidR="00586F57" w:rsidRPr="00F14AC8" w:rsidRDefault="00AD406D" w:rsidP="004329B0">
      <w:r w:rsidRPr="00F14AC8">
        <w:t>Zu den oben genannten Anpassungswünschen</w:t>
      </w:r>
      <w:r w:rsidR="00CD1EC0" w:rsidRPr="00F14AC8">
        <w:t xml:space="preserve"> lieg</w:t>
      </w:r>
      <w:r w:rsidRPr="00F14AC8">
        <w:t>en</w:t>
      </w:r>
      <w:r w:rsidR="00CD1EC0" w:rsidRPr="00F14AC8">
        <w:t xml:space="preserve"> aktuell </w:t>
      </w:r>
      <w:r w:rsidR="00586F57" w:rsidRPr="00F14AC8">
        <w:t>noch keine Entscheidung</w:t>
      </w:r>
      <w:r w:rsidRPr="00F14AC8">
        <w:t>en</w:t>
      </w:r>
      <w:r w:rsidR="00586F57" w:rsidRPr="00F14AC8">
        <w:t xml:space="preserve"> vor.</w:t>
      </w:r>
    </w:p>
    <w:p w14:paraId="76540975" w14:textId="77777777" w:rsidR="00BD16E9" w:rsidRPr="00F14AC8" w:rsidRDefault="00BD16E9" w:rsidP="004329B0"/>
    <w:p w14:paraId="63EFDB28" w14:textId="502D2169" w:rsidR="00BD16E9" w:rsidRPr="00F14AC8" w:rsidRDefault="00BD16E9" w:rsidP="00BD16E9">
      <w:pPr>
        <w:pStyle w:val="berschrift3"/>
      </w:pPr>
      <w:bookmarkStart w:id="1550" w:name="_Toc228444480"/>
      <w:bookmarkStart w:id="1551" w:name="AP037"/>
      <w:r w:rsidRPr="00F14AC8">
        <w:t>Maske QM-Reklamation</w:t>
      </w:r>
      <w:bookmarkEnd w:id="1550"/>
    </w:p>
    <w:bookmarkEnd w:id="1551"/>
    <w:p w14:paraId="03B78C8A" w14:textId="77777777" w:rsidR="00BD16E9" w:rsidRPr="00F14AC8" w:rsidRDefault="00BD16E9" w:rsidP="00BD16E9">
      <w:r w:rsidRPr="00F14AC8">
        <w:tab/>
      </w:r>
    </w:p>
    <w:p w14:paraId="3397390A" w14:textId="1A6501CA" w:rsidR="00BD16E9" w:rsidRPr="00F14AC8" w:rsidRDefault="00273A22" w:rsidP="00BD16E9">
      <w:r w:rsidRPr="00F14AC8">
        <w:t>Das n</w:t>
      </w:r>
      <w:r w:rsidR="00BD16E9" w:rsidRPr="00F14AC8">
        <w:t xml:space="preserve">eue Feld „Chargen/Seriennummern“ </w:t>
      </w:r>
      <w:r w:rsidR="00A553BD" w:rsidRPr="00F14AC8">
        <w:t>und Position wurde unter Kapitel 2 definiert.</w:t>
      </w:r>
    </w:p>
    <w:p w14:paraId="4B74033B" w14:textId="77777777" w:rsidR="00BD16E9" w:rsidRPr="00F14AC8" w:rsidRDefault="00BD16E9" w:rsidP="00BD16E9"/>
    <w:p w14:paraId="51EC2CDB" w14:textId="0D5A9AA1" w:rsidR="00EC7B30" w:rsidRPr="00F14AC8" w:rsidRDefault="00EC7B30" w:rsidP="00BD16E9">
      <w:r w:rsidRPr="00F14AC8">
        <w:t xml:space="preserve">Wird ein Text in den Feldern „Sofortmaßnahmen“ oder „Geplante Korrekturmaßnahmen“ eingetragen, soll eine Aufgabe im Neumodus geöffnet werden. </w:t>
      </w:r>
      <w:r w:rsidR="00B6696F" w:rsidRPr="00F14AC8">
        <w:t xml:space="preserve">Wir müssen diese Bitte im Nachhinein ablehnen, da der Standardprozess </w:t>
      </w:r>
      <w:r w:rsidR="005B6E4A" w:rsidRPr="00F14AC8">
        <w:t>verlangt, dass die Kategorie und Beschreibung im Tabellenbereich zuerst ausgewählt werden.</w:t>
      </w:r>
      <w:r w:rsidR="00BD5EDD" w:rsidRPr="00F14AC8">
        <w:t xml:space="preserve"> </w:t>
      </w:r>
      <w:r w:rsidR="006F1762" w:rsidRPr="00F14AC8">
        <w:t>Ansonsten ist es nicht möglich die Aufgabe in die Tabelle einzutragen.</w:t>
      </w:r>
    </w:p>
    <w:p w14:paraId="6B674840" w14:textId="77777777" w:rsidR="005B6E4A" w:rsidRPr="00F14AC8" w:rsidRDefault="005B6E4A" w:rsidP="00BD16E9"/>
    <w:p w14:paraId="31360A57" w14:textId="6FDA3C17" w:rsidR="00BD3161" w:rsidRPr="00F14AC8" w:rsidRDefault="00BD3161" w:rsidP="00BD16E9">
      <w:r w:rsidRPr="00F14AC8">
        <w:t xml:space="preserve">Die </w:t>
      </w:r>
      <w:r w:rsidR="001A7002" w:rsidRPr="00F14AC8">
        <w:t>Bereiche 5, 7 und 8 werden unter bestimmten Bedingungen ausgeblendet.</w:t>
      </w:r>
    </w:p>
    <w:p w14:paraId="330759EE" w14:textId="77777777" w:rsidR="006F1762" w:rsidRPr="00F14AC8" w:rsidRDefault="006F1762" w:rsidP="00BD16E9"/>
    <w:p w14:paraId="14FDC2CF" w14:textId="5C807342" w:rsidR="006F1762" w:rsidRPr="00F14AC8" w:rsidRDefault="006F1762" w:rsidP="00BD16E9">
      <w:r w:rsidRPr="00F14AC8">
        <w:t>Diverse Labels werden umbenannt und neue Reklamationsarten werden angelegt.</w:t>
      </w:r>
    </w:p>
    <w:p w14:paraId="6EF8097A" w14:textId="77777777" w:rsidR="006F1762" w:rsidRPr="00F14AC8" w:rsidRDefault="006F1762" w:rsidP="00BD16E9"/>
    <w:p w14:paraId="0F758C28" w14:textId="52935873" w:rsidR="006F1762" w:rsidRPr="00F14AC8" w:rsidRDefault="00B86680" w:rsidP="00BD16E9">
      <w:pPr>
        <w:rPr>
          <w:ins w:id="1552" w:author="Peter Koch" w:date="2026-05-20T10:44:00Z" w16du:dateUtc="2026-05-20T08:44:00Z"/>
        </w:rPr>
      </w:pPr>
      <w:r w:rsidRPr="00F14AC8">
        <w:t>Punkt 7 Vorbeugemaßnahmen werden im Aufgabenfelder erweitert, zwei Zeilen werden ausgetauscht und Buttons für die Aufgabensteuerung werden eingefügt.</w:t>
      </w:r>
    </w:p>
    <w:p w14:paraId="51B97102" w14:textId="77777777" w:rsidR="00740208" w:rsidRDefault="00740208" w:rsidP="00BD16E9">
      <w:pPr>
        <w:rPr>
          <w:ins w:id="1553" w:author="Peter Koch" w:date="2026-05-20T10:45:00Z" w16du:dateUtc="2026-05-20T08:45:00Z"/>
        </w:rPr>
      </w:pPr>
    </w:p>
    <w:p w14:paraId="0FC158AA" w14:textId="2B81CCE3" w:rsidR="00740208" w:rsidRDefault="00740208" w:rsidP="00BD16E9">
      <w:pPr>
        <w:rPr>
          <w:ins w:id="1554" w:author="Peter Koch" w:date="2026-05-20T10:45:00Z" w16du:dateUtc="2026-05-20T08:45:00Z"/>
        </w:rPr>
      </w:pPr>
      <w:ins w:id="1555" w:author="Peter Koch" w:date="2026-05-20T10:45:00Z" w16du:dateUtc="2026-05-20T08:45:00Z">
        <w:r>
          <w:t>Hinweis:</w:t>
        </w:r>
      </w:ins>
    </w:p>
    <w:p w14:paraId="24313A59" w14:textId="0C8E8681" w:rsidR="00740208" w:rsidRPr="00F14AC8" w:rsidRDefault="00740208" w:rsidP="00BD16E9">
      <w:ins w:id="1556" w:author="Peter Koch" w:date="2026-05-20T10:45:00Z" w16du:dateUtc="2026-05-20T08:45:00Z">
        <w:r>
          <w:t xml:space="preserve">Ein Upgrade der QM-APP wird diese Änderungen überschreiben. Hier </w:t>
        </w:r>
        <w:r w:rsidR="006245A9">
          <w:t>werden Upgrade-Nacharbeitungsaufwände anfallen.</w:t>
        </w:r>
      </w:ins>
    </w:p>
    <w:p w14:paraId="0DBBB86C" w14:textId="77777777" w:rsidR="00EC7B30" w:rsidRPr="00F14AC8" w:rsidRDefault="00EC7B30" w:rsidP="00BD16E9"/>
    <w:p w14:paraId="3B4B7475" w14:textId="77777777" w:rsidR="00E0555C" w:rsidRPr="00F14AC8" w:rsidRDefault="00E0555C" w:rsidP="00E0555C">
      <w:pPr>
        <w:rPr>
          <w:b/>
          <w:bCs/>
          <w:color w:val="002060"/>
        </w:rPr>
      </w:pPr>
      <w:commentRangeStart w:id="1557"/>
      <w:commentRangeStart w:id="1558"/>
      <w:r w:rsidRPr="00F14AC8">
        <w:rPr>
          <w:b/>
          <w:bCs/>
          <w:color w:val="002060"/>
        </w:rPr>
        <w:t>Umsetzung ABAS</w:t>
      </w:r>
    </w:p>
    <w:p w14:paraId="61E4F329" w14:textId="77777777" w:rsidR="0049003C" w:rsidRPr="00F14AC8" w:rsidRDefault="0049003C" w:rsidP="00E0555C">
      <w:pPr>
        <w:rPr>
          <w:b/>
          <w:bCs/>
          <w:color w:val="002060"/>
        </w:rPr>
      </w:pPr>
    </w:p>
    <w:p w14:paraId="2224F726" w14:textId="6A897CA3" w:rsidR="00273A22" w:rsidRPr="00F14AC8" w:rsidRDefault="00971BCA" w:rsidP="00BD16E9">
      <w:pPr>
        <w:rPr>
          <w:u w:val="single"/>
        </w:rPr>
      </w:pPr>
      <w:r w:rsidRPr="00F14AC8">
        <w:rPr>
          <w:u w:val="single"/>
        </w:rPr>
        <w:t xml:space="preserve">Anpassung </w:t>
      </w:r>
      <w:r w:rsidR="00EB3F6F" w:rsidRPr="00F14AC8">
        <w:rPr>
          <w:u w:val="single"/>
        </w:rPr>
        <w:t xml:space="preserve">Maske </w:t>
      </w:r>
      <w:r w:rsidRPr="00F14AC8">
        <w:rPr>
          <w:u w:val="single"/>
        </w:rPr>
        <w:t xml:space="preserve">508 </w:t>
      </w:r>
      <w:r w:rsidR="00EB3F6F" w:rsidRPr="00F14AC8">
        <w:rPr>
          <w:u w:val="single"/>
        </w:rPr>
        <w:t>QM-Reklamation</w:t>
      </w:r>
    </w:p>
    <w:p w14:paraId="2D625213" w14:textId="77777777" w:rsidR="00971BCA" w:rsidRPr="00F14AC8" w:rsidRDefault="00971BCA" w:rsidP="00BD16E9"/>
    <w:p w14:paraId="3CACDD07" w14:textId="5009C7B1" w:rsidR="00BD16E9" w:rsidRPr="00F14AC8" w:rsidRDefault="0082337F" w:rsidP="005F5D00">
      <w:pPr>
        <w:pStyle w:val="Listenabsatz"/>
        <w:numPr>
          <w:ilvl w:val="0"/>
          <w:numId w:val="36"/>
        </w:numPr>
      </w:pPr>
      <w:r w:rsidRPr="00F14AC8">
        <w:t xml:space="preserve">Anforderungstext </w:t>
      </w:r>
      <w:r w:rsidR="00BD16E9" w:rsidRPr="00F14AC8">
        <w:t>„Datei“ in „mitgeltende Dokumente“ umbenennen.</w:t>
      </w:r>
    </w:p>
    <w:p w14:paraId="4EA83347" w14:textId="77777777" w:rsidR="00BD16E9" w:rsidRPr="00F14AC8" w:rsidRDefault="00BD16E9" w:rsidP="00BD16E9"/>
    <w:p w14:paraId="647B5589" w14:textId="276A91B6" w:rsidR="0049003C" w:rsidRPr="00F14AC8" w:rsidRDefault="004D5643" w:rsidP="005F5D00">
      <w:pPr>
        <w:pStyle w:val="Listenabsatz"/>
        <w:numPr>
          <w:ilvl w:val="0"/>
          <w:numId w:val="36"/>
        </w:numPr>
      </w:pPr>
      <w:r w:rsidRPr="00F14AC8">
        <w:t>Freitextfeld „</w:t>
      </w:r>
      <w:r w:rsidR="0049003C" w:rsidRPr="00F14AC8">
        <w:t>Individuelle Beschreibung</w:t>
      </w:r>
      <w:r w:rsidRPr="00F14AC8">
        <w:t>“ „</w:t>
      </w:r>
      <w:r w:rsidRPr="00F14AC8">
        <w:rPr>
          <w:b/>
          <w:bCs/>
        </w:rPr>
        <w:t>yqmappqm8ivmtext</w:t>
      </w:r>
      <w:r w:rsidRPr="00F14AC8">
        <w:rPr>
          <w:bCs/>
        </w:rPr>
        <w:t>“</w:t>
      </w:r>
      <w:r w:rsidR="0049003C" w:rsidRPr="00F14AC8">
        <w:t xml:space="preserve"> in </w:t>
      </w:r>
      <w:r w:rsidRPr="00F14AC8">
        <w:t>„I</w:t>
      </w:r>
      <w:r w:rsidR="0049003C" w:rsidRPr="00F14AC8">
        <w:t>nterne Beschreibung</w:t>
      </w:r>
      <w:r w:rsidRPr="00F14AC8">
        <w:t>“</w:t>
      </w:r>
      <w:r w:rsidR="0049003C" w:rsidRPr="00F14AC8">
        <w:t xml:space="preserve"> umbenennen.</w:t>
      </w:r>
    </w:p>
    <w:p w14:paraId="1BABF30C" w14:textId="77777777" w:rsidR="009D3C33" w:rsidRPr="00F14AC8" w:rsidRDefault="009D3C33" w:rsidP="0049003C"/>
    <w:p w14:paraId="6A8D51AB" w14:textId="5A6A4A9A" w:rsidR="0049003C" w:rsidRPr="00F14AC8" w:rsidRDefault="00430313" w:rsidP="005F5D00">
      <w:pPr>
        <w:pStyle w:val="Listenabsatz"/>
        <w:numPr>
          <w:ilvl w:val="0"/>
          <w:numId w:val="36"/>
        </w:numPr>
      </w:pPr>
      <w:r w:rsidRPr="00F14AC8">
        <w:t xml:space="preserve">Die Bereiche </w:t>
      </w:r>
      <w:r w:rsidR="0049003C" w:rsidRPr="00F14AC8">
        <w:t>5</w:t>
      </w:r>
      <w:r w:rsidRPr="00F14AC8">
        <w:t>. Geplante Korrekturmaßnahmen</w:t>
      </w:r>
      <w:r w:rsidR="0049003C" w:rsidRPr="00F14AC8">
        <w:t>, 7</w:t>
      </w:r>
      <w:r w:rsidRPr="00F14AC8">
        <w:t xml:space="preserve">. Vorbeugemaßnahmen und </w:t>
      </w:r>
      <w:r w:rsidR="0049003C" w:rsidRPr="00F14AC8">
        <w:t>8</w:t>
      </w:r>
      <w:r w:rsidRPr="00F14AC8">
        <w:t>. Teamwürdigung</w:t>
      </w:r>
      <w:r w:rsidR="0049003C" w:rsidRPr="00F14AC8">
        <w:t xml:space="preserve"> bei </w:t>
      </w:r>
      <w:r w:rsidR="00E84669" w:rsidRPr="00F14AC8">
        <w:t>den Reklamationsarten</w:t>
      </w:r>
      <w:r w:rsidR="009D3C33" w:rsidRPr="00F14AC8">
        <w:t xml:space="preserve"> </w:t>
      </w:r>
      <w:r w:rsidR="0049003C" w:rsidRPr="00F14AC8">
        <w:t>„Kundenreklamation außer TL“</w:t>
      </w:r>
      <w:r w:rsidR="002B73E0" w:rsidRPr="00F14AC8">
        <w:t>-</w:t>
      </w:r>
      <w:r w:rsidR="004B4ED8" w:rsidRPr="00F14AC8">
        <w:t xml:space="preserve"> „</w:t>
      </w:r>
      <w:r w:rsidR="004B4ED8" w:rsidRPr="00F14AC8">
        <w:rPr>
          <w:b/>
        </w:rPr>
        <w:t>yreklawotl</w:t>
      </w:r>
      <w:r w:rsidR="004B4ED8" w:rsidRPr="00F14AC8">
        <w:t>“</w:t>
      </w:r>
      <w:r w:rsidR="0049003C" w:rsidRPr="00F14AC8">
        <w:t>, „Lieferantenreklamation“</w:t>
      </w:r>
      <w:r w:rsidR="002B73E0" w:rsidRPr="00F14AC8">
        <w:t>-„</w:t>
      </w:r>
      <w:r w:rsidR="002B73E0" w:rsidRPr="00F14AC8">
        <w:rPr>
          <w:b/>
          <w:bCs/>
        </w:rPr>
        <w:t>yqmappqm8is4d</w:t>
      </w:r>
      <w:r w:rsidR="002B73E0" w:rsidRPr="00F14AC8">
        <w:t xml:space="preserve">“, </w:t>
      </w:r>
      <w:r w:rsidR="0049003C" w:rsidRPr="00F14AC8">
        <w:t>„Interne Reklamation“</w:t>
      </w:r>
      <w:r w:rsidR="00CF793C" w:rsidRPr="00F14AC8">
        <w:t>-„</w:t>
      </w:r>
      <w:r w:rsidR="00CF793C" w:rsidRPr="00F14AC8">
        <w:rPr>
          <w:b/>
          <w:bCs/>
        </w:rPr>
        <w:t>yqmappqm8intern</w:t>
      </w:r>
      <w:r w:rsidR="00CF793C" w:rsidRPr="00F14AC8">
        <w:t xml:space="preserve">“ </w:t>
      </w:r>
      <w:r w:rsidR="0049003C" w:rsidRPr="00F14AC8">
        <w:t>nicht anzeigen.</w:t>
      </w:r>
    </w:p>
    <w:p w14:paraId="29C0CCBE" w14:textId="77777777" w:rsidR="0049003C" w:rsidRPr="00F14AC8" w:rsidRDefault="0049003C" w:rsidP="00BD16E9"/>
    <w:p w14:paraId="25E4A079" w14:textId="6EC8ADA2" w:rsidR="002617C0" w:rsidRPr="00F14AC8" w:rsidRDefault="004B4ED8" w:rsidP="005F5D00">
      <w:pPr>
        <w:pStyle w:val="Listenabsatz"/>
        <w:numPr>
          <w:ilvl w:val="0"/>
          <w:numId w:val="36"/>
        </w:numPr>
      </w:pPr>
      <w:r w:rsidRPr="00F14AC8">
        <w:t xml:space="preserve">Neue </w:t>
      </w:r>
      <w:r w:rsidR="002617C0" w:rsidRPr="00F14AC8">
        <w:t>Reklamationsart</w:t>
      </w:r>
      <w:r w:rsidRPr="00F14AC8">
        <w:t>en</w:t>
      </w:r>
    </w:p>
    <w:p w14:paraId="6F9D25F9" w14:textId="5FC817A8" w:rsidR="002617C0" w:rsidRPr="00F14AC8" w:rsidRDefault="00163BDF" w:rsidP="005F5D00">
      <w:pPr>
        <w:pStyle w:val="Listenabsatz"/>
        <w:numPr>
          <w:ilvl w:val="1"/>
          <w:numId w:val="27"/>
        </w:numPr>
      </w:pPr>
      <w:r w:rsidRPr="00F14AC8">
        <w:t>„</w:t>
      </w:r>
      <w:r w:rsidR="002617C0" w:rsidRPr="00F14AC8">
        <w:t>4D-Report</w:t>
      </w:r>
      <w:r w:rsidRPr="00F14AC8">
        <w:t>“, „</w:t>
      </w:r>
      <w:r w:rsidR="00E15531" w:rsidRPr="00F14AC8">
        <w:rPr>
          <w:b/>
          <w:bCs/>
        </w:rPr>
        <w:t>yqmappqm8is4d</w:t>
      </w:r>
      <w:r w:rsidRPr="00F14AC8">
        <w:t>“</w:t>
      </w:r>
      <w:r w:rsidR="002617C0" w:rsidRPr="00F14AC8">
        <w:t xml:space="preserve"> </w:t>
      </w:r>
      <w:r w:rsidR="004B4ED8" w:rsidRPr="00F14AC8">
        <w:t>umbenennen</w:t>
      </w:r>
      <w:r w:rsidR="002617C0" w:rsidRPr="00F14AC8">
        <w:t xml:space="preserve"> in </w:t>
      </w:r>
      <w:r w:rsidR="004B4ED8" w:rsidRPr="00F14AC8">
        <w:t>„</w:t>
      </w:r>
      <w:r w:rsidR="002617C0" w:rsidRPr="00F14AC8">
        <w:t>Lieferantenreklamation</w:t>
      </w:r>
      <w:r w:rsidR="004B4ED8" w:rsidRPr="00F14AC8">
        <w:t>“</w:t>
      </w:r>
    </w:p>
    <w:p w14:paraId="7749E675" w14:textId="3D6DD9AE" w:rsidR="002617C0" w:rsidRPr="00F14AC8" w:rsidRDefault="004B4ED8" w:rsidP="005F5D00">
      <w:pPr>
        <w:pStyle w:val="Listenabsatz"/>
        <w:numPr>
          <w:ilvl w:val="1"/>
          <w:numId w:val="27"/>
        </w:numPr>
      </w:pPr>
      <w:r w:rsidRPr="00F14AC8">
        <w:t xml:space="preserve">Neue Felder </w:t>
      </w:r>
      <w:r w:rsidR="00E15531" w:rsidRPr="00F14AC8">
        <w:t>„</w:t>
      </w:r>
      <w:r w:rsidR="002617C0" w:rsidRPr="00F14AC8">
        <w:t>Kundenreklamation außer TL</w:t>
      </w:r>
      <w:r w:rsidR="00E15531" w:rsidRPr="00F14AC8">
        <w:t>“, „</w:t>
      </w:r>
      <w:r w:rsidR="00E15531" w:rsidRPr="00F14AC8">
        <w:rPr>
          <w:b/>
        </w:rPr>
        <w:t>yreklawotl</w:t>
      </w:r>
      <w:r w:rsidR="00E15531" w:rsidRPr="00F14AC8">
        <w:t>“</w:t>
      </w:r>
      <w:r w:rsidR="002617C0" w:rsidRPr="00F14AC8">
        <w:t xml:space="preserve"> und </w:t>
      </w:r>
      <w:r w:rsidR="00E15531" w:rsidRPr="00F14AC8">
        <w:t>„</w:t>
      </w:r>
      <w:r w:rsidR="002617C0" w:rsidRPr="00F14AC8">
        <w:t>Kundenreklamation TL</w:t>
      </w:r>
      <w:r w:rsidR="00E15531" w:rsidRPr="00F14AC8">
        <w:t>“, „</w:t>
      </w:r>
      <w:r w:rsidR="00E15531" w:rsidRPr="00F14AC8">
        <w:rPr>
          <w:b/>
        </w:rPr>
        <w:t>yreklatl</w:t>
      </w:r>
      <w:r w:rsidR="00E15531" w:rsidRPr="00F14AC8">
        <w:t>“ oben rechts neben den anderen Reklamationsarten einfügen</w:t>
      </w:r>
      <w:commentRangeEnd w:id="1557"/>
      <w:r w:rsidR="000C001F" w:rsidRPr="00F14AC8">
        <w:rPr>
          <w:rStyle w:val="Kommentarzeichen"/>
          <w:sz w:val="24"/>
          <w:szCs w:val="24"/>
        </w:rPr>
        <w:commentReference w:id="1557"/>
      </w:r>
      <w:commentRangeEnd w:id="1558"/>
      <w:r w:rsidR="00F815AA" w:rsidRPr="00F14AC8">
        <w:rPr>
          <w:rStyle w:val="Kommentarzeichen"/>
          <w:sz w:val="24"/>
          <w:szCs w:val="24"/>
        </w:rPr>
        <w:commentReference w:id="1558"/>
      </w:r>
    </w:p>
    <w:p w14:paraId="0357E993" w14:textId="77777777" w:rsidR="00416857" w:rsidRPr="00F14AC8" w:rsidRDefault="00416857" w:rsidP="00416857">
      <w:pPr>
        <w:pStyle w:val="Listenabsatz"/>
        <w:ind w:left="1440"/>
      </w:pPr>
    </w:p>
    <w:p w14:paraId="74F31B0C" w14:textId="02E6D30D" w:rsidR="005C723F" w:rsidRPr="00F14AC8" w:rsidRDefault="00315D14" w:rsidP="00BD16E9">
      <w:pPr>
        <w:rPr>
          <w:u w:val="single"/>
        </w:rPr>
      </w:pPr>
      <w:r w:rsidRPr="00F14AC8">
        <w:rPr>
          <w:u w:val="single"/>
        </w:rPr>
        <w:t>Aufgaben automatisch anlegen</w:t>
      </w:r>
    </w:p>
    <w:p w14:paraId="3755D9FF" w14:textId="77777777" w:rsidR="00315D14" w:rsidRPr="00F14AC8" w:rsidRDefault="00315D14" w:rsidP="00BD16E9"/>
    <w:tbl>
      <w:tblPr>
        <w:tblStyle w:val="Tabellenraster"/>
        <w:tblW w:w="0" w:type="auto"/>
        <w:tblLook w:val="04A0" w:firstRow="1" w:lastRow="0" w:firstColumn="1" w:lastColumn="0" w:noHBand="0" w:noVBand="1"/>
      </w:tblPr>
      <w:tblGrid>
        <w:gridCol w:w="1555"/>
        <w:gridCol w:w="7495"/>
      </w:tblGrid>
      <w:tr w:rsidR="00406E60" w:rsidRPr="00F14AC8" w14:paraId="1829E978" w14:textId="77777777" w:rsidTr="00D16466">
        <w:tc>
          <w:tcPr>
            <w:tcW w:w="1555" w:type="dxa"/>
          </w:tcPr>
          <w:p w14:paraId="146C3C5C" w14:textId="77777777" w:rsidR="00406E60" w:rsidRPr="00F14AC8" w:rsidRDefault="00406E60" w:rsidP="00D16466">
            <w:r w:rsidRPr="00F14AC8">
              <w:t>Maske</w:t>
            </w:r>
          </w:p>
        </w:tc>
        <w:tc>
          <w:tcPr>
            <w:tcW w:w="7495" w:type="dxa"/>
          </w:tcPr>
          <w:p w14:paraId="17544D65" w14:textId="77777777" w:rsidR="00406E60" w:rsidRPr="00F14AC8" w:rsidRDefault="00406E60" w:rsidP="00D16466">
            <w:r w:rsidRPr="00F14AC8">
              <w:t>QM-Reklamation, 508</w:t>
            </w:r>
          </w:p>
        </w:tc>
      </w:tr>
      <w:tr w:rsidR="00406E60" w:rsidRPr="00F14AC8" w14:paraId="42EAD69C" w14:textId="77777777" w:rsidTr="00D16466">
        <w:tc>
          <w:tcPr>
            <w:tcW w:w="1555" w:type="dxa"/>
          </w:tcPr>
          <w:p w14:paraId="1AEE68E7" w14:textId="77777777" w:rsidR="00406E60" w:rsidRPr="00F14AC8" w:rsidRDefault="00406E60" w:rsidP="00D16466">
            <w:r w:rsidRPr="00F14AC8">
              <w:t>Modus</w:t>
            </w:r>
          </w:p>
        </w:tc>
        <w:tc>
          <w:tcPr>
            <w:tcW w:w="7495" w:type="dxa"/>
          </w:tcPr>
          <w:p w14:paraId="473B2442" w14:textId="615D0ABD" w:rsidR="00406E60" w:rsidRPr="00F14AC8" w:rsidRDefault="00406E60" w:rsidP="00D16466">
            <w:r w:rsidRPr="00F14AC8">
              <w:t>Neu</w:t>
            </w:r>
          </w:p>
        </w:tc>
      </w:tr>
      <w:tr w:rsidR="00406E60" w:rsidRPr="00F14AC8" w14:paraId="2705A9A9" w14:textId="77777777" w:rsidTr="00D16466">
        <w:tc>
          <w:tcPr>
            <w:tcW w:w="1555" w:type="dxa"/>
          </w:tcPr>
          <w:p w14:paraId="46380852" w14:textId="77777777" w:rsidR="00406E60" w:rsidRPr="00F14AC8" w:rsidRDefault="00406E60" w:rsidP="00D16466">
            <w:r w:rsidRPr="00F14AC8">
              <w:t>Event</w:t>
            </w:r>
          </w:p>
        </w:tc>
        <w:tc>
          <w:tcPr>
            <w:tcW w:w="7495" w:type="dxa"/>
          </w:tcPr>
          <w:p w14:paraId="6EA40FF9" w14:textId="77777777" w:rsidR="00406E60" w:rsidRPr="00F14AC8" w:rsidRDefault="00406E60" w:rsidP="00D16466">
            <w:r w:rsidRPr="00F14AC8">
              <w:t>Field_Exit, „</w:t>
            </w:r>
            <w:r w:rsidRPr="00F14AC8">
              <w:rPr>
                <w:b/>
                <w:bCs/>
              </w:rPr>
              <w:t>yqmappqm8ksm</w:t>
            </w:r>
            <w:r w:rsidRPr="00F14AC8">
              <w:rPr>
                <w:bCs/>
              </w:rPr>
              <w:t>“ oder „</w:t>
            </w:r>
            <w:r w:rsidRPr="00F14AC8">
              <w:rPr>
                <w:b/>
                <w:bCs/>
              </w:rPr>
              <w:t>yqmappqm8kgam</w:t>
            </w:r>
            <w:r w:rsidRPr="00F14AC8">
              <w:rPr>
                <w:bCs/>
              </w:rPr>
              <w:t>“</w:t>
            </w:r>
          </w:p>
        </w:tc>
      </w:tr>
      <w:tr w:rsidR="00406E60" w:rsidRPr="00F14AC8" w14:paraId="52005F8A" w14:textId="77777777" w:rsidTr="00D16466">
        <w:tc>
          <w:tcPr>
            <w:tcW w:w="1555" w:type="dxa"/>
          </w:tcPr>
          <w:p w14:paraId="1F4A88F2" w14:textId="77777777" w:rsidR="00406E60" w:rsidRPr="00F14AC8" w:rsidRDefault="00406E60" w:rsidP="00D16466">
            <w:r w:rsidRPr="00F14AC8">
              <w:lastRenderedPageBreak/>
              <w:t>Bedingung</w:t>
            </w:r>
          </w:p>
        </w:tc>
        <w:tc>
          <w:tcPr>
            <w:tcW w:w="7495" w:type="dxa"/>
          </w:tcPr>
          <w:p w14:paraId="09746982" w14:textId="5D3D4564" w:rsidR="00406E60" w:rsidRPr="00F14AC8" w:rsidRDefault="00406E60" w:rsidP="00D16466">
            <w:commentRangeStart w:id="1559"/>
            <w:commentRangeStart w:id="1560"/>
            <w:del w:id="1561" w:author="Peter Koch" w:date="2026-05-20T10:49:00Z" w16du:dateUtc="2026-05-20T08:49:00Z">
              <w:r w:rsidRPr="00F14AC8">
                <w:delText>Vor der Erfassung war das Feld leer (F|oldvalue) und ist nun befüllt.</w:delText>
              </w:r>
              <w:commentRangeEnd w:id="1559"/>
              <w:r w:rsidR="002A0106" w:rsidRPr="00F14AC8">
                <w:rPr>
                  <w:rStyle w:val="Kommentarzeichen"/>
                  <w:sz w:val="24"/>
                  <w:szCs w:val="24"/>
                </w:rPr>
                <w:commentReference w:id="1559"/>
              </w:r>
            </w:del>
            <w:commentRangeEnd w:id="1560"/>
            <w:r w:rsidR="00145CE1" w:rsidRPr="00F14AC8">
              <w:rPr>
                <w:rStyle w:val="Kommentarzeichen"/>
                <w:sz w:val="24"/>
                <w:szCs w:val="24"/>
              </w:rPr>
              <w:commentReference w:id="1560"/>
            </w:r>
          </w:p>
        </w:tc>
      </w:tr>
      <w:tr w:rsidR="00406E60" w:rsidRPr="00F14AC8" w14:paraId="7C0DDCE5" w14:textId="77777777" w:rsidTr="00D16466">
        <w:tc>
          <w:tcPr>
            <w:tcW w:w="1555" w:type="dxa"/>
          </w:tcPr>
          <w:p w14:paraId="735E1DA0" w14:textId="77777777" w:rsidR="00406E60" w:rsidRPr="00F14AC8" w:rsidRDefault="00406E60" w:rsidP="00D16466">
            <w:r w:rsidRPr="00F14AC8">
              <w:t>Aktion</w:t>
            </w:r>
          </w:p>
        </w:tc>
        <w:tc>
          <w:tcPr>
            <w:tcW w:w="7495" w:type="dxa"/>
          </w:tcPr>
          <w:p w14:paraId="1D8B6238" w14:textId="77777777" w:rsidR="00406E60" w:rsidRPr="00F14AC8" w:rsidRDefault="00406E60" w:rsidP="00D16466">
            <w:r w:rsidRPr="00F14AC8">
              <w:t>Feldinhalt löschen</w:t>
            </w:r>
          </w:p>
          <w:p w14:paraId="2808FE3B" w14:textId="61D7BC06" w:rsidR="00406E60" w:rsidRPr="00F14AC8" w:rsidRDefault="00406E60" w:rsidP="00D16466">
            <w:r w:rsidRPr="00F14AC8">
              <w:t>Meldung: „Abbruch!</w:t>
            </w:r>
            <w:r w:rsidR="00FD0DD2" w:rsidRPr="00F14AC8">
              <w:t xml:space="preserve"> </w:t>
            </w:r>
            <w:r w:rsidRPr="00F14AC8">
              <w:t>Bitte erst die Reklamation speichern!“</w:t>
            </w:r>
          </w:p>
        </w:tc>
      </w:tr>
    </w:tbl>
    <w:p w14:paraId="20B839E1" w14:textId="77777777" w:rsidR="00406E60" w:rsidRPr="00F14AC8" w:rsidRDefault="00406E60" w:rsidP="00BD16E9"/>
    <w:tbl>
      <w:tblPr>
        <w:tblStyle w:val="Tabellenraster"/>
        <w:tblW w:w="0" w:type="auto"/>
        <w:tblLook w:val="04A0" w:firstRow="1" w:lastRow="0" w:firstColumn="1" w:lastColumn="0" w:noHBand="0" w:noVBand="1"/>
      </w:tblPr>
      <w:tblGrid>
        <w:gridCol w:w="1555"/>
        <w:gridCol w:w="7495"/>
      </w:tblGrid>
      <w:tr w:rsidR="00315D14" w:rsidRPr="00F14AC8" w14:paraId="529877C2" w14:textId="77777777" w:rsidTr="00D16466">
        <w:tc>
          <w:tcPr>
            <w:tcW w:w="1555" w:type="dxa"/>
          </w:tcPr>
          <w:p w14:paraId="3DDCFC91" w14:textId="77777777" w:rsidR="00315D14" w:rsidRPr="00F14AC8" w:rsidRDefault="00315D14" w:rsidP="00D16466">
            <w:r w:rsidRPr="00F14AC8">
              <w:t>Maske</w:t>
            </w:r>
          </w:p>
        </w:tc>
        <w:tc>
          <w:tcPr>
            <w:tcW w:w="7495" w:type="dxa"/>
          </w:tcPr>
          <w:p w14:paraId="61D20F0E" w14:textId="45CDEAA2" w:rsidR="00315D14" w:rsidRPr="00F14AC8" w:rsidRDefault="00315D14" w:rsidP="00D16466">
            <w:r w:rsidRPr="00F14AC8">
              <w:t>QM-Reklamation, 508</w:t>
            </w:r>
          </w:p>
        </w:tc>
      </w:tr>
      <w:tr w:rsidR="00315D14" w:rsidRPr="00F14AC8" w14:paraId="3211F17D" w14:textId="77777777" w:rsidTr="00D16466">
        <w:tc>
          <w:tcPr>
            <w:tcW w:w="1555" w:type="dxa"/>
          </w:tcPr>
          <w:p w14:paraId="3E3727FE" w14:textId="77777777" w:rsidR="00315D14" w:rsidRPr="00F14AC8" w:rsidRDefault="00315D14" w:rsidP="00D16466">
            <w:r w:rsidRPr="00F14AC8">
              <w:t>Modus</w:t>
            </w:r>
          </w:p>
        </w:tc>
        <w:tc>
          <w:tcPr>
            <w:tcW w:w="7495" w:type="dxa"/>
          </w:tcPr>
          <w:p w14:paraId="6505FEEF" w14:textId="66834295" w:rsidR="00315D14" w:rsidRPr="00F14AC8" w:rsidRDefault="00315D14" w:rsidP="00D16466">
            <w:r w:rsidRPr="00F14AC8">
              <w:t>Bearbeiten</w:t>
            </w:r>
          </w:p>
        </w:tc>
      </w:tr>
      <w:tr w:rsidR="00315D14" w:rsidRPr="00F14AC8" w14:paraId="4CF13127" w14:textId="77777777" w:rsidTr="00D16466">
        <w:tc>
          <w:tcPr>
            <w:tcW w:w="1555" w:type="dxa"/>
          </w:tcPr>
          <w:p w14:paraId="756A1A01" w14:textId="77777777" w:rsidR="00315D14" w:rsidRPr="00F14AC8" w:rsidRDefault="00315D14" w:rsidP="00D16466">
            <w:r w:rsidRPr="00F14AC8">
              <w:t>Event</w:t>
            </w:r>
          </w:p>
        </w:tc>
        <w:tc>
          <w:tcPr>
            <w:tcW w:w="7495" w:type="dxa"/>
          </w:tcPr>
          <w:p w14:paraId="02749127" w14:textId="5558B585" w:rsidR="00315D14" w:rsidRPr="00F14AC8" w:rsidRDefault="00315D14" w:rsidP="00D16466">
            <w:r w:rsidRPr="00F14AC8">
              <w:t>Field_Exit</w:t>
            </w:r>
            <w:r w:rsidR="00A47F88" w:rsidRPr="00F14AC8">
              <w:t xml:space="preserve">, </w:t>
            </w:r>
            <w:r w:rsidR="00C80686" w:rsidRPr="00F14AC8">
              <w:t>„</w:t>
            </w:r>
            <w:r w:rsidR="00C80686" w:rsidRPr="00F14AC8">
              <w:rPr>
                <w:b/>
                <w:bCs/>
              </w:rPr>
              <w:t>yqmappqm8ksm</w:t>
            </w:r>
            <w:r w:rsidR="00C80686" w:rsidRPr="00F14AC8">
              <w:rPr>
                <w:bCs/>
              </w:rPr>
              <w:t>“ oder „</w:t>
            </w:r>
            <w:r w:rsidR="00B855A0" w:rsidRPr="00F14AC8">
              <w:rPr>
                <w:b/>
                <w:bCs/>
              </w:rPr>
              <w:t>yqmappqm8kgam</w:t>
            </w:r>
            <w:r w:rsidR="00C80686" w:rsidRPr="00F14AC8">
              <w:rPr>
                <w:bCs/>
              </w:rPr>
              <w:t>“</w:t>
            </w:r>
          </w:p>
        </w:tc>
      </w:tr>
      <w:tr w:rsidR="00315D14" w:rsidRPr="00F14AC8" w14:paraId="70C662D7" w14:textId="77777777" w:rsidTr="00D16466">
        <w:tc>
          <w:tcPr>
            <w:tcW w:w="1555" w:type="dxa"/>
          </w:tcPr>
          <w:p w14:paraId="5BF7708C" w14:textId="77777777" w:rsidR="00315D14" w:rsidRPr="00F14AC8" w:rsidRDefault="00315D14" w:rsidP="00D16466">
            <w:r w:rsidRPr="00F14AC8">
              <w:t>Bedingung</w:t>
            </w:r>
          </w:p>
        </w:tc>
        <w:tc>
          <w:tcPr>
            <w:tcW w:w="7495" w:type="dxa"/>
          </w:tcPr>
          <w:p w14:paraId="3EA5915D" w14:textId="72B8AC2B" w:rsidR="00235EB2" w:rsidRPr="00F14AC8" w:rsidRDefault="00B855A0" w:rsidP="00D16466">
            <w:r w:rsidRPr="00F14AC8">
              <w:t>Vor der Erfassung war d</w:t>
            </w:r>
            <w:r w:rsidR="007C78F9" w:rsidRPr="00F14AC8">
              <w:t>as</w:t>
            </w:r>
            <w:r w:rsidRPr="00F14AC8">
              <w:t xml:space="preserve"> Feld leer (F|oldvalue)</w:t>
            </w:r>
            <w:r w:rsidR="007C78F9" w:rsidRPr="00F14AC8">
              <w:t xml:space="preserve"> und ist nun befüllt.</w:t>
            </w:r>
          </w:p>
        </w:tc>
      </w:tr>
      <w:tr w:rsidR="007C78F9" w:rsidRPr="00F14AC8" w14:paraId="1A1DB0EE" w14:textId="77777777" w:rsidTr="00D16466">
        <w:tc>
          <w:tcPr>
            <w:tcW w:w="1555" w:type="dxa"/>
          </w:tcPr>
          <w:p w14:paraId="5C57E72D" w14:textId="2B1AFE23" w:rsidR="007C78F9" w:rsidRPr="00F14AC8" w:rsidRDefault="007C78F9" w:rsidP="00D16466">
            <w:r w:rsidRPr="00F14AC8">
              <w:t>Aktion</w:t>
            </w:r>
          </w:p>
        </w:tc>
        <w:tc>
          <w:tcPr>
            <w:tcW w:w="7495" w:type="dxa"/>
          </w:tcPr>
          <w:p w14:paraId="41C55D01" w14:textId="77777777" w:rsidR="007C78F9" w:rsidRPr="00F14AC8" w:rsidRDefault="007C78F9" w:rsidP="00D16466">
            <w:r w:rsidRPr="00F14AC8">
              <w:t>Maske Aufgabe im Modus Neu öffnen.</w:t>
            </w:r>
          </w:p>
          <w:p w14:paraId="334C8882" w14:textId="3CF3A848" w:rsidR="003E5586" w:rsidRPr="00F14AC8" w:rsidRDefault="003E5586" w:rsidP="00D16466">
            <w:r w:rsidRPr="00F14AC8">
              <w:t xml:space="preserve">Ursache = </w:t>
            </w:r>
            <w:r w:rsidR="00235EB2" w:rsidRPr="00F14AC8">
              <w:t xml:space="preserve">ID der </w:t>
            </w:r>
            <w:r w:rsidRPr="00F14AC8">
              <w:t>QM-Reklamation</w:t>
            </w:r>
          </w:p>
        </w:tc>
      </w:tr>
    </w:tbl>
    <w:p w14:paraId="4A551A41" w14:textId="747A11A0" w:rsidR="00D154FC" w:rsidRPr="00F14AC8" w:rsidRDefault="00D154FC" w:rsidP="00BD16E9"/>
    <w:p w14:paraId="568A6E85" w14:textId="729D691B" w:rsidR="00BD16E9" w:rsidRPr="00855AC8" w:rsidRDefault="00BD16E9" w:rsidP="00BD16E9">
      <w:r w:rsidRPr="00855AC8">
        <w:t>Vorbeugungsmaßnahmen</w:t>
      </w:r>
    </w:p>
    <w:p w14:paraId="17BECE6B" w14:textId="77777777" w:rsidR="00BD16E9" w:rsidRPr="00F14AC8" w:rsidRDefault="00BD16E9" w:rsidP="00BD16E9"/>
    <w:p w14:paraId="2DCBCA4F" w14:textId="07964353" w:rsidR="00D154FC" w:rsidRPr="00F14AC8" w:rsidRDefault="00D154FC" w:rsidP="00BD16E9">
      <w:r w:rsidRPr="00F14AC8">
        <w:rPr>
          <w:noProof/>
        </w:rPr>
        <w:drawing>
          <wp:inline distT="0" distB="0" distL="0" distR="0" wp14:anchorId="2AA17A41" wp14:editId="26EA897F">
            <wp:extent cx="5753100" cy="2072005"/>
            <wp:effectExtent l="0" t="0" r="0" b="4445"/>
            <wp:docPr id="1526491309"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91309" name="Grafik 1" descr="Ein Bild, das Text, Elektronik, Screenshot, Display enthält.&#10;&#10;KI-generierte Inhalte können fehlerhaft sein."/>
                    <pic:cNvPicPr/>
                  </pic:nvPicPr>
                  <pic:blipFill>
                    <a:blip r:embed="rId27"/>
                    <a:stretch>
                      <a:fillRect/>
                    </a:stretch>
                  </pic:blipFill>
                  <pic:spPr>
                    <a:xfrm>
                      <a:off x="0" y="0"/>
                      <a:ext cx="5753100" cy="2072005"/>
                    </a:xfrm>
                    <a:prstGeom prst="rect">
                      <a:avLst/>
                    </a:prstGeom>
                  </pic:spPr>
                </pic:pic>
              </a:graphicData>
            </a:graphic>
          </wp:inline>
        </w:drawing>
      </w:r>
    </w:p>
    <w:p w14:paraId="08FFA517" w14:textId="77777777" w:rsidR="00D154FC" w:rsidRPr="00F14AC8" w:rsidRDefault="00D154FC" w:rsidP="00BD16E9"/>
    <w:p w14:paraId="2C623AB4" w14:textId="2CB2436F" w:rsidR="00A511F7" w:rsidRPr="00F14AC8" w:rsidRDefault="00A511F7" w:rsidP="00A511F7">
      <w:pPr>
        <w:rPr>
          <w:u w:val="single"/>
        </w:rPr>
      </w:pPr>
      <w:r w:rsidRPr="00F14AC8">
        <w:rPr>
          <w:u w:val="single"/>
        </w:rPr>
        <w:t>Punkt 1</w:t>
      </w:r>
    </w:p>
    <w:p w14:paraId="05440072" w14:textId="77777777" w:rsidR="00A511F7" w:rsidRPr="00F14AC8" w:rsidRDefault="00A511F7" w:rsidP="00BD16E9"/>
    <w:p w14:paraId="4FEC1742" w14:textId="77777777" w:rsidR="002A7C4A" w:rsidRPr="00F14AC8" w:rsidRDefault="00D154FC" w:rsidP="000721A6">
      <w:pPr>
        <w:pStyle w:val="Listenabsatz"/>
        <w:ind w:left="0"/>
      </w:pPr>
      <w:r w:rsidRPr="00F14AC8">
        <w:t xml:space="preserve">Die </w:t>
      </w:r>
      <w:r w:rsidR="00A511F7" w:rsidRPr="00F14AC8">
        <w:t>Zeilen</w:t>
      </w:r>
      <w:r w:rsidRPr="00F14AC8">
        <w:t xml:space="preserve"> </w:t>
      </w:r>
      <w:r w:rsidR="002A7C4A" w:rsidRPr="00F14AC8">
        <w:t>„</w:t>
      </w:r>
      <w:r w:rsidRPr="00F14AC8">
        <w:t xml:space="preserve">FMEA </w:t>
      </w:r>
      <w:r w:rsidR="002A7C4A" w:rsidRPr="00F14AC8">
        <w:t xml:space="preserve">aktualisieren“ </w:t>
      </w:r>
      <w:r w:rsidRPr="00F14AC8">
        <w:t xml:space="preserve">und </w:t>
      </w:r>
      <w:r w:rsidR="002A7C4A" w:rsidRPr="00F14AC8">
        <w:t>„</w:t>
      </w:r>
      <w:r w:rsidRPr="00F14AC8">
        <w:t xml:space="preserve">Produktionslenkungsplan </w:t>
      </w:r>
      <w:r w:rsidR="002A7C4A" w:rsidRPr="00F14AC8">
        <w:t xml:space="preserve">aktualisieren“ </w:t>
      </w:r>
    </w:p>
    <w:p w14:paraId="0621B2F0" w14:textId="0CE53342" w:rsidR="00D154FC" w:rsidRPr="00F14AC8" w:rsidRDefault="000721A6" w:rsidP="000721A6">
      <w:pPr>
        <w:pStyle w:val="Listenabsatz"/>
        <w:ind w:left="0"/>
      </w:pPr>
      <w:r w:rsidRPr="00F14AC8">
        <w:t>(Kenner, Label, Bearbeiter und Erledigungsdatum) ersetzen durch:</w:t>
      </w:r>
    </w:p>
    <w:p w14:paraId="3206256B" w14:textId="77777777" w:rsidR="00D154FC" w:rsidRPr="00F14AC8" w:rsidRDefault="00D154FC" w:rsidP="00BD16E9"/>
    <w:p w14:paraId="6E83248D" w14:textId="14497B9B" w:rsidR="00BD16E9" w:rsidRPr="00F14AC8" w:rsidRDefault="00BD16E9" w:rsidP="00BD16E9">
      <w:r w:rsidRPr="00F14AC8">
        <w:t xml:space="preserve">Neuer Kenner „Aktualisierung AAPA“, </w:t>
      </w:r>
      <w:r w:rsidR="00A83CE0" w:rsidRPr="00F14AC8">
        <w:t xml:space="preserve">Label, </w:t>
      </w:r>
      <w:r w:rsidRPr="00F14AC8">
        <w:t>Bearbeiter und Erledigungsdatum</w:t>
      </w:r>
    </w:p>
    <w:p w14:paraId="4C525BFB" w14:textId="68A0CB1A" w:rsidR="00540893" w:rsidRPr="00F14AC8" w:rsidRDefault="00540893" w:rsidP="00BD16E9">
      <w:r w:rsidRPr="00F14AC8">
        <w:tab/>
        <w:t>(</w:t>
      </w:r>
      <w:r w:rsidR="002A4CE0" w:rsidRPr="00F14AC8">
        <w:t>„</w:t>
      </w:r>
      <w:r w:rsidRPr="00F14AC8">
        <w:rPr>
          <w:b/>
          <w:bCs/>
        </w:rPr>
        <w:t>yaktaapa</w:t>
      </w:r>
      <w:r w:rsidR="002A4CE0" w:rsidRPr="00F14AC8">
        <w:t>“</w:t>
      </w:r>
      <w:r w:rsidRPr="00F14AC8">
        <w:t xml:space="preserve">, </w:t>
      </w:r>
      <w:r w:rsidR="002A4CE0" w:rsidRPr="00F14AC8">
        <w:t>„</w:t>
      </w:r>
      <w:r w:rsidRPr="00F14AC8">
        <w:rPr>
          <w:b/>
          <w:bCs/>
        </w:rPr>
        <w:t>yakt</w:t>
      </w:r>
      <w:r w:rsidR="002A4CE0" w:rsidRPr="00F14AC8">
        <w:rPr>
          <w:b/>
          <w:bCs/>
        </w:rPr>
        <w:t>aapamit</w:t>
      </w:r>
      <w:r w:rsidR="002A4CE0" w:rsidRPr="00F14AC8">
        <w:t>“, „</w:t>
      </w:r>
      <w:r w:rsidR="002A4CE0" w:rsidRPr="00F14AC8">
        <w:rPr>
          <w:b/>
          <w:bCs/>
        </w:rPr>
        <w:t>yaktaapadat</w:t>
      </w:r>
      <w:r w:rsidR="002A4CE0" w:rsidRPr="00F14AC8">
        <w:t>“)</w:t>
      </w:r>
    </w:p>
    <w:p w14:paraId="381E2E62" w14:textId="19759BAC" w:rsidR="00BD16E9" w:rsidRPr="00F14AC8" w:rsidRDefault="00BD16E9" w:rsidP="00BD16E9">
      <w:r w:rsidRPr="00F14AC8">
        <w:t xml:space="preserve">Neuer Kenner „Änderung Vorrichtung“, </w:t>
      </w:r>
      <w:r w:rsidR="00A83CE0" w:rsidRPr="00F14AC8">
        <w:t xml:space="preserve">Label, </w:t>
      </w:r>
      <w:r w:rsidRPr="00F14AC8">
        <w:t>Bearbeiter und Erledigungsdatum</w:t>
      </w:r>
    </w:p>
    <w:p w14:paraId="78E6347F" w14:textId="2137C850" w:rsidR="00BD16E9" w:rsidRPr="00F14AC8" w:rsidRDefault="002A4CE0" w:rsidP="00BD16E9">
      <w:pPr>
        <w:pStyle w:val="Listenabsatz"/>
        <w:ind w:left="0"/>
      </w:pPr>
      <w:r w:rsidRPr="00F14AC8">
        <w:tab/>
        <w:t>(„</w:t>
      </w:r>
      <w:r w:rsidRPr="00F14AC8">
        <w:rPr>
          <w:b/>
          <w:bCs/>
        </w:rPr>
        <w:t>yaktvorricht</w:t>
      </w:r>
      <w:r w:rsidRPr="00F14AC8">
        <w:t>“, „</w:t>
      </w:r>
      <w:r w:rsidRPr="00F14AC8">
        <w:rPr>
          <w:b/>
          <w:bCs/>
        </w:rPr>
        <w:t>yaktvorrichtmit</w:t>
      </w:r>
      <w:r w:rsidRPr="00F14AC8">
        <w:t>“, „</w:t>
      </w:r>
      <w:r w:rsidRPr="00F14AC8">
        <w:rPr>
          <w:b/>
          <w:bCs/>
        </w:rPr>
        <w:t>yaktvorrichtdat</w:t>
      </w:r>
      <w:r w:rsidRPr="00F14AC8">
        <w:t>“)</w:t>
      </w:r>
    </w:p>
    <w:p w14:paraId="336A06F0" w14:textId="77777777" w:rsidR="002A4CE0" w:rsidRPr="00F14AC8" w:rsidRDefault="002A4CE0" w:rsidP="00BD16E9">
      <w:pPr>
        <w:pStyle w:val="Listenabsatz"/>
        <w:ind w:left="0"/>
      </w:pPr>
    </w:p>
    <w:p w14:paraId="109B1D55" w14:textId="11963622" w:rsidR="00A511F7" w:rsidRPr="00F14AC8" w:rsidRDefault="00A511F7" w:rsidP="00A511F7">
      <w:pPr>
        <w:rPr>
          <w:u w:val="single"/>
        </w:rPr>
      </w:pPr>
      <w:r w:rsidRPr="00F14AC8">
        <w:rPr>
          <w:u w:val="single"/>
        </w:rPr>
        <w:t>Punkt 2</w:t>
      </w:r>
    </w:p>
    <w:p w14:paraId="13F2976C" w14:textId="77777777" w:rsidR="00A511F7" w:rsidRPr="00F14AC8" w:rsidRDefault="00A511F7" w:rsidP="00A511F7"/>
    <w:p w14:paraId="48DA0334" w14:textId="6D4F5F15" w:rsidR="00BD16E9" w:rsidRPr="00F14AC8" w:rsidRDefault="00BD16E9" w:rsidP="00BD16E9">
      <w:pPr>
        <w:pStyle w:val="Listenabsatz"/>
        <w:ind w:left="0"/>
      </w:pPr>
      <w:r w:rsidRPr="00F14AC8">
        <w:t>Zusätzliche Felder für alle 4 Kenner Button zur Erstellung einer Aufgabe Verweis auf Aufgabe</w:t>
      </w:r>
      <w:r w:rsidR="00A83CE0" w:rsidRPr="00F14AC8">
        <w:t>.</w:t>
      </w:r>
    </w:p>
    <w:p w14:paraId="40F354CF" w14:textId="77777777" w:rsidR="0074453E" w:rsidRPr="00F14AC8" w:rsidRDefault="0074453E" w:rsidP="00BD16E9">
      <w:pPr>
        <w:pStyle w:val="Listenabsatz"/>
        <w:ind w:left="0"/>
      </w:pPr>
    </w:p>
    <w:p w14:paraId="1FACCB34" w14:textId="55DBCD92" w:rsidR="00A83CE0" w:rsidRPr="00F14AC8" w:rsidRDefault="0074453E" w:rsidP="00BD16E9">
      <w:pPr>
        <w:pStyle w:val="Listenabsatz"/>
        <w:ind w:left="0"/>
      </w:pPr>
      <w:r w:rsidRPr="00F14AC8">
        <w:tab/>
        <w:t>Aufgabe erstellen</w:t>
      </w:r>
      <w:r w:rsidRPr="00F14AC8">
        <w:tab/>
        <w:t>Aufgabe</w:t>
      </w:r>
    </w:p>
    <w:p w14:paraId="01BAE651" w14:textId="0886D993" w:rsidR="00BC0145" w:rsidRPr="00F14AC8" w:rsidRDefault="000E1D7F" w:rsidP="00BC0145">
      <w:pPr>
        <w:pStyle w:val="Listenabsatz"/>
      </w:pPr>
      <w:r w:rsidRPr="00F14AC8">
        <w:t>y</w:t>
      </w:r>
      <w:r w:rsidR="005A22F0" w:rsidRPr="00F14AC8">
        <w:t>buaufaapa</w:t>
      </w:r>
      <w:r w:rsidR="00BC0145" w:rsidRPr="00F14AC8">
        <w:tab/>
      </w:r>
      <w:r w:rsidR="00BC0145" w:rsidRPr="00F14AC8">
        <w:tab/>
        <w:t>ypaufaapa</w:t>
      </w:r>
    </w:p>
    <w:p w14:paraId="5C565D25" w14:textId="4688D062" w:rsidR="00BC0145" w:rsidRPr="00F14AC8" w:rsidRDefault="000E1D7F" w:rsidP="00BC0145">
      <w:pPr>
        <w:pStyle w:val="Listenabsatz"/>
      </w:pPr>
      <w:r w:rsidRPr="00F14AC8">
        <w:t>y</w:t>
      </w:r>
      <w:r w:rsidR="005A22F0" w:rsidRPr="00F14AC8">
        <w:t>buaufvorricht</w:t>
      </w:r>
      <w:r w:rsidR="00BC0145" w:rsidRPr="00F14AC8">
        <w:tab/>
        <w:t>ypaufvorricht</w:t>
      </w:r>
    </w:p>
    <w:p w14:paraId="62300940" w14:textId="08374C6C" w:rsidR="00BC0145" w:rsidRPr="00F14AC8" w:rsidRDefault="00BC0145" w:rsidP="00BC0145">
      <w:pPr>
        <w:pStyle w:val="Listenabsatz"/>
        <w:ind w:left="0" w:firstLine="720"/>
      </w:pPr>
      <w:r w:rsidRPr="00F14AC8">
        <w:t>y</w:t>
      </w:r>
      <w:r w:rsidR="005A22F0" w:rsidRPr="00F14AC8">
        <w:t>buaufproz</w:t>
      </w:r>
      <w:r w:rsidRPr="00F14AC8">
        <w:tab/>
      </w:r>
      <w:r w:rsidRPr="00F14AC8">
        <w:tab/>
        <w:t>ypaufproz</w:t>
      </w:r>
    </w:p>
    <w:p w14:paraId="4B0DF49B" w14:textId="5546D002" w:rsidR="005A22F0" w:rsidRPr="00F14AC8" w:rsidRDefault="005A22F0" w:rsidP="00BC0145">
      <w:pPr>
        <w:pStyle w:val="Listenabsatz"/>
      </w:pPr>
      <w:r w:rsidRPr="00F14AC8">
        <w:lastRenderedPageBreak/>
        <w:t>ybuaufstandort</w:t>
      </w:r>
      <w:r w:rsidR="00BC0145" w:rsidRPr="00F14AC8">
        <w:tab/>
        <w:t>ypaufstandort</w:t>
      </w:r>
    </w:p>
    <w:p w14:paraId="6EB9BD13" w14:textId="77777777" w:rsidR="00BD16E9" w:rsidRPr="00F14AC8" w:rsidRDefault="00BD16E9" w:rsidP="00BD16E9">
      <w:pPr>
        <w:pStyle w:val="Listenabsatz"/>
        <w:ind w:left="0"/>
      </w:pPr>
    </w:p>
    <w:p w14:paraId="66978447" w14:textId="4D19063C" w:rsidR="00BD16E9" w:rsidRPr="00F14AC8" w:rsidRDefault="00BD16E9" w:rsidP="00BD16E9">
      <w:pPr>
        <w:pStyle w:val="Listenabsatz"/>
        <w:ind w:left="0"/>
      </w:pPr>
      <w:r w:rsidRPr="00F14AC8">
        <w:rPr>
          <w:u w:val="single"/>
        </w:rPr>
        <w:t>Button</w:t>
      </w:r>
      <w:r w:rsidRPr="00F14AC8">
        <w:t xml:space="preserve">: </w:t>
      </w:r>
    </w:p>
    <w:p w14:paraId="2AB63F89" w14:textId="77777777" w:rsidR="00095C02" w:rsidRPr="00F14AC8" w:rsidRDefault="00095C02" w:rsidP="00BD16E9">
      <w:pPr>
        <w:pStyle w:val="Listenabsatz"/>
        <w:ind w:left="0"/>
      </w:pPr>
    </w:p>
    <w:tbl>
      <w:tblPr>
        <w:tblStyle w:val="Tabellenraster"/>
        <w:tblW w:w="0" w:type="auto"/>
        <w:tblLook w:val="04A0" w:firstRow="1" w:lastRow="0" w:firstColumn="1" w:lastColumn="0" w:noHBand="0" w:noVBand="1"/>
      </w:tblPr>
      <w:tblGrid>
        <w:gridCol w:w="1555"/>
        <w:gridCol w:w="7495"/>
      </w:tblGrid>
      <w:tr w:rsidR="00095C02" w:rsidRPr="00F14AC8" w14:paraId="56E79F24" w14:textId="77777777" w:rsidTr="00D16466">
        <w:tc>
          <w:tcPr>
            <w:tcW w:w="1555" w:type="dxa"/>
          </w:tcPr>
          <w:p w14:paraId="14DD3E9E" w14:textId="77777777" w:rsidR="00095C02" w:rsidRPr="00F14AC8" w:rsidRDefault="00095C02" w:rsidP="00D16466">
            <w:r w:rsidRPr="00F14AC8">
              <w:t>Maske</w:t>
            </w:r>
          </w:p>
        </w:tc>
        <w:tc>
          <w:tcPr>
            <w:tcW w:w="7495" w:type="dxa"/>
          </w:tcPr>
          <w:p w14:paraId="06B7DEB6" w14:textId="77777777" w:rsidR="00095C02" w:rsidRPr="00F14AC8" w:rsidRDefault="00095C02" w:rsidP="00D16466">
            <w:r w:rsidRPr="00F14AC8">
              <w:t>QM-Reklamation, 508</w:t>
            </w:r>
          </w:p>
        </w:tc>
      </w:tr>
      <w:tr w:rsidR="00095C02" w:rsidRPr="00F14AC8" w14:paraId="13E0385B" w14:textId="77777777" w:rsidTr="00D16466">
        <w:tc>
          <w:tcPr>
            <w:tcW w:w="1555" w:type="dxa"/>
          </w:tcPr>
          <w:p w14:paraId="0ED11CAB" w14:textId="77777777" w:rsidR="00095C02" w:rsidRPr="00F14AC8" w:rsidRDefault="00095C02" w:rsidP="00D16466">
            <w:r w:rsidRPr="00F14AC8">
              <w:t>Modus</w:t>
            </w:r>
          </w:p>
        </w:tc>
        <w:tc>
          <w:tcPr>
            <w:tcW w:w="7495" w:type="dxa"/>
          </w:tcPr>
          <w:p w14:paraId="074597E1" w14:textId="77777777" w:rsidR="00095C02" w:rsidRPr="00F14AC8" w:rsidRDefault="00095C02" w:rsidP="00D16466">
            <w:r w:rsidRPr="00F14AC8">
              <w:t>Neu</w:t>
            </w:r>
          </w:p>
        </w:tc>
      </w:tr>
      <w:tr w:rsidR="00095C02" w:rsidRPr="00F14AC8" w14:paraId="01989D2B" w14:textId="77777777" w:rsidTr="00D16466">
        <w:tc>
          <w:tcPr>
            <w:tcW w:w="1555" w:type="dxa"/>
          </w:tcPr>
          <w:p w14:paraId="1BDEB595" w14:textId="77777777" w:rsidR="00095C02" w:rsidRPr="00F14AC8" w:rsidRDefault="00095C02" w:rsidP="00D16466">
            <w:r w:rsidRPr="00F14AC8">
              <w:t>Event</w:t>
            </w:r>
          </w:p>
        </w:tc>
        <w:tc>
          <w:tcPr>
            <w:tcW w:w="7495" w:type="dxa"/>
          </w:tcPr>
          <w:p w14:paraId="49E8C349" w14:textId="55E5B5C2" w:rsidR="00095C02" w:rsidRPr="00F14AC8" w:rsidRDefault="00095C02" w:rsidP="00D16466">
            <w:r w:rsidRPr="00F14AC8">
              <w:t>Button_Nach, „ybuaufaapa</w:t>
            </w:r>
            <w:r w:rsidRPr="00F14AC8">
              <w:rPr>
                <w:bCs/>
              </w:rPr>
              <w:t>“ oder „</w:t>
            </w:r>
            <w:r w:rsidRPr="00F14AC8">
              <w:t>ybuaufvorricht</w:t>
            </w:r>
            <w:r w:rsidRPr="00F14AC8">
              <w:rPr>
                <w:bCs/>
              </w:rPr>
              <w:t>“ oder „</w:t>
            </w:r>
            <w:r w:rsidRPr="00F14AC8">
              <w:t>ybuaufproz</w:t>
            </w:r>
            <w:r w:rsidRPr="00F14AC8">
              <w:rPr>
                <w:bCs/>
              </w:rPr>
              <w:t>“ oder „</w:t>
            </w:r>
            <w:r w:rsidRPr="00F14AC8">
              <w:t>ybuaufstandort</w:t>
            </w:r>
            <w:r w:rsidRPr="00F14AC8">
              <w:rPr>
                <w:bCs/>
              </w:rPr>
              <w:t>“</w:t>
            </w:r>
          </w:p>
        </w:tc>
      </w:tr>
      <w:tr w:rsidR="00095C02" w:rsidRPr="00F14AC8" w14:paraId="325AC282" w14:textId="77777777" w:rsidTr="00D16466">
        <w:tc>
          <w:tcPr>
            <w:tcW w:w="1555" w:type="dxa"/>
          </w:tcPr>
          <w:p w14:paraId="56D21F56" w14:textId="77777777" w:rsidR="00095C02" w:rsidRPr="00F14AC8" w:rsidRDefault="00095C02" w:rsidP="00D16466">
            <w:r w:rsidRPr="00F14AC8">
              <w:t>Bedingung</w:t>
            </w:r>
          </w:p>
        </w:tc>
        <w:tc>
          <w:tcPr>
            <w:tcW w:w="7495" w:type="dxa"/>
          </w:tcPr>
          <w:p w14:paraId="5609003B" w14:textId="687AB734" w:rsidR="00095C02" w:rsidRPr="00F14AC8" w:rsidRDefault="00095C02" w:rsidP="00D16466"/>
        </w:tc>
      </w:tr>
      <w:tr w:rsidR="00095C02" w:rsidRPr="00F14AC8" w14:paraId="09F3B1B8" w14:textId="77777777" w:rsidTr="00D16466">
        <w:tc>
          <w:tcPr>
            <w:tcW w:w="1555" w:type="dxa"/>
          </w:tcPr>
          <w:p w14:paraId="5EE4BE5B" w14:textId="77777777" w:rsidR="00095C02" w:rsidRPr="00F14AC8" w:rsidRDefault="00095C02" w:rsidP="00D16466">
            <w:r w:rsidRPr="00F14AC8">
              <w:t>Aktion</w:t>
            </w:r>
          </w:p>
        </w:tc>
        <w:tc>
          <w:tcPr>
            <w:tcW w:w="7495" w:type="dxa"/>
          </w:tcPr>
          <w:p w14:paraId="07B3709B" w14:textId="77777777" w:rsidR="00095C02" w:rsidRPr="00F14AC8" w:rsidRDefault="00095C02" w:rsidP="00D16466">
            <w:r w:rsidRPr="00F14AC8">
              <w:t>Meldung: „Abbruch! Bitte erst die Reklamation speichern!“</w:t>
            </w:r>
          </w:p>
        </w:tc>
      </w:tr>
    </w:tbl>
    <w:p w14:paraId="64F5974A" w14:textId="77777777" w:rsidR="00095C02" w:rsidRPr="00F14AC8" w:rsidRDefault="00095C02" w:rsidP="00095C02"/>
    <w:tbl>
      <w:tblPr>
        <w:tblStyle w:val="Tabellenraster"/>
        <w:tblW w:w="0" w:type="auto"/>
        <w:tblLook w:val="04A0" w:firstRow="1" w:lastRow="0" w:firstColumn="1" w:lastColumn="0" w:noHBand="0" w:noVBand="1"/>
      </w:tblPr>
      <w:tblGrid>
        <w:gridCol w:w="1555"/>
        <w:gridCol w:w="7495"/>
      </w:tblGrid>
      <w:tr w:rsidR="00095C02" w:rsidRPr="00F14AC8" w14:paraId="1D73C6F3" w14:textId="77777777" w:rsidTr="00D16466">
        <w:tc>
          <w:tcPr>
            <w:tcW w:w="1555" w:type="dxa"/>
          </w:tcPr>
          <w:p w14:paraId="3CB9DB9B" w14:textId="77777777" w:rsidR="00095C02" w:rsidRPr="00F14AC8" w:rsidRDefault="00095C02" w:rsidP="00D16466">
            <w:r w:rsidRPr="00F14AC8">
              <w:t>Maske</w:t>
            </w:r>
          </w:p>
        </w:tc>
        <w:tc>
          <w:tcPr>
            <w:tcW w:w="7495" w:type="dxa"/>
          </w:tcPr>
          <w:p w14:paraId="412AAE76" w14:textId="77777777" w:rsidR="00095C02" w:rsidRPr="00F14AC8" w:rsidRDefault="00095C02" w:rsidP="00D16466">
            <w:r w:rsidRPr="00F14AC8">
              <w:t>QM-Reklamation, 508</w:t>
            </w:r>
          </w:p>
        </w:tc>
      </w:tr>
      <w:tr w:rsidR="00095C02" w:rsidRPr="00F14AC8" w14:paraId="6C66D383" w14:textId="77777777" w:rsidTr="00D16466">
        <w:tc>
          <w:tcPr>
            <w:tcW w:w="1555" w:type="dxa"/>
          </w:tcPr>
          <w:p w14:paraId="7DA42932" w14:textId="77777777" w:rsidR="00095C02" w:rsidRPr="00F14AC8" w:rsidRDefault="00095C02" w:rsidP="00D16466">
            <w:r w:rsidRPr="00F14AC8">
              <w:t>Modus</w:t>
            </w:r>
          </w:p>
        </w:tc>
        <w:tc>
          <w:tcPr>
            <w:tcW w:w="7495" w:type="dxa"/>
          </w:tcPr>
          <w:p w14:paraId="1DCD69F6" w14:textId="77777777" w:rsidR="00095C02" w:rsidRPr="00F14AC8" w:rsidRDefault="00095C02" w:rsidP="00D16466">
            <w:r w:rsidRPr="00F14AC8">
              <w:t>Bearbeiten</w:t>
            </w:r>
          </w:p>
        </w:tc>
      </w:tr>
      <w:tr w:rsidR="00095C02" w:rsidRPr="00F14AC8" w14:paraId="4D5958DB" w14:textId="77777777" w:rsidTr="00D16466">
        <w:tc>
          <w:tcPr>
            <w:tcW w:w="1555" w:type="dxa"/>
          </w:tcPr>
          <w:p w14:paraId="3FCD3DEE" w14:textId="77777777" w:rsidR="00095C02" w:rsidRPr="00F14AC8" w:rsidRDefault="00095C02" w:rsidP="00D16466">
            <w:r w:rsidRPr="00F14AC8">
              <w:t>Event</w:t>
            </w:r>
          </w:p>
        </w:tc>
        <w:tc>
          <w:tcPr>
            <w:tcW w:w="7495" w:type="dxa"/>
          </w:tcPr>
          <w:p w14:paraId="3FCD9852" w14:textId="1A67D98C" w:rsidR="00095C02" w:rsidRPr="00F14AC8" w:rsidRDefault="00095C02" w:rsidP="00D16466">
            <w:r w:rsidRPr="00F14AC8">
              <w:t>Button_Nach, „ybuaufaapa</w:t>
            </w:r>
            <w:r w:rsidRPr="00F14AC8">
              <w:rPr>
                <w:bCs/>
              </w:rPr>
              <w:t>“ oder „</w:t>
            </w:r>
            <w:r w:rsidRPr="00F14AC8">
              <w:t>ybuaufvorricht</w:t>
            </w:r>
            <w:r w:rsidRPr="00F14AC8">
              <w:rPr>
                <w:bCs/>
              </w:rPr>
              <w:t>“ oder „</w:t>
            </w:r>
            <w:r w:rsidRPr="00F14AC8">
              <w:t>ybuaufproz</w:t>
            </w:r>
            <w:r w:rsidRPr="00F14AC8">
              <w:rPr>
                <w:bCs/>
              </w:rPr>
              <w:t>“ oder „</w:t>
            </w:r>
            <w:r w:rsidRPr="00F14AC8">
              <w:t>ybuaufstandort</w:t>
            </w:r>
            <w:r w:rsidRPr="00F14AC8">
              <w:rPr>
                <w:bCs/>
              </w:rPr>
              <w:t>“</w:t>
            </w:r>
          </w:p>
        </w:tc>
      </w:tr>
      <w:tr w:rsidR="00095C02" w:rsidRPr="00F14AC8" w14:paraId="402D363E" w14:textId="77777777" w:rsidTr="00D16466">
        <w:tc>
          <w:tcPr>
            <w:tcW w:w="1555" w:type="dxa"/>
          </w:tcPr>
          <w:p w14:paraId="77B2A5F1" w14:textId="165D9EF8" w:rsidR="00095C02" w:rsidRPr="00F14AC8" w:rsidRDefault="00095C02" w:rsidP="00D16466">
            <w:r w:rsidRPr="00F14AC8">
              <w:t>Bedingung</w:t>
            </w:r>
          </w:p>
        </w:tc>
        <w:tc>
          <w:tcPr>
            <w:tcW w:w="7495" w:type="dxa"/>
          </w:tcPr>
          <w:p w14:paraId="1A4B2FFC" w14:textId="77777777" w:rsidR="00095C02" w:rsidRPr="00F14AC8" w:rsidRDefault="00095C02" w:rsidP="00D16466">
            <w:r w:rsidRPr="00F14AC8">
              <w:t>Verweis auf Aufgabe ist leer:</w:t>
            </w:r>
          </w:p>
          <w:p w14:paraId="4304579F" w14:textId="77777777" w:rsidR="004E5CED" w:rsidRPr="00F14AC8" w:rsidRDefault="004E5CED" w:rsidP="004E5CED"/>
          <w:p w14:paraId="6A8A5E10" w14:textId="238BBDFD" w:rsidR="00095C02" w:rsidRPr="00F14AC8" w:rsidRDefault="00095C02" w:rsidP="004E5CED">
            <w:r w:rsidRPr="00F14AC8">
              <w:t>ybuaufaapa</w:t>
            </w:r>
            <w:r w:rsidRPr="00F14AC8">
              <w:tab/>
            </w:r>
            <w:r w:rsidRPr="00F14AC8">
              <w:tab/>
              <w:t>-&gt;</w:t>
            </w:r>
            <w:r w:rsidRPr="00F14AC8">
              <w:tab/>
              <w:t>ypaufaapa</w:t>
            </w:r>
            <w:r w:rsidR="004E5CED" w:rsidRPr="00F14AC8">
              <w:tab/>
            </w:r>
            <w:r w:rsidR="004E5CED" w:rsidRPr="00F14AC8">
              <w:tab/>
              <w:t>=</w:t>
            </w:r>
            <w:r w:rsidR="004E5CED" w:rsidRPr="00F14AC8">
              <w:tab/>
              <w:t>leer</w:t>
            </w:r>
          </w:p>
          <w:p w14:paraId="59476EA4" w14:textId="07D03520" w:rsidR="00095C02" w:rsidRPr="00F14AC8" w:rsidRDefault="004E5CED" w:rsidP="004E5CED">
            <w:r w:rsidRPr="00F14AC8">
              <w:t>y</w:t>
            </w:r>
            <w:r w:rsidR="00095C02" w:rsidRPr="00F14AC8">
              <w:t>buaufvorricht</w:t>
            </w:r>
            <w:r w:rsidR="00095C02" w:rsidRPr="00F14AC8">
              <w:tab/>
              <w:t>-&gt;</w:t>
            </w:r>
            <w:r w:rsidR="00095C02" w:rsidRPr="00F14AC8">
              <w:tab/>
              <w:t>ypaufvorricht</w:t>
            </w:r>
            <w:r w:rsidRPr="00F14AC8">
              <w:tab/>
            </w:r>
            <w:r w:rsidRPr="00F14AC8">
              <w:tab/>
              <w:t>=</w:t>
            </w:r>
            <w:r w:rsidRPr="00F14AC8">
              <w:tab/>
              <w:t>leer</w:t>
            </w:r>
          </w:p>
          <w:p w14:paraId="246C79D3" w14:textId="102534E6" w:rsidR="00095C02" w:rsidRPr="00F14AC8" w:rsidRDefault="00095C02" w:rsidP="004E5CED">
            <w:r w:rsidRPr="00F14AC8">
              <w:t>ybuaufproz</w:t>
            </w:r>
            <w:r w:rsidRPr="00F14AC8">
              <w:tab/>
            </w:r>
            <w:r w:rsidRPr="00F14AC8">
              <w:tab/>
              <w:t>-&gt;</w:t>
            </w:r>
            <w:r w:rsidRPr="00F14AC8">
              <w:tab/>
              <w:t>ypaufproz</w:t>
            </w:r>
            <w:r w:rsidR="004E5CED" w:rsidRPr="00F14AC8">
              <w:tab/>
            </w:r>
            <w:r w:rsidR="004E5CED" w:rsidRPr="00F14AC8">
              <w:tab/>
              <w:t>=</w:t>
            </w:r>
            <w:r w:rsidR="004E5CED" w:rsidRPr="00F14AC8">
              <w:tab/>
              <w:t>leer</w:t>
            </w:r>
          </w:p>
          <w:p w14:paraId="708A4ADF" w14:textId="3143B873" w:rsidR="00095C02" w:rsidRPr="00F14AC8" w:rsidRDefault="00095C02" w:rsidP="004E5CED">
            <w:r w:rsidRPr="00F14AC8">
              <w:t>ybuaufstandort</w:t>
            </w:r>
            <w:r w:rsidRPr="00F14AC8">
              <w:tab/>
              <w:t>-&gt;</w:t>
            </w:r>
            <w:r w:rsidRPr="00F14AC8">
              <w:tab/>
              <w:t>ypaufstandort</w:t>
            </w:r>
            <w:r w:rsidR="004E5CED" w:rsidRPr="00F14AC8">
              <w:tab/>
              <w:t>=</w:t>
            </w:r>
            <w:r w:rsidR="004E5CED" w:rsidRPr="00F14AC8">
              <w:tab/>
              <w:t>leer</w:t>
            </w:r>
          </w:p>
          <w:p w14:paraId="22770708" w14:textId="77777777" w:rsidR="00095C02" w:rsidRPr="00F14AC8" w:rsidRDefault="00095C02" w:rsidP="00D16466"/>
          <w:p w14:paraId="477AF6DB" w14:textId="77777777" w:rsidR="0060175C" w:rsidRPr="00F14AC8" w:rsidRDefault="0060175C" w:rsidP="00D16466">
            <w:r w:rsidRPr="00F14AC8">
              <w:t>Je nachdem welcher Button gedrückt wurde.</w:t>
            </w:r>
          </w:p>
          <w:p w14:paraId="1B950D55" w14:textId="75BD0240" w:rsidR="0060175C" w:rsidRPr="00F14AC8" w:rsidRDefault="0060175C" w:rsidP="00D16466"/>
        </w:tc>
      </w:tr>
      <w:tr w:rsidR="00095C02" w:rsidRPr="00F14AC8" w14:paraId="05C76276" w14:textId="77777777" w:rsidTr="00D16466">
        <w:tc>
          <w:tcPr>
            <w:tcW w:w="1555" w:type="dxa"/>
          </w:tcPr>
          <w:p w14:paraId="2186C37D" w14:textId="77777777" w:rsidR="00095C02" w:rsidRPr="00F14AC8" w:rsidRDefault="00095C02" w:rsidP="00D16466">
            <w:r w:rsidRPr="00F14AC8">
              <w:t>Aktion</w:t>
            </w:r>
          </w:p>
        </w:tc>
        <w:tc>
          <w:tcPr>
            <w:tcW w:w="7495" w:type="dxa"/>
          </w:tcPr>
          <w:p w14:paraId="51B600CD" w14:textId="77777777" w:rsidR="00095C02" w:rsidRPr="00F14AC8" w:rsidRDefault="00EC61AB" w:rsidP="00D16466">
            <w:r w:rsidRPr="00F14AC8">
              <w:t xml:space="preserve">Aufgabe im Hintergrund anlegen und in </w:t>
            </w:r>
            <w:r w:rsidR="0060175C" w:rsidRPr="00F14AC8">
              <w:t>„ypaufaapa“ oder „ypaufvorricht“ oder „ypaufproz“ oder „ypaufstandort“ eintragen. Je nachdem welcher Button gedrückt wurde.</w:t>
            </w:r>
          </w:p>
          <w:p w14:paraId="2FE43AF5" w14:textId="77777777" w:rsidR="00B407C5" w:rsidRPr="00F14AC8" w:rsidRDefault="00B407C5" w:rsidP="00D16466"/>
          <w:p w14:paraId="2D0D9FC6" w14:textId="170E0E8D" w:rsidR="00B407C5" w:rsidRPr="00F14AC8" w:rsidRDefault="00D00E57" w:rsidP="00D16466">
            <w:pPr>
              <w:rPr>
                <w:u w:val="single"/>
              </w:rPr>
            </w:pPr>
            <w:r w:rsidRPr="00F14AC8">
              <w:rPr>
                <w:u w:val="single"/>
              </w:rPr>
              <w:t xml:space="preserve">Felder in </w:t>
            </w:r>
            <w:r w:rsidR="00B407C5" w:rsidRPr="00F14AC8">
              <w:rPr>
                <w:u w:val="single"/>
              </w:rPr>
              <w:t>Aufgabe</w:t>
            </w:r>
            <w:r w:rsidRPr="00F14AC8">
              <w:rPr>
                <w:u w:val="single"/>
              </w:rPr>
              <w:t xml:space="preserve"> vorbelegen</w:t>
            </w:r>
            <w:r w:rsidR="00B407C5" w:rsidRPr="00F14AC8">
              <w:rPr>
                <w:u w:val="single"/>
              </w:rPr>
              <w:t>:</w:t>
            </w:r>
          </w:p>
          <w:p w14:paraId="53B8358E" w14:textId="77777777" w:rsidR="00B407C5" w:rsidRPr="00F14AC8" w:rsidRDefault="00B407C5" w:rsidP="00D16466"/>
          <w:p w14:paraId="35B49E36" w14:textId="77777777" w:rsidR="00B407C5" w:rsidRPr="00F14AC8" w:rsidRDefault="00B407C5" w:rsidP="00B407C5">
            <w:pPr>
              <w:pStyle w:val="Listenabsatz"/>
              <w:ind w:left="0"/>
            </w:pPr>
            <w:r w:rsidRPr="00F14AC8">
              <w:t>Ursache = QM-Reklamation, id</w:t>
            </w:r>
          </w:p>
          <w:p w14:paraId="6D2652A9" w14:textId="77777777" w:rsidR="00B407C5" w:rsidRPr="00F14AC8" w:rsidRDefault="00B407C5" w:rsidP="00B407C5">
            <w:pPr>
              <w:pStyle w:val="Listenabsatz"/>
              <w:ind w:left="0"/>
            </w:pPr>
            <w:r w:rsidRPr="00F14AC8">
              <w:t>Artikelnummer = yqmappqm8artex</w:t>
            </w:r>
          </w:p>
          <w:p w14:paraId="723DFD73" w14:textId="77777777" w:rsidR="00B407C5" w:rsidRPr="00F14AC8" w:rsidRDefault="00B407C5" w:rsidP="00B407C5">
            <w:pPr>
              <w:pStyle w:val="Listenabsatz"/>
              <w:ind w:left="0"/>
            </w:pPr>
            <w:r w:rsidRPr="00F14AC8">
              <w:t>Schlagwort = Vorbeugemaßnahme</w:t>
            </w:r>
          </w:p>
          <w:p w14:paraId="4F311FE2" w14:textId="77777777" w:rsidR="00B407C5" w:rsidRPr="00F14AC8" w:rsidRDefault="00B407C5" w:rsidP="00B407C5">
            <w:pPr>
              <w:pStyle w:val="Listenabsatz"/>
              <w:ind w:left="0"/>
            </w:pPr>
            <w:r w:rsidRPr="00F14AC8">
              <w:t>Beschreibung = Name des Kenners</w:t>
            </w:r>
          </w:p>
          <w:p w14:paraId="2AA10BBA" w14:textId="77777777" w:rsidR="00B407C5" w:rsidRPr="00F14AC8" w:rsidRDefault="00B407C5" w:rsidP="00B407C5">
            <w:pPr>
              <w:pStyle w:val="Listenabsatz"/>
              <w:ind w:left="0"/>
            </w:pPr>
            <w:r w:rsidRPr="00F14AC8">
              <w:t>Verantwortlicher = yqmappqm8lteam</w:t>
            </w:r>
          </w:p>
          <w:p w14:paraId="325A9DA6" w14:textId="77777777" w:rsidR="00B407C5" w:rsidRPr="00F14AC8" w:rsidRDefault="00B407C5" w:rsidP="00D16466"/>
          <w:p w14:paraId="70A50540" w14:textId="2CC2DE62" w:rsidR="00654E44" w:rsidRPr="00F14AC8" w:rsidRDefault="00654E44" w:rsidP="00D16466">
            <w:r w:rsidRPr="00F14AC8">
              <w:t>Aufgabe öffnen.</w:t>
            </w:r>
          </w:p>
        </w:tc>
      </w:tr>
      <w:tr w:rsidR="009F300A" w:rsidRPr="00F14AC8" w14:paraId="0C3BE668" w14:textId="77777777" w:rsidTr="00D16466">
        <w:tc>
          <w:tcPr>
            <w:tcW w:w="1555" w:type="dxa"/>
          </w:tcPr>
          <w:p w14:paraId="67D0955A" w14:textId="5B39235D" w:rsidR="009F300A" w:rsidRPr="00F14AC8" w:rsidRDefault="009F300A" w:rsidP="009F300A">
            <w:r w:rsidRPr="00F14AC8">
              <w:t>Bedingung</w:t>
            </w:r>
          </w:p>
        </w:tc>
        <w:tc>
          <w:tcPr>
            <w:tcW w:w="7495" w:type="dxa"/>
          </w:tcPr>
          <w:p w14:paraId="0594C1C4" w14:textId="18453661" w:rsidR="009F300A" w:rsidRPr="00F14AC8" w:rsidRDefault="009F300A" w:rsidP="009F300A">
            <w:r w:rsidRPr="00F14AC8">
              <w:t>Verweis auf Aufgabe ist nicht leer:</w:t>
            </w:r>
          </w:p>
          <w:p w14:paraId="36DA2D35" w14:textId="77777777" w:rsidR="009F300A" w:rsidRPr="00F14AC8" w:rsidRDefault="009F300A" w:rsidP="009F300A"/>
          <w:p w14:paraId="6B051C26" w14:textId="46C1ED57" w:rsidR="009F300A" w:rsidRPr="00F14AC8" w:rsidRDefault="009F300A" w:rsidP="009F300A">
            <w:r w:rsidRPr="00F14AC8">
              <w:t>ybuaufaapa</w:t>
            </w:r>
            <w:r w:rsidRPr="00F14AC8">
              <w:tab/>
            </w:r>
            <w:r w:rsidRPr="00F14AC8">
              <w:tab/>
              <w:t>-&gt;</w:t>
            </w:r>
            <w:r w:rsidRPr="00F14AC8">
              <w:tab/>
              <w:t>ypaufaapa</w:t>
            </w:r>
            <w:r w:rsidRPr="00F14AC8">
              <w:tab/>
            </w:r>
            <w:r w:rsidRPr="00F14AC8">
              <w:tab/>
              <w:t>&lt;&gt;</w:t>
            </w:r>
            <w:r w:rsidRPr="00F14AC8">
              <w:tab/>
              <w:t>leer</w:t>
            </w:r>
          </w:p>
          <w:p w14:paraId="3E15CC19" w14:textId="33F756F6" w:rsidR="009F300A" w:rsidRPr="00F14AC8" w:rsidRDefault="009F300A" w:rsidP="009F300A">
            <w:r w:rsidRPr="00F14AC8">
              <w:t>ybuaufvorricht</w:t>
            </w:r>
            <w:r w:rsidRPr="00F14AC8">
              <w:tab/>
              <w:t>-&gt;</w:t>
            </w:r>
            <w:r w:rsidRPr="00F14AC8">
              <w:tab/>
              <w:t>ypaufvorricht</w:t>
            </w:r>
            <w:r w:rsidRPr="00F14AC8">
              <w:tab/>
            </w:r>
            <w:r w:rsidRPr="00F14AC8">
              <w:tab/>
              <w:t>&lt;&gt;</w:t>
            </w:r>
            <w:r w:rsidRPr="00F14AC8">
              <w:tab/>
              <w:t>leer</w:t>
            </w:r>
          </w:p>
          <w:p w14:paraId="6543C34E" w14:textId="23D08162" w:rsidR="009F300A" w:rsidRPr="00F14AC8" w:rsidRDefault="009F300A" w:rsidP="009F300A">
            <w:r w:rsidRPr="00F14AC8">
              <w:t>ybuaufproz</w:t>
            </w:r>
            <w:r w:rsidRPr="00F14AC8">
              <w:tab/>
            </w:r>
            <w:r w:rsidRPr="00F14AC8">
              <w:tab/>
              <w:t>-&gt;</w:t>
            </w:r>
            <w:r w:rsidRPr="00F14AC8">
              <w:tab/>
              <w:t>ypaufproz</w:t>
            </w:r>
            <w:r w:rsidRPr="00F14AC8">
              <w:tab/>
            </w:r>
            <w:r w:rsidRPr="00F14AC8">
              <w:tab/>
              <w:t>&lt;&gt;</w:t>
            </w:r>
            <w:r w:rsidRPr="00F14AC8">
              <w:tab/>
              <w:t>leer</w:t>
            </w:r>
          </w:p>
          <w:p w14:paraId="73A87A93" w14:textId="2B06B203" w:rsidR="009F300A" w:rsidRPr="00F14AC8" w:rsidRDefault="009F300A" w:rsidP="009F300A">
            <w:r w:rsidRPr="00F14AC8">
              <w:t>ybuaufstandort</w:t>
            </w:r>
            <w:r w:rsidRPr="00F14AC8">
              <w:tab/>
              <w:t>-&gt;</w:t>
            </w:r>
            <w:r w:rsidRPr="00F14AC8">
              <w:tab/>
              <w:t>ypaufstandort</w:t>
            </w:r>
            <w:r w:rsidRPr="00F14AC8">
              <w:tab/>
              <w:t>&lt;&gt;</w:t>
            </w:r>
            <w:r w:rsidRPr="00F14AC8">
              <w:tab/>
              <w:t>leer</w:t>
            </w:r>
          </w:p>
          <w:p w14:paraId="2173412E" w14:textId="77777777" w:rsidR="009F300A" w:rsidRPr="00F14AC8" w:rsidRDefault="009F300A" w:rsidP="009F300A"/>
          <w:p w14:paraId="5D984B37" w14:textId="77777777" w:rsidR="009F300A" w:rsidRPr="00F14AC8" w:rsidRDefault="009F300A" w:rsidP="009F300A">
            <w:r w:rsidRPr="00F14AC8">
              <w:t>Je nachdem welcher Button gedrückt wurde.</w:t>
            </w:r>
          </w:p>
          <w:p w14:paraId="47FE9235" w14:textId="77777777" w:rsidR="009F300A" w:rsidRPr="00F14AC8" w:rsidRDefault="009F300A" w:rsidP="009F300A"/>
        </w:tc>
      </w:tr>
      <w:tr w:rsidR="009F300A" w:rsidRPr="00F14AC8" w14:paraId="0A64370E" w14:textId="77777777" w:rsidTr="00D16466">
        <w:tc>
          <w:tcPr>
            <w:tcW w:w="1555" w:type="dxa"/>
          </w:tcPr>
          <w:p w14:paraId="55DAC90D" w14:textId="49B1B59C" w:rsidR="009F300A" w:rsidRPr="00F14AC8" w:rsidRDefault="009F300A" w:rsidP="009F300A">
            <w:r w:rsidRPr="00F14AC8">
              <w:lastRenderedPageBreak/>
              <w:t>Aktion</w:t>
            </w:r>
          </w:p>
        </w:tc>
        <w:tc>
          <w:tcPr>
            <w:tcW w:w="7495" w:type="dxa"/>
          </w:tcPr>
          <w:p w14:paraId="455FE1BF" w14:textId="6052E399" w:rsidR="009F300A" w:rsidRPr="00F14AC8" w:rsidRDefault="009F300A" w:rsidP="009F300A">
            <w:r w:rsidRPr="00F14AC8">
              <w:t>Aufgabe öffnen.</w:t>
            </w:r>
          </w:p>
        </w:tc>
      </w:tr>
    </w:tbl>
    <w:p w14:paraId="5DBA73BA" w14:textId="77777777" w:rsidR="00BD16E9" w:rsidRPr="00F14AC8" w:rsidRDefault="00BD16E9" w:rsidP="00BD16E9">
      <w:pPr>
        <w:pStyle w:val="Listenabsatz"/>
        <w:ind w:left="0"/>
      </w:pPr>
    </w:p>
    <w:tbl>
      <w:tblPr>
        <w:tblStyle w:val="Tabellenraster"/>
        <w:tblW w:w="9085" w:type="dxa"/>
        <w:tblLook w:val="04A0" w:firstRow="1" w:lastRow="0" w:firstColumn="1" w:lastColumn="0" w:noHBand="0" w:noVBand="1"/>
      </w:tblPr>
      <w:tblGrid>
        <w:gridCol w:w="8018"/>
        <w:gridCol w:w="1067"/>
      </w:tblGrid>
      <w:tr w:rsidR="0098793F" w:rsidRPr="00F14AC8" w14:paraId="36FEE433" w14:textId="77777777" w:rsidTr="00017E9F">
        <w:tc>
          <w:tcPr>
            <w:tcW w:w="8018" w:type="dxa"/>
            <w:shd w:val="clear" w:color="auto" w:fill="DCEEA3" w:themeFill="accent6" w:themeFillTint="99"/>
          </w:tcPr>
          <w:p w14:paraId="788F0F97" w14:textId="77777777" w:rsidR="0098793F" w:rsidRPr="00F14AC8" w:rsidRDefault="0098793F" w:rsidP="00D16466">
            <w:r w:rsidRPr="00F14AC8">
              <w:t>Auswirkungen der Customization/Extension</w:t>
            </w:r>
          </w:p>
        </w:tc>
        <w:tc>
          <w:tcPr>
            <w:tcW w:w="1067" w:type="dxa"/>
            <w:shd w:val="clear" w:color="auto" w:fill="DCEEA3" w:themeFill="accent6" w:themeFillTint="99"/>
          </w:tcPr>
          <w:p w14:paraId="23560B5E" w14:textId="77777777" w:rsidR="0098793F" w:rsidRPr="00F14AC8" w:rsidRDefault="0098793F" w:rsidP="00D16466">
            <w:r w:rsidRPr="00F14AC8">
              <w:t>Antwort</w:t>
            </w:r>
          </w:p>
        </w:tc>
      </w:tr>
      <w:tr w:rsidR="0098793F" w:rsidRPr="00F14AC8" w14:paraId="0F77716C" w14:textId="77777777" w:rsidTr="00017E9F">
        <w:tc>
          <w:tcPr>
            <w:tcW w:w="8018" w:type="dxa"/>
          </w:tcPr>
          <w:p w14:paraId="6B854434" w14:textId="77777777" w:rsidR="0098793F" w:rsidRPr="00F14AC8" w:rsidRDefault="0098793F" w:rsidP="00D16466">
            <w:pPr>
              <w:rPr>
                <w:sz w:val="20"/>
                <w:szCs w:val="20"/>
              </w:rPr>
            </w:pPr>
            <w:r w:rsidRPr="00F14AC8">
              <w:rPr>
                <w:sz w:val="20"/>
                <w:szCs w:val="20"/>
              </w:rPr>
              <w:t xml:space="preserve">Keine besonderen Auswirkungen </w:t>
            </w:r>
          </w:p>
        </w:tc>
        <w:tc>
          <w:tcPr>
            <w:tcW w:w="1067" w:type="dxa"/>
          </w:tcPr>
          <w:p w14:paraId="72966A43" w14:textId="77777777" w:rsidR="0098793F" w:rsidRPr="00F14AC8" w:rsidRDefault="0098793F" w:rsidP="00D16466">
            <w:pPr>
              <w:rPr>
                <w:sz w:val="20"/>
                <w:szCs w:val="20"/>
              </w:rPr>
            </w:pPr>
            <w:r w:rsidRPr="00F14AC8">
              <w:rPr>
                <w:sz w:val="20"/>
                <w:szCs w:val="20"/>
              </w:rPr>
              <w:t>Ja/Nein</w:t>
            </w:r>
          </w:p>
        </w:tc>
      </w:tr>
      <w:tr w:rsidR="0098793F" w:rsidRPr="00F14AC8" w14:paraId="283D92CE" w14:textId="77777777" w:rsidTr="00017E9F">
        <w:tc>
          <w:tcPr>
            <w:tcW w:w="8018" w:type="dxa"/>
          </w:tcPr>
          <w:p w14:paraId="7446F10E" w14:textId="77777777" w:rsidR="0098793F" w:rsidRPr="00F14AC8" w:rsidRDefault="0098793F"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67" w:type="dxa"/>
          </w:tcPr>
          <w:p w14:paraId="609AA876" w14:textId="77777777" w:rsidR="0098793F" w:rsidRPr="00F14AC8" w:rsidRDefault="0098793F" w:rsidP="00D16466">
            <w:pPr>
              <w:rPr>
                <w:sz w:val="20"/>
                <w:szCs w:val="20"/>
              </w:rPr>
            </w:pPr>
            <w:r w:rsidRPr="00F14AC8">
              <w:rPr>
                <w:sz w:val="20"/>
                <w:szCs w:val="20"/>
              </w:rPr>
              <w:t>Ja/Nein</w:t>
            </w:r>
          </w:p>
        </w:tc>
      </w:tr>
      <w:tr w:rsidR="0098793F" w:rsidRPr="00F14AC8" w14:paraId="55F63CD0" w14:textId="77777777" w:rsidTr="00017E9F">
        <w:tc>
          <w:tcPr>
            <w:tcW w:w="8018" w:type="dxa"/>
          </w:tcPr>
          <w:p w14:paraId="5D35BDCE" w14:textId="77777777" w:rsidR="0098793F" w:rsidRPr="00F14AC8" w:rsidRDefault="0098793F"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67" w:type="dxa"/>
          </w:tcPr>
          <w:p w14:paraId="71BF60EC" w14:textId="77777777" w:rsidR="0098793F" w:rsidRPr="00F14AC8" w:rsidRDefault="0098793F" w:rsidP="00D16466">
            <w:pPr>
              <w:rPr>
                <w:sz w:val="20"/>
                <w:szCs w:val="20"/>
              </w:rPr>
            </w:pPr>
            <w:r w:rsidRPr="00F14AC8">
              <w:rPr>
                <w:sz w:val="20"/>
                <w:szCs w:val="20"/>
              </w:rPr>
              <w:t>Ja/Nein</w:t>
            </w:r>
          </w:p>
        </w:tc>
      </w:tr>
      <w:tr w:rsidR="0098793F" w:rsidRPr="00F14AC8" w14:paraId="7FB73E3E" w14:textId="77777777" w:rsidTr="00017E9F">
        <w:tc>
          <w:tcPr>
            <w:tcW w:w="8018" w:type="dxa"/>
          </w:tcPr>
          <w:p w14:paraId="6287D3CC" w14:textId="77777777" w:rsidR="0098793F" w:rsidRPr="00F14AC8" w:rsidRDefault="0098793F"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67" w:type="dxa"/>
          </w:tcPr>
          <w:p w14:paraId="0FD529F4" w14:textId="77777777" w:rsidR="0098793F" w:rsidRPr="00F14AC8" w:rsidRDefault="0098793F" w:rsidP="00D16466">
            <w:pPr>
              <w:rPr>
                <w:sz w:val="20"/>
                <w:szCs w:val="20"/>
              </w:rPr>
            </w:pPr>
            <w:r w:rsidRPr="00F14AC8">
              <w:rPr>
                <w:sz w:val="20"/>
                <w:szCs w:val="20"/>
              </w:rPr>
              <w:t>Ja/Nein</w:t>
            </w:r>
          </w:p>
        </w:tc>
      </w:tr>
      <w:tr w:rsidR="0098793F" w:rsidRPr="00F14AC8" w14:paraId="5AAAD25D" w14:textId="77777777" w:rsidTr="00017E9F">
        <w:tc>
          <w:tcPr>
            <w:tcW w:w="8018" w:type="dxa"/>
          </w:tcPr>
          <w:p w14:paraId="33DBD11A" w14:textId="77777777" w:rsidR="0098793F" w:rsidRPr="00F14AC8" w:rsidRDefault="0098793F"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67" w:type="dxa"/>
          </w:tcPr>
          <w:p w14:paraId="12F1A099" w14:textId="77777777" w:rsidR="0098793F" w:rsidRPr="00F14AC8" w:rsidRDefault="0098793F"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98793F" w:rsidRPr="00F14AC8" w14:paraId="2876FE14" w14:textId="77777777" w:rsidTr="00D16466">
        <w:trPr>
          <w:trHeight w:hRule="exact" w:val="861"/>
        </w:trPr>
        <w:tc>
          <w:tcPr>
            <w:tcW w:w="1273" w:type="dxa"/>
            <w:shd w:val="clear" w:color="auto" w:fill="D5D5D5" w:themeFill="background2"/>
            <w:tcMar>
              <w:bottom w:w="57" w:type="dxa"/>
            </w:tcMar>
          </w:tcPr>
          <w:p w14:paraId="6655303F" w14:textId="77777777" w:rsidR="0098793F" w:rsidRPr="00F14AC8" w:rsidRDefault="0098793F" w:rsidP="00D16466">
            <w:pPr>
              <w:rPr>
                <w:b/>
              </w:rPr>
            </w:pPr>
            <w:r w:rsidRPr="00F14AC8">
              <w:rPr>
                <w:b/>
              </w:rPr>
              <w:t>Priorität</w:t>
            </w:r>
          </w:p>
        </w:tc>
        <w:tc>
          <w:tcPr>
            <w:tcW w:w="2190" w:type="dxa"/>
            <w:shd w:val="clear" w:color="auto" w:fill="D5D5D5" w:themeFill="background2"/>
            <w:tcMar>
              <w:bottom w:w="57" w:type="dxa"/>
            </w:tcMar>
          </w:tcPr>
          <w:p w14:paraId="6D28C164" w14:textId="77777777" w:rsidR="0098793F" w:rsidRPr="00F14AC8" w:rsidRDefault="0098793F" w:rsidP="00D16466">
            <w:pPr>
              <w:rPr>
                <w:b/>
              </w:rPr>
            </w:pPr>
            <w:r w:rsidRPr="00F14AC8">
              <w:rPr>
                <w:b/>
              </w:rPr>
              <w:t>Realisierung</w:t>
            </w:r>
          </w:p>
        </w:tc>
        <w:tc>
          <w:tcPr>
            <w:tcW w:w="1070" w:type="dxa"/>
            <w:shd w:val="clear" w:color="auto" w:fill="D5D5D5" w:themeFill="background2"/>
            <w:tcMar>
              <w:bottom w:w="57" w:type="dxa"/>
            </w:tcMar>
          </w:tcPr>
          <w:p w14:paraId="4F9017BB" w14:textId="77777777" w:rsidR="0098793F" w:rsidRPr="00F14AC8" w:rsidRDefault="0098793F" w:rsidP="00D16466">
            <w:pPr>
              <w:rPr>
                <w:b/>
              </w:rPr>
            </w:pPr>
            <w:r w:rsidRPr="00F14AC8">
              <w:rPr>
                <w:b/>
              </w:rPr>
              <w:t>Dauer (ca./h)</w:t>
            </w:r>
          </w:p>
        </w:tc>
        <w:tc>
          <w:tcPr>
            <w:tcW w:w="1134" w:type="dxa"/>
            <w:shd w:val="clear" w:color="auto" w:fill="D5D5D5" w:themeFill="background2"/>
            <w:tcMar>
              <w:bottom w:w="57" w:type="dxa"/>
            </w:tcMar>
          </w:tcPr>
          <w:p w14:paraId="65EB4B41" w14:textId="77777777" w:rsidR="0098793F" w:rsidRPr="00F14AC8" w:rsidRDefault="0098793F"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0EB2F327" w14:textId="77777777" w:rsidR="0098793F" w:rsidRPr="00F14AC8" w:rsidRDefault="0098793F"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226E049" w14:textId="77777777" w:rsidR="0098793F" w:rsidRPr="00F14AC8" w:rsidRDefault="0098793F" w:rsidP="00D16466">
            <w:pPr>
              <w:rPr>
                <w:b/>
              </w:rPr>
            </w:pPr>
            <w:r w:rsidRPr="00F14AC8">
              <w:rPr>
                <w:b/>
              </w:rPr>
              <w:t>Bereich</w:t>
            </w:r>
          </w:p>
        </w:tc>
      </w:tr>
      <w:tr w:rsidR="0098793F" w:rsidRPr="00F14AC8" w14:paraId="6BDBE90B" w14:textId="77777777" w:rsidTr="00D16466">
        <w:trPr>
          <w:trHeight w:val="454"/>
        </w:trPr>
        <w:tc>
          <w:tcPr>
            <w:tcW w:w="1273" w:type="dxa"/>
            <w:shd w:val="clear" w:color="auto" w:fill="FFFFFF"/>
            <w:tcMar>
              <w:bottom w:w="57" w:type="dxa"/>
            </w:tcMar>
          </w:tcPr>
          <w:p w14:paraId="77FE0986" w14:textId="77777777" w:rsidR="0098793F" w:rsidRPr="00F14AC8" w:rsidRDefault="0098793F" w:rsidP="00394CD1">
            <w:pPr>
              <w:pStyle w:val="Tabelleninhalte"/>
            </w:pPr>
            <w:r w:rsidRPr="00F14AC8">
              <w:t>1</w:t>
            </w:r>
          </w:p>
        </w:tc>
        <w:tc>
          <w:tcPr>
            <w:tcW w:w="2190" w:type="dxa"/>
            <w:shd w:val="clear" w:color="auto" w:fill="FFFFFF"/>
            <w:tcMar>
              <w:bottom w:w="57" w:type="dxa"/>
            </w:tcMar>
          </w:tcPr>
          <w:p w14:paraId="67C05CBA" w14:textId="77777777" w:rsidR="0098793F" w:rsidRPr="00F14AC8" w:rsidRDefault="0098793F" w:rsidP="00394CD1">
            <w:pPr>
              <w:pStyle w:val="Tabelleninhalte"/>
            </w:pPr>
            <w:r w:rsidRPr="00F14AC8">
              <w:t>Abas</w:t>
            </w:r>
          </w:p>
        </w:tc>
        <w:tc>
          <w:tcPr>
            <w:tcW w:w="1070" w:type="dxa"/>
            <w:shd w:val="clear" w:color="auto" w:fill="FFFFFF"/>
            <w:tcMar>
              <w:bottom w:w="57" w:type="dxa"/>
            </w:tcMar>
          </w:tcPr>
          <w:p w14:paraId="59B23FEF" w14:textId="77777777" w:rsidR="0098793F" w:rsidRPr="00F14AC8" w:rsidRDefault="0098793F" w:rsidP="00394CD1">
            <w:pPr>
              <w:pStyle w:val="Tabelleninhalte"/>
            </w:pPr>
            <w:r w:rsidRPr="00F14AC8">
              <w:t>0,00</w:t>
            </w:r>
          </w:p>
        </w:tc>
        <w:tc>
          <w:tcPr>
            <w:tcW w:w="1134" w:type="dxa"/>
            <w:shd w:val="clear" w:color="auto" w:fill="FFFFFF"/>
            <w:tcMar>
              <w:bottom w:w="57" w:type="dxa"/>
            </w:tcMar>
          </w:tcPr>
          <w:p w14:paraId="264B9109" w14:textId="77777777" w:rsidR="0098793F" w:rsidRPr="00F14AC8" w:rsidRDefault="0098793F" w:rsidP="00394CD1">
            <w:pPr>
              <w:pStyle w:val="Tabelleninhalte"/>
            </w:pPr>
            <w:r w:rsidRPr="00F14AC8">
              <w:t>0,00</w:t>
            </w:r>
          </w:p>
        </w:tc>
        <w:tc>
          <w:tcPr>
            <w:tcW w:w="1134" w:type="dxa"/>
            <w:shd w:val="clear" w:color="auto" w:fill="FFFFFF"/>
            <w:tcMar>
              <w:bottom w:w="57" w:type="dxa"/>
            </w:tcMar>
          </w:tcPr>
          <w:p w14:paraId="3C07DE9C" w14:textId="77777777" w:rsidR="0098793F" w:rsidRPr="00F14AC8" w:rsidRDefault="0098793F" w:rsidP="00394CD1">
            <w:pPr>
              <w:pStyle w:val="Tabelleninhalte"/>
            </w:pPr>
            <w:r w:rsidRPr="00F14AC8">
              <w:t>0,00</w:t>
            </w:r>
          </w:p>
        </w:tc>
        <w:tc>
          <w:tcPr>
            <w:tcW w:w="2271" w:type="dxa"/>
            <w:shd w:val="clear" w:color="auto" w:fill="FFFFFF"/>
            <w:tcMar>
              <w:bottom w:w="57" w:type="dxa"/>
            </w:tcMar>
          </w:tcPr>
          <w:p w14:paraId="14F3E66F" w14:textId="77777777" w:rsidR="0098793F" w:rsidRPr="00F14AC8" w:rsidRDefault="0098793F" w:rsidP="00394CD1">
            <w:pPr>
              <w:pStyle w:val="Tabelleninhalte"/>
            </w:pPr>
            <w:r w:rsidRPr="00F14AC8">
              <w:t>Admin</w:t>
            </w:r>
          </w:p>
        </w:tc>
      </w:tr>
    </w:tbl>
    <w:p w14:paraId="7B2C964D" w14:textId="77777777" w:rsidR="0098793F" w:rsidRPr="00F14AC8" w:rsidRDefault="0098793F" w:rsidP="00BD16E9">
      <w:pPr>
        <w:pStyle w:val="Listenabsatz"/>
        <w:ind w:left="0"/>
      </w:pPr>
    </w:p>
    <w:p w14:paraId="3942668F" w14:textId="2FAA3530" w:rsidR="00BD16E9" w:rsidRPr="00F14AC8" w:rsidRDefault="00BD16E9" w:rsidP="00017E9F">
      <w:pPr>
        <w:pStyle w:val="berschrift3"/>
      </w:pPr>
      <w:bookmarkStart w:id="1562" w:name="_Toc228444481"/>
      <w:bookmarkStart w:id="1563" w:name="AP038"/>
      <w:r w:rsidRPr="00F14AC8">
        <w:t>Maske Aufgabe</w:t>
      </w:r>
      <w:bookmarkEnd w:id="1562"/>
    </w:p>
    <w:bookmarkEnd w:id="1563"/>
    <w:p w14:paraId="43655DBC" w14:textId="77777777" w:rsidR="00BD16E9" w:rsidRPr="00F14AC8" w:rsidRDefault="00BD16E9" w:rsidP="00BD16E9"/>
    <w:p w14:paraId="052CBA44" w14:textId="77777777" w:rsidR="0071559F" w:rsidRPr="00F14AC8" w:rsidRDefault="00BD16E9" w:rsidP="001A1922">
      <w:r w:rsidRPr="00F14AC8">
        <w:t>Wenn in eine</w:t>
      </w:r>
      <w:r w:rsidR="00017E9F" w:rsidRPr="00F14AC8">
        <w:t>r</w:t>
      </w:r>
      <w:r w:rsidRPr="00F14AC8">
        <w:t xml:space="preserve"> Aufgabe</w:t>
      </w:r>
      <w:r w:rsidR="001A1922" w:rsidRPr="00F14AC8">
        <w:t xml:space="preserve">, die einer QM-Reklamation zugeordnet ist, </w:t>
      </w:r>
      <w:r w:rsidRPr="00F14AC8">
        <w:t xml:space="preserve">das </w:t>
      </w:r>
      <w:r w:rsidR="00462814" w:rsidRPr="00F14AC8">
        <w:t>Abschlussd</w:t>
      </w:r>
      <w:r w:rsidRPr="00F14AC8">
        <w:t>atum gesetzt wird, soll dieses in die QM-Reklamation zurückgeschrieben werden.</w:t>
      </w:r>
    </w:p>
    <w:p w14:paraId="6AFA1B85" w14:textId="15E0B553" w:rsidR="001A1922" w:rsidRPr="00F14AC8" w:rsidRDefault="0071559F" w:rsidP="001A1922">
      <w:pPr>
        <w:rPr>
          <w:b/>
          <w:bCs/>
          <w:color w:val="002060"/>
        </w:rPr>
      </w:pPr>
      <w:r w:rsidRPr="00F14AC8">
        <w:t>Es gibt mehrere Stellen in der QM-Reklamation, an der Aufgaben stehen können.</w:t>
      </w:r>
      <w:r w:rsidR="00BD16E9" w:rsidRPr="00F14AC8">
        <w:br/>
      </w:r>
    </w:p>
    <w:p w14:paraId="4987B02E" w14:textId="69332AB4" w:rsidR="001A1922" w:rsidRPr="00F14AC8" w:rsidRDefault="001A1922" w:rsidP="001A1922">
      <w:pPr>
        <w:rPr>
          <w:b/>
          <w:bCs/>
          <w:color w:val="002060"/>
        </w:rPr>
      </w:pPr>
      <w:r w:rsidRPr="00F14AC8">
        <w:rPr>
          <w:b/>
          <w:bCs/>
          <w:color w:val="002060"/>
        </w:rPr>
        <w:t>Umsetzung ABAS</w:t>
      </w:r>
    </w:p>
    <w:p w14:paraId="19BB94B9" w14:textId="77777777" w:rsidR="001A1922" w:rsidRPr="00F14AC8" w:rsidRDefault="001A1922" w:rsidP="001A1922"/>
    <w:tbl>
      <w:tblPr>
        <w:tblStyle w:val="Tabellenraster"/>
        <w:tblW w:w="0" w:type="auto"/>
        <w:tblLook w:val="04A0" w:firstRow="1" w:lastRow="0" w:firstColumn="1" w:lastColumn="0" w:noHBand="0" w:noVBand="1"/>
      </w:tblPr>
      <w:tblGrid>
        <w:gridCol w:w="1555"/>
        <w:gridCol w:w="7495"/>
      </w:tblGrid>
      <w:tr w:rsidR="00833897" w:rsidRPr="00F14AC8" w14:paraId="5D136FAC" w14:textId="77777777" w:rsidTr="00D40DFE">
        <w:tc>
          <w:tcPr>
            <w:tcW w:w="1555" w:type="dxa"/>
          </w:tcPr>
          <w:p w14:paraId="3C9B6FC3" w14:textId="77777777" w:rsidR="00833897" w:rsidRPr="00F14AC8" w:rsidRDefault="00833897" w:rsidP="00D40DFE">
            <w:r w:rsidRPr="00F14AC8">
              <w:t>Maske</w:t>
            </w:r>
          </w:p>
        </w:tc>
        <w:tc>
          <w:tcPr>
            <w:tcW w:w="7495" w:type="dxa"/>
          </w:tcPr>
          <w:p w14:paraId="321B5187" w14:textId="4DD40769" w:rsidR="00833897" w:rsidRPr="00F14AC8" w:rsidRDefault="00833897" w:rsidP="00D40DFE">
            <w:r w:rsidRPr="00F14AC8">
              <w:t>Aufgabe, 7</w:t>
            </w:r>
            <w:r w:rsidR="001F2AA9" w:rsidRPr="00F14AC8">
              <w:t>42</w:t>
            </w:r>
          </w:p>
        </w:tc>
      </w:tr>
      <w:tr w:rsidR="00833897" w:rsidRPr="00F14AC8" w14:paraId="68DD33BD" w14:textId="77777777" w:rsidTr="00D40DFE">
        <w:tc>
          <w:tcPr>
            <w:tcW w:w="1555" w:type="dxa"/>
          </w:tcPr>
          <w:p w14:paraId="4DB00C33" w14:textId="77777777" w:rsidR="00833897" w:rsidRPr="00F14AC8" w:rsidRDefault="00833897" w:rsidP="00D40DFE">
            <w:r w:rsidRPr="00F14AC8">
              <w:t>Modus</w:t>
            </w:r>
          </w:p>
        </w:tc>
        <w:tc>
          <w:tcPr>
            <w:tcW w:w="7495" w:type="dxa"/>
          </w:tcPr>
          <w:p w14:paraId="75D0DDE3" w14:textId="405694B6" w:rsidR="00833897" w:rsidRPr="00F14AC8" w:rsidRDefault="001F2AA9" w:rsidP="00D40DFE">
            <w:r w:rsidRPr="00F14AC8">
              <w:t xml:space="preserve">Neu, </w:t>
            </w:r>
            <w:r w:rsidR="00833897" w:rsidRPr="00F14AC8">
              <w:t>Bearbeiten</w:t>
            </w:r>
          </w:p>
        </w:tc>
      </w:tr>
      <w:tr w:rsidR="00833897" w:rsidRPr="00F14AC8" w14:paraId="48405BAC" w14:textId="77777777" w:rsidTr="00D40DFE">
        <w:tc>
          <w:tcPr>
            <w:tcW w:w="1555" w:type="dxa"/>
          </w:tcPr>
          <w:p w14:paraId="0916D79E" w14:textId="77777777" w:rsidR="00833897" w:rsidRPr="00F14AC8" w:rsidRDefault="00833897" w:rsidP="00D40DFE">
            <w:r w:rsidRPr="00F14AC8">
              <w:t>Event</w:t>
            </w:r>
          </w:p>
        </w:tc>
        <w:tc>
          <w:tcPr>
            <w:tcW w:w="7495" w:type="dxa"/>
          </w:tcPr>
          <w:p w14:paraId="4C5A88D6" w14:textId="6F1DDD20" w:rsidR="00833897" w:rsidRPr="00F14AC8" w:rsidRDefault="00833897" w:rsidP="00D40DFE">
            <w:r w:rsidRPr="00F14AC8">
              <w:t>Screen_</w:t>
            </w:r>
            <w:r w:rsidR="0075298E" w:rsidRPr="00F14AC8">
              <w:t>Exit</w:t>
            </w:r>
            <w:r w:rsidR="00C14CAC" w:rsidRPr="00F14AC8">
              <w:t xml:space="preserve"> oder Validation</w:t>
            </w:r>
          </w:p>
        </w:tc>
      </w:tr>
      <w:tr w:rsidR="00833897" w:rsidRPr="00F14AC8" w14:paraId="44BC1B69" w14:textId="77777777" w:rsidTr="00D40DFE">
        <w:tc>
          <w:tcPr>
            <w:tcW w:w="1555" w:type="dxa"/>
          </w:tcPr>
          <w:p w14:paraId="6809BED5" w14:textId="77777777" w:rsidR="00833897" w:rsidRPr="00F14AC8" w:rsidRDefault="00833897" w:rsidP="00D40DFE">
            <w:r w:rsidRPr="00F14AC8">
              <w:t>Bedingung</w:t>
            </w:r>
          </w:p>
        </w:tc>
        <w:tc>
          <w:tcPr>
            <w:tcW w:w="7495" w:type="dxa"/>
          </w:tcPr>
          <w:p w14:paraId="6D4FC0C1" w14:textId="77B722CF" w:rsidR="00C14CAC" w:rsidRPr="00F14AC8" w:rsidRDefault="00C14CAC" w:rsidP="00D40DFE">
            <w:pPr>
              <w:rPr>
                <w:b/>
              </w:rPr>
            </w:pPr>
            <w:r w:rsidRPr="00F14AC8">
              <w:rPr>
                <w:b/>
              </w:rPr>
              <w:t>„ursache</w:t>
            </w:r>
            <w:r w:rsidR="00D81FC0" w:rsidRPr="00F14AC8">
              <w:rPr>
                <w:b/>
              </w:rPr>
              <w:t>^dnr</w:t>
            </w:r>
            <w:r w:rsidRPr="00F14AC8">
              <w:rPr>
                <w:b/>
              </w:rPr>
              <w:t>“</w:t>
            </w:r>
            <w:r w:rsidR="00D81FC0" w:rsidRPr="00F14AC8">
              <w:rPr>
                <w:b/>
              </w:rPr>
              <w:t xml:space="preserve"> </w:t>
            </w:r>
            <w:r w:rsidR="00D81FC0" w:rsidRPr="00F14AC8">
              <w:t>= 71</w:t>
            </w:r>
          </w:p>
          <w:p w14:paraId="40CB2205" w14:textId="42B9CF3A" w:rsidR="00833897" w:rsidRPr="00F14AC8" w:rsidRDefault="00833897" w:rsidP="00D40DFE">
            <w:pPr>
              <w:rPr>
                <w:bCs/>
              </w:rPr>
            </w:pPr>
            <w:r w:rsidRPr="00F14AC8">
              <w:rPr>
                <w:b/>
              </w:rPr>
              <w:t>„</w:t>
            </w:r>
            <w:r w:rsidR="0075298E" w:rsidRPr="00F14AC8">
              <w:rPr>
                <w:b/>
                <w:bCs/>
              </w:rPr>
              <w:t>enddatum</w:t>
            </w:r>
            <w:r w:rsidRPr="00F14AC8">
              <w:rPr>
                <w:b/>
                <w:bCs/>
              </w:rPr>
              <w:t xml:space="preserve">“ </w:t>
            </w:r>
            <w:r w:rsidR="0075298E" w:rsidRPr="00F14AC8">
              <w:rPr>
                <w:bCs/>
              </w:rPr>
              <w:t>gefüllt</w:t>
            </w:r>
          </w:p>
          <w:p w14:paraId="58EADA0D" w14:textId="4B1BA717" w:rsidR="00C14CAC" w:rsidRPr="00F14AC8" w:rsidRDefault="00C14CAC" w:rsidP="00D40DFE">
            <w:pPr>
              <w:rPr>
                <w:bCs/>
              </w:rPr>
            </w:pPr>
            <w:r w:rsidRPr="00F14AC8">
              <w:rPr>
                <w:bCs/>
              </w:rPr>
              <w:t>F|oldvalue(„</w:t>
            </w:r>
            <w:r w:rsidRPr="00F14AC8">
              <w:rPr>
                <w:b/>
                <w:bCs/>
              </w:rPr>
              <w:t>enddatum</w:t>
            </w:r>
            <w:r w:rsidRPr="00F14AC8">
              <w:rPr>
                <w:bCs/>
              </w:rPr>
              <w:t>“) leer</w:t>
            </w:r>
          </w:p>
        </w:tc>
      </w:tr>
    </w:tbl>
    <w:p w14:paraId="0317A180" w14:textId="77777777" w:rsidR="00833897" w:rsidRPr="00F14AC8" w:rsidRDefault="00833897" w:rsidP="001A1922"/>
    <w:p w14:paraId="6C34EF47" w14:textId="27222E17" w:rsidR="007B3CC5" w:rsidRPr="00F14AC8" w:rsidRDefault="008C7E0E" w:rsidP="001A1922">
      <w:r w:rsidRPr="00F14AC8">
        <w:t xml:space="preserve">QM-Reklamation </w:t>
      </w:r>
      <w:r w:rsidR="00D81FC0" w:rsidRPr="00F14AC8">
        <w:t xml:space="preserve">(in Ursache) </w:t>
      </w:r>
      <w:r w:rsidRPr="00F14AC8">
        <w:t xml:space="preserve">im Bearbeitenmodus öffnen und die </w:t>
      </w:r>
      <w:r w:rsidR="0008285B" w:rsidRPr="00F14AC8">
        <w:t xml:space="preserve">Tabellenzeilen </w:t>
      </w:r>
      <w:r w:rsidR="001A1922" w:rsidRPr="00F14AC8">
        <w:t xml:space="preserve">durchlaufen: </w:t>
      </w:r>
    </w:p>
    <w:p w14:paraId="4CF0098F" w14:textId="77777777" w:rsidR="007B3CC5" w:rsidRPr="00F14AC8" w:rsidRDefault="007B3CC5" w:rsidP="001A1922"/>
    <w:p w14:paraId="6580F951" w14:textId="39892060" w:rsidR="007B3CC5" w:rsidRPr="00F14AC8" w:rsidRDefault="001A1922" w:rsidP="001A1922">
      <w:r w:rsidRPr="00F14AC8">
        <w:t>Wenn</w:t>
      </w:r>
      <w:r w:rsidR="007B3CC5" w:rsidRPr="00F14AC8">
        <w:t>:</w:t>
      </w:r>
      <w:r w:rsidR="007B3CC5" w:rsidRPr="00F14AC8">
        <w:tab/>
      </w:r>
      <w:r w:rsidR="007B3CC5" w:rsidRPr="00F14AC8">
        <w:tab/>
      </w:r>
      <w:r w:rsidR="00706876" w:rsidRPr="00F14AC8">
        <w:t>Tabellenfeld „</w:t>
      </w:r>
      <w:r w:rsidRPr="00F14AC8">
        <w:t>Aufgabe</w:t>
      </w:r>
      <w:r w:rsidR="00706876" w:rsidRPr="00F14AC8">
        <w:t>“, „</w:t>
      </w:r>
      <w:r w:rsidR="00706876" w:rsidRPr="00F14AC8">
        <w:rPr>
          <w:b/>
          <w:bCs/>
        </w:rPr>
        <w:t>yqmappqm8agv</w:t>
      </w:r>
      <w:r w:rsidR="00706876" w:rsidRPr="00F14AC8">
        <w:t>“</w:t>
      </w:r>
      <w:r w:rsidRPr="00F14AC8">
        <w:t xml:space="preserve"> = </w:t>
      </w:r>
      <w:r w:rsidR="00706876" w:rsidRPr="00F14AC8">
        <w:t xml:space="preserve">ID der </w:t>
      </w:r>
      <w:r w:rsidRPr="00F14AC8">
        <w:t xml:space="preserve">Aufgabe </w:t>
      </w:r>
    </w:p>
    <w:p w14:paraId="5E4D8708" w14:textId="55715498" w:rsidR="001A1922" w:rsidRPr="00F14AC8" w:rsidRDefault="007B3CC5" w:rsidP="007B3CC5">
      <w:pPr>
        <w:ind w:left="1440" w:hanging="1440"/>
      </w:pPr>
      <w:r w:rsidRPr="00F14AC8">
        <w:t>D</w:t>
      </w:r>
      <w:r w:rsidR="001A1922" w:rsidRPr="00F14AC8">
        <w:t>ann</w:t>
      </w:r>
      <w:r w:rsidRPr="00F14AC8">
        <w:t>:</w:t>
      </w:r>
      <w:r w:rsidRPr="00F14AC8">
        <w:tab/>
      </w:r>
      <w:r w:rsidR="001A1922" w:rsidRPr="00F14AC8">
        <w:t>Datum (Erledigung,</w:t>
      </w:r>
      <w:r w:rsidR="001A1922" w:rsidRPr="00F14AC8">
        <w:rPr>
          <w:b/>
          <w:bCs/>
        </w:rPr>
        <w:t xml:space="preserve"> </w:t>
      </w:r>
      <w:r w:rsidR="00EF26EC" w:rsidRPr="00F14AC8">
        <w:rPr>
          <w:b/>
          <w:bCs/>
        </w:rPr>
        <w:t>„</w:t>
      </w:r>
      <w:r w:rsidR="001A1922" w:rsidRPr="00F14AC8">
        <w:rPr>
          <w:b/>
        </w:rPr>
        <w:t>yqmappqm8dat</w:t>
      </w:r>
      <w:r w:rsidR="00EF26EC" w:rsidRPr="00F14AC8">
        <w:rPr>
          <w:b/>
        </w:rPr>
        <w:t>“</w:t>
      </w:r>
      <w:r w:rsidR="001A1922" w:rsidRPr="00F14AC8">
        <w:t>) eintragen</w:t>
      </w:r>
      <w:r w:rsidRPr="00F14AC8">
        <w:t xml:space="preserve"> und im Feld „</w:t>
      </w:r>
      <w:r w:rsidRPr="00F14AC8">
        <w:rPr>
          <w:b/>
          <w:bCs/>
        </w:rPr>
        <w:t>yqmappqm8text</w:t>
      </w:r>
      <w:r w:rsidRPr="00F14AC8">
        <w:t>“ „erledigt“ eintragen.</w:t>
      </w:r>
    </w:p>
    <w:p w14:paraId="6950DD7A" w14:textId="77777777" w:rsidR="001A1922" w:rsidRPr="00F14AC8" w:rsidRDefault="001A1922" w:rsidP="001A1922"/>
    <w:p w14:paraId="5B597B73" w14:textId="1162BDE3" w:rsidR="008C7E0E" w:rsidRPr="00F14AC8" w:rsidRDefault="008C7E0E" w:rsidP="001A1922">
      <w:r w:rsidRPr="00F14AC8">
        <w:t>Wenn keine Aufgabe gefunden wurde</w:t>
      </w:r>
      <w:r w:rsidR="0026252F" w:rsidRPr="00F14AC8">
        <w:t>, muss an den anderen Stellen gesucht werden:</w:t>
      </w:r>
    </w:p>
    <w:p w14:paraId="7B17BB90" w14:textId="77777777" w:rsidR="0026252F" w:rsidRPr="00F14AC8" w:rsidRDefault="0026252F" w:rsidP="001A1922"/>
    <w:p w14:paraId="1F7D4D4B" w14:textId="7638653E" w:rsidR="00CD303B" w:rsidRPr="00F14AC8" w:rsidRDefault="00FD55FA" w:rsidP="0026252F">
      <w:r w:rsidRPr="00F14AC8">
        <w:t>Wenn</w:t>
      </w:r>
      <w:r w:rsidR="00CD303B" w:rsidRPr="00F14AC8">
        <w:t>:</w:t>
      </w:r>
      <w:r w:rsidR="00CD303B" w:rsidRPr="00F14AC8">
        <w:tab/>
      </w:r>
      <w:r w:rsidR="00CD303B" w:rsidRPr="00F14AC8">
        <w:tab/>
      </w:r>
      <w:r w:rsidRPr="00F14AC8">
        <w:t>ID der Aufgabe = „</w:t>
      </w:r>
      <w:r w:rsidR="0026252F" w:rsidRPr="00F14AC8">
        <w:rPr>
          <w:b/>
        </w:rPr>
        <w:t>ypaufaapa</w:t>
      </w:r>
      <w:r w:rsidRPr="00F14AC8">
        <w:t xml:space="preserve">“, </w:t>
      </w:r>
    </w:p>
    <w:p w14:paraId="0EBCEAC6" w14:textId="6C90E7CB" w:rsidR="0026252F" w:rsidRPr="00F14AC8" w:rsidRDefault="00CD303B" w:rsidP="00CD303B">
      <w:r w:rsidRPr="00F14AC8">
        <w:lastRenderedPageBreak/>
        <w:t>D</w:t>
      </w:r>
      <w:r w:rsidR="00FD55FA" w:rsidRPr="00F14AC8">
        <w:t>ann</w:t>
      </w:r>
      <w:r w:rsidRPr="00F14AC8">
        <w:t>:</w:t>
      </w:r>
      <w:r w:rsidRPr="00F14AC8">
        <w:tab/>
      </w:r>
      <w:r w:rsidRPr="00F14AC8">
        <w:tab/>
      </w:r>
      <w:r w:rsidR="00FD55FA" w:rsidRPr="00F14AC8">
        <w:t>„</w:t>
      </w:r>
      <w:r w:rsidR="00FD55FA" w:rsidRPr="00F14AC8">
        <w:rPr>
          <w:b/>
          <w:bCs/>
        </w:rPr>
        <w:t>yaktaapadat</w:t>
      </w:r>
      <w:r w:rsidR="00FD55FA" w:rsidRPr="00F14AC8">
        <w:t>“</w:t>
      </w:r>
      <w:r w:rsidR="001A4E63" w:rsidRPr="00F14AC8">
        <w:t xml:space="preserve"> = </w:t>
      </w:r>
      <w:r w:rsidR="009D281D" w:rsidRPr="00F14AC8">
        <w:t>„</w:t>
      </w:r>
      <w:r w:rsidR="009D281D" w:rsidRPr="00F14AC8">
        <w:rPr>
          <w:b/>
        </w:rPr>
        <w:t>ypaufaapa</w:t>
      </w:r>
      <w:r w:rsidR="009D281D" w:rsidRPr="00F14AC8">
        <w:rPr>
          <w:b/>
          <w:bCs/>
        </w:rPr>
        <w:t>^</w:t>
      </w:r>
      <w:r w:rsidR="00844356" w:rsidRPr="00F14AC8">
        <w:rPr>
          <w:b/>
          <w:bCs/>
        </w:rPr>
        <w:t>enddatum</w:t>
      </w:r>
      <w:r w:rsidR="009D281D" w:rsidRPr="00F14AC8">
        <w:rPr>
          <w:bCs/>
        </w:rPr>
        <w:t>“</w:t>
      </w:r>
    </w:p>
    <w:p w14:paraId="438A277C" w14:textId="77777777" w:rsidR="00CD303B" w:rsidRPr="00F14AC8" w:rsidRDefault="00CD303B" w:rsidP="0026252F"/>
    <w:p w14:paraId="59FAF938" w14:textId="627527F1" w:rsidR="00CD303B" w:rsidRPr="00F14AC8" w:rsidRDefault="00CD303B" w:rsidP="0026252F">
      <w:r w:rsidRPr="00F14AC8">
        <w:t>Wenn:</w:t>
      </w:r>
      <w:r w:rsidRPr="00F14AC8">
        <w:tab/>
      </w:r>
      <w:r w:rsidRPr="00F14AC8">
        <w:tab/>
      </w:r>
      <w:r w:rsidR="009D281D" w:rsidRPr="00F14AC8">
        <w:t xml:space="preserve">ID der Aufgabe = </w:t>
      </w:r>
      <w:r w:rsidR="00844356" w:rsidRPr="00F14AC8">
        <w:t>„</w:t>
      </w:r>
      <w:r w:rsidR="00336AC0" w:rsidRPr="00F14AC8">
        <w:rPr>
          <w:b/>
        </w:rPr>
        <w:t>y</w:t>
      </w:r>
      <w:r w:rsidR="0026252F" w:rsidRPr="00F14AC8">
        <w:rPr>
          <w:b/>
        </w:rPr>
        <w:t>paufvorricht</w:t>
      </w:r>
      <w:r w:rsidR="00844356" w:rsidRPr="00F14AC8">
        <w:t>“</w:t>
      </w:r>
      <w:r w:rsidR="009D281D" w:rsidRPr="00F14AC8">
        <w:t xml:space="preserve">, </w:t>
      </w:r>
    </w:p>
    <w:p w14:paraId="0087568C" w14:textId="58999569" w:rsidR="0026252F" w:rsidRPr="00F14AC8" w:rsidRDefault="00CD303B" w:rsidP="0026252F">
      <w:r w:rsidRPr="00F14AC8">
        <w:t>D</w:t>
      </w:r>
      <w:r w:rsidR="009D281D" w:rsidRPr="00F14AC8">
        <w:t>ann</w:t>
      </w:r>
      <w:r w:rsidRPr="00F14AC8">
        <w:t>:</w:t>
      </w:r>
      <w:r w:rsidRPr="00F14AC8">
        <w:tab/>
      </w:r>
      <w:r w:rsidRPr="00F14AC8">
        <w:tab/>
      </w:r>
      <w:r w:rsidR="001A4E63" w:rsidRPr="00F14AC8">
        <w:t>„</w:t>
      </w:r>
      <w:r w:rsidR="001A4E63" w:rsidRPr="00F14AC8">
        <w:rPr>
          <w:b/>
          <w:bCs/>
        </w:rPr>
        <w:t>yaktvorrichtdat</w:t>
      </w:r>
      <w:r w:rsidR="001A4E63" w:rsidRPr="00F14AC8">
        <w:t>“</w:t>
      </w:r>
      <w:r w:rsidR="009D281D" w:rsidRPr="00F14AC8">
        <w:t xml:space="preserve"> </w:t>
      </w:r>
      <w:r w:rsidR="00245637" w:rsidRPr="00F14AC8">
        <w:t xml:space="preserve">= </w:t>
      </w:r>
      <w:r w:rsidR="009D281D" w:rsidRPr="00F14AC8">
        <w:t>„</w:t>
      </w:r>
      <w:r w:rsidR="009D281D" w:rsidRPr="00F14AC8">
        <w:rPr>
          <w:b/>
        </w:rPr>
        <w:t>ypaufvorricht</w:t>
      </w:r>
      <w:r w:rsidR="00245637" w:rsidRPr="00F14AC8">
        <w:rPr>
          <w:b/>
          <w:bCs/>
        </w:rPr>
        <w:t>^enddatum</w:t>
      </w:r>
      <w:r w:rsidR="009D281D" w:rsidRPr="00F14AC8">
        <w:t>“</w:t>
      </w:r>
    </w:p>
    <w:p w14:paraId="4518C61D" w14:textId="77777777" w:rsidR="00CD303B" w:rsidRPr="00F14AC8" w:rsidRDefault="00CD303B" w:rsidP="0026252F"/>
    <w:p w14:paraId="53EA54F5" w14:textId="3C4F3108" w:rsidR="00CD303B" w:rsidRPr="00F14AC8" w:rsidRDefault="00CD303B" w:rsidP="0026252F">
      <w:r w:rsidRPr="00F14AC8">
        <w:t>Wenn:</w:t>
      </w:r>
      <w:r w:rsidRPr="00F14AC8">
        <w:tab/>
      </w:r>
      <w:r w:rsidRPr="00F14AC8">
        <w:tab/>
      </w:r>
      <w:r w:rsidR="009D281D" w:rsidRPr="00F14AC8">
        <w:t xml:space="preserve">ID der Aufgabe = </w:t>
      </w:r>
      <w:r w:rsidR="00844356" w:rsidRPr="00F14AC8">
        <w:t>„</w:t>
      </w:r>
      <w:r w:rsidR="00336AC0" w:rsidRPr="00F14AC8">
        <w:rPr>
          <w:b/>
        </w:rPr>
        <w:t>y</w:t>
      </w:r>
      <w:r w:rsidR="0026252F" w:rsidRPr="00F14AC8">
        <w:rPr>
          <w:b/>
        </w:rPr>
        <w:t>paufproz</w:t>
      </w:r>
      <w:r w:rsidR="00844356" w:rsidRPr="00F14AC8">
        <w:t>“</w:t>
      </w:r>
      <w:r w:rsidR="009D281D" w:rsidRPr="00F14AC8">
        <w:t xml:space="preserve">, </w:t>
      </w:r>
    </w:p>
    <w:p w14:paraId="630FD734" w14:textId="77340415" w:rsidR="0026252F" w:rsidRPr="00F14AC8" w:rsidRDefault="00CD303B" w:rsidP="0026252F">
      <w:r w:rsidRPr="00F14AC8">
        <w:t>D</w:t>
      </w:r>
      <w:r w:rsidR="009D281D" w:rsidRPr="00F14AC8">
        <w:t>ann</w:t>
      </w:r>
      <w:r w:rsidRPr="00F14AC8">
        <w:t>:</w:t>
      </w:r>
      <w:r w:rsidRPr="00F14AC8">
        <w:tab/>
      </w:r>
      <w:r w:rsidRPr="00F14AC8">
        <w:tab/>
      </w:r>
      <w:r w:rsidR="00336AC0" w:rsidRPr="00F14AC8">
        <w:t>„</w:t>
      </w:r>
      <w:r w:rsidR="00336AC0" w:rsidRPr="00F14AC8">
        <w:rPr>
          <w:b/>
          <w:bCs/>
        </w:rPr>
        <w:t>yqmappqm8datfv3</w:t>
      </w:r>
      <w:r w:rsidR="00336AC0" w:rsidRPr="00F14AC8">
        <w:t>“</w:t>
      </w:r>
      <w:r w:rsidR="00245637" w:rsidRPr="00F14AC8">
        <w:t xml:space="preserve"> = „</w:t>
      </w:r>
      <w:r w:rsidR="00245637" w:rsidRPr="00F14AC8">
        <w:rPr>
          <w:b/>
        </w:rPr>
        <w:t>ypaufproz</w:t>
      </w:r>
      <w:r w:rsidR="00245637" w:rsidRPr="00F14AC8">
        <w:rPr>
          <w:b/>
          <w:bCs/>
        </w:rPr>
        <w:t>^enddatum</w:t>
      </w:r>
      <w:r w:rsidR="00245637" w:rsidRPr="00F14AC8">
        <w:t>“</w:t>
      </w:r>
    </w:p>
    <w:p w14:paraId="1AC2C012" w14:textId="77777777" w:rsidR="00CD303B" w:rsidRPr="00F14AC8" w:rsidRDefault="00CD303B" w:rsidP="0026252F"/>
    <w:p w14:paraId="4D50F4C9" w14:textId="11C0567D" w:rsidR="00CD303B" w:rsidRPr="00F14AC8" w:rsidRDefault="00CD303B" w:rsidP="0026252F">
      <w:r w:rsidRPr="00F14AC8">
        <w:t>Wenn:</w:t>
      </w:r>
      <w:r w:rsidRPr="00F14AC8">
        <w:tab/>
      </w:r>
      <w:r w:rsidRPr="00F14AC8">
        <w:tab/>
      </w:r>
      <w:r w:rsidR="009D281D" w:rsidRPr="00F14AC8">
        <w:t xml:space="preserve">ID der Aufgabe = </w:t>
      </w:r>
      <w:r w:rsidR="00844356" w:rsidRPr="00F14AC8">
        <w:t>„</w:t>
      </w:r>
      <w:r w:rsidR="00336AC0" w:rsidRPr="00F14AC8">
        <w:rPr>
          <w:b/>
        </w:rPr>
        <w:t>y</w:t>
      </w:r>
      <w:r w:rsidR="0026252F" w:rsidRPr="00F14AC8">
        <w:rPr>
          <w:b/>
        </w:rPr>
        <w:t>paufstandort</w:t>
      </w:r>
      <w:r w:rsidR="00844356" w:rsidRPr="00F14AC8">
        <w:t>“</w:t>
      </w:r>
      <w:r w:rsidR="009D281D" w:rsidRPr="00F14AC8">
        <w:t xml:space="preserve">, </w:t>
      </w:r>
    </w:p>
    <w:p w14:paraId="46650734" w14:textId="3B323FA4" w:rsidR="0026252F" w:rsidRPr="00F14AC8" w:rsidRDefault="00CD303B" w:rsidP="0026252F">
      <w:r w:rsidRPr="00F14AC8">
        <w:t>D</w:t>
      </w:r>
      <w:r w:rsidR="009D281D" w:rsidRPr="00F14AC8">
        <w:t>ann</w:t>
      </w:r>
      <w:r w:rsidRPr="00F14AC8">
        <w:t>:</w:t>
      </w:r>
      <w:r w:rsidRPr="00F14AC8">
        <w:tab/>
      </w:r>
      <w:r w:rsidRPr="00F14AC8">
        <w:tab/>
      </w:r>
      <w:r w:rsidR="00336AC0" w:rsidRPr="00F14AC8">
        <w:t>„</w:t>
      </w:r>
      <w:r w:rsidR="00336AC0" w:rsidRPr="00F14AC8">
        <w:rPr>
          <w:b/>
          <w:bCs/>
        </w:rPr>
        <w:t>yqmappqm8datfv4</w:t>
      </w:r>
      <w:r w:rsidR="00336AC0" w:rsidRPr="00F14AC8">
        <w:t>“</w:t>
      </w:r>
      <w:r w:rsidR="00245637" w:rsidRPr="00F14AC8">
        <w:t xml:space="preserve"> = „</w:t>
      </w:r>
      <w:r w:rsidR="00245637" w:rsidRPr="00F14AC8">
        <w:rPr>
          <w:b/>
        </w:rPr>
        <w:t>ypaufstandort</w:t>
      </w:r>
      <w:r w:rsidR="00245637" w:rsidRPr="00F14AC8">
        <w:rPr>
          <w:b/>
          <w:bCs/>
        </w:rPr>
        <w:t>^enddatum</w:t>
      </w:r>
      <w:r w:rsidR="00245637" w:rsidRPr="00F14AC8">
        <w:t>“</w:t>
      </w:r>
    </w:p>
    <w:p w14:paraId="4C4539AC" w14:textId="77777777" w:rsidR="001A1922" w:rsidRPr="00F14AC8" w:rsidRDefault="001A1922" w:rsidP="001A1922"/>
    <w:tbl>
      <w:tblPr>
        <w:tblStyle w:val="Tabellenraster"/>
        <w:tblW w:w="9085" w:type="dxa"/>
        <w:tblLook w:val="04A0" w:firstRow="1" w:lastRow="0" w:firstColumn="1" w:lastColumn="0" w:noHBand="0" w:noVBand="1"/>
      </w:tblPr>
      <w:tblGrid>
        <w:gridCol w:w="8018"/>
        <w:gridCol w:w="1067"/>
      </w:tblGrid>
      <w:tr w:rsidR="001A1922" w:rsidRPr="00F14AC8" w14:paraId="41927F5A" w14:textId="77777777" w:rsidTr="00D16466">
        <w:tc>
          <w:tcPr>
            <w:tcW w:w="8077" w:type="dxa"/>
            <w:shd w:val="clear" w:color="auto" w:fill="DCEEA3" w:themeFill="accent6" w:themeFillTint="99"/>
          </w:tcPr>
          <w:p w14:paraId="16C26BBB" w14:textId="77777777" w:rsidR="001A1922" w:rsidRPr="00F14AC8" w:rsidRDefault="001A1922" w:rsidP="00D16466">
            <w:r w:rsidRPr="00F14AC8">
              <w:t>Auswirkungen der Customization/Extension</w:t>
            </w:r>
          </w:p>
        </w:tc>
        <w:tc>
          <w:tcPr>
            <w:tcW w:w="1008" w:type="dxa"/>
            <w:shd w:val="clear" w:color="auto" w:fill="DCEEA3" w:themeFill="accent6" w:themeFillTint="99"/>
          </w:tcPr>
          <w:p w14:paraId="3BAB9C28" w14:textId="77777777" w:rsidR="001A1922" w:rsidRPr="00F14AC8" w:rsidRDefault="001A1922" w:rsidP="00D16466">
            <w:r w:rsidRPr="00F14AC8">
              <w:t>Antwort</w:t>
            </w:r>
          </w:p>
        </w:tc>
      </w:tr>
      <w:tr w:rsidR="001A1922" w:rsidRPr="00F14AC8" w14:paraId="46C80BDF" w14:textId="77777777" w:rsidTr="00D16466">
        <w:tc>
          <w:tcPr>
            <w:tcW w:w="8077" w:type="dxa"/>
          </w:tcPr>
          <w:p w14:paraId="2C2C6ADA" w14:textId="77777777" w:rsidR="001A1922" w:rsidRPr="00F14AC8" w:rsidRDefault="001A1922" w:rsidP="00D16466">
            <w:pPr>
              <w:rPr>
                <w:sz w:val="20"/>
                <w:szCs w:val="20"/>
              </w:rPr>
            </w:pPr>
            <w:r w:rsidRPr="00F14AC8">
              <w:rPr>
                <w:sz w:val="20"/>
                <w:szCs w:val="20"/>
              </w:rPr>
              <w:t xml:space="preserve">Keine besonderen Auswirkungen </w:t>
            </w:r>
          </w:p>
        </w:tc>
        <w:tc>
          <w:tcPr>
            <w:tcW w:w="1008" w:type="dxa"/>
          </w:tcPr>
          <w:p w14:paraId="3F0BE7CA" w14:textId="77777777" w:rsidR="001A1922" w:rsidRPr="00F14AC8" w:rsidRDefault="001A1922" w:rsidP="00D16466">
            <w:pPr>
              <w:rPr>
                <w:sz w:val="20"/>
                <w:szCs w:val="20"/>
              </w:rPr>
            </w:pPr>
            <w:r w:rsidRPr="00F14AC8">
              <w:rPr>
                <w:sz w:val="20"/>
                <w:szCs w:val="20"/>
              </w:rPr>
              <w:t>Ja/Nein</w:t>
            </w:r>
          </w:p>
        </w:tc>
      </w:tr>
      <w:tr w:rsidR="001A1922" w:rsidRPr="00F14AC8" w14:paraId="619BDB2C" w14:textId="77777777" w:rsidTr="00D16466">
        <w:tc>
          <w:tcPr>
            <w:tcW w:w="8077" w:type="dxa"/>
          </w:tcPr>
          <w:p w14:paraId="037C3B8A" w14:textId="77777777" w:rsidR="001A1922" w:rsidRPr="00F14AC8" w:rsidRDefault="001A1922"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004C239" w14:textId="77777777" w:rsidR="001A1922" w:rsidRPr="00F14AC8" w:rsidRDefault="001A1922" w:rsidP="00D16466">
            <w:pPr>
              <w:rPr>
                <w:sz w:val="20"/>
                <w:szCs w:val="20"/>
              </w:rPr>
            </w:pPr>
            <w:r w:rsidRPr="00F14AC8">
              <w:rPr>
                <w:sz w:val="20"/>
                <w:szCs w:val="20"/>
              </w:rPr>
              <w:t>Ja/Nein</w:t>
            </w:r>
          </w:p>
        </w:tc>
      </w:tr>
      <w:tr w:rsidR="001A1922" w:rsidRPr="00F14AC8" w14:paraId="6D0FDB35" w14:textId="77777777" w:rsidTr="00D16466">
        <w:tc>
          <w:tcPr>
            <w:tcW w:w="8077" w:type="dxa"/>
          </w:tcPr>
          <w:p w14:paraId="3334185A" w14:textId="77777777" w:rsidR="001A1922" w:rsidRPr="00F14AC8" w:rsidRDefault="001A1922"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09707B7" w14:textId="77777777" w:rsidR="001A1922" w:rsidRPr="00F14AC8" w:rsidRDefault="001A1922" w:rsidP="00D16466">
            <w:pPr>
              <w:rPr>
                <w:sz w:val="20"/>
                <w:szCs w:val="20"/>
              </w:rPr>
            </w:pPr>
            <w:r w:rsidRPr="00F14AC8">
              <w:rPr>
                <w:sz w:val="20"/>
                <w:szCs w:val="20"/>
              </w:rPr>
              <w:t>Ja/Nein</w:t>
            </w:r>
          </w:p>
        </w:tc>
      </w:tr>
      <w:tr w:rsidR="001A1922" w:rsidRPr="00F14AC8" w14:paraId="533D06BA" w14:textId="77777777" w:rsidTr="00D16466">
        <w:tc>
          <w:tcPr>
            <w:tcW w:w="8077" w:type="dxa"/>
          </w:tcPr>
          <w:p w14:paraId="14597778" w14:textId="77777777" w:rsidR="001A1922" w:rsidRPr="00F14AC8" w:rsidRDefault="001A1922"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748E9C5" w14:textId="77777777" w:rsidR="001A1922" w:rsidRPr="00F14AC8" w:rsidRDefault="001A1922" w:rsidP="00D16466">
            <w:pPr>
              <w:rPr>
                <w:sz w:val="20"/>
                <w:szCs w:val="20"/>
              </w:rPr>
            </w:pPr>
            <w:r w:rsidRPr="00F14AC8">
              <w:rPr>
                <w:sz w:val="20"/>
                <w:szCs w:val="20"/>
              </w:rPr>
              <w:t>Ja/Nein</w:t>
            </w:r>
          </w:p>
        </w:tc>
      </w:tr>
      <w:tr w:rsidR="001A1922" w:rsidRPr="00F14AC8" w14:paraId="09C547EC" w14:textId="77777777" w:rsidTr="00D16466">
        <w:tc>
          <w:tcPr>
            <w:tcW w:w="8077" w:type="dxa"/>
          </w:tcPr>
          <w:p w14:paraId="6737F771" w14:textId="77777777" w:rsidR="001A1922" w:rsidRPr="00F14AC8" w:rsidRDefault="001A1922"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91C9D23" w14:textId="77777777" w:rsidR="001A1922" w:rsidRPr="00F14AC8" w:rsidRDefault="001A1922"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1A1922" w:rsidRPr="00F14AC8" w14:paraId="27744FED" w14:textId="77777777" w:rsidTr="00D16466">
        <w:trPr>
          <w:trHeight w:hRule="exact" w:val="861"/>
        </w:trPr>
        <w:tc>
          <w:tcPr>
            <w:tcW w:w="1273" w:type="dxa"/>
            <w:shd w:val="clear" w:color="auto" w:fill="D5D5D5" w:themeFill="background2"/>
            <w:tcMar>
              <w:bottom w:w="57" w:type="dxa"/>
            </w:tcMar>
          </w:tcPr>
          <w:p w14:paraId="7064D40A" w14:textId="77777777" w:rsidR="001A1922" w:rsidRPr="00F14AC8" w:rsidRDefault="001A1922" w:rsidP="00D16466">
            <w:pPr>
              <w:rPr>
                <w:b/>
              </w:rPr>
            </w:pPr>
            <w:r w:rsidRPr="00F14AC8">
              <w:rPr>
                <w:b/>
              </w:rPr>
              <w:t>Priorität</w:t>
            </w:r>
          </w:p>
        </w:tc>
        <w:tc>
          <w:tcPr>
            <w:tcW w:w="2190" w:type="dxa"/>
            <w:shd w:val="clear" w:color="auto" w:fill="D5D5D5" w:themeFill="background2"/>
            <w:tcMar>
              <w:bottom w:w="57" w:type="dxa"/>
            </w:tcMar>
          </w:tcPr>
          <w:p w14:paraId="67278362" w14:textId="77777777" w:rsidR="001A1922" w:rsidRPr="00F14AC8" w:rsidRDefault="001A1922" w:rsidP="00D16466">
            <w:pPr>
              <w:rPr>
                <w:b/>
              </w:rPr>
            </w:pPr>
            <w:r w:rsidRPr="00F14AC8">
              <w:rPr>
                <w:b/>
              </w:rPr>
              <w:t>Realisierung</w:t>
            </w:r>
          </w:p>
        </w:tc>
        <w:tc>
          <w:tcPr>
            <w:tcW w:w="1070" w:type="dxa"/>
            <w:shd w:val="clear" w:color="auto" w:fill="D5D5D5" w:themeFill="background2"/>
            <w:tcMar>
              <w:bottom w:w="57" w:type="dxa"/>
            </w:tcMar>
          </w:tcPr>
          <w:p w14:paraId="71E83B43" w14:textId="77777777" w:rsidR="001A1922" w:rsidRPr="00F14AC8" w:rsidRDefault="001A1922" w:rsidP="00D16466">
            <w:pPr>
              <w:rPr>
                <w:b/>
              </w:rPr>
            </w:pPr>
            <w:r w:rsidRPr="00F14AC8">
              <w:rPr>
                <w:b/>
              </w:rPr>
              <w:t>Dauer (ca./h)</w:t>
            </w:r>
          </w:p>
        </w:tc>
        <w:tc>
          <w:tcPr>
            <w:tcW w:w="1134" w:type="dxa"/>
            <w:shd w:val="clear" w:color="auto" w:fill="D5D5D5" w:themeFill="background2"/>
            <w:tcMar>
              <w:bottom w:w="57" w:type="dxa"/>
            </w:tcMar>
          </w:tcPr>
          <w:p w14:paraId="7536726C" w14:textId="77777777" w:rsidR="001A1922" w:rsidRPr="00F14AC8" w:rsidRDefault="001A1922"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44D08774" w14:textId="77777777" w:rsidR="001A1922" w:rsidRPr="00F14AC8" w:rsidRDefault="001A1922"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EE94E7A" w14:textId="77777777" w:rsidR="001A1922" w:rsidRPr="00F14AC8" w:rsidRDefault="001A1922" w:rsidP="00D16466">
            <w:pPr>
              <w:rPr>
                <w:b/>
              </w:rPr>
            </w:pPr>
            <w:r w:rsidRPr="00F14AC8">
              <w:rPr>
                <w:b/>
              </w:rPr>
              <w:t>Bereich</w:t>
            </w:r>
          </w:p>
        </w:tc>
      </w:tr>
      <w:tr w:rsidR="001A1922" w:rsidRPr="00F14AC8" w14:paraId="3C7D4444" w14:textId="77777777" w:rsidTr="00D16466">
        <w:trPr>
          <w:trHeight w:val="454"/>
        </w:trPr>
        <w:tc>
          <w:tcPr>
            <w:tcW w:w="1273" w:type="dxa"/>
            <w:shd w:val="clear" w:color="auto" w:fill="FFFFFF"/>
            <w:tcMar>
              <w:bottom w:w="57" w:type="dxa"/>
            </w:tcMar>
          </w:tcPr>
          <w:p w14:paraId="342AF404" w14:textId="77777777" w:rsidR="001A1922" w:rsidRPr="00F14AC8" w:rsidRDefault="001A1922" w:rsidP="00394CD1">
            <w:pPr>
              <w:pStyle w:val="Tabelleninhalte"/>
            </w:pPr>
            <w:r w:rsidRPr="00F14AC8">
              <w:t>1</w:t>
            </w:r>
          </w:p>
        </w:tc>
        <w:tc>
          <w:tcPr>
            <w:tcW w:w="2190" w:type="dxa"/>
            <w:shd w:val="clear" w:color="auto" w:fill="FFFFFF"/>
            <w:tcMar>
              <w:bottom w:w="57" w:type="dxa"/>
            </w:tcMar>
          </w:tcPr>
          <w:p w14:paraId="6EE00AC7" w14:textId="77777777" w:rsidR="001A1922" w:rsidRPr="00F14AC8" w:rsidRDefault="001A1922" w:rsidP="00394CD1">
            <w:pPr>
              <w:pStyle w:val="Tabelleninhalte"/>
            </w:pPr>
            <w:r w:rsidRPr="00F14AC8">
              <w:t>Abas</w:t>
            </w:r>
          </w:p>
        </w:tc>
        <w:tc>
          <w:tcPr>
            <w:tcW w:w="1070" w:type="dxa"/>
            <w:shd w:val="clear" w:color="auto" w:fill="FFFFFF"/>
            <w:tcMar>
              <w:bottom w:w="57" w:type="dxa"/>
            </w:tcMar>
          </w:tcPr>
          <w:p w14:paraId="240A5F84" w14:textId="77777777" w:rsidR="001A1922" w:rsidRPr="00F14AC8" w:rsidRDefault="001A1922" w:rsidP="00394CD1">
            <w:pPr>
              <w:pStyle w:val="Tabelleninhalte"/>
            </w:pPr>
            <w:r w:rsidRPr="00F14AC8">
              <w:t>0,00</w:t>
            </w:r>
          </w:p>
        </w:tc>
        <w:tc>
          <w:tcPr>
            <w:tcW w:w="1134" w:type="dxa"/>
            <w:shd w:val="clear" w:color="auto" w:fill="FFFFFF"/>
            <w:tcMar>
              <w:bottom w:w="57" w:type="dxa"/>
            </w:tcMar>
          </w:tcPr>
          <w:p w14:paraId="3CFF2218" w14:textId="77777777" w:rsidR="001A1922" w:rsidRPr="00F14AC8" w:rsidRDefault="001A1922" w:rsidP="00394CD1">
            <w:pPr>
              <w:pStyle w:val="Tabelleninhalte"/>
            </w:pPr>
            <w:r w:rsidRPr="00F14AC8">
              <w:t>0,00</w:t>
            </w:r>
          </w:p>
        </w:tc>
        <w:tc>
          <w:tcPr>
            <w:tcW w:w="1134" w:type="dxa"/>
            <w:shd w:val="clear" w:color="auto" w:fill="FFFFFF"/>
            <w:tcMar>
              <w:bottom w:w="57" w:type="dxa"/>
            </w:tcMar>
          </w:tcPr>
          <w:p w14:paraId="22CBD613" w14:textId="77777777" w:rsidR="001A1922" w:rsidRPr="00F14AC8" w:rsidRDefault="001A1922" w:rsidP="00394CD1">
            <w:pPr>
              <w:pStyle w:val="Tabelleninhalte"/>
            </w:pPr>
            <w:r w:rsidRPr="00F14AC8">
              <w:t>0,00</w:t>
            </w:r>
          </w:p>
        </w:tc>
        <w:tc>
          <w:tcPr>
            <w:tcW w:w="2271" w:type="dxa"/>
            <w:shd w:val="clear" w:color="auto" w:fill="FFFFFF"/>
            <w:tcMar>
              <w:bottom w:w="57" w:type="dxa"/>
            </w:tcMar>
          </w:tcPr>
          <w:p w14:paraId="00E06B33" w14:textId="77777777" w:rsidR="001A1922" w:rsidRPr="00F14AC8" w:rsidRDefault="001A1922" w:rsidP="00394CD1">
            <w:pPr>
              <w:pStyle w:val="Tabelleninhalte"/>
            </w:pPr>
            <w:r w:rsidRPr="00F14AC8">
              <w:t>Admin</w:t>
            </w:r>
          </w:p>
        </w:tc>
      </w:tr>
    </w:tbl>
    <w:p w14:paraId="7C589E43" w14:textId="77777777" w:rsidR="00C00D3E" w:rsidRPr="00F14AC8" w:rsidRDefault="00C00D3E" w:rsidP="00BD16E9"/>
    <w:p w14:paraId="33B2B361" w14:textId="3819B6E2" w:rsidR="00BD16E9" w:rsidRPr="00F14AC8" w:rsidRDefault="00BD16E9" w:rsidP="00AA2A6B">
      <w:pPr>
        <w:pStyle w:val="berschrift3"/>
      </w:pPr>
      <w:bookmarkStart w:id="1564" w:name="_Toc228444482"/>
      <w:r w:rsidRPr="00F14AC8">
        <w:t>8</w:t>
      </w:r>
      <w:r w:rsidR="001E6FF0" w:rsidRPr="00F14AC8">
        <w:t>.</w:t>
      </w:r>
      <w:r w:rsidRPr="00F14AC8">
        <w:t xml:space="preserve"> </w:t>
      </w:r>
      <w:bookmarkStart w:id="1565" w:name="AP045"/>
      <w:r w:rsidRPr="00F14AC8">
        <w:t>Teamwürdigung</w:t>
      </w:r>
      <w:bookmarkEnd w:id="1564"/>
      <w:bookmarkEnd w:id="1565"/>
    </w:p>
    <w:p w14:paraId="6998559F" w14:textId="77777777" w:rsidR="00BD16E9" w:rsidRPr="00F14AC8" w:rsidRDefault="00BD16E9" w:rsidP="00BD16E9"/>
    <w:p w14:paraId="1419963F" w14:textId="6810BFAC" w:rsidR="00BD16E9" w:rsidRPr="00F14AC8" w:rsidRDefault="00BD16E9" w:rsidP="00BD16E9">
      <w:r w:rsidRPr="00F14AC8">
        <w:t xml:space="preserve">Wenn der Button </w:t>
      </w:r>
      <w:r w:rsidR="0027420A" w:rsidRPr="00F14AC8">
        <w:t xml:space="preserve">Reklamation abschließen </w:t>
      </w:r>
      <w:r w:rsidRPr="00F14AC8">
        <w:t>gedrückt wird und das Abschlussdatum befüllt ist, dann muss automatisch die Beschreibung TE-Würdigung für Kategorie 8 Teamwürdigung eingetragen werden.</w:t>
      </w:r>
      <w:r w:rsidR="001E6FF0" w:rsidRPr="00F14AC8">
        <w:t xml:space="preserve"> </w:t>
      </w:r>
      <w:r w:rsidR="00676648" w:rsidRPr="00F14AC8">
        <w:t>Aus technischen Gründen wird die Eintragung der Teamwürdigung erst beim Speichern der QM-Reklamation erfolgen.</w:t>
      </w:r>
    </w:p>
    <w:p w14:paraId="5368F0A1" w14:textId="77777777" w:rsidR="00594DA2" w:rsidRPr="00F14AC8" w:rsidRDefault="00594DA2" w:rsidP="00BD16E9"/>
    <w:p w14:paraId="38F32205" w14:textId="77777777" w:rsidR="00891733" w:rsidRPr="00F14AC8" w:rsidRDefault="00891733" w:rsidP="00891733">
      <w:pPr>
        <w:rPr>
          <w:b/>
          <w:bCs/>
          <w:color w:val="002060"/>
        </w:rPr>
      </w:pPr>
      <w:r w:rsidRPr="00F14AC8">
        <w:rPr>
          <w:b/>
          <w:bCs/>
          <w:color w:val="002060"/>
        </w:rPr>
        <w:t>Umsetzung ABAS</w:t>
      </w:r>
    </w:p>
    <w:p w14:paraId="626CE51E" w14:textId="77777777" w:rsidR="00891733" w:rsidRPr="00F14AC8" w:rsidRDefault="00891733" w:rsidP="00891733">
      <w:pPr>
        <w:rPr>
          <w:b/>
          <w:bCs/>
          <w:color w:val="002060"/>
        </w:rPr>
      </w:pPr>
    </w:p>
    <w:tbl>
      <w:tblPr>
        <w:tblStyle w:val="Tabellenraster"/>
        <w:tblW w:w="0" w:type="auto"/>
        <w:tblLook w:val="04A0" w:firstRow="1" w:lastRow="0" w:firstColumn="1" w:lastColumn="0" w:noHBand="0" w:noVBand="1"/>
      </w:tblPr>
      <w:tblGrid>
        <w:gridCol w:w="1555"/>
        <w:gridCol w:w="7495"/>
      </w:tblGrid>
      <w:tr w:rsidR="00676648" w:rsidRPr="00F14AC8" w14:paraId="3F7F06E7" w14:textId="77777777" w:rsidTr="00D16466">
        <w:tc>
          <w:tcPr>
            <w:tcW w:w="1555" w:type="dxa"/>
          </w:tcPr>
          <w:p w14:paraId="2BD6B01E" w14:textId="77777777" w:rsidR="00676648" w:rsidRPr="00F14AC8" w:rsidRDefault="00676648" w:rsidP="00D16466">
            <w:r w:rsidRPr="00F14AC8">
              <w:t>Maske</w:t>
            </w:r>
          </w:p>
        </w:tc>
        <w:tc>
          <w:tcPr>
            <w:tcW w:w="7495" w:type="dxa"/>
          </w:tcPr>
          <w:p w14:paraId="662F4BE2" w14:textId="05C51E78" w:rsidR="00676648" w:rsidRPr="00F14AC8" w:rsidRDefault="00676648" w:rsidP="00D16466">
            <w:r w:rsidRPr="00F14AC8">
              <w:t>QM-Reklamation, 508</w:t>
            </w:r>
          </w:p>
        </w:tc>
      </w:tr>
      <w:tr w:rsidR="00676648" w:rsidRPr="00F14AC8" w14:paraId="57B6117F" w14:textId="77777777" w:rsidTr="00D16466">
        <w:tc>
          <w:tcPr>
            <w:tcW w:w="1555" w:type="dxa"/>
          </w:tcPr>
          <w:p w14:paraId="073891AE" w14:textId="77777777" w:rsidR="00676648" w:rsidRPr="00F14AC8" w:rsidRDefault="00676648" w:rsidP="00D16466">
            <w:r w:rsidRPr="00F14AC8">
              <w:t>Modus</w:t>
            </w:r>
          </w:p>
        </w:tc>
        <w:tc>
          <w:tcPr>
            <w:tcW w:w="7495" w:type="dxa"/>
          </w:tcPr>
          <w:p w14:paraId="203977CF" w14:textId="77777777" w:rsidR="00676648" w:rsidRPr="00F14AC8" w:rsidRDefault="00676648" w:rsidP="00D16466">
            <w:r w:rsidRPr="00F14AC8">
              <w:t>Bearbeiten</w:t>
            </w:r>
          </w:p>
        </w:tc>
      </w:tr>
      <w:tr w:rsidR="00676648" w:rsidRPr="00F14AC8" w14:paraId="4755D6C1" w14:textId="77777777" w:rsidTr="00D16466">
        <w:tc>
          <w:tcPr>
            <w:tcW w:w="1555" w:type="dxa"/>
          </w:tcPr>
          <w:p w14:paraId="7ECA120B" w14:textId="77777777" w:rsidR="00676648" w:rsidRPr="00F14AC8" w:rsidRDefault="00676648" w:rsidP="00D16466">
            <w:r w:rsidRPr="00F14AC8">
              <w:t>Event</w:t>
            </w:r>
          </w:p>
        </w:tc>
        <w:tc>
          <w:tcPr>
            <w:tcW w:w="7495" w:type="dxa"/>
          </w:tcPr>
          <w:p w14:paraId="29233931" w14:textId="7DF3EEBE" w:rsidR="00676648" w:rsidRPr="00F14AC8" w:rsidRDefault="00676648" w:rsidP="00D16466">
            <w:commentRangeStart w:id="1566"/>
            <w:commentRangeStart w:id="1567"/>
            <w:r w:rsidRPr="00F14AC8">
              <w:t>Screen_</w:t>
            </w:r>
            <w:commentRangeEnd w:id="1566"/>
            <w:r w:rsidR="002274BE" w:rsidRPr="00F14AC8">
              <w:rPr>
                <w:rStyle w:val="Kommentarzeichen"/>
                <w:sz w:val="24"/>
                <w:szCs w:val="24"/>
              </w:rPr>
              <w:commentReference w:id="1566"/>
            </w:r>
            <w:commentRangeEnd w:id="1567"/>
            <w:r w:rsidR="00AE4D3D" w:rsidRPr="00F14AC8">
              <w:rPr>
                <w:rStyle w:val="Kommentarzeichen"/>
                <w:sz w:val="24"/>
                <w:szCs w:val="24"/>
              </w:rPr>
              <w:commentReference w:id="1567"/>
            </w:r>
            <w:r w:rsidR="002859FC" w:rsidRPr="00F14AC8">
              <w:t>E</w:t>
            </w:r>
            <w:ins w:id="1568" w:author="Peter Koch" w:date="2026-05-20T10:51:00Z" w16du:dateUtc="2026-05-20T08:51:00Z">
              <w:r w:rsidR="00AE4D3D">
                <w:t>nd</w:t>
              </w:r>
            </w:ins>
            <w:del w:id="1569" w:author="Peter Koch" w:date="2026-05-20T10:51:00Z" w16du:dateUtc="2026-05-20T08:51:00Z">
              <w:r w:rsidR="002859FC" w:rsidRPr="00F14AC8" w:rsidDel="00AE4D3D">
                <w:delText>xit</w:delText>
              </w:r>
            </w:del>
          </w:p>
        </w:tc>
      </w:tr>
      <w:tr w:rsidR="00676648" w:rsidRPr="00F14AC8" w14:paraId="650471D1" w14:textId="77777777" w:rsidTr="00D16466">
        <w:tc>
          <w:tcPr>
            <w:tcW w:w="1555" w:type="dxa"/>
          </w:tcPr>
          <w:p w14:paraId="431C8EAB" w14:textId="77777777" w:rsidR="00676648" w:rsidRPr="00F14AC8" w:rsidRDefault="00676648" w:rsidP="00D16466">
            <w:r w:rsidRPr="00F14AC8">
              <w:t>Bedingung</w:t>
            </w:r>
          </w:p>
        </w:tc>
        <w:tc>
          <w:tcPr>
            <w:tcW w:w="7495" w:type="dxa"/>
          </w:tcPr>
          <w:p w14:paraId="399A06D2" w14:textId="76D280B1" w:rsidR="00676648" w:rsidRPr="00F14AC8" w:rsidRDefault="002859FC" w:rsidP="00D16466">
            <w:r w:rsidRPr="00F14AC8">
              <w:t>Im Tabellenteil gibt es noch keine Kategorie „Teamwürdigung</w:t>
            </w:r>
          </w:p>
        </w:tc>
      </w:tr>
      <w:tr w:rsidR="002859FC" w:rsidRPr="00F14AC8" w14:paraId="35277A7F" w14:textId="77777777" w:rsidTr="00D16466">
        <w:tc>
          <w:tcPr>
            <w:tcW w:w="1555" w:type="dxa"/>
          </w:tcPr>
          <w:p w14:paraId="6290F5FC" w14:textId="254F7C91" w:rsidR="002859FC" w:rsidRPr="00F14AC8" w:rsidRDefault="002859FC" w:rsidP="00D16466">
            <w:r w:rsidRPr="00F14AC8">
              <w:t>Aktion</w:t>
            </w:r>
          </w:p>
        </w:tc>
        <w:tc>
          <w:tcPr>
            <w:tcW w:w="7495" w:type="dxa"/>
          </w:tcPr>
          <w:p w14:paraId="0D35C3FF" w14:textId="77777777" w:rsidR="002859FC" w:rsidRPr="00F14AC8" w:rsidRDefault="002859FC" w:rsidP="00D16466">
            <w:r w:rsidRPr="00F14AC8">
              <w:t xml:space="preserve">EPI </w:t>
            </w:r>
            <w:r w:rsidR="008E4528" w:rsidRPr="00F14AC8">
              <w:t>erzeugen</w:t>
            </w:r>
          </w:p>
          <w:p w14:paraId="41300BA0" w14:textId="4C31CE97" w:rsidR="008E4528" w:rsidRPr="00F14AC8" w:rsidRDefault="008E4528" w:rsidP="00D16466">
            <w:r w:rsidRPr="00F14AC8">
              <w:t>QM-Reklamation im EDIT-Modus öffnen</w:t>
            </w:r>
          </w:p>
          <w:p w14:paraId="6DA94107" w14:textId="77777777" w:rsidR="008E4528" w:rsidRPr="00F14AC8" w:rsidRDefault="008E4528" w:rsidP="00D16466">
            <w:r w:rsidRPr="00F14AC8">
              <w:t>„</w:t>
            </w:r>
            <w:r w:rsidRPr="00F14AC8">
              <w:rPr>
                <w:b/>
                <w:bCs/>
              </w:rPr>
              <w:t>yqmappqm8katkte</w:t>
            </w:r>
            <w:r w:rsidRPr="00F14AC8">
              <w:t>“ = „Teamwürdigung“</w:t>
            </w:r>
          </w:p>
          <w:p w14:paraId="1D50D561" w14:textId="77777777" w:rsidR="008E4528" w:rsidRPr="00F14AC8" w:rsidRDefault="0085620E" w:rsidP="00D16466">
            <w:r w:rsidRPr="00F14AC8">
              <w:t>„</w:t>
            </w:r>
            <w:r w:rsidRPr="00F14AC8">
              <w:rPr>
                <w:b/>
                <w:bCs/>
              </w:rPr>
              <w:t>yqmappqm8inserttext</w:t>
            </w:r>
            <w:r w:rsidRPr="00F14AC8">
              <w:t>“ = „TE-WUERDIGUNG“</w:t>
            </w:r>
          </w:p>
          <w:p w14:paraId="6E39A979" w14:textId="5E361226" w:rsidR="0085620E" w:rsidRPr="00F14AC8" w:rsidRDefault="00BD6B75" w:rsidP="00D16466">
            <w:r w:rsidRPr="00F14AC8">
              <w:t>Button „</w:t>
            </w:r>
            <w:r w:rsidRPr="00F14AC8">
              <w:rPr>
                <w:b/>
                <w:bCs/>
              </w:rPr>
              <w:t>yqmappqm8ktanfueg</w:t>
            </w:r>
            <w:r w:rsidRPr="00F14AC8">
              <w:t>“ drücken.</w:t>
            </w:r>
          </w:p>
        </w:tc>
      </w:tr>
    </w:tbl>
    <w:p w14:paraId="0E3EA4FF" w14:textId="77777777" w:rsidR="00891733" w:rsidRPr="00F14AC8" w:rsidRDefault="00891733" w:rsidP="00891733"/>
    <w:tbl>
      <w:tblPr>
        <w:tblStyle w:val="Tabellenraster"/>
        <w:tblW w:w="9085" w:type="dxa"/>
        <w:tblLook w:val="04A0" w:firstRow="1" w:lastRow="0" w:firstColumn="1" w:lastColumn="0" w:noHBand="0" w:noVBand="1"/>
      </w:tblPr>
      <w:tblGrid>
        <w:gridCol w:w="8018"/>
        <w:gridCol w:w="1067"/>
      </w:tblGrid>
      <w:tr w:rsidR="00891733" w:rsidRPr="00F14AC8" w14:paraId="65DA33AF" w14:textId="77777777" w:rsidTr="00D16466">
        <w:tc>
          <w:tcPr>
            <w:tcW w:w="8077" w:type="dxa"/>
            <w:shd w:val="clear" w:color="auto" w:fill="DCEEA3" w:themeFill="accent6" w:themeFillTint="99"/>
          </w:tcPr>
          <w:p w14:paraId="144C768C" w14:textId="77777777" w:rsidR="00891733" w:rsidRPr="00F14AC8" w:rsidRDefault="00891733" w:rsidP="00D16466">
            <w:r w:rsidRPr="00F14AC8">
              <w:t>Auswirkungen der Customization/Extension</w:t>
            </w:r>
          </w:p>
        </w:tc>
        <w:tc>
          <w:tcPr>
            <w:tcW w:w="1008" w:type="dxa"/>
            <w:shd w:val="clear" w:color="auto" w:fill="DCEEA3" w:themeFill="accent6" w:themeFillTint="99"/>
          </w:tcPr>
          <w:p w14:paraId="546C9D45" w14:textId="77777777" w:rsidR="00891733" w:rsidRPr="00F14AC8" w:rsidRDefault="00891733" w:rsidP="00D16466">
            <w:r w:rsidRPr="00F14AC8">
              <w:t>Antwort</w:t>
            </w:r>
          </w:p>
        </w:tc>
      </w:tr>
      <w:tr w:rsidR="00891733" w:rsidRPr="00F14AC8" w14:paraId="59279C73" w14:textId="77777777" w:rsidTr="00D16466">
        <w:tc>
          <w:tcPr>
            <w:tcW w:w="8077" w:type="dxa"/>
          </w:tcPr>
          <w:p w14:paraId="7EFDB5AF" w14:textId="77777777" w:rsidR="00891733" w:rsidRPr="00F14AC8" w:rsidRDefault="00891733" w:rsidP="00D16466">
            <w:pPr>
              <w:rPr>
                <w:sz w:val="20"/>
                <w:szCs w:val="20"/>
              </w:rPr>
            </w:pPr>
            <w:r w:rsidRPr="00F14AC8">
              <w:rPr>
                <w:sz w:val="20"/>
                <w:szCs w:val="20"/>
              </w:rPr>
              <w:lastRenderedPageBreak/>
              <w:t xml:space="preserve">Keine besonderen Auswirkungen </w:t>
            </w:r>
          </w:p>
        </w:tc>
        <w:tc>
          <w:tcPr>
            <w:tcW w:w="1008" w:type="dxa"/>
          </w:tcPr>
          <w:p w14:paraId="662FF71A" w14:textId="77777777" w:rsidR="00891733" w:rsidRPr="00F14AC8" w:rsidRDefault="00891733" w:rsidP="00D16466">
            <w:pPr>
              <w:rPr>
                <w:sz w:val="20"/>
                <w:szCs w:val="20"/>
              </w:rPr>
            </w:pPr>
            <w:r w:rsidRPr="00F14AC8">
              <w:rPr>
                <w:sz w:val="20"/>
                <w:szCs w:val="20"/>
              </w:rPr>
              <w:t>Ja/Nein</w:t>
            </w:r>
          </w:p>
        </w:tc>
      </w:tr>
      <w:tr w:rsidR="00891733" w:rsidRPr="00F14AC8" w14:paraId="0195837E" w14:textId="77777777" w:rsidTr="00D16466">
        <w:tc>
          <w:tcPr>
            <w:tcW w:w="8077" w:type="dxa"/>
          </w:tcPr>
          <w:p w14:paraId="5FA9D938" w14:textId="77777777" w:rsidR="00891733" w:rsidRPr="00F14AC8" w:rsidRDefault="00891733"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1FF1356" w14:textId="77777777" w:rsidR="00891733" w:rsidRPr="00F14AC8" w:rsidRDefault="00891733" w:rsidP="00D16466">
            <w:pPr>
              <w:rPr>
                <w:sz w:val="20"/>
                <w:szCs w:val="20"/>
              </w:rPr>
            </w:pPr>
            <w:r w:rsidRPr="00F14AC8">
              <w:rPr>
                <w:sz w:val="20"/>
                <w:szCs w:val="20"/>
              </w:rPr>
              <w:t>Ja/Nein</w:t>
            </w:r>
          </w:p>
        </w:tc>
      </w:tr>
      <w:tr w:rsidR="00891733" w:rsidRPr="00F14AC8" w14:paraId="64EC9B45" w14:textId="77777777" w:rsidTr="00D16466">
        <w:tc>
          <w:tcPr>
            <w:tcW w:w="8077" w:type="dxa"/>
          </w:tcPr>
          <w:p w14:paraId="5FE2238E" w14:textId="77777777" w:rsidR="00891733" w:rsidRPr="00F14AC8" w:rsidRDefault="00891733"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017AF3EE" w14:textId="77777777" w:rsidR="00891733" w:rsidRPr="00F14AC8" w:rsidRDefault="00891733" w:rsidP="00D16466">
            <w:pPr>
              <w:rPr>
                <w:sz w:val="20"/>
                <w:szCs w:val="20"/>
              </w:rPr>
            </w:pPr>
            <w:r w:rsidRPr="00F14AC8">
              <w:rPr>
                <w:sz w:val="20"/>
                <w:szCs w:val="20"/>
              </w:rPr>
              <w:t>Ja/Nein</w:t>
            </w:r>
          </w:p>
        </w:tc>
      </w:tr>
      <w:tr w:rsidR="00891733" w:rsidRPr="00F14AC8" w14:paraId="39BB5658" w14:textId="77777777" w:rsidTr="00D16466">
        <w:tc>
          <w:tcPr>
            <w:tcW w:w="8077" w:type="dxa"/>
          </w:tcPr>
          <w:p w14:paraId="640D8D8B" w14:textId="77777777" w:rsidR="00891733" w:rsidRPr="00F14AC8" w:rsidRDefault="00891733"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76FBECE0" w14:textId="77777777" w:rsidR="00891733" w:rsidRPr="00F14AC8" w:rsidRDefault="00891733" w:rsidP="00D16466">
            <w:pPr>
              <w:rPr>
                <w:sz w:val="20"/>
                <w:szCs w:val="20"/>
              </w:rPr>
            </w:pPr>
            <w:r w:rsidRPr="00F14AC8">
              <w:rPr>
                <w:sz w:val="20"/>
                <w:szCs w:val="20"/>
              </w:rPr>
              <w:t>Ja/Nein</w:t>
            </w:r>
          </w:p>
        </w:tc>
      </w:tr>
      <w:tr w:rsidR="00891733" w:rsidRPr="00F14AC8" w14:paraId="2E4E0737" w14:textId="77777777" w:rsidTr="00D16466">
        <w:tc>
          <w:tcPr>
            <w:tcW w:w="8077" w:type="dxa"/>
          </w:tcPr>
          <w:p w14:paraId="62EC494E" w14:textId="77777777" w:rsidR="00891733" w:rsidRPr="00F14AC8" w:rsidRDefault="00891733"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DC51F49" w14:textId="77777777" w:rsidR="00891733" w:rsidRPr="00F14AC8" w:rsidRDefault="00891733"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891733" w:rsidRPr="00F14AC8" w14:paraId="0FF57483" w14:textId="77777777" w:rsidTr="00D16466">
        <w:trPr>
          <w:trHeight w:hRule="exact" w:val="861"/>
        </w:trPr>
        <w:tc>
          <w:tcPr>
            <w:tcW w:w="1273" w:type="dxa"/>
            <w:shd w:val="clear" w:color="auto" w:fill="D5D5D5" w:themeFill="background2"/>
            <w:tcMar>
              <w:bottom w:w="57" w:type="dxa"/>
            </w:tcMar>
          </w:tcPr>
          <w:p w14:paraId="02779EB4" w14:textId="77777777" w:rsidR="00891733" w:rsidRPr="00F14AC8" w:rsidRDefault="00891733" w:rsidP="00D16466">
            <w:pPr>
              <w:rPr>
                <w:b/>
              </w:rPr>
            </w:pPr>
            <w:r w:rsidRPr="00F14AC8">
              <w:rPr>
                <w:b/>
              </w:rPr>
              <w:t>Priorität</w:t>
            </w:r>
          </w:p>
        </w:tc>
        <w:tc>
          <w:tcPr>
            <w:tcW w:w="2190" w:type="dxa"/>
            <w:shd w:val="clear" w:color="auto" w:fill="D5D5D5" w:themeFill="background2"/>
            <w:tcMar>
              <w:bottom w:w="57" w:type="dxa"/>
            </w:tcMar>
          </w:tcPr>
          <w:p w14:paraId="42100B13" w14:textId="77777777" w:rsidR="00891733" w:rsidRPr="00F14AC8" w:rsidRDefault="00891733" w:rsidP="00D16466">
            <w:pPr>
              <w:rPr>
                <w:b/>
              </w:rPr>
            </w:pPr>
            <w:r w:rsidRPr="00F14AC8">
              <w:rPr>
                <w:b/>
              </w:rPr>
              <w:t>Realisierung</w:t>
            </w:r>
          </w:p>
        </w:tc>
        <w:tc>
          <w:tcPr>
            <w:tcW w:w="1070" w:type="dxa"/>
            <w:shd w:val="clear" w:color="auto" w:fill="D5D5D5" w:themeFill="background2"/>
            <w:tcMar>
              <w:bottom w:w="57" w:type="dxa"/>
            </w:tcMar>
          </w:tcPr>
          <w:p w14:paraId="7C85ADC5" w14:textId="77777777" w:rsidR="00891733" w:rsidRPr="00F14AC8" w:rsidRDefault="00891733" w:rsidP="00D16466">
            <w:pPr>
              <w:rPr>
                <w:b/>
              </w:rPr>
            </w:pPr>
            <w:r w:rsidRPr="00F14AC8">
              <w:rPr>
                <w:b/>
              </w:rPr>
              <w:t>Dauer (ca./h)</w:t>
            </w:r>
          </w:p>
        </w:tc>
        <w:tc>
          <w:tcPr>
            <w:tcW w:w="1134" w:type="dxa"/>
            <w:shd w:val="clear" w:color="auto" w:fill="D5D5D5" w:themeFill="background2"/>
            <w:tcMar>
              <w:bottom w:w="57" w:type="dxa"/>
            </w:tcMar>
          </w:tcPr>
          <w:p w14:paraId="2F68558E" w14:textId="77777777" w:rsidR="00891733" w:rsidRPr="00F14AC8" w:rsidRDefault="00891733"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50A6ED25" w14:textId="77777777" w:rsidR="00891733" w:rsidRPr="00F14AC8" w:rsidRDefault="00891733"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2EE48600" w14:textId="77777777" w:rsidR="00891733" w:rsidRPr="00F14AC8" w:rsidRDefault="00891733" w:rsidP="00D16466">
            <w:pPr>
              <w:rPr>
                <w:b/>
              </w:rPr>
            </w:pPr>
            <w:r w:rsidRPr="00F14AC8">
              <w:rPr>
                <w:b/>
              </w:rPr>
              <w:t>Bereich</w:t>
            </w:r>
          </w:p>
        </w:tc>
      </w:tr>
      <w:tr w:rsidR="00891733" w:rsidRPr="00F14AC8" w14:paraId="22B364E2" w14:textId="77777777" w:rsidTr="00D16466">
        <w:trPr>
          <w:trHeight w:val="454"/>
        </w:trPr>
        <w:tc>
          <w:tcPr>
            <w:tcW w:w="1273" w:type="dxa"/>
            <w:shd w:val="clear" w:color="auto" w:fill="FFFFFF"/>
            <w:tcMar>
              <w:bottom w:w="57" w:type="dxa"/>
            </w:tcMar>
          </w:tcPr>
          <w:p w14:paraId="56837624" w14:textId="77777777" w:rsidR="00891733" w:rsidRPr="00F14AC8" w:rsidRDefault="00891733" w:rsidP="00394CD1">
            <w:pPr>
              <w:pStyle w:val="Tabelleninhalte"/>
            </w:pPr>
            <w:r w:rsidRPr="00F14AC8">
              <w:t>1</w:t>
            </w:r>
          </w:p>
        </w:tc>
        <w:tc>
          <w:tcPr>
            <w:tcW w:w="2190" w:type="dxa"/>
            <w:shd w:val="clear" w:color="auto" w:fill="FFFFFF"/>
            <w:tcMar>
              <w:bottom w:w="57" w:type="dxa"/>
            </w:tcMar>
          </w:tcPr>
          <w:p w14:paraId="0C5837E5" w14:textId="77777777" w:rsidR="00891733" w:rsidRPr="00F14AC8" w:rsidRDefault="00891733" w:rsidP="00394CD1">
            <w:pPr>
              <w:pStyle w:val="Tabelleninhalte"/>
            </w:pPr>
            <w:r w:rsidRPr="00F14AC8">
              <w:t>Abas</w:t>
            </w:r>
          </w:p>
        </w:tc>
        <w:tc>
          <w:tcPr>
            <w:tcW w:w="1070" w:type="dxa"/>
            <w:shd w:val="clear" w:color="auto" w:fill="FFFFFF"/>
            <w:tcMar>
              <w:bottom w:w="57" w:type="dxa"/>
            </w:tcMar>
          </w:tcPr>
          <w:p w14:paraId="2F65067D" w14:textId="77777777" w:rsidR="00891733" w:rsidRPr="00F14AC8" w:rsidRDefault="00891733" w:rsidP="00394CD1">
            <w:pPr>
              <w:pStyle w:val="Tabelleninhalte"/>
            </w:pPr>
            <w:r w:rsidRPr="00F14AC8">
              <w:t>0,00</w:t>
            </w:r>
          </w:p>
        </w:tc>
        <w:tc>
          <w:tcPr>
            <w:tcW w:w="1134" w:type="dxa"/>
            <w:shd w:val="clear" w:color="auto" w:fill="FFFFFF"/>
            <w:tcMar>
              <w:bottom w:w="57" w:type="dxa"/>
            </w:tcMar>
          </w:tcPr>
          <w:p w14:paraId="51B6A906" w14:textId="77777777" w:rsidR="00891733" w:rsidRPr="00F14AC8" w:rsidRDefault="00891733" w:rsidP="00394CD1">
            <w:pPr>
              <w:pStyle w:val="Tabelleninhalte"/>
            </w:pPr>
            <w:r w:rsidRPr="00F14AC8">
              <w:t>0,00</w:t>
            </w:r>
          </w:p>
        </w:tc>
        <w:tc>
          <w:tcPr>
            <w:tcW w:w="1134" w:type="dxa"/>
            <w:shd w:val="clear" w:color="auto" w:fill="FFFFFF"/>
            <w:tcMar>
              <w:bottom w:w="57" w:type="dxa"/>
            </w:tcMar>
          </w:tcPr>
          <w:p w14:paraId="677F2D2F" w14:textId="77777777" w:rsidR="00891733" w:rsidRPr="00F14AC8" w:rsidRDefault="00891733" w:rsidP="00394CD1">
            <w:pPr>
              <w:pStyle w:val="Tabelleninhalte"/>
            </w:pPr>
            <w:r w:rsidRPr="00F14AC8">
              <w:t>0,00</w:t>
            </w:r>
          </w:p>
        </w:tc>
        <w:tc>
          <w:tcPr>
            <w:tcW w:w="2271" w:type="dxa"/>
            <w:shd w:val="clear" w:color="auto" w:fill="FFFFFF"/>
            <w:tcMar>
              <w:bottom w:w="57" w:type="dxa"/>
            </w:tcMar>
          </w:tcPr>
          <w:p w14:paraId="14F55465" w14:textId="77777777" w:rsidR="00891733" w:rsidRPr="00F14AC8" w:rsidRDefault="00891733" w:rsidP="00394CD1">
            <w:pPr>
              <w:pStyle w:val="Tabelleninhalte"/>
            </w:pPr>
            <w:r w:rsidRPr="00F14AC8">
              <w:t>Admin</w:t>
            </w:r>
          </w:p>
        </w:tc>
      </w:tr>
    </w:tbl>
    <w:p w14:paraId="34A5AE6D" w14:textId="77777777" w:rsidR="00BD16E9" w:rsidRPr="00F14AC8" w:rsidRDefault="00BD16E9" w:rsidP="00BD16E9"/>
    <w:p w14:paraId="532166A2" w14:textId="1A505C76" w:rsidR="00BD16E9" w:rsidRPr="00F14AC8" w:rsidRDefault="00BD16E9" w:rsidP="00AA2A6B">
      <w:pPr>
        <w:pStyle w:val="berschrift3"/>
      </w:pPr>
      <w:bookmarkStart w:id="1570" w:name="_Toc228444483"/>
      <w:bookmarkStart w:id="1571" w:name="AP064"/>
      <w:r w:rsidRPr="00F14AC8">
        <w:t>DMS</w:t>
      </w:r>
      <w:bookmarkEnd w:id="1570"/>
    </w:p>
    <w:bookmarkEnd w:id="1571"/>
    <w:p w14:paraId="15A3AE5A" w14:textId="631A96F5" w:rsidR="007C0D27" w:rsidRPr="00F14AC8" w:rsidRDefault="007C0D27" w:rsidP="00BD16E9">
      <w:pPr>
        <w:rPr>
          <w:u w:val="single"/>
        </w:rPr>
      </w:pPr>
    </w:p>
    <w:p w14:paraId="4E81BF37" w14:textId="77777777" w:rsidR="007C0D27" w:rsidRPr="00F14AC8" w:rsidRDefault="003B7781" w:rsidP="00BD16E9">
      <w:r w:rsidRPr="00F14AC8">
        <w:t xml:space="preserve">Für die Archivierung aller Dokumente einer Reklamation </w:t>
      </w:r>
      <w:r w:rsidR="007C0D27" w:rsidRPr="00F14AC8">
        <w:t>wird Docuware angebunden.</w:t>
      </w:r>
    </w:p>
    <w:p w14:paraId="039FEAC4" w14:textId="77777777" w:rsidR="007C0D27" w:rsidRPr="00F14AC8" w:rsidRDefault="007C0D27" w:rsidP="00BD16E9"/>
    <w:p w14:paraId="0C4D7839" w14:textId="2FBF5A10" w:rsidR="00C56F96" w:rsidRPr="00F14AC8" w:rsidRDefault="00C56F96" w:rsidP="00C56F96">
      <w:pPr>
        <w:rPr>
          <w:b/>
          <w:bCs/>
          <w:color w:val="002060"/>
        </w:rPr>
      </w:pPr>
      <w:r w:rsidRPr="00F14AC8">
        <w:rPr>
          <w:b/>
          <w:bCs/>
          <w:color w:val="002060"/>
        </w:rPr>
        <w:t xml:space="preserve">Umsetzung </w:t>
      </w:r>
      <w:r w:rsidR="008F2433" w:rsidRPr="00F14AC8">
        <w:rPr>
          <w:b/>
          <w:bCs/>
          <w:color w:val="002060"/>
        </w:rPr>
        <w:t>HWK</w:t>
      </w:r>
    </w:p>
    <w:p w14:paraId="17EDD10E" w14:textId="77777777" w:rsidR="008F2433" w:rsidRPr="00F14AC8" w:rsidRDefault="008F2433" w:rsidP="00C56F96">
      <w:pPr>
        <w:rPr>
          <w:b/>
          <w:bCs/>
          <w:color w:val="002060"/>
        </w:rPr>
      </w:pPr>
    </w:p>
    <w:p w14:paraId="6F858753" w14:textId="02C3DE75" w:rsidR="008F2433" w:rsidRPr="00F14AC8" w:rsidRDefault="00E357A7" w:rsidP="00C56F96">
      <w:pPr>
        <w:rPr>
          <w:bCs/>
        </w:rPr>
      </w:pPr>
      <w:r w:rsidRPr="00F14AC8">
        <w:rPr>
          <w:bCs/>
        </w:rPr>
        <w:t>Neuen Belegtyp in Docuware anlegen: Reklamationsdokumente</w:t>
      </w:r>
    </w:p>
    <w:p w14:paraId="1309DA02" w14:textId="77777777" w:rsidR="00C56F96" w:rsidRPr="00F14AC8" w:rsidRDefault="00C56F96" w:rsidP="00C56F96">
      <w:pPr>
        <w:rPr>
          <w:b/>
          <w:bCs/>
          <w:color w:val="002060"/>
        </w:rPr>
      </w:pPr>
    </w:p>
    <w:p w14:paraId="5FD024E3" w14:textId="77777777" w:rsidR="008F2433" w:rsidRPr="00F14AC8" w:rsidRDefault="008F2433" w:rsidP="008F2433">
      <w:pPr>
        <w:rPr>
          <w:b/>
          <w:bCs/>
          <w:color w:val="002060"/>
        </w:rPr>
      </w:pPr>
      <w:r w:rsidRPr="00F14AC8">
        <w:rPr>
          <w:b/>
          <w:bCs/>
          <w:color w:val="002060"/>
        </w:rPr>
        <w:t>Umsetzung ABAS</w:t>
      </w:r>
    </w:p>
    <w:p w14:paraId="48758730" w14:textId="77777777" w:rsidR="008F2433" w:rsidRPr="00F14AC8" w:rsidRDefault="008F2433" w:rsidP="00C56F96">
      <w:pPr>
        <w:rPr>
          <w:b/>
          <w:bCs/>
          <w:color w:val="002060"/>
        </w:rPr>
      </w:pPr>
    </w:p>
    <w:p w14:paraId="2A432EDA" w14:textId="66AD2921" w:rsidR="00C56F96" w:rsidRPr="00F14AC8" w:rsidRDefault="00C56F96" w:rsidP="00C56F96">
      <w:r w:rsidRPr="00F14AC8">
        <w:t>Neuen Belegtyp in ABAS anlegen</w:t>
      </w:r>
      <w:r w:rsidR="00E357A7" w:rsidRPr="00F14AC8">
        <w:t>:</w:t>
      </w:r>
      <w:r w:rsidRPr="00F14AC8">
        <w:t xml:space="preserve"> Reklamationsdokumente</w:t>
      </w:r>
    </w:p>
    <w:p w14:paraId="21B6BE3F" w14:textId="77777777" w:rsidR="00C56F96" w:rsidRPr="00F14AC8" w:rsidRDefault="00C56F96" w:rsidP="00C56F96"/>
    <w:p w14:paraId="6E69217B" w14:textId="04D80035" w:rsidR="00C56F96" w:rsidRPr="00F14AC8" w:rsidRDefault="00C56F96" w:rsidP="00C56F96">
      <w:commentRangeStart w:id="1572"/>
      <w:r w:rsidRPr="00F14AC8">
        <w:t xml:space="preserve">In der Maske Reklamation 508 am unteren Ende über die gesamte Breite </w:t>
      </w:r>
      <w:r w:rsidR="00F87951" w:rsidRPr="00F14AC8">
        <w:t>die DMS-Anbindung einfügen. Überschrift über dem Bereich „DMS mitgeltende Dokumente“</w:t>
      </w:r>
      <w:commentRangeEnd w:id="1572"/>
      <w:r w:rsidR="00C62338" w:rsidRPr="00F14AC8">
        <w:rPr>
          <w:rStyle w:val="Kommentarzeichen"/>
          <w:sz w:val="24"/>
          <w:szCs w:val="24"/>
        </w:rPr>
        <w:commentReference w:id="1572"/>
      </w:r>
    </w:p>
    <w:p w14:paraId="3BC68333" w14:textId="77777777" w:rsidR="00C56F96" w:rsidRPr="00F14AC8" w:rsidRDefault="00C56F96" w:rsidP="00C56F96">
      <w:pPr>
        <w:rPr>
          <w:ins w:id="1573" w:author="Peter Koch" w:date="2026-05-20T10:53:00Z" w16du:dateUtc="2026-05-20T08:53:00Z"/>
        </w:rPr>
      </w:pPr>
    </w:p>
    <w:p w14:paraId="398344B0" w14:textId="07A0EA9E" w:rsidR="0062108B" w:rsidRDefault="0062108B" w:rsidP="00C56F96">
      <w:pPr>
        <w:rPr>
          <w:ins w:id="1574" w:author="Peter Koch" w:date="2026-05-20T10:53:00Z" w16du:dateUtc="2026-05-20T08:53:00Z"/>
        </w:rPr>
      </w:pPr>
      <w:ins w:id="1575" w:author="Peter Koch" w:date="2026-05-20T10:53:00Z" w16du:dateUtc="2026-05-20T08:53:00Z">
        <w:r w:rsidRPr="0062108B">
          <w:rPr>
            <w:noProof/>
          </w:rPr>
          <w:drawing>
            <wp:inline distT="0" distB="0" distL="0" distR="0" wp14:anchorId="43557203" wp14:editId="32A45A81">
              <wp:extent cx="5753100" cy="1105535"/>
              <wp:effectExtent l="0" t="0" r="0" b="0"/>
              <wp:docPr id="769008231"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08231" name="Grafik 1" descr="Ein Bild, das Text, Screenshot enthält.&#10;&#10;KI-generierte Inhalte können fehlerhaft sein."/>
                      <pic:cNvPicPr/>
                    </pic:nvPicPr>
                    <pic:blipFill>
                      <a:blip r:embed="rId28"/>
                      <a:stretch>
                        <a:fillRect/>
                      </a:stretch>
                    </pic:blipFill>
                    <pic:spPr>
                      <a:xfrm>
                        <a:off x="0" y="0"/>
                        <a:ext cx="5753100" cy="1105535"/>
                      </a:xfrm>
                      <a:prstGeom prst="rect">
                        <a:avLst/>
                      </a:prstGeom>
                    </pic:spPr>
                  </pic:pic>
                </a:graphicData>
              </a:graphic>
            </wp:inline>
          </w:drawing>
        </w:r>
      </w:ins>
    </w:p>
    <w:p w14:paraId="529DD9E8" w14:textId="77777777" w:rsidR="0062108B" w:rsidRPr="00F14AC8" w:rsidRDefault="0062108B" w:rsidP="00C56F96"/>
    <w:tbl>
      <w:tblPr>
        <w:tblStyle w:val="Tabellenraster"/>
        <w:tblW w:w="9085" w:type="dxa"/>
        <w:tblLook w:val="04A0" w:firstRow="1" w:lastRow="0" w:firstColumn="1" w:lastColumn="0" w:noHBand="0" w:noVBand="1"/>
      </w:tblPr>
      <w:tblGrid>
        <w:gridCol w:w="8018"/>
        <w:gridCol w:w="1067"/>
      </w:tblGrid>
      <w:tr w:rsidR="00C56F96" w:rsidRPr="00F14AC8" w14:paraId="261316BF" w14:textId="77777777" w:rsidTr="00D40DFE">
        <w:tc>
          <w:tcPr>
            <w:tcW w:w="8077" w:type="dxa"/>
            <w:shd w:val="clear" w:color="auto" w:fill="DCEEA3" w:themeFill="accent6" w:themeFillTint="99"/>
          </w:tcPr>
          <w:p w14:paraId="49A41CDC" w14:textId="77777777" w:rsidR="00C56F96" w:rsidRPr="00F14AC8" w:rsidRDefault="00C56F96" w:rsidP="00D40DFE">
            <w:r w:rsidRPr="00F14AC8">
              <w:t>Auswirkungen der Customization/Extension</w:t>
            </w:r>
          </w:p>
        </w:tc>
        <w:tc>
          <w:tcPr>
            <w:tcW w:w="1008" w:type="dxa"/>
            <w:shd w:val="clear" w:color="auto" w:fill="DCEEA3" w:themeFill="accent6" w:themeFillTint="99"/>
          </w:tcPr>
          <w:p w14:paraId="37F3FBE3" w14:textId="77777777" w:rsidR="00C56F96" w:rsidRPr="00F14AC8" w:rsidRDefault="00C56F96" w:rsidP="00D40DFE">
            <w:r w:rsidRPr="00F14AC8">
              <w:t>Antwort</w:t>
            </w:r>
          </w:p>
        </w:tc>
      </w:tr>
      <w:tr w:rsidR="00C56F96" w:rsidRPr="00F14AC8" w14:paraId="35CAE7AC" w14:textId="77777777" w:rsidTr="00D40DFE">
        <w:tc>
          <w:tcPr>
            <w:tcW w:w="8077" w:type="dxa"/>
          </w:tcPr>
          <w:p w14:paraId="455C6AB6" w14:textId="77777777" w:rsidR="00C56F96" w:rsidRPr="00F14AC8" w:rsidRDefault="00C56F96" w:rsidP="00D40DFE">
            <w:pPr>
              <w:rPr>
                <w:sz w:val="20"/>
                <w:szCs w:val="20"/>
              </w:rPr>
            </w:pPr>
            <w:r w:rsidRPr="00F14AC8">
              <w:rPr>
                <w:sz w:val="20"/>
                <w:szCs w:val="20"/>
              </w:rPr>
              <w:t xml:space="preserve">Keine besonderen Auswirkungen </w:t>
            </w:r>
          </w:p>
        </w:tc>
        <w:tc>
          <w:tcPr>
            <w:tcW w:w="1008" w:type="dxa"/>
          </w:tcPr>
          <w:p w14:paraId="0576B358" w14:textId="77777777" w:rsidR="00C56F96" w:rsidRPr="00F14AC8" w:rsidRDefault="00C56F96" w:rsidP="00D40DFE">
            <w:pPr>
              <w:rPr>
                <w:sz w:val="20"/>
                <w:szCs w:val="20"/>
              </w:rPr>
            </w:pPr>
            <w:r w:rsidRPr="00F14AC8">
              <w:rPr>
                <w:sz w:val="20"/>
                <w:szCs w:val="20"/>
              </w:rPr>
              <w:t>Ja/Nein</w:t>
            </w:r>
          </w:p>
        </w:tc>
      </w:tr>
      <w:tr w:rsidR="00C56F96" w:rsidRPr="00F14AC8" w14:paraId="043B4854" w14:textId="77777777" w:rsidTr="00D40DFE">
        <w:tc>
          <w:tcPr>
            <w:tcW w:w="8077" w:type="dxa"/>
          </w:tcPr>
          <w:p w14:paraId="44268DDF" w14:textId="77777777" w:rsidR="00C56F96" w:rsidRPr="00F14AC8" w:rsidRDefault="00C56F96"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61D7C6E" w14:textId="77777777" w:rsidR="00C56F96" w:rsidRPr="00F14AC8" w:rsidRDefault="00C56F96" w:rsidP="00D40DFE">
            <w:pPr>
              <w:rPr>
                <w:sz w:val="20"/>
                <w:szCs w:val="20"/>
              </w:rPr>
            </w:pPr>
            <w:r w:rsidRPr="00F14AC8">
              <w:rPr>
                <w:sz w:val="20"/>
                <w:szCs w:val="20"/>
              </w:rPr>
              <w:t>Ja/Nein</w:t>
            </w:r>
          </w:p>
        </w:tc>
      </w:tr>
      <w:tr w:rsidR="00C56F96" w:rsidRPr="00F14AC8" w14:paraId="265AC7BE" w14:textId="77777777" w:rsidTr="00D40DFE">
        <w:tc>
          <w:tcPr>
            <w:tcW w:w="8077" w:type="dxa"/>
          </w:tcPr>
          <w:p w14:paraId="7152731D" w14:textId="77777777" w:rsidR="00C56F96" w:rsidRPr="00F14AC8" w:rsidRDefault="00C56F96"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03170D02" w14:textId="77777777" w:rsidR="00C56F96" w:rsidRPr="00F14AC8" w:rsidRDefault="00C56F96" w:rsidP="00D40DFE">
            <w:pPr>
              <w:rPr>
                <w:sz w:val="20"/>
                <w:szCs w:val="20"/>
              </w:rPr>
            </w:pPr>
            <w:r w:rsidRPr="00F14AC8">
              <w:rPr>
                <w:sz w:val="20"/>
                <w:szCs w:val="20"/>
              </w:rPr>
              <w:t>Ja/Nein</w:t>
            </w:r>
          </w:p>
        </w:tc>
      </w:tr>
      <w:tr w:rsidR="00C56F96" w:rsidRPr="00F14AC8" w14:paraId="0FC6B941" w14:textId="77777777" w:rsidTr="00D40DFE">
        <w:tc>
          <w:tcPr>
            <w:tcW w:w="8077" w:type="dxa"/>
          </w:tcPr>
          <w:p w14:paraId="03AD787B" w14:textId="77777777" w:rsidR="00C56F96" w:rsidRPr="00F14AC8" w:rsidRDefault="00C56F96"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30F3B07F" w14:textId="77777777" w:rsidR="00C56F96" w:rsidRPr="00F14AC8" w:rsidRDefault="00C56F96" w:rsidP="00D40DFE">
            <w:pPr>
              <w:rPr>
                <w:sz w:val="20"/>
                <w:szCs w:val="20"/>
              </w:rPr>
            </w:pPr>
            <w:r w:rsidRPr="00F14AC8">
              <w:rPr>
                <w:sz w:val="20"/>
                <w:szCs w:val="20"/>
              </w:rPr>
              <w:t>Ja/Nein</w:t>
            </w:r>
          </w:p>
        </w:tc>
      </w:tr>
      <w:tr w:rsidR="00C56F96" w:rsidRPr="00F14AC8" w14:paraId="01C94293" w14:textId="77777777" w:rsidTr="00D40DFE">
        <w:tc>
          <w:tcPr>
            <w:tcW w:w="8077" w:type="dxa"/>
          </w:tcPr>
          <w:p w14:paraId="55BDA02B" w14:textId="77777777" w:rsidR="00C56F96" w:rsidRPr="00F14AC8" w:rsidRDefault="00C56F96"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6B67C3E" w14:textId="77777777" w:rsidR="00C56F96" w:rsidRPr="00F14AC8" w:rsidRDefault="00C56F96"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C56F96" w:rsidRPr="00F14AC8" w14:paraId="5BA142A1" w14:textId="77777777" w:rsidTr="00D40DFE">
        <w:trPr>
          <w:trHeight w:hRule="exact" w:val="861"/>
        </w:trPr>
        <w:tc>
          <w:tcPr>
            <w:tcW w:w="1273" w:type="dxa"/>
            <w:shd w:val="clear" w:color="auto" w:fill="D5D5D5" w:themeFill="background2"/>
            <w:tcMar>
              <w:bottom w:w="57" w:type="dxa"/>
            </w:tcMar>
          </w:tcPr>
          <w:p w14:paraId="210BB208" w14:textId="77777777" w:rsidR="00C56F96" w:rsidRPr="00F14AC8" w:rsidRDefault="00C56F96" w:rsidP="00D40DFE">
            <w:pPr>
              <w:rPr>
                <w:b/>
              </w:rPr>
            </w:pPr>
            <w:r w:rsidRPr="00F14AC8">
              <w:rPr>
                <w:b/>
              </w:rPr>
              <w:t>Priorität</w:t>
            </w:r>
          </w:p>
        </w:tc>
        <w:tc>
          <w:tcPr>
            <w:tcW w:w="2190" w:type="dxa"/>
            <w:shd w:val="clear" w:color="auto" w:fill="D5D5D5" w:themeFill="background2"/>
            <w:tcMar>
              <w:bottom w:w="57" w:type="dxa"/>
            </w:tcMar>
          </w:tcPr>
          <w:p w14:paraId="58B9B253" w14:textId="77777777" w:rsidR="00C56F96" w:rsidRPr="00F14AC8" w:rsidRDefault="00C56F96" w:rsidP="00D40DFE">
            <w:pPr>
              <w:rPr>
                <w:b/>
              </w:rPr>
            </w:pPr>
            <w:r w:rsidRPr="00F14AC8">
              <w:rPr>
                <w:b/>
              </w:rPr>
              <w:t>Realisierung</w:t>
            </w:r>
          </w:p>
        </w:tc>
        <w:tc>
          <w:tcPr>
            <w:tcW w:w="1070" w:type="dxa"/>
            <w:shd w:val="clear" w:color="auto" w:fill="D5D5D5" w:themeFill="background2"/>
            <w:tcMar>
              <w:bottom w:w="57" w:type="dxa"/>
            </w:tcMar>
          </w:tcPr>
          <w:p w14:paraId="66FB0DB1" w14:textId="77777777" w:rsidR="00C56F96" w:rsidRPr="00F14AC8" w:rsidRDefault="00C56F96" w:rsidP="00D40DFE">
            <w:pPr>
              <w:rPr>
                <w:b/>
              </w:rPr>
            </w:pPr>
            <w:r w:rsidRPr="00F14AC8">
              <w:rPr>
                <w:b/>
              </w:rPr>
              <w:t>Dauer (ca./h)</w:t>
            </w:r>
          </w:p>
        </w:tc>
        <w:tc>
          <w:tcPr>
            <w:tcW w:w="1134" w:type="dxa"/>
            <w:shd w:val="clear" w:color="auto" w:fill="D5D5D5" w:themeFill="background2"/>
            <w:tcMar>
              <w:bottom w:w="57" w:type="dxa"/>
            </w:tcMar>
          </w:tcPr>
          <w:p w14:paraId="48491C96" w14:textId="77777777" w:rsidR="00C56F96" w:rsidRPr="00F14AC8" w:rsidRDefault="00C56F96"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37DA85CD" w14:textId="77777777" w:rsidR="00C56F96" w:rsidRPr="00F14AC8" w:rsidRDefault="00C56F96"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54BE51C" w14:textId="77777777" w:rsidR="00C56F96" w:rsidRPr="00F14AC8" w:rsidRDefault="00C56F96" w:rsidP="00D40DFE">
            <w:pPr>
              <w:rPr>
                <w:b/>
              </w:rPr>
            </w:pPr>
            <w:r w:rsidRPr="00F14AC8">
              <w:rPr>
                <w:b/>
              </w:rPr>
              <w:t>Bereich</w:t>
            </w:r>
          </w:p>
        </w:tc>
      </w:tr>
      <w:tr w:rsidR="00C56F96" w:rsidRPr="00F14AC8" w14:paraId="76A298AA" w14:textId="77777777" w:rsidTr="00D40DFE">
        <w:trPr>
          <w:trHeight w:val="454"/>
        </w:trPr>
        <w:tc>
          <w:tcPr>
            <w:tcW w:w="1273" w:type="dxa"/>
            <w:shd w:val="clear" w:color="auto" w:fill="FFFFFF"/>
            <w:tcMar>
              <w:bottom w:w="57" w:type="dxa"/>
            </w:tcMar>
          </w:tcPr>
          <w:p w14:paraId="54860410" w14:textId="77777777" w:rsidR="00C56F96" w:rsidRPr="00F14AC8" w:rsidRDefault="00C56F96" w:rsidP="00394CD1">
            <w:pPr>
              <w:pStyle w:val="Tabelleninhalte"/>
            </w:pPr>
            <w:r w:rsidRPr="00F14AC8">
              <w:lastRenderedPageBreak/>
              <w:t>1</w:t>
            </w:r>
          </w:p>
        </w:tc>
        <w:tc>
          <w:tcPr>
            <w:tcW w:w="2190" w:type="dxa"/>
            <w:shd w:val="clear" w:color="auto" w:fill="FFFFFF"/>
            <w:tcMar>
              <w:bottom w:w="57" w:type="dxa"/>
            </w:tcMar>
          </w:tcPr>
          <w:p w14:paraId="3456B108" w14:textId="77777777" w:rsidR="00C56F96" w:rsidRPr="00F14AC8" w:rsidRDefault="00C56F96" w:rsidP="00394CD1">
            <w:pPr>
              <w:pStyle w:val="Tabelleninhalte"/>
            </w:pPr>
            <w:r w:rsidRPr="00F14AC8">
              <w:t>Abas</w:t>
            </w:r>
          </w:p>
        </w:tc>
        <w:tc>
          <w:tcPr>
            <w:tcW w:w="1070" w:type="dxa"/>
            <w:shd w:val="clear" w:color="auto" w:fill="FFFFFF"/>
            <w:tcMar>
              <w:bottom w:w="57" w:type="dxa"/>
            </w:tcMar>
          </w:tcPr>
          <w:p w14:paraId="7CD243DD" w14:textId="77777777" w:rsidR="00C56F96" w:rsidRPr="00F14AC8" w:rsidRDefault="00C56F96" w:rsidP="00394CD1">
            <w:pPr>
              <w:pStyle w:val="Tabelleninhalte"/>
            </w:pPr>
            <w:r w:rsidRPr="00F14AC8">
              <w:t>0,00</w:t>
            </w:r>
          </w:p>
        </w:tc>
        <w:tc>
          <w:tcPr>
            <w:tcW w:w="1134" w:type="dxa"/>
            <w:shd w:val="clear" w:color="auto" w:fill="FFFFFF"/>
            <w:tcMar>
              <w:bottom w:w="57" w:type="dxa"/>
            </w:tcMar>
          </w:tcPr>
          <w:p w14:paraId="29826BD3" w14:textId="77777777" w:rsidR="00C56F96" w:rsidRPr="00F14AC8" w:rsidRDefault="00C56F96" w:rsidP="00394CD1">
            <w:pPr>
              <w:pStyle w:val="Tabelleninhalte"/>
            </w:pPr>
            <w:r w:rsidRPr="00F14AC8">
              <w:t>0,00</w:t>
            </w:r>
          </w:p>
        </w:tc>
        <w:tc>
          <w:tcPr>
            <w:tcW w:w="1134" w:type="dxa"/>
            <w:shd w:val="clear" w:color="auto" w:fill="FFFFFF"/>
            <w:tcMar>
              <w:bottom w:w="57" w:type="dxa"/>
            </w:tcMar>
          </w:tcPr>
          <w:p w14:paraId="0B6F3EEB" w14:textId="77777777" w:rsidR="00C56F96" w:rsidRPr="00F14AC8" w:rsidRDefault="00C56F96" w:rsidP="00394CD1">
            <w:pPr>
              <w:pStyle w:val="Tabelleninhalte"/>
            </w:pPr>
            <w:r w:rsidRPr="00F14AC8">
              <w:t>0,00</w:t>
            </w:r>
          </w:p>
        </w:tc>
        <w:tc>
          <w:tcPr>
            <w:tcW w:w="2271" w:type="dxa"/>
            <w:shd w:val="clear" w:color="auto" w:fill="FFFFFF"/>
            <w:tcMar>
              <w:bottom w:w="57" w:type="dxa"/>
            </w:tcMar>
          </w:tcPr>
          <w:p w14:paraId="45CD78DD" w14:textId="77777777" w:rsidR="00C56F96" w:rsidRPr="00F14AC8" w:rsidRDefault="00C56F96" w:rsidP="00394CD1">
            <w:pPr>
              <w:pStyle w:val="Tabelleninhalte"/>
            </w:pPr>
            <w:r w:rsidRPr="00F14AC8">
              <w:t>Admin</w:t>
            </w:r>
          </w:p>
        </w:tc>
      </w:tr>
    </w:tbl>
    <w:p w14:paraId="34B45CAC" w14:textId="77777777" w:rsidR="007C0D27" w:rsidRPr="00F14AC8" w:rsidRDefault="007C0D27" w:rsidP="00BD16E9"/>
    <w:p w14:paraId="5AD8B09B" w14:textId="2ED70349" w:rsidR="00BD16E9" w:rsidRPr="00F14AC8" w:rsidRDefault="00BD16E9" w:rsidP="00AA2A6B">
      <w:pPr>
        <w:pStyle w:val="berschrift3"/>
      </w:pPr>
      <w:bookmarkStart w:id="1576" w:name="_Toc228444484"/>
      <w:r w:rsidRPr="00F14AC8">
        <w:t>Druckberichtsrevision</w:t>
      </w:r>
      <w:bookmarkEnd w:id="1576"/>
    </w:p>
    <w:p w14:paraId="45FC1023" w14:textId="77777777" w:rsidR="00BD16E9" w:rsidRPr="00F14AC8" w:rsidRDefault="00BD16E9" w:rsidP="00BD16E9"/>
    <w:p w14:paraId="7203E2C8" w14:textId="4F67D50A" w:rsidR="00BD16E9" w:rsidRPr="00F14AC8" w:rsidRDefault="00BD16E9" w:rsidP="00BD16E9">
      <w:r w:rsidRPr="00F14AC8">
        <w:t>Werden die Druckberichte (4D/8D/etc.) angepasst, dann sollen diese auch revisioniert werden. Das bedeutet, dass die HWK die Änderungen in einem gesonderten Dokument dokumentiert werden. Und in einer INI-Datei die Revisionsnummer (bspw</w:t>
      </w:r>
      <w:r w:rsidR="00E1386C" w:rsidRPr="00F14AC8">
        <w:t>.</w:t>
      </w:r>
      <w:r w:rsidRPr="00F14AC8">
        <w:t xml:space="preserve"> 02-26) manuell hochsetzt. Die Revisionsnummer muss oben rechts gedruckt werden.</w:t>
      </w:r>
    </w:p>
    <w:p w14:paraId="1A200B38" w14:textId="77777777" w:rsidR="00BD16E9" w:rsidRPr="00F14AC8" w:rsidRDefault="00BD16E9" w:rsidP="00BD16E9"/>
    <w:p w14:paraId="5EDD2BFC" w14:textId="7FEB15C5" w:rsidR="00D90D8A" w:rsidRPr="00F14AC8" w:rsidRDefault="0044402D" w:rsidP="00BD16E9">
      <w:r w:rsidRPr="00F14AC8">
        <w:t>Die Umsetzung wird</w:t>
      </w:r>
      <w:r w:rsidR="00BC2873" w:rsidRPr="00F14AC8">
        <w:t xml:space="preserve"> unter Druckbelege beschrieben.</w:t>
      </w:r>
    </w:p>
    <w:p w14:paraId="73426BD8" w14:textId="77777777" w:rsidR="00BC2873" w:rsidRPr="00F14AC8" w:rsidRDefault="00BC2873" w:rsidP="00BD16E9"/>
    <w:p w14:paraId="5A5B20DC" w14:textId="2E7DB50C" w:rsidR="00BD16E9" w:rsidRPr="00F14AC8" w:rsidRDefault="00BD16E9" w:rsidP="00AA2A6B">
      <w:pPr>
        <w:pStyle w:val="berschrift3"/>
      </w:pPr>
      <w:bookmarkStart w:id="1577" w:name="_Toc228444485"/>
      <w:r w:rsidRPr="00F14AC8">
        <w:t>Kundenreklamation Therapieliegen</w:t>
      </w:r>
      <w:bookmarkEnd w:id="1577"/>
    </w:p>
    <w:p w14:paraId="750876A1" w14:textId="77777777" w:rsidR="00BD16E9" w:rsidRPr="00F14AC8" w:rsidRDefault="00BD16E9" w:rsidP="00BD16E9"/>
    <w:p w14:paraId="60BBEF1B" w14:textId="77777777" w:rsidR="00BD16E9" w:rsidRPr="00F14AC8" w:rsidRDefault="00BD16E9" w:rsidP="00BD16E9">
      <w:r w:rsidRPr="00F14AC8">
        <w:t>Der Prozess sollte in der Serviceabwicklung gestartet werden. Es wird ein Team gebildet, welches sich erstmal Bereich Serviceabwicklung online schult und alles testet. Ggf. wird noch eine Schulung nötig.</w:t>
      </w:r>
    </w:p>
    <w:p w14:paraId="33DD11F8" w14:textId="77777777" w:rsidR="004329B0" w:rsidRPr="00F14AC8" w:rsidRDefault="004329B0" w:rsidP="004329B0"/>
    <w:p w14:paraId="324410AF" w14:textId="55D01ED3" w:rsidR="004329B0" w:rsidRPr="00F14AC8" w:rsidRDefault="00E761CC" w:rsidP="005F5D00">
      <w:pPr>
        <w:pStyle w:val="berschrift2"/>
        <w:numPr>
          <w:ilvl w:val="1"/>
          <w:numId w:val="28"/>
        </w:numPr>
      </w:pPr>
      <w:bookmarkStart w:id="1578" w:name="_Toc228444486"/>
      <w:bookmarkStart w:id="1579" w:name="AP036"/>
      <w:r w:rsidRPr="00F14AC8">
        <w:t>Druck 8D-</w:t>
      </w:r>
      <w:r w:rsidR="004329B0" w:rsidRPr="00F14AC8">
        <w:t>Report</w:t>
      </w:r>
      <w:bookmarkEnd w:id="1578"/>
    </w:p>
    <w:bookmarkEnd w:id="1579"/>
    <w:p w14:paraId="7840CB82" w14:textId="77777777" w:rsidR="004329B0" w:rsidRPr="00F14AC8" w:rsidRDefault="004329B0" w:rsidP="004329B0"/>
    <w:p w14:paraId="68CC346F" w14:textId="77777777" w:rsidR="004329B0" w:rsidRPr="00F14AC8" w:rsidRDefault="004329B0" w:rsidP="004329B0">
      <w:r w:rsidRPr="00F14AC8">
        <w:t>Grundsätzlich wird der 8D-Report für alle anderen Reports gedruckt.</w:t>
      </w:r>
    </w:p>
    <w:p w14:paraId="7D046A0D" w14:textId="77777777" w:rsidR="004329B0" w:rsidRPr="00F14AC8" w:rsidRDefault="004329B0" w:rsidP="004329B0"/>
    <w:p w14:paraId="091AC92D" w14:textId="77777777" w:rsidR="00E32463" w:rsidRPr="00F14AC8" w:rsidRDefault="00E32463" w:rsidP="00E32463">
      <w:pPr>
        <w:rPr>
          <w:b/>
          <w:bCs/>
          <w:color w:val="002060"/>
        </w:rPr>
      </w:pPr>
      <w:r w:rsidRPr="00F14AC8">
        <w:rPr>
          <w:b/>
          <w:bCs/>
          <w:color w:val="002060"/>
        </w:rPr>
        <w:t>Umsetzung ABAS</w:t>
      </w:r>
    </w:p>
    <w:p w14:paraId="503011B5" w14:textId="77777777" w:rsidR="000E449E" w:rsidRPr="00F14AC8" w:rsidRDefault="000E449E" w:rsidP="004329B0"/>
    <w:p w14:paraId="44EA511A" w14:textId="61A84BCE" w:rsidR="006D3758" w:rsidRPr="00F14AC8" w:rsidRDefault="006D3758" w:rsidP="004329B0">
      <w:pPr>
        <w:rPr>
          <w:u w:val="single"/>
        </w:rPr>
      </w:pPr>
      <w:r w:rsidRPr="00F14AC8">
        <w:rPr>
          <w:u w:val="single"/>
        </w:rPr>
        <w:t>Geltungsbereich:</w:t>
      </w:r>
      <w:r w:rsidRPr="00F14AC8">
        <w:tab/>
        <w:t>HWK und worKA</w:t>
      </w:r>
    </w:p>
    <w:p w14:paraId="778CA453" w14:textId="77777777" w:rsidR="006D3758" w:rsidRPr="00F14AC8" w:rsidRDefault="006D3758" w:rsidP="004329B0">
      <w:pPr>
        <w:rPr>
          <w:u w:val="single"/>
        </w:rPr>
      </w:pPr>
    </w:p>
    <w:p w14:paraId="46C0E088" w14:textId="0F5B4333" w:rsidR="005A1706" w:rsidRPr="00F14AC8" w:rsidRDefault="00C10739" w:rsidP="004329B0">
      <w:r w:rsidRPr="00F14AC8">
        <w:t xml:space="preserve">Individualisierung des Layouts </w:t>
      </w:r>
      <w:r w:rsidR="007B3965" w:rsidRPr="00F14AC8">
        <w:t>„</w:t>
      </w:r>
      <w:r w:rsidRPr="00F14AC8">
        <w:t>REPORT-8D</w:t>
      </w:r>
      <w:r w:rsidR="007B3965" w:rsidRPr="00F14AC8">
        <w:t>“</w:t>
      </w:r>
      <w:r w:rsidR="002022F6" w:rsidRPr="00F14AC8">
        <w:t xml:space="preserve"> </w:t>
      </w:r>
      <w:r w:rsidR="00441C44" w:rsidRPr="00F14AC8">
        <w:t>in der Maske „QM-Reklamation“, (</w:t>
      </w:r>
      <w:r w:rsidR="005A1706" w:rsidRPr="00F14AC8">
        <w:t xml:space="preserve">Maske </w:t>
      </w:r>
      <w:r w:rsidR="00441C44" w:rsidRPr="00F14AC8">
        <w:t xml:space="preserve">508) </w:t>
      </w:r>
      <w:r w:rsidR="002022F6" w:rsidRPr="00F14AC8">
        <w:t>und der Layoutdatei jasper/layout/owqmapp/OWQMAPPQMDRUCK8D.jrxm</w:t>
      </w:r>
      <w:r w:rsidR="005A1706" w:rsidRPr="00F14AC8">
        <w:t>l</w:t>
      </w:r>
    </w:p>
    <w:p w14:paraId="26E7A992" w14:textId="77777777" w:rsidR="004329B0" w:rsidRPr="00F14AC8" w:rsidRDefault="004329B0" w:rsidP="004329B0"/>
    <w:p w14:paraId="51A69A34" w14:textId="0BA94B68" w:rsidR="0083175C" w:rsidRPr="00F14AC8" w:rsidRDefault="0083175C" w:rsidP="005F5D00">
      <w:pPr>
        <w:pStyle w:val="Listenabsatz"/>
        <w:numPr>
          <w:ilvl w:val="0"/>
          <w:numId w:val="35"/>
        </w:numPr>
      </w:pPr>
      <w:r w:rsidRPr="00F14AC8">
        <w:t>Kunde / Lieferant</w:t>
      </w:r>
    </w:p>
    <w:p w14:paraId="4E3837ED" w14:textId="77777777" w:rsidR="00B504D8" w:rsidRPr="00F14AC8" w:rsidRDefault="00B504D8" w:rsidP="00B504D8"/>
    <w:p w14:paraId="058DE297" w14:textId="2689D41A" w:rsidR="00B504D8" w:rsidRPr="00F14AC8" w:rsidRDefault="0083175C" w:rsidP="0022072D">
      <w:pPr>
        <w:ind w:left="3600" w:hanging="2880"/>
      </w:pPr>
      <w:r w:rsidRPr="00F14AC8">
        <w:t>Wenn Reklamationsart</w:t>
      </w:r>
      <w:r w:rsidR="00B504D8" w:rsidRPr="00F14AC8">
        <w:t xml:space="preserve"> = </w:t>
      </w:r>
      <w:r w:rsidR="0022072D" w:rsidRPr="00F14AC8">
        <w:tab/>
      </w:r>
      <w:r w:rsidR="00B504D8" w:rsidRPr="00F14AC8">
        <w:t xml:space="preserve">„Kundenreklamation außer TL“ oder „Kundenreklamation TL“ oder </w:t>
      </w:r>
    </w:p>
    <w:p w14:paraId="4347D190" w14:textId="56AEA8C8" w:rsidR="0083175C" w:rsidRPr="00F14AC8" w:rsidRDefault="00B504D8" w:rsidP="0022072D">
      <w:pPr>
        <w:ind w:left="3544" w:firstLine="56"/>
      </w:pPr>
      <w:r w:rsidRPr="00F14AC8">
        <w:t xml:space="preserve">„8D-Report“ </w:t>
      </w:r>
    </w:p>
    <w:p w14:paraId="5C2846DD" w14:textId="3ECABC27" w:rsidR="0083175C" w:rsidRPr="00F14AC8" w:rsidRDefault="0022072D" w:rsidP="004329B0">
      <w:r w:rsidRPr="00F14AC8">
        <w:tab/>
        <w:t>Dann</w:t>
      </w:r>
      <w:r w:rsidR="000F4E42" w:rsidRPr="00F14AC8">
        <w:t xml:space="preserve"> Label=</w:t>
      </w:r>
      <w:r w:rsidRPr="00F14AC8">
        <w:tab/>
      </w:r>
      <w:r w:rsidRPr="00F14AC8">
        <w:tab/>
      </w:r>
      <w:r w:rsidRPr="00F14AC8">
        <w:tab/>
        <w:t>„Kunde“</w:t>
      </w:r>
      <w:r w:rsidR="000F4E42" w:rsidRPr="00F14AC8">
        <w:br/>
      </w:r>
    </w:p>
    <w:p w14:paraId="4553977A" w14:textId="69046E47" w:rsidR="004329B0" w:rsidRPr="00F14AC8" w:rsidRDefault="000F4E42" w:rsidP="005F5D00">
      <w:pPr>
        <w:pStyle w:val="Listenabsatz"/>
        <w:numPr>
          <w:ilvl w:val="0"/>
          <w:numId w:val="35"/>
        </w:numPr>
      </w:pPr>
      <w:r w:rsidRPr="00F14AC8">
        <w:t>Label „</w:t>
      </w:r>
      <w:r w:rsidR="004329B0" w:rsidRPr="00F14AC8">
        <w:t>Vorgang</w:t>
      </w:r>
      <w:r w:rsidRPr="00F14AC8">
        <w:t>“</w:t>
      </w:r>
      <w:r w:rsidR="004329B0" w:rsidRPr="00F14AC8">
        <w:t xml:space="preserve"> </w:t>
      </w:r>
      <w:r w:rsidRPr="00F14AC8">
        <w:t>in</w:t>
      </w:r>
      <w:r w:rsidR="004329B0" w:rsidRPr="00F14AC8">
        <w:t xml:space="preserve"> </w:t>
      </w:r>
      <w:r w:rsidRPr="00F14AC8">
        <w:t>„</w:t>
      </w:r>
      <w:r w:rsidR="004329B0" w:rsidRPr="00F14AC8">
        <w:t>Lieferschein</w:t>
      </w:r>
      <w:r w:rsidRPr="00F14AC8">
        <w:t>“ umbenennen.</w:t>
      </w:r>
    </w:p>
    <w:p w14:paraId="3F52ACD4" w14:textId="77777777" w:rsidR="000F4E42" w:rsidRPr="00F14AC8" w:rsidRDefault="000F4E42" w:rsidP="000F4E42">
      <w:pPr>
        <w:pStyle w:val="Listenabsatz"/>
      </w:pPr>
    </w:p>
    <w:p w14:paraId="32E6F3F2" w14:textId="030A7E18" w:rsidR="004329B0" w:rsidRPr="00F14AC8" w:rsidRDefault="004329B0" w:rsidP="005F5D00">
      <w:pPr>
        <w:pStyle w:val="Listenabsatz"/>
        <w:numPr>
          <w:ilvl w:val="0"/>
          <w:numId w:val="35"/>
        </w:numPr>
      </w:pPr>
      <w:r w:rsidRPr="00F14AC8">
        <w:t xml:space="preserve">Die Problembeschreibung des Kunden </w:t>
      </w:r>
      <w:r w:rsidR="009163AD" w:rsidRPr="00F14AC8">
        <w:t>„</w:t>
      </w:r>
      <w:r w:rsidR="00937634" w:rsidRPr="00F14AC8">
        <w:rPr>
          <w:b/>
          <w:bCs/>
        </w:rPr>
        <w:t>yqmappqm8pbftext</w:t>
      </w:r>
      <w:r w:rsidR="00937634" w:rsidRPr="00F14AC8">
        <w:rPr>
          <w:bCs/>
        </w:rPr>
        <w:t xml:space="preserve">“ </w:t>
      </w:r>
      <w:r w:rsidRPr="00F14AC8">
        <w:t>soll übernommen werden. Es soll nur die individuelle Beschreibung angedruckt werden.</w:t>
      </w:r>
      <w:r w:rsidR="00A527D7" w:rsidRPr="00F14AC8">
        <w:br/>
      </w:r>
    </w:p>
    <w:p w14:paraId="61294F79" w14:textId="1C6CB2C9" w:rsidR="004329B0" w:rsidRPr="00F14AC8" w:rsidRDefault="00CD0701" w:rsidP="005F5D00">
      <w:pPr>
        <w:pStyle w:val="Listenabsatz"/>
        <w:numPr>
          <w:ilvl w:val="0"/>
          <w:numId w:val="35"/>
        </w:numPr>
      </w:pPr>
      <w:r w:rsidRPr="00F14AC8">
        <w:t>„</w:t>
      </w:r>
      <w:r w:rsidR="004329B0" w:rsidRPr="00F14AC8">
        <w:t>Berichtsdatum</w:t>
      </w:r>
      <w:r w:rsidRPr="00F14AC8">
        <w:t>“</w:t>
      </w:r>
      <w:r w:rsidR="004329B0" w:rsidRPr="00F14AC8">
        <w:t xml:space="preserve"> in </w:t>
      </w:r>
      <w:r w:rsidRPr="00F14AC8">
        <w:t>„</w:t>
      </w:r>
      <w:r w:rsidR="004329B0" w:rsidRPr="00F14AC8">
        <w:t>Erfassungsdatum</w:t>
      </w:r>
      <w:r w:rsidRPr="00F14AC8">
        <w:t>“</w:t>
      </w:r>
      <w:r w:rsidR="004329B0" w:rsidRPr="00F14AC8">
        <w:t xml:space="preserve"> ändern</w:t>
      </w:r>
      <w:r w:rsidR="00140908" w:rsidRPr="00F14AC8">
        <w:t>.</w:t>
      </w:r>
    </w:p>
    <w:p w14:paraId="046F9C6F" w14:textId="77777777" w:rsidR="00CD0701" w:rsidRPr="00F14AC8" w:rsidRDefault="00CD0701" w:rsidP="00CD0701">
      <w:pPr>
        <w:pStyle w:val="Listenabsatz"/>
      </w:pPr>
    </w:p>
    <w:p w14:paraId="08DAB684" w14:textId="48448144" w:rsidR="004329B0" w:rsidRPr="00F14AC8" w:rsidRDefault="004329B0" w:rsidP="005F5D00">
      <w:pPr>
        <w:pStyle w:val="Listenabsatz"/>
        <w:numPr>
          <w:ilvl w:val="0"/>
          <w:numId w:val="35"/>
        </w:numPr>
      </w:pPr>
      <w:r w:rsidRPr="00F14AC8">
        <w:t>Logo: Standardlogo links oben über „Nummer Reklamation“</w:t>
      </w:r>
    </w:p>
    <w:p w14:paraId="6F2D83B7" w14:textId="77777777" w:rsidR="0016117E" w:rsidRPr="00F14AC8" w:rsidRDefault="0016117E" w:rsidP="0016117E"/>
    <w:p w14:paraId="03B6449C" w14:textId="3403FF75" w:rsidR="0016117E" w:rsidRPr="00F14AC8" w:rsidRDefault="0016117E" w:rsidP="0016117E">
      <w:pPr>
        <w:rPr>
          <w:u w:val="single"/>
        </w:rPr>
      </w:pPr>
      <w:r w:rsidRPr="00F14AC8">
        <w:rPr>
          <w:u w:val="single"/>
        </w:rPr>
        <w:t>Zurückgestellt:</w:t>
      </w:r>
    </w:p>
    <w:p w14:paraId="0429C63B" w14:textId="77777777" w:rsidR="0016117E" w:rsidRPr="00F14AC8" w:rsidRDefault="0016117E" w:rsidP="0016117E"/>
    <w:p w14:paraId="4998AC76" w14:textId="31D6FBB0" w:rsidR="004329B0" w:rsidRPr="00F14AC8" w:rsidRDefault="00156596" w:rsidP="005F5D00">
      <w:pPr>
        <w:pStyle w:val="Listenabsatz"/>
        <w:numPr>
          <w:ilvl w:val="0"/>
          <w:numId w:val="35"/>
        </w:numPr>
      </w:pPr>
      <w:r w:rsidRPr="00F14AC8">
        <w:t>„</w:t>
      </w:r>
      <w:r w:rsidR="004329B0" w:rsidRPr="00F14AC8">
        <w:t>Charge/Seriennummer</w:t>
      </w:r>
      <w:r w:rsidRPr="00F14AC8">
        <w:t>“</w:t>
      </w:r>
      <w:r w:rsidRPr="00F14AC8">
        <w:br/>
      </w:r>
    </w:p>
    <w:p w14:paraId="011D01CA" w14:textId="53340ABE" w:rsidR="004329B0" w:rsidRPr="00F14AC8" w:rsidRDefault="001C79E5" w:rsidP="005F5D00">
      <w:pPr>
        <w:pStyle w:val="Listenabsatz"/>
        <w:numPr>
          <w:ilvl w:val="0"/>
          <w:numId w:val="35"/>
        </w:numPr>
      </w:pPr>
      <w:r w:rsidRPr="00F14AC8">
        <w:t>„</w:t>
      </w:r>
      <w:r w:rsidR="004329B0" w:rsidRPr="00F14AC8">
        <w:rPr>
          <w:b/>
          <w:bCs/>
        </w:rPr>
        <w:t>ycharge</w:t>
      </w:r>
      <w:r w:rsidRPr="00F14AC8">
        <w:t>“</w:t>
      </w:r>
      <w:r w:rsidR="004329B0" w:rsidRPr="00F14AC8">
        <w:t xml:space="preserve"> aus QM-Reklamation andrucken. Nur für Lieferanten- und Interne Reklamation</w:t>
      </w:r>
    </w:p>
    <w:p w14:paraId="50DA4A78" w14:textId="789C29C8" w:rsidR="004329B0" w:rsidRPr="00F14AC8" w:rsidRDefault="004329B0" w:rsidP="004329B0">
      <w:pPr>
        <w:pStyle w:val="Listenabsatz"/>
        <w:rPr>
          <w:highlight w:val="yellow"/>
        </w:rPr>
      </w:pPr>
    </w:p>
    <w:p w14:paraId="6167BE40" w14:textId="77777777" w:rsidR="004329B0" w:rsidRPr="00F14AC8" w:rsidRDefault="004329B0" w:rsidP="004329B0">
      <w:pPr>
        <w:pStyle w:val="Listenabsatz"/>
        <w:rPr>
          <w:highlight w:val="yellow"/>
        </w:rPr>
      </w:pPr>
      <w:r w:rsidRPr="00F14AC8">
        <w:rPr>
          <w:noProof/>
        </w:rPr>
        <w:drawing>
          <wp:inline distT="0" distB="0" distL="0" distR="0" wp14:anchorId="3FCF0727" wp14:editId="04523AD7">
            <wp:extent cx="4867954" cy="6496957"/>
            <wp:effectExtent l="0" t="0" r="8890" b="0"/>
            <wp:docPr id="2025513663" name="Grafik 1" descr="Ein Bild, das Text, Screenshot, Zahl,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3663" name="Grafik 1" descr="Ein Bild, das Text, Screenshot, Zahl, parallel enthält.&#10;&#10;KI-generierte Inhalte können fehlerhaft sein."/>
                    <pic:cNvPicPr/>
                  </pic:nvPicPr>
                  <pic:blipFill>
                    <a:blip r:embed="rId29"/>
                    <a:stretch>
                      <a:fillRect/>
                    </a:stretch>
                  </pic:blipFill>
                  <pic:spPr>
                    <a:xfrm>
                      <a:off x="0" y="0"/>
                      <a:ext cx="4867954" cy="6496957"/>
                    </a:xfrm>
                    <a:prstGeom prst="rect">
                      <a:avLst/>
                    </a:prstGeom>
                  </pic:spPr>
                </pic:pic>
              </a:graphicData>
            </a:graphic>
          </wp:inline>
        </w:drawing>
      </w:r>
    </w:p>
    <w:p w14:paraId="63FA8EB1" w14:textId="6AF08FD8" w:rsidR="001C79E5" w:rsidRPr="00F14AC8" w:rsidRDefault="001C79E5">
      <w:pPr>
        <w:rPr>
          <w:highlight w:val="yellow"/>
        </w:rPr>
      </w:pPr>
      <w:r w:rsidRPr="00F14AC8">
        <w:rPr>
          <w:highlight w:val="yellow"/>
        </w:rPr>
        <w:br w:type="page"/>
      </w:r>
    </w:p>
    <w:p w14:paraId="29CB2FF4" w14:textId="77777777" w:rsidR="004329B0" w:rsidRPr="00F14AC8" w:rsidRDefault="004329B0" w:rsidP="004329B0">
      <w:pPr>
        <w:pStyle w:val="Listenabsatz"/>
        <w:rPr>
          <w:highlight w:val="yellow"/>
        </w:rPr>
      </w:pPr>
    </w:p>
    <w:p w14:paraId="1E40F64B" w14:textId="440CE0BC" w:rsidR="004329B0" w:rsidRPr="00F14AC8" w:rsidRDefault="00B41969" w:rsidP="004329B0">
      <w:pPr>
        <w:pStyle w:val="Listenabsatz"/>
        <w:ind w:left="0"/>
      </w:pPr>
      <w:r w:rsidRPr="00F14AC8">
        <w:t xml:space="preserve">Die </w:t>
      </w:r>
      <w:r w:rsidR="002B28A1" w:rsidRPr="00F14AC8">
        <w:t>Zeilen</w:t>
      </w:r>
      <w:r w:rsidRPr="00F14AC8">
        <w:t xml:space="preserve"> von </w:t>
      </w:r>
      <w:r w:rsidR="004329B0" w:rsidRPr="00F14AC8">
        <w:t xml:space="preserve">Punkt 8 und 9 </w:t>
      </w:r>
      <w:r w:rsidR="00A578B9" w:rsidRPr="00F14AC8">
        <w:t xml:space="preserve">nach oben </w:t>
      </w:r>
      <w:r w:rsidR="002B28A1" w:rsidRPr="00F14AC8">
        <w:t xml:space="preserve">verschieben </w:t>
      </w:r>
      <w:r w:rsidR="004329B0" w:rsidRPr="00F14AC8">
        <w:t xml:space="preserve">zwischen </w:t>
      </w:r>
      <w:r w:rsidR="002B28A1" w:rsidRPr="00F14AC8">
        <w:t xml:space="preserve">„2. </w:t>
      </w:r>
      <w:r w:rsidR="004329B0" w:rsidRPr="00F14AC8">
        <w:t>Problembeschreibung</w:t>
      </w:r>
      <w:r w:rsidR="002B28A1" w:rsidRPr="00F14AC8">
        <w:t>“</w:t>
      </w:r>
      <w:r w:rsidR="004329B0" w:rsidRPr="00F14AC8">
        <w:t xml:space="preserve"> und </w:t>
      </w:r>
      <w:r w:rsidR="002B28A1" w:rsidRPr="00F14AC8">
        <w:t xml:space="preserve">„3. </w:t>
      </w:r>
      <w:r w:rsidR="004329B0" w:rsidRPr="00F14AC8">
        <w:t>Sofortmaßnahme</w:t>
      </w:r>
      <w:r w:rsidR="002B28A1" w:rsidRPr="00F14AC8">
        <w:t>“.</w:t>
      </w:r>
    </w:p>
    <w:p w14:paraId="4FF0FB96" w14:textId="77777777" w:rsidR="001C79E5" w:rsidRPr="00F14AC8" w:rsidRDefault="001C79E5" w:rsidP="004329B0">
      <w:pPr>
        <w:pStyle w:val="Listenabsatz"/>
        <w:ind w:left="0"/>
      </w:pPr>
    </w:p>
    <w:p w14:paraId="3D35547E" w14:textId="77777777" w:rsidR="004329B0" w:rsidRPr="00F14AC8" w:rsidRDefault="004329B0" w:rsidP="004329B0">
      <w:pPr>
        <w:pStyle w:val="Listenabsatz"/>
        <w:rPr>
          <w:highlight w:val="yellow"/>
        </w:rPr>
      </w:pPr>
      <w:r w:rsidRPr="00F14AC8">
        <w:rPr>
          <w:noProof/>
        </w:rPr>
        <w:drawing>
          <wp:inline distT="0" distB="0" distL="0" distR="0" wp14:anchorId="61A7EB26" wp14:editId="01F4EE9E">
            <wp:extent cx="5753100" cy="1442085"/>
            <wp:effectExtent l="0" t="0" r="0" b="5715"/>
            <wp:docPr id="1797801384" name="Grafik 1" descr="Ein Bild, das Text, Reihe,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384" name="Grafik 1" descr="Ein Bild, das Text, Reihe, Schrift, Zahl enthält.&#10;&#10;KI-generierte Inhalte können fehlerhaft sein."/>
                    <pic:cNvPicPr/>
                  </pic:nvPicPr>
                  <pic:blipFill>
                    <a:blip r:embed="rId30"/>
                    <a:stretch>
                      <a:fillRect/>
                    </a:stretch>
                  </pic:blipFill>
                  <pic:spPr>
                    <a:xfrm>
                      <a:off x="0" y="0"/>
                      <a:ext cx="5753100" cy="1442085"/>
                    </a:xfrm>
                    <a:prstGeom prst="rect">
                      <a:avLst/>
                    </a:prstGeom>
                  </pic:spPr>
                </pic:pic>
              </a:graphicData>
            </a:graphic>
          </wp:inline>
        </w:drawing>
      </w:r>
    </w:p>
    <w:p w14:paraId="035F4B0E" w14:textId="77777777" w:rsidR="00E31610" w:rsidRPr="00F14AC8" w:rsidRDefault="00E31610" w:rsidP="00E31610"/>
    <w:p w14:paraId="2F5578BC" w14:textId="0BB8806D" w:rsidR="00E31610" w:rsidRPr="00F14AC8" w:rsidRDefault="00E31610" w:rsidP="00E31610">
      <w:r w:rsidRPr="00F14AC8">
        <w:t>Die Inhalte der Felder</w:t>
      </w:r>
      <w:r w:rsidR="00AA5A30" w:rsidRPr="00F14AC8">
        <w:t xml:space="preserve"> bitte wie folgt anpassen:</w:t>
      </w:r>
    </w:p>
    <w:p w14:paraId="30E95192" w14:textId="77777777" w:rsidR="00AA5A30" w:rsidRPr="00F14AC8" w:rsidRDefault="00AA5A30" w:rsidP="00E31610"/>
    <w:p w14:paraId="4402CAB5" w14:textId="3160582C" w:rsidR="004329B0" w:rsidRPr="00F14AC8" w:rsidRDefault="00E31610" w:rsidP="004836C8">
      <w:pPr>
        <w:pStyle w:val="Listenabsatz"/>
        <w:numPr>
          <w:ilvl w:val="0"/>
          <w:numId w:val="19"/>
        </w:numPr>
      </w:pPr>
      <w:r w:rsidRPr="00F14AC8">
        <w:t>Sofortmaßnahme</w:t>
      </w:r>
      <w:r w:rsidR="004329B0" w:rsidRPr="00F14AC8">
        <w:t xml:space="preserve">: </w:t>
      </w:r>
      <w:r w:rsidR="00AA5A30" w:rsidRPr="00F14AC8">
        <w:tab/>
      </w:r>
      <w:r w:rsidR="004329B0" w:rsidRPr="00F14AC8">
        <w:t>3-zeiliges Feld</w:t>
      </w:r>
      <w:r w:rsidR="00AA5A30" w:rsidRPr="00F14AC8">
        <w:t xml:space="preserve"> „</w:t>
      </w:r>
      <w:r w:rsidR="00AA5A30" w:rsidRPr="00F14AC8">
        <w:rPr>
          <w:b/>
          <w:bCs/>
        </w:rPr>
        <w:t>yqmappqm8ksm</w:t>
      </w:r>
      <w:r w:rsidR="00AA5A30" w:rsidRPr="00F14AC8">
        <w:rPr>
          <w:bCs/>
        </w:rPr>
        <w:t>“</w:t>
      </w:r>
    </w:p>
    <w:p w14:paraId="603E053B" w14:textId="0EF997D2" w:rsidR="00AA5A30" w:rsidRPr="00F14AC8" w:rsidRDefault="00AA5A30" w:rsidP="004836C8">
      <w:pPr>
        <w:pStyle w:val="Listenabsatz"/>
        <w:numPr>
          <w:ilvl w:val="0"/>
          <w:numId w:val="19"/>
        </w:numPr>
      </w:pPr>
      <w:r w:rsidRPr="00F14AC8">
        <w:t>Fehlerursache</w:t>
      </w:r>
      <w:r w:rsidR="004329B0" w:rsidRPr="00F14AC8">
        <w:t xml:space="preserve">: </w:t>
      </w:r>
      <w:r w:rsidRPr="00F14AC8">
        <w:tab/>
      </w:r>
      <w:r w:rsidR="004329B0" w:rsidRPr="00F14AC8">
        <w:t>3-zeilige</w:t>
      </w:r>
      <w:r w:rsidR="002C7697" w:rsidRPr="00F14AC8">
        <w:t>s</w:t>
      </w:r>
      <w:r w:rsidR="004329B0" w:rsidRPr="00F14AC8">
        <w:t xml:space="preserve"> Feld </w:t>
      </w:r>
      <w:r w:rsidR="002C7697" w:rsidRPr="00F14AC8">
        <w:t>„</w:t>
      </w:r>
      <w:r w:rsidR="002C7697" w:rsidRPr="00F14AC8">
        <w:rPr>
          <w:b/>
          <w:bCs/>
        </w:rPr>
        <w:t>yqmappqm8kfu</w:t>
      </w:r>
      <w:r w:rsidR="002C7697" w:rsidRPr="00F14AC8">
        <w:rPr>
          <w:bCs/>
        </w:rPr>
        <w:t>“</w:t>
      </w:r>
    </w:p>
    <w:p w14:paraId="3A276CD4" w14:textId="50930B28" w:rsidR="004329B0" w:rsidRPr="00F14AC8" w:rsidRDefault="0066569B" w:rsidP="00AA5A30">
      <w:pPr>
        <w:ind w:left="2880"/>
      </w:pPr>
      <w:r w:rsidRPr="00F14AC8">
        <w:t>d</w:t>
      </w:r>
      <w:r w:rsidR="002C7697" w:rsidRPr="00F14AC8">
        <w:t xml:space="preserve">arunter </w:t>
      </w:r>
      <w:r w:rsidR="004329B0" w:rsidRPr="00F14AC8">
        <w:t xml:space="preserve">das Individuelle Feld </w:t>
      </w:r>
      <w:r w:rsidRPr="00F14AC8">
        <w:t>„</w:t>
      </w:r>
      <w:r w:rsidRPr="00F14AC8">
        <w:rPr>
          <w:b/>
          <w:bCs/>
        </w:rPr>
        <w:t>yqmappqm8ifutext</w:t>
      </w:r>
      <w:r w:rsidRPr="00F14AC8">
        <w:rPr>
          <w:bCs/>
        </w:rPr>
        <w:t>“</w:t>
      </w:r>
      <w:r w:rsidRPr="00F14AC8">
        <w:rPr>
          <w:b/>
          <w:bCs/>
        </w:rPr>
        <w:t xml:space="preserve"> </w:t>
      </w:r>
    </w:p>
    <w:p w14:paraId="05560B09" w14:textId="77777777" w:rsidR="0061312B" w:rsidRPr="00F14AC8" w:rsidRDefault="0066569B" w:rsidP="004836C8">
      <w:pPr>
        <w:pStyle w:val="Listenabsatz"/>
        <w:numPr>
          <w:ilvl w:val="0"/>
          <w:numId w:val="19"/>
        </w:numPr>
      </w:pPr>
      <w:r w:rsidRPr="00F14AC8">
        <w:t>Geplante Korre</w:t>
      </w:r>
      <w:r w:rsidR="0061312B" w:rsidRPr="00F14AC8">
        <w:t>k</w:t>
      </w:r>
      <w:r w:rsidRPr="00F14AC8">
        <w:t>turmaßnahme</w:t>
      </w:r>
      <w:r w:rsidR="0061312B" w:rsidRPr="00F14AC8">
        <w:t>n</w:t>
      </w:r>
      <w:r w:rsidR="004329B0" w:rsidRPr="00F14AC8">
        <w:t xml:space="preserve">: </w:t>
      </w:r>
      <w:r w:rsidR="0061312B" w:rsidRPr="00F14AC8">
        <w:tab/>
      </w:r>
    </w:p>
    <w:p w14:paraId="4DE5986A" w14:textId="44EBF8FC" w:rsidR="0061312B" w:rsidRPr="00F14AC8" w:rsidRDefault="004329B0" w:rsidP="0061312B">
      <w:pPr>
        <w:ind w:left="2880"/>
      </w:pPr>
      <w:r w:rsidRPr="00F14AC8">
        <w:t xml:space="preserve">3-zeilige Feld </w:t>
      </w:r>
      <w:r w:rsidR="002F6E68" w:rsidRPr="00F14AC8">
        <w:t>„</w:t>
      </w:r>
      <w:r w:rsidR="002F6E68" w:rsidRPr="00F14AC8">
        <w:rPr>
          <w:b/>
          <w:bCs/>
        </w:rPr>
        <w:t>yqmappqm8kgam</w:t>
      </w:r>
      <w:r w:rsidR="002F6E68" w:rsidRPr="00F14AC8">
        <w:rPr>
          <w:bCs/>
        </w:rPr>
        <w:t>“</w:t>
      </w:r>
    </w:p>
    <w:p w14:paraId="45713DEC" w14:textId="2CD008C9" w:rsidR="0061312B" w:rsidRPr="00F14AC8" w:rsidRDefault="004329B0" w:rsidP="002F6E68">
      <w:pPr>
        <w:ind w:left="2880"/>
      </w:pPr>
      <w:r w:rsidRPr="00F14AC8">
        <w:t xml:space="preserve">darunter das Individuelle Feld </w:t>
      </w:r>
      <w:r w:rsidR="002F6E68" w:rsidRPr="00F14AC8">
        <w:t>„</w:t>
      </w:r>
      <w:r w:rsidR="002F6E68" w:rsidRPr="00F14AC8">
        <w:rPr>
          <w:b/>
          <w:bCs/>
        </w:rPr>
        <w:t>yqmappqm8igamtext</w:t>
      </w:r>
      <w:r w:rsidR="002F6E68" w:rsidRPr="00F14AC8">
        <w:t xml:space="preserve">“ </w:t>
      </w:r>
    </w:p>
    <w:p w14:paraId="768753BD" w14:textId="77777777" w:rsidR="00997834" w:rsidRPr="00F14AC8" w:rsidRDefault="002F6E68" w:rsidP="004836C8">
      <w:pPr>
        <w:pStyle w:val="Listenabsatz"/>
        <w:numPr>
          <w:ilvl w:val="0"/>
          <w:numId w:val="19"/>
        </w:numPr>
      </w:pPr>
      <w:r w:rsidRPr="00F14AC8">
        <w:t>E</w:t>
      </w:r>
      <w:r w:rsidR="00997834" w:rsidRPr="00F14AC8">
        <w:t>ingeführte Korrekturmaßnahmen</w:t>
      </w:r>
      <w:r w:rsidR="004329B0" w:rsidRPr="00F14AC8">
        <w:t xml:space="preserve">: </w:t>
      </w:r>
    </w:p>
    <w:p w14:paraId="05DFBD33" w14:textId="4CE3B355" w:rsidR="00997834" w:rsidRPr="00F14AC8" w:rsidRDefault="004329B0" w:rsidP="00997834">
      <w:pPr>
        <w:ind w:left="2880"/>
      </w:pPr>
      <w:r w:rsidRPr="00F14AC8">
        <w:t xml:space="preserve">3-zeilige Feld </w:t>
      </w:r>
      <w:r w:rsidR="00997834" w:rsidRPr="00F14AC8">
        <w:t>„</w:t>
      </w:r>
      <w:r w:rsidR="00997834" w:rsidRPr="00F14AC8">
        <w:rPr>
          <w:b/>
          <w:bCs/>
        </w:rPr>
        <w:t>yqmappqm8keam</w:t>
      </w:r>
      <w:r w:rsidR="00997834" w:rsidRPr="00F14AC8">
        <w:t>“</w:t>
      </w:r>
    </w:p>
    <w:p w14:paraId="4D58D434" w14:textId="1A136BA0" w:rsidR="004329B0" w:rsidRPr="00F14AC8" w:rsidRDefault="004329B0" w:rsidP="00997834">
      <w:pPr>
        <w:ind w:left="2880"/>
      </w:pPr>
      <w:r w:rsidRPr="00F14AC8">
        <w:t xml:space="preserve">darunter das Individuelle Feld </w:t>
      </w:r>
      <w:r w:rsidR="005B6E07" w:rsidRPr="00F14AC8">
        <w:t>„</w:t>
      </w:r>
      <w:r w:rsidR="005B6E07" w:rsidRPr="00F14AC8">
        <w:rPr>
          <w:b/>
          <w:bCs/>
        </w:rPr>
        <w:t>yqmappqm8ieamtext</w:t>
      </w:r>
      <w:r w:rsidR="005B6E07" w:rsidRPr="00F14AC8">
        <w:t xml:space="preserve">“ </w:t>
      </w:r>
    </w:p>
    <w:p w14:paraId="571A651D" w14:textId="77777777" w:rsidR="005B6E07" w:rsidRPr="00F14AC8" w:rsidRDefault="005B6E07" w:rsidP="004836C8">
      <w:pPr>
        <w:pStyle w:val="Listenabsatz"/>
        <w:numPr>
          <w:ilvl w:val="0"/>
          <w:numId w:val="19"/>
        </w:numPr>
      </w:pPr>
      <w:r w:rsidRPr="00F14AC8">
        <w:t>Vorbeugemaßnahmen</w:t>
      </w:r>
      <w:r w:rsidR="004329B0" w:rsidRPr="00F14AC8">
        <w:t xml:space="preserve">: </w:t>
      </w:r>
    </w:p>
    <w:p w14:paraId="00453CF3" w14:textId="1B0FFEBD" w:rsidR="004329B0" w:rsidRPr="00F14AC8" w:rsidRDefault="004329B0" w:rsidP="008E3A46">
      <w:pPr>
        <w:ind w:left="2880"/>
      </w:pPr>
      <w:r w:rsidRPr="00F14AC8">
        <w:t xml:space="preserve">nur 3-zeiliges Feld </w:t>
      </w:r>
      <w:r w:rsidR="005B6E07" w:rsidRPr="00F14AC8">
        <w:t>„</w:t>
      </w:r>
      <w:r w:rsidR="008E3A46" w:rsidRPr="00F14AC8">
        <w:rPr>
          <w:b/>
          <w:bCs/>
        </w:rPr>
        <w:t>yqmappqm8fehlver</w:t>
      </w:r>
      <w:r w:rsidR="005B6E07" w:rsidRPr="00F14AC8">
        <w:t>“</w:t>
      </w:r>
    </w:p>
    <w:p w14:paraId="4EDA2465" w14:textId="77777777" w:rsidR="002F6E68" w:rsidRPr="00F14AC8" w:rsidRDefault="002F6E68" w:rsidP="002F6E68"/>
    <w:p w14:paraId="4AD37540" w14:textId="44905077" w:rsidR="008E3A46" w:rsidRPr="00F14AC8" w:rsidRDefault="002F6E68" w:rsidP="002F6E68">
      <w:r w:rsidRPr="00F14AC8">
        <w:t xml:space="preserve">Schritt 5 </w:t>
      </w:r>
      <w:r w:rsidR="00E07E69" w:rsidRPr="00F14AC8">
        <w:t>ausblenden</w:t>
      </w:r>
      <w:r w:rsidRPr="00F14AC8">
        <w:t xml:space="preserve"> bei </w:t>
      </w:r>
      <w:r w:rsidR="008E3A46" w:rsidRPr="00F14AC8">
        <w:t xml:space="preserve">Reklamationsart: </w:t>
      </w:r>
      <w:r w:rsidR="008E3A46" w:rsidRPr="00F14AC8">
        <w:tab/>
      </w:r>
      <w:r w:rsidRPr="00F14AC8">
        <w:t xml:space="preserve">„Kundenreklamation außer TL“, </w:t>
      </w:r>
    </w:p>
    <w:p w14:paraId="6D62A52D" w14:textId="77777777" w:rsidR="008E3A46" w:rsidRPr="00F14AC8" w:rsidRDefault="008E3A46" w:rsidP="00E07E69">
      <w:pPr>
        <w:ind w:left="4320" w:firstLine="720"/>
      </w:pPr>
      <w:r w:rsidRPr="00F14AC8">
        <w:t>„</w:t>
      </w:r>
      <w:r w:rsidR="002F6E68" w:rsidRPr="00F14AC8">
        <w:t>Lieferantenreklamation</w:t>
      </w:r>
      <w:r w:rsidRPr="00F14AC8">
        <w:t>“</w:t>
      </w:r>
      <w:r w:rsidR="002F6E68" w:rsidRPr="00F14AC8">
        <w:t xml:space="preserve">, </w:t>
      </w:r>
    </w:p>
    <w:p w14:paraId="7CD1CE27" w14:textId="38997DC9" w:rsidR="002F6E68" w:rsidRPr="00F14AC8" w:rsidRDefault="008E3A46" w:rsidP="00E07E69">
      <w:pPr>
        <w:ind w:left="4320" w:firstLine="720"/>
      </w:pPr>
      <w:r w:rsidRPr="00F14AC8">
        <w:t>„</w:t>
      </w:r>
      <w:r w:rsidR="002F6E68" w:rsidRPr="00F14AC8">
        <w:t>Interne Reklamation</w:t>
      </w:r>
      <w:r w:rsidRPr="00F14AC8">
        <w:t>“</w:t>
      </w:r>
    </w:p>
    <w:p w14:paraId="2AA87D7B" w14:textId="77777777" w:rsidR="00844DE7" w:rsidRPr="00F14AC8" w:rsidRDefault="00844DE7" w:rsidP="00844DE7"/>
    <w:tbl>
      <w:tblPr>
        <w:tblStyle w:val="Tabellenraster"/>
        <w:tblW w:w="9085" w:type="dxa"/>
        <w:tblLook w:val="04A0" w:firstRow="1" w:lastRow="0" w:firstColumn="1" w:lastColumn="0" w:noHBand="0" w:noVBand="1"/>
      </w:tblPr>
      <w:tblGrid>
        <w:gridCol w:w="8018"/>
        <w:gridCol w:w="1067"/>
      </w:tblGrid>
      <w:tr w:rsidR="00844DE7" w:rsidRPr="00F14AC8" w14:paraId="21731055" w14:textId="77777777" w:rsidTr="00D16466">
        <w:tc>
          <w:tcPr>
            <w:tcW w:w="8077" w:type="dxa"/>
            <w:shd w:val="clear" w:color="auto" w:fill="DCEEA3" w:themeFill="accent6" w:themeFillTint="99"/>
          </w:tcPr>
          <w:p w14:paraId="1CE2A456" w14:textId="77777777" w:rsidR="00844DE7" w:rsidRPr="00F14AC8" w:rsidRDefault="00844DE7" w:rsidP="00D16466">
            <w:r w:rsidRPr="00F14AC8">
              <w:t>Auswirkungen der Customization/Extension</w:t>
            </w:r>
          </w:p>
        </w:tc>
        <w:tc>
          <w:tcPr>
            <w:tcW w:w="1008" w:type="dxa"/>
            <w:shd w:val="clear" w:color="auto" w:fill="DCEEA3" w:themeFill="accent6" w:themeFillTint="99"/>
          </w:tcPr>
          <w:p w14:paraId="3DC74A1D" w14:textId="77777777" w:rsidR="00844DE7" w:rsidRPr="00F14AC8" w:rsidRDefault="00844DE7" w:rsidP="00D16466">
            <w:r w:rsidRPr="00F14AC8">
              <w:t>Antwort</w:t>
            </w:r>
          </w:p>
        </w:tc>
      </w:tr>
      <w:tr w:rsidR="00844DE7" w:rsidRPr="00F14AC8" w14:paraId="7E5EB686" w14:textId="77777777" w:rsidTr="00D16466">
        <w:tc>
          <w:tcPr>
            <w:tcW w:w="8077" w:type="dxa"/>
          </w:tcPr>
          <w:p w14:paraId="56463F88" w14:textId="77777777" w:rsidR="00844DE7" w:rsidRPr="00F14AC8" w:rsidRDefault="00844DE7" w:rsidP="00D16466">
            <w:pPr>
              <w:rPr>
                <w:sz w:val="20"/>
                <w:szCs w:val="20"/>
              </w:rPr>
            </w:pPr>
            <w:r w:rsidRPr="00F14AC8">
              <w:rPr>
                <w:sz w:val="20"/>
                <w:szCs w:val="20"/>
              </w:rPr>
              <w:t xml:space="preserve">Keine besonderen Auswirkungen </w:t>
            </w:r>
          </w:p>
        </w:tc>
        <w:tc>
          <w:tcPr>
            <w:tcW w:w="1008" w:type="dxa"/>
          </w:tcPr>
          <w:p w14:paraId="60001627" w14:textId="77777777" w:rsidR="00844DE7" w:rsidRPr="00F14AC8" w:rsidRDefault="00844DE7" w:rsidP="00D16466">
            <w:pPr>
              <w:rPr>
                <w:sz w:val="20"/>
                <w:szCs w:val="20"/>
              </w:rPr>
            </w:pPr>
            <w:r w:rsidRPr="00F14AC8">
              <w:rPr>
                <w:sz w:val="20"/>
                <w:szCs w:val="20"/>
              </w:rPr>
              <w:t>Ja/Nein</w:t>
            </w:r>
          </w:p>
        </w:tc>
      </w:tr>
      <w:tr w:rsidR="00844DE7" w:rsidRPr="00F14AC8" w14:paraId="10205D27" w14:textId="77777777" w:rsidTr="00D16466">
        <w:tc>
          <w:tcPr>
            <w:tcW w:w="8077" w:type="dxa"/>
          </w:tcPr>
          <w:p w14:paraId="128D2326" w14:textId="77777777" w:rsidR="00844DE7" w:rsidRPr="00F14AC8" w:rsidRDefault="00844DE7"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B8A3502" w14:textId="77777777" w:rsidR="00844DE7" w:rsidRPr="00F14AC8" w:rsidRDefault="00844DE7" w:rsidP="00D16466">
            <w:pPr>
              <w:rPr>
                <w:sz w:val="20"/>
                <w:szCs w:val="20"/>
              </w:rPr>
            </w:pPr>
            <w:r w:rsidRPr="00F14AC8">
              <w:rPr>
                <w:sz w:val="20"/>
                <w:szCs w:val="20"/>
              </w:rPr>
              <w:t>Ja/Nein</w:t>
            </w:r>
          </w:p>
        </w:tc>
      </w:tr>
      <w:tr w:rsidR="00844DE7" w:rsidRPr="00F14AC8" w14:paraId="55CBFD3F" w14:textId="77777777" w:rsidTr="00D16466">
        <w:tc>
          <w:tcPr>
            <w:tcW w:w="8077" w:type="dxa"/>
          </w:tcPr>
          <w:p w14:paraId="44A26953" w14:textId="77777777" w:rsidR="00844DE7" w:rsidRPr="00F14AC8" w:rsidRDefault="00844DE7"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5AF6BEC" w14:textId="77777777" w:rsidR="00844DE7" w:rsidRPr="00F14AC8" w:rsidRDefault="00844DE7" w:rsidP="00D16466">
            <w:pPr>
              <w:rPr>
                <w:sz w:val="20"/>
                <w:szCs w:val="20"/>
              </w:rPr>
            </w:pPr>
            <w:r w:rsidRPr="00F14AC8">
              <w:rPr>
                <w:sz w:val="20"/>
                <w:szCs w:val="20"/>
              </w:rPr>
              <w:t>Ja/Nein</w:t>
            </w:r>
          </w:p>
        </w:tc>
      </w:tr>
      <w:tr w:rsidR="00844DE7" w:rsidRPr="00F14AC8" w14:paraId="19339FF0" w14:textId="77777777" w:rsidTr="00D16466">
        <w:tc>
          <w:tcPr>
            <w:tcW w:w="8077" w:type="dxa"/>
          </w:tcPr>
          <w:p w14:paraId="0DBF42CA" w14:textId="77777777" w:rsidR="00844DE7" w:rsidRPr="00F14AC8" w:rsidRDefault="00844DE7"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7D71FE3F" w14:textId="77777777" w:rsidR="00844DE7" w:rsidRPr="00F14AC8" w:rsidRDefault="00844DE7" w:rsidP="00D16466">
            <w:pPr>
              <w:rPr>
                <w:sz w:val="20"/>
                <w:szCs w:val="20"/>
              </w:rPr>
            </w:pPr>
            <w:r w:rsidRPr="00F14AC8">
              <w:rPr>
                <w:sz w:val="20"/>
                <w:szCs w:val="20"/>
              </w:rPr>
              <w:t>Ja/Nein</w:t>
            </w:r>
          </w:p>
        </w:tc>
      </w:tr>
      <w:tr w:rsidR="00844DE7" w:rsidRPr="00F14AC8" w14:paraId="189ECC54" w14:textId="77777777" w:rsidTr="00D16466">
        <w:tc>
          <w:tcPr>
            <w:tcW w:w="8077" w:type="dxa"/>
          </w:tcPr>
          <w:p w14:paraId="6C8B8723" w14:textId="77777777" w:rsidR="00844DE7" w:rsidRPr="00F14AC8" w:rsidRDefault="00844DE7"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3FCC3876" w14:textId="77777777" w:rsidR="00844DE7" w:rsidRPr="00F14AC8" w:rsidRDefault="00844DE7"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844DE7" w:rsidRPr="00F14AC8" w14:paraId="7D28BC2A" w14:textId="77777777" w:rsidTr="00D16466">
        <w:trPr>
          <w:trHeight w:hRule="exact" w:val="861"/>
        </w:trPr>
        <w:tc>
          <w:tcPr>
            <w:tcW w:w="1273" w:type="dxa"/>
            <w:shd w:val="clear" w:color="auto" w:fill="D5D5D5" w:themeFill="background2"/>
            <w:tcMar>
              <w:bottom w:w="57" w:type="dxa"/>
            </w:tcMar>
          </w:tcPr>
          <w:p w14:paraId="1F11749B" w14:textId="77777777" w:rsidR="00844DE7" w:rsidRPr="00F14AC8" w:rsidRDefault="00844DE7" w:rsidP="00D16466">
            <w:pPr>
              <w:rPr>
                <w:b/>
              </w:rPr>
            </w:pPr>
            <w:r w:rsidRPr="00F14AC8">
              <w:rPr>
                <w:b/>
              </w:rPr>
              <w:t>Priorität</w:t>
            </w:r>
          </w:p>
        </w:tc>
        <w:tc>
          <w:tcPr>
            <w:tcW w:w="2190" w:type="dxa"/>
            <w:shd w:val="clear" w:color="auto" w:fill="D5D5D5" w:themeFill="background2"/>
            <w:tcMar>
              <w:bottom w:w="57" w:type="dxa"/>
            </w:tcMar>
          </w:tcPr>
          <w:p w14:paraId="7BB319B9" w14:textId="77777777" w:rsidR="00844DE7" w:rsidRPr="00F14AC8" w:rsidRDefault="00844DE7" w:rsidP="00D16466">
            <w:pPr>
              <w:rPr>
                <w:b/>
              </w:rPr>
            </w:pPr>
            <w:r w:rsidRPr="00F14AC8">
              <w:rPr>
                <w:b/>
              </w:rPr>
              <w:t>Realisierung</w:t>
            </w:r>
          </w:p>
        </w:tc>
        <w:tc>
          <w:tcPr>
            <w:tcW w:w="1070" w:type="dxa"/>
            <w:shd w:val="clear" w:color="auto" w:fill="D5D5D5" w:themeFill="background2"/>
            <w:tcMar>
              <w:bottom w:w="57" w:type="dxa"/>
            </w:tcMar>
          </w:tcPr>
          <w:p w14:paraId="20EECFFC" w14:textId="77777777" w:rsidR="00844DE7" w:rsidRPr="00F14AC8" w:rsidRDefault="00844DE7" w:rsidP="00D16466">
            <w:pPr>
              <w:rPr>
                <w:b/>
              </w:rPr>
            </w:pPr>
            <w:r w:rsidRPr="00F14AC8">
              <w:rPr>
                <w:b/>
              </w:rPr>
              <w:t>Dauer (ca./h)</w:t>
            </w:r>
          </w:p>
        </w:tc>
        <w:tc>
          <w:tcPr>
            <w:tcW w:w="1134" w:type="dxa"/>
            <w:shd w:val="clear" w:color="auto" w:fill="D5D5D5" w:themeFill="background2"/>
            <w:tcMar>
              <w:bottom w:w="57" w:type="dxa"/>
            </w:tcMar>
          </w:tcPr>
          <w:p w14:paraId="04ADC11B" w14:textId="77777777" w:rsidR="00844DE7" w:rsidRPr="00F14AC8" w:rsidRDefault="00844DE7"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18D5D206" w14:textId="77777777" w:rsidR="00844DE7" w:rsidRPr="00F14AC8" w:rsidRDefault="00844DE7"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DE6DFE8" w14:textId="77777777" w:rsidR="00844DE7" w:rsidRPr="00F14AC8" w:rsidRDefault="00844DE7" w:rsidP="00D16466">
            <w:pPr>
              <w:rPr>
                <w:b/>
              </w:rPr>
            </w:pPr>
            <w:r w:rsidRPr="00F14AC8">
              <w:rPr>
                <w:b/>
              </w:rPr>
              <w:t>Bereich</w:t>
            </w:r>
          </w:p>
        </w:tc>
      </w:tr>
      <w:tr w:rsidR="00844DE7" w:rsidRPr="00F14AC8" w14:paraId="44DE1C64" w14:textId="77777777" w:rsidTr="00D16466">
        <w:trPr>
          <w:trHeight w:val="454"/>
        </w:trPr>
        <w:tc>
          <w:tcPr>
            <w:tcW w:w="1273" w:type="dxa"/>
            <w:shd w:val="clear" w:color="auto" w:fill="FFFFFF"/>
            <w:tcMar>
              <w:bottom w:w="57" w:type="dxa"/>
            </w:tcMar>
          </w:tcPr>
          <w:p w14:paraId="1EC7A540" w14:textId="77777777" w:rsidR="00844DE7" w:rsidRPr="00F14AC8" w:rsidRDefault="00844DE7" w:rsidP="00394CD1">
            <w:pPr>
              <w:pStyle w:val="Tabelleninhalte"/>
            </w:pPr>
            <w:r w:rsidRPr="00F14AC8">
              <w:t>1</w:t>
            </w:r>
          </w:p>
        </w:tc>
        <w:tc>
          <w:tcPr>
            <w:tcW w:w="2190" w:type="dxa"/>
            <w:shd w:val="clear" w:color="auto" w:fill="FFFFFF"/>
            <w:tcMar>
              <w:bottom w:w="57" w:type="dxa"/>
            </w:tcMar>
          </w:tcPr>
          <w:p w14:paraId="6C1B43D1" w14:textId="77777777" w:rsidR="00844DE7" w:rsidRPr="00F14AC8" w:rsidRDefault="00844DE7" w:rsidP="00394CD1">
            <w:pPr>
              <w:pStyle w:val="Tabelleninhalte"/>
            </w:pPr>
            <w:r w:rsidRPr="00F14AC8">
              <w:t>Abas</w:t>
            </w:r>
          </w:p>
        </w:tc>
        <w:tc>
          <w:tcPr>
            <w:tcW w:w="1070" w:type="dxa"/>
            <w:shd w:val="clear" w:color="auto" w:fill="FFFFFF"/>
            <w:tcMar>
              <w:bottom w:w="57" w:type="dxa"/>
            </w:tcMar>
          </w:tcPr>
          <w:p w14:paraId="6D059246" w14:textId="77777777" w:rsidR="00844DE7" w:rsidRPr="00F14AC8" w:rsidRDefault="00844DE7" w:rsidP="00394CD1">
            <w:pPr>
              <w:pStyle w:val="Tabelleninhalte"/>
            </w:pPr>
            <w:r w:rsidRPr="00F14AC8">
              <w:t>0,00</w:t>
            </w:r>
          </w:p>
        </w:tc>
        <w:tc>
          <w:tcPr>
            <w:tcW w:w="1134" w:type="dxa"/>
            <w:shd w:val="clear" w:color="auto" w:fill="FFFFFF"/>
            <w:tcMar>
              <w:bottom w:w="57" w:type="dxa"/>
            </w:tcMar>
          </w:tcPr>
          <w:p w14:paraId="09C97042" w14:textId="77777777" w:rsidR="00844DE7" w:rsidRPr="00F14AC8" w:rsidRDefault="00844DE7" w:rsidP="00394CD1">
            <w:pPr>
              <w:pStyle w:val="Tabelleninhalte"/>
            </w:pPr>
            <w:r w:rsidRPr="00F14AC8">
              <w:t>0,00</w:t>
            </w:r>
          </w:p>
        </w:tc>
        <w:tc>
          <w:tcPr>
            <w:tcW w:w="1134" w:type="dxa"/>
            <w:shd w:val="clear" w:color="auto" w:fill="FFFFFF"/>
            <w:tcMar>
              <w:bottom w:w="57" w:type="dxa"/>
            </w:tcMar>
          </w:tcPr>
          <w:p w14:paraId="0FE44BF4" w14:textId="77777777" w:rsidR="00844DE7" w:rsidRPr="00F14AC8" w:rsidRDefault="00844DE7" w:rsidP="00394CD1">
            <w:pPr>
              <w:pStyle w:val="Tabelleninhalte"/>
            </w:pPr>
            <w:r w:rsidRPr="00F14AC8">
              <w:t>0,00</w:t>
            </w:r>
          </w:p>
        </w:tc>
        <w:tc>
          <w:tcPr>
            <w:tcW w:w="2271" w:type="dxa"/>
            <w:shd w:val="clear" w:color="auto" w:fill="FFFFFF"/>
            <w:tcMar>
              <w:bottom w:w="57" w:type="dxa"/>
            </w:tcMar>
          </w:tcPr>
          <w:p w14:paraId="4442770E" w14:textId="77777777" w:rsidR="00844DE7" w:rsidRPr="00F14AC8" w:rsidRDefault="00844DE7" w:rsidP="00394CD1">
            <w:pPr>
              <w:pStyle w:val="Tabelleninhalte"/>
            </w:pPr>
            <w:r w:rsidRPr="00F14AC8">
              <w:t>Admin</w:t>
            </w:r>
          </w:p>
        </w:tc>
      </w:tr>
    </w:tbl>
    <w:p w14:paraId="08A4CA8B" w14:textId="77777777" w:rsidR="00844DE7" w:rsidRPr="00F14AC8" w:rsidRDefault="00844DE7" w:rsidP="00844DE7"/>
    <w:p w14:paraId="3F12CF6F" w14:textId="77777777" w:rsidR="004329B0" w:rsidRPr="00F14AC8" w:rsidRDefault="004329B0" w:rsidP="004329B0"/>
    <w:p w14:paraId="0DE93DC4" w14:textId="497A0A91" w:rsidR="005207BF" w:rsidRPr="00F14AC8" w:rsidRDefault="005207BF" w:rsidP="005207BF">
      <w:pPr>
        <w:pStyle w:val="berschrift1"/>
      </w:pPr>
      <w:bookmarkStart w:id="1580" w:name="_Toc228444487"/>
      <w:r w:rsidRPr="00F14AC8">
        <w:lastRenderedPageBreak/>
        <w:t>Druckbelege</w:t>
      </w:r>
      <w:bookmarkEnd w:id="1580"/>
    </w:p>
    <w:p w14:paraId="32A6BA80" w14:textId="77777777" w:rsidR="005207BF" w:rsidRPr="00F14AC8" w:rsidRDefault="005207BF" w:rsidP="00B6732D"/>
    <w:p w14:paraId="0A9ED3DF" w14:textId="32640F4B" w:rsidR="00B6732D" w:rsidRPr="00F14AC8" w:rsidRDefault="00B6732D" w:rsidP="00B6732D">
      <w:pPr>
        <w:pStyle w:val="berschrift2"/>
      </w:pPr>
      <w:bookmarkStart w:id="1581" w:name="_Toc228444488"/>
      <w:r w:rsidRPr="00F14AC8">
        <w:t>VK-Beleg</w:t>
      </w:r>
      <w:bookmarkEnd w:id="1581"/>
    </w:p>
    <w:p w14:paraId="0A32CDBC" w14:textId="77777777" w:rsidR="00B6732D" w:rsidRPr="00F14AC8" w:rsidRDefault="00B6732D" w:rsidP="00B6732D"/>
    <w:p w14:paraId="5A0B4FDB" w14:textId="57D72E47" w:rsidR="00B6732D" w:rsidRPr="00F14AC8" w:rsidRDefault="00607571" w:rsidP="005F5D00">
      <w:pPr>
        <w:pStyle w:val="berschrift3"/>
        <w:numPr>
          <w:ilvl w:val="2"/>
          <w:numId w:val="40"/>
        </w:numPr>
      </w:pPr>
      <w:bookmarkStart w:id="1582" w:name="_Toc228444489"/>
      <w:bookmarkStart w:id="1583" w:name="AP065"/>
      <w:r w:rsidRPr="00F14AC8">
        <w:t>Allgem</w:t>
      </w:r>
      <w:r w:rsidR="005F5D00" w:rsidRPr="00F14AC8">
        <w:t>ein</w:t>
      </w:r>
      <w:r w:rsidR="00B21FFF" w:rsidRPr="00F14AC8">
        <w:t>e Anpassungen</w:t>
      </w:r>
      <w:r w:rsidR="005F5D00" w:rsidRPr="00F14AC8">
        <w:t xml:space="preserve"> für alle VK-Belege</w:t>
      </w:r>
      <w:bookmarkEnd w:id="1582"/>
    </w:p>
    <w:bookmarkEnd w:id="1583"/>
    <w:p w14:paraId="6D6BDD20" w14:textId="77777777" w:rsidR="0017711B" w:rsidRPr="00F14AC8" w:rsidRDefault="0017711B" w:rsidP="0017711B"/>
    <w:p w14:paraId="53BD88FC" w14:textId="1062E559" w:rsidR="003F40B6" w:rsidRPr="00F14AC8" w:rsidRDefault="003F40B6" w:rsidP="0017711B">
      <w:r w:rsidRPr="00F14AC8">
        <w:rPr>
          <w:u w:val="single"/>
        </w:rPr>
        <w:t>Geltungsbereich</w:t>
      </w:r>
      <w:r w:rsidRPr="00F14AC8">
        <w:t>: worKA und HWK</w:t>
      </w:r>
    </w:p>
    <w:p w14:paraId="2820B4D1" w14:textId="77777777" w:rsidR="003F40B6" w:rsidRPr="00F14AC8" w:rsidRDefault="003F40B6" w:rsidP="0017711B"/>
    <w:p w14:paraId="029666AA" w14:textId="62CCAABE" w:rsidR="0017711B" w:rsidRPr="00F14AC8" w:rsidRDefault="00790F5E" w:rsidP="0017711B">
      <w:r w:rsidRPr="00F14AC8">
        <w:t xml:space="preserve">Betrifft der Belege </w:t>
      </w:r>
      <w:r w:rsidR="0017711B" w:rsidRPr="00F14AC8">
        <w:t xml:space="preserve">Angebot, VK-Rahmenauftrag, Auftrag, Lieferschein, Rechnung, </w:t>
      </w:r>
      <w:r w:rsidR="00DB7D50" w:rsidRPr="00F14AC8">
        <w:t xml:space="preserve">VK-Rücklieferschein, </w:t>
      </w:r>
      <w:r w:rsidR="003F40B6" w:rsidRPr="00F14AC8">
        <w:t>Kaufmännische Gutschrift.</w:t>
      </w:r>
    </w:p>
    <w:p w14:paraId="10F10ECB" w14:textId="77777777" w:rsidR="005F5D00" w:rsidRPr="00F14AC8" w:rsidRDefault="005F5D00" w:rsidP="005F5D00"/>
    <w:p w14:paraId="7F0364FD" w14:textId="77777777" w:rsidR="00B6732D" w:rsidRPr="00F14AC8" w:rsidRDefault="00B6732D" w:rsidP="00B6732D">
      <w:r w:rsidRPr="00F14AC8">
        <w:rPr>
          <w:noProof/>
        </w:rPr>
        <w:drawing>
          <wp:inline distT="0" distB="0" distL="0" distR="0" wp14:anchorId="05CBFEEB" wp14:editId="76EC2D00">
            <wp:extent cx="3530010" cy="4981366"/>
            <wp:effectExtent l="0" t="0" r="0" b="0"/>
            <wp:docPr id="76665888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58886" name="Grafik 1" descr="Ein Bild, das Text, Screenshot, Schrift enthält.&#10;&#10;KI-generierte Inhalte können fehlerhaft sein."/>
                    <pic:cNvPicPr/>
                  </pic:nvPicPr>
                  <pic:blipFill>
                    <a:blip r:embed="rId31"/>
                    <a:stretch>
                      <a:fillRect/>
                    </a:stretch>
                  </pic:blipFill>
                  <pic:spPr>
                    <a:xfrm>
                      <a:off x="0" y="0"/>
                      <a:ext cx="3536640" cy="4990722"/>
                    </a:xfrm>
                    <a:prstGeom prst="rect">
                      <a:avLst/>
                    </a:prstGeom>
                  </pic:spPr>
                </pic:pic>
              </a:graphicData>
            </a:graphic>
          </wp:inline>
        </w:drawing>
      </w:r>
    </w:p>
    <w:p w14:paraId="40E490CB" w14:textId="77777777" w:rsidR="00822387" w:rsidRPr="00F14AC8" w:rsidRDefault="00822387" w:rsidP="00B6732D"/>
    <w:p w14:paraId="40463559" w14:textId="0B1868C7" w:rsidR="00B6732D" w:rsidRPr="00F14AC8" w:rsidRDefault="00F9035D" w:rsidP="005F5D00">
      <w:pPr>
        <w:pStyle w:val="Listenabsatz"/>
        <w:numPr>
          <w:ilvl w:val="0"/>
          <w:numId w:val="29"/>
        </w:numPr>
      </w:pPr>
      <w:commentRangeStart w:id="1584"/>
      <w:commentRangeStart w:id="1585"/>
      <w:r w:rsidRPr="00F14AC8">
        <w:t xml:space="preserve">Die </w:t>
      </w:r>
      <w:r w:rsidR="00B6732D" w:rsidRPr="00F14AC8">
        <w:t xml:space="preserve">Logos </w:t>
      </w:r>
      <w:r w:rsidR="00C74322" w:rsidRPr="00F14AC8">
        <w:t>sollen wie im Standard abgelegt werden.</w:t>
      </w:r>
      <w:commentRangeEnd w:id="1584"/>
      <w:r w:rsidR="00430D45" w:rsidRPr="00F14AC8">
        <w:rPr>
          <w:rStyle w:val="Kommentarzeichen"/>
          <w:sz w:val="24"/>
          <w:szCs w:val="24"/>
        </w:rPr>
        <w:commentReference w:id="1584"/>
      </w:r>
      <w:commentRangeEnd w:id="1585"/>
      <w:r w:rsidR="00F707D7" w:rsidRPr="00F14AC8">
        <w:rPr>
          <w:rStyle w:val="Kommentarzeichen"/>
          <w:sz w:val="24"/>
          <w:szCs w:val="24"/>
        </w:rPr>
        <w:commentReference w:id="1585"/>
      </w:r>
      <w:r w:rsidR="00C74322" w:rsidRPr="00F14AC8">
        <w:t xml:space="preserve"> Sie können sich innerhalb des HWK-Mandanten </w:t>
      </w:r>
      <w:r w:rsidR="00B6732D" w:rsidRPr="00F14AC8">
        <w:t>unterscheide</w:t>
      </w:r>
      <w:r w:rsidR="00C74322" w:rsidRPr="00F14AC8">
        <w:t>n. Für die</w:t>
      </w:r>
      <w:r w:rsidR="00B6732D" w:rsidRPr="00F14AC8">
        <w:t xml:space="preserve"> Therapieliegen gibt es ein eigenes Logo. Dies muss über d</w:t>
      </w:r>
      <w:ins w:id="1586" w:author="Peter Koch" w:date="2026-05-20T10:57:00Z" w16du:dateUtc="2026-05-20T08:57:00Z">
        <w:r w:rsidR="00DE781F">
          <w:t>en Standort des Mitarbeiters</w:t>
        </w:r>
      </w:ins>
      <w:ins w:id="1587" w:author="Peter Koch" w:date="2026-05-20T10:59:00Z" w16du:dateUtc="2026-05-20T08:59:00Z">
        <w:r w:rsidR="00C35D64" w:rsidRPr="00C35D64">
          <w:t xml:space="preserve"> </w:t>
        </w:r>
        <w:r w:rsidR="00C35D64" w:rsidRPr="00F14AC8">
          <w:t>gesteuert werden.</w:t>
        </w:r>
      </w:ins>
      <w:ins w:id="1588" w:author="Peter Koch" w:date="2026-05-20T10:58:00Z" w16du:dateUtc="2026-05-20T08:58:00Z">
        <w:r w:rsidR="006E09FC">
          <w:t xml:space="preserve"> </w:t>
        </w:r>
      </w:ins>
      <w:ins w:id="1589" w:author="Peter Koch" w:date="2026-05-20T10:59:00Z" w16du:dateUtc="2026-05-20T08:59:00Z">
        <w:r w:rsidR="00C35D64">
          <w:t>D</w:t>
        </w:r>
      </w:ins>
      <w:ins w:id="1590" w:author="Peter Koch" w:date="2026-05-20T10:58:00Z" w16du:dateUtc="2026-05-20T08:58:00Z">
        <w:r w:rsidR="006E09FC">
          <w:t xml:space="preserve">er Standort </w:t>
        </w:r>
        <w:r w:rsidR="00C35D64">
          <w:t>w</w:t>
        </w:r>
        <w:r w:rsidR="006E09FC">
          <w:t>ird im Auftrag unter „ystandort“</w:t>
        </w:r>
      </w:ins>
      <w:ins w:id="1591" w:author="Peter Koch" w:date="2026-05-20T10:59:00Z" w16du:dateUtc="2026-05-20T08:59:00Z">
        <w:r w:rsidR="00C35D64">
          <w:t>.</w:t>
        </w:r>
      </w:ins>
      <w:ins w:id="1592" w:author="Peter Koch" w:date="2026-05-20T10:58:00Z" w16du:dateUtc="2026-05-20T08:58:00Z">
        <w:r w:rsidR="006E09FC">
          <w:t xml:space="preserve"> </w:t>
        </w:r>
      </w:ins>
      <w:del w:id="1593" w:author="Peter Koch" w:date="2026-05-20T10:57:00Z" w16du:dateUtc="2026-05-20T08:57:00Z">
        <w:r w:rsidR="00B6732D" w:rsidRPr="00F14AC8" w:rsidDel="00DE781F">
          <w:delText>ie</w:delText>
        </w:r>
        <w:r w:rsidR="00B6732D" w:rsidRPr="00F14AC8">
          <w:delText xml:space="preserve"> Vorgangsart </w:delText>
        </w:r>
      </w:del>
      <w:del w:id="1594" w:author="Peter Koch" w:date="2026-05-20T10:59:00Z" w16du:dateUtc="2026-05-20T08:59:00Z">
        <w:r w:rsidR="00B6732D" w:rsidRPr="00F14AC8">
          <w:delText xml:space="preserve">gesteuert werden. </w:delText>
        </w:r>
      </w:del>
      <w:r w:rsidR="00B6732D" w:rsidRPr="00F14AC8">
        <w:t>Dazu wir</w:t>
      </w:r>
      <w:r w:rsidR="00FC7A8A" w:rsidRPr="00F14AC8">
        <w:t>d</w:t>
      </w:r>
      <w:r w:rsidR="00B6732D" w:rsidRPr="00F14AC8">
        <w:t xml:space="preserve"> in den Lagergruppen ein neues Feld für die </w:t>
      </w:r>
      <w:r w:rsidR="00B6732D" w:rsidRPr="00F14AC8">
        <w:lastRenderedPageBreak/>
        <w:t>Logodatei eingefügt. Ist dieses gefüllt, wird es benutzt, ist es nicht gefüllt, wird die Logodatei aus den Betriebsdaten verwendet.</w:t>
      </w:r>
    </w:p>
    <w:p w14:paraId="60795F7C" w14:textId="0DA08FBF" w:rsidR="00B6732D" w:rsidRPr="00F14AC8" w:rsidRDefault="005E4CC6" w:rsidP="005F5D00">
      <w:pPr>
        <w:pStyle w:val="Listenabsatz"/>
        <w:numPr>
          <w:ilvl w:val="0"/>
          <w:numId w:val="29"/>
        </w:numPr>
      </w:pPr>
      <w:r w:rsidRPr="00F14AC8">
        <w:t>Die HWK und die worKA sind in mehrere Betriebsstätten an mehreren Standorten unterteilt. Damit die Geschäftspartner wissen, mit welchem Standort sie es zu tun haben</w:t>
      </w:r>
      <w:r w:rsidR="00C90B15" w:rsidRPr="00F14AC8">
        <w:t xml:space="preserve">, soll die Hausanschrift </w:t>
      </w:r>
      <w:r w:rsidR="00E12D91" w:rsidRPr="00F14AC8">
        <w:t>unterhalb des Logos angedruckt werden.</w:t>
      </w:r>
      <w:r w:rsidRPr="00F14AC8">
        <w:t xml:space="preserve"> </w:t>
      </w:r>
      <w:r w:rsidR="00E9130F" w:rsidRPr="00F14AC8">
        <w:t xml:space="preserve">Die </w:t>
      </w:r>
      <w:r w:rsidR="00B6732D" w:rsidRPr="00F14AC8">
        <w:t xml:space="preserve">Hausanschrift soll über die Lagergruppe gesteuert werden. Dazu wird ein neues Feld im EK und VK-Kopf eingefügt, </w:t>
      </w:r>
      <w:r w:rsidR="000D4044" w:rsidRPr="00F14AC8">
        <w:t xml:space="preserve">Lagergruppe </w:t>
      </w:r>
      <w:r w:rsidR="00E9130F" w:rsidRPr="00F14AC8">
        <w:t>„</w:t>
      </w:r>
      <w:r w:rsidR="00B6732D" w:rsidRPr="00F14AC8">
        <w:rPr>
          <w:b/>
        </w:rPr>
        <w:t>ystandort</w:t>
      </w:r>
      <w:r w:rsidR="00E9130F" w:rsidRPr="00F14AC8">
        <w:t>“</w:t>
      </w:r>
      <w:r w:rsidR="00B6732D" w:rsidRPr="00F14AC8">
        <w:t xml:space="preserve">. Diese wird anhand des Standortes des Mitarbeiters </w:t>
      </w:r>
      <w:r w:rsidR="00FC0D0C" w:rsidRPr="00F14AC8">
        <w:t>„</w:t>
      </w:r>
      <w:r w:rsidR="00FC0D0C" w:rsidRPr="00F14AC8">
        <w:rPr>
          <w:b/>
        </w:rPr>
        <w:t>ystandort</w:t>
      </w:r>
      <w:r w:rsidR="00FC0D0C" w:rsidRPr="00F14AC8">
        <w:t xml:space="preserve">“ </w:t>
      </w:r>
      <w:r w:rsidR="00B6732D" w:rsidRPr="00F14AC8">
        <w:t>gefüllt und steuert damit die Hausanschrift.</w:t>
      </w:r>
    </w:p>
    <w:p w14:paraId="2B51152E" w14:textId="569D565E" w:rsidR="00B6732D" w:rsidRPr="00F14AC8" w:rsidRDefault="00B6732D" w:rsidP="005F5D00">
      <w:pPr>
        <w:pStyle w:val="Listenabsatz"/>
        <w:numPr>
          <w:ilvl w:val="0"/>
          <w:numId w:val="29"/>
        </w:numPr>
      </w:pPr>
      <w:r w:rsidRPr="00F14AC8">
        <w:t xml:space="preserve">Vertreter Name anzeigen und nicht die Nummer. </w:t>
      </w:r>
      <w:r w:rsidR="00182BE7" w:rsidRPr="00F14AC8">
        <w:t>Das Feld muss sich automatisch s</w:t>
      </w:r>
      <w:r w:rsidRPr="00F14AC8">
        <w:t>tretchen.</w:t>
      </w:r>
    </w:p>
    <w:p w14:paraId="60A64639" w14:textId="72B07C37" w:rsidR="00B6732D" w:rsidRPr="00F14AC8" w:rsidRDefault="00753FB9" w:rsidP="005F5D00">
      <w:pPr>
        <w:pStyle w:val="Listenabsatz"/>
        <w:numPr>
          <w:ilvl w:val="0"/>
          <w:numId w:val="29"/>
        </w:numPr>
      </w:pPr>
      <w:r w:rsidRPr="00F14AC8">
        <w:t xml:space="preserve">Nur für Angebot: </w:t>
      </w:r>
      <w:r w:rsidR="00B6732D" w:rsidRPr="00F14AC8">
        <w:t>Wort „freibleibendes“ vor „Angebot“ einfügen</w:t>
      </w:r>
    </w:p>
    <w:p w14:paraId="65E0E19B" w14:textId="494A1AE2" w:rsidR="00B6732D" w:rsidRPr="00F14AC8" w:rsidRDefault="00B6732D" w:rsidP="005F5D00">
      <w:pPr>
        <w:pStyle w:val="Listenabsatz"/>
        <w:numPr>
          <w:ilvl w:val="0"/>
          <w:numId w:val="29"/>
        </w:numPr>
      </w:pPr>
      <w:r w:rsidRPr="00F14AC8">
        <w:t xml:space="preserve">Hinweis AGBs </w:t>
      </w:r>
      <w:r w:rsidR="00EE0983" w:rsidRPr="00F14AC8">
        <w:t>wird aus Originalbeleg eingetragen</w:t>
      </w:r>
    </w:p>
    <w:p w14:paraId="5A6BF7E1" w14:textId="77777777" w:rsidR="00EE0983" w:rsidRPr="00F14AC8" w:rsidRDefault="00EE0983" w:rsidP="00EE0983">
      <w:pPr>
        <w:pStyle w:val="Listenabsatz"/>
      </w:pPr>
      <w:r w:rsidRPr="00F14AC8">
        <w:t xml:space="preserve">„Es gelten ausschließlich die AGB für Lieferung und Verkauf der HWK gGmbH die zum Download unter </w:t>
      </w:r>
      <w:hyperlink r:id="rId32" w:history="1">
        <w:r w:rsidRPr="00F14AC8">
          <w:rPr>
            <w:rStyle w:val="Hyperlink"/>
          </w:rPr>
          <w:t>https://www.hwk.com/agb.html</w:t>
        </w:r>
      </w:hyperlink>
      <w:r w:rsidRPr="00F14AC8">
        <w:t xml:space="preserve"> zur Verfügung steht.“</w:t>
      </w:r>
    </w:p>
    <w:p w14:paraId="13B368B3" w14:textId="23DC6B10" w:rsidR="00EE0983" w:rsidRPr="00F14AC8" w:rsidRDefault="00EE0983" w:rsidP="00EE0983">
      <w:pPr>
        <w:pStyle w:val="Listenabsatz"/>
      </w:pPr>
      <w:r w:rsidRPr="00F14AC8">
        <w:rPr>
          <w:highlight w:val="yellow"/>
        </w:rPr>
        <w:t>Hinweis: Der Link funktioniert nicht.</w:t>
      </w:r>
    </w:p>
    <w:p w14:paraId="7F3BDC88" w14:textId="77777777" w:rsidR="00B6732D" w:rsidRPr="00F14AC8" w:rsidRDefault="00B6732D" w:rsidP="005F5D00">
      <w:pPr>
        <w:pStyle w:val="Listenabsatz"/>
        <w:numPr>
          <w:ilvl w:val="0"/>
          <w:numId w:val="29"/>
        </w:numPr>
      </w:pPr>
      <w:r w:rsidRPr="00F14AC8">
        <w:t>Suchwort weg und dort die Verkaufsbezeichnung einfügen.</w:t>
      </w:r>
    </w:p>
    <w:p w14:paraId="36885CD2" w14:textId="6C5C7530" w:rsidR="00B6732D" w:rsidRPr="00F14AC8" w:rsidRDefault="00B6732D" w:rsidP="005F5D00">
      <w:pPr>
        <w:pStyle w:val="Listenabsatz"/>
        <w:numPr>
          <w:ilvl w:val="0"/>
          <w:numId w:val="29"/>
        </w:numPr>
        <w:rPr>
          <w:moveFrom w:id="1595" w:author="Peter Koch" w:date="2026-05-20T12:42:00Z" w16du:dateUtc="2026-05-20T10:42:00Z"/>
        </w:rPr>
      </w:pPr>
      <w:moveFromRangeStart w:id="1596" w:author="Peter Koch" w:date="2026-05-20T12:42:00Z" w:name="move230173394"/>
      <w:moveFrom w:id="1597" w:author="Peter Koch" w:date="2026-05-20T12:42:00Z" w16du:dateUtc="2026-05-20T10:42:00Z">
        <w:r w:rsidRPr="00F14AC8">
          <w:t>Nettosumme immer automatisch anfügen (EK- und VK-Masken)</w:t>
        </w:r>
        <w:r w:rsidR="00E86D9A" w:rsidRPr="00F14AC8">
          <w:t xml:space="preserve">. Hierzu wird </w:t>
        </w:r>
        <w:r w:rsidR="00212D92" w:rsidRPr="00F14AC8">
          <w:t>eine Variable in der INI.LHG angelegt. Diese verweist erstmal auf die Zusatzposition „9“.</w:t>
        </w:r>
        <w:r w:rsidR="00A02ABE" w:rsidRPr="00F14AC8">
          <w:t xml:space="preserve"> Diese kann durch die HWK und worKA geändert werden.</w:t>
        </w:r>
      </w:moveFrom>
    </w:p>
    <w:moveFromRangeEnd w:id="1596"/>
    <w:p w14:paraId="0A7E41A7" w14:textId="1D01C9A4" w:rsidR="00B6732D" w:rsidRPr="00F14AC8" w:rsidRDefault="00AA59EA" w:rsidP="00AA59EA">
      <w:pPr>
        <w:pStyle w:val="Listenabsatz"/>
        <w:numPr>
          <w:ilvl w:val="0"/>
          <w:numId w:val="29"/>
        </w:numPr>
      </w:pPr>
      <w:r w:rsidRPr="00F14AC8">
        <w:t xml:space="preserve">Der </w:t>
      </w:r>
      <w:r w:rsidR="00B6732D" w:rsidRPr="00F14AC8">
        <w:t xml:space="preserve">Text 1 und Text 2 aus </w:t>
      </w:r>
      <w:r w:rsidRPr="00F14AC8">
        <w:t xml:space="preserve">dem </w:t>
      </w:r>
      <w:r w:rsidR="00B6732D" w:rsidRPr="00F14AC8">
        <w:t>Artikel</w:t>
      </w:r>
      <w:r w:rsidRPr="00F14AC8">
        <w:t>stamm</w:t>
      </w:r>
      <w:r w:rsidR="00B6732D" w:rsidRPr="00F14AC8">
        <w:t xml:space="preserve"> </w:t>
      </w:r>
      <w:r w:rsidR="002E468D" w:rsidRPr="00F14AC8">
        <w:t xml:space="preserve">soll nicht gedruckt </w:t>
      </w:r>
      <w:r w:rsidR="00B6732D" w:rsidRPr="00F14AC8">
        <w:t xml:space="preserve">werden? </w:t>
      </w:r>
    </w:p>
    <w:p w14:paraId="2CD82381" w14:textId="77777777" w:rsidR="00C17543" w:rsidRPr="00F14AC8" w:rsidRDefault="00C17543" w:rsidP="00C17543"/>
    <w:p w14:paraId="7AD6DD28" w14:textId="77777777" w:rsidR="00C17543" w:rsidRPr="00F14AC8" w:rsidRDefault="00C17543" w:rsidP="00C17543">
      <w:pPr>
        <w:rPr>
          <w:b/>
          <w:bCs/>
          <w:color w:val="002060"/>
        </w:rPr>
      </w:pPr>
      <w:r w:rsidRPr="00F14AC8">
        <w:rPr>
          <w:b/>
          <w:bCs/>
          <w:color w:val="002060"/>
        </w:rPr>
        <w:t>Umsetzung ABAS</w:t>
      </w:r>
    </w:p>
    <w:p w14:paraId="772276B0" w14:textId="77777777" w:rsidR="00C17543" w:rsidRPr="00F14AC8" w:rsidRDefault="00C17543" w:rsidP="00B6732D"/>
    <w:p w14:paraId="36AF9D45" w14:textId="01A45B32" w:rsidR="00C17543" w:rsidRPr="00F14AC8" w:rsidRDefault="00613036" w:rsidP="00C17543">
      <w:pPr>
        <w:pStyle w:val="Listenabsatz"/>
        <w:numPr>
          <w:ilvl w:val="0"/>
          <w:numId w:val="41"/>
        </w:numPr>
      </w:pPr>
      <w:r w:rsidRPr="00F14AC8">
        <w:t xml:space="preserve">Logo austauschen, wenn im </w:t>
      </w:r>
      <w:r w:rsidR="00B57339" w:rsidRPr="00F14AC8">
        <w:t>Kopffeld</w:t>
      </w:r>
      <w:r w:rsidRPr="00F14AC8">
        <w:t xml:space="preserve"> </w:t>
      </w:r>
      <w:r w:rsidR="00F60166" w:rsidRPr="00F14AC8">
        <w:t xml:space="preserve">des Belegs </w:t>
      </w:r>
      <w:r w:rsidRPr="00F14AC8">
        <w:t>„</w:t>
      </w:r>
      <w:r w:rsidRPr="00F14AC8">
        <w:rPr>
          <w:b/>
        </w:rPr>
        <w:t>ystandort</w:t>
      </w:r>
      <w:r w:rsidR="001C14DD" w:rsidRPr="00F14AC8">
        <w:rPr>
          <w:b/>
        </w:rPr>
        <w:t>^ylogo</w:t>
      </w:r>
      <w:r w:rsidRPr="00F14AC8">
        <w:t>“</w:t>
      </w:r>
      <w:r w:rsidR="001C14DD" w:rsidRPr="00F14AC8">
        <w:t xml:space="preserve"> ein Logo enthalten ist.</w:t>
      </w:r>
      <w:r w:rsidRPr="00F14AC8">
        <w:t xml:space="preserve"> </w:t>
      </w:r>
    </w:p>
    <w:p w14:paraId="559161C1" w14:textId="69DC33C7" w:rsidR="007222D8" w:rsidRPr="00F14AC8" w:rsidRDefault="005E4CC6" w:rsidP="00C17543">
      <w:pPr>
        <w:pStyle w:val="Listenabsatz"/>
        <w:numPr>
          <w:ilvl w:val="0"/>
          <w:numId w:val="41"/>
        </w:numPr>
      </w:pPr>
      <w:r w:rsidRPr="00F14AC8">
        <w:t>D</w:t>
      </w:r>
      <w:r w:rsidR="00CC6C7D" w:rsidRPr="00F14AC8">
        <w:t>ie komplette Adresse aus „</w:t>
      </w:r>
      <w:r w:rsidR="00CC6C7D" w:rsidRPr="00F14AC8">
        <w:rPr>
          <w:b/>
        </w:rPr>
        <w:t>ystandort</w:t>
      </w:r>
      <w:r w:rsidR="00CC6C7D" w:rsidRPr="00F14AC8">
        <w:t>“ holen und andrucken.</w:t>
      </w:r>
    </w:p>
    <w:p w14:paraId="47CCEE83" w14:textId="0A17E434" w:rsidR="0011654B" w:rsidRPr="00F14AC8" w:rsidRDefault="007853C5" w:rsidP="00C17543">
      <w:pPr>
        <w:pStyle w:val="Listenabsatz"/>
        <w:numPr>
          <w:ilvl w:val="0"/>
          <w:numId w:val="41"/>
        </w:numPr>
      </w:pPr>
      <w:r w:rsidRPr="00F14AC8">
        <w:t xml:space="preserve">Statt der </w:t>
      </w:r>
      <w:r w:rsidR="00226192" w:rsidRPr="00F14AC8">
        <w:t xml:space="preserve">Identnummer </w:t>
      </w:r>
      <w:r w:rsidRPr="00F14AC8">
        <w:t xml:space="preserve">des Vertreters den </w:t>
      </w:r>
      <w:r w:rsidR="00762CD1" w:rsidRPr="00F14AC8">
        <w:t>Name</w:t>
      </w:r>
      <w:r w:rsidRPr="00F14AC8">
        <w:t xml:space="preserve">n </w:t>
      </w:r>
      <w:r w:rsidR="001D418A" w:rsidRPr="00F14AC8">
        <w:t>„</w:t>
      </w:r>
      <w:r w:rsidR="001D418A" w:rsidRPr="00F14AC8">
        <w:rPr>
          <w:b/>
          <w:bCs/>
        </w:rPr>
        <w:t xml:space="preserve">namebspr“ </w:t>
      </w:r>
      <w:r w:rsidRPr="00F14AC8">
        <w:t>des Vertreters</w:t>
      </w:r>
      <w:r w:rsidR="00762CD1" w:rsidRPr="00F14AC8">
        <w:t xml:space="preserve"> </w:t>
      </w:r>
      <w:r w:rsidRPr="00F14AC8">
        <w:t>drucken</w:t>
      </w:r>
      <w:r w:rsidR="00993F4A" w:rsidRPr="00F14AC8">
        <w:t>.</w:t>
      </w:r>
    </w:p>
    <w:p w14:paraId="5E879679" w14:textId="1E9FBE87" w:rsidR="00226192" w:rsidRPr="00F14AC8" w:rsidRDefault="003B7160" w:rsidP="00C17543">
      <w:pPr>
        <w:pStyle w:val="Listenabsatz"/>
        <w:numPr>
          <w:ilvl w:val="0"/>
          <w:numId w:val="41"/>
        </w:numPr>
      </w:pPr>
      <w:r w:rsidRPr="00F14AC8">
        <w:t xml:space="preserve">Nur bei VK-Angeboten: </w:t>
      </w:r>
      <w:r w:rsidR="00F62644" w:rsidRPr="00F14AC8">
        <w:t>Angebotst</w:t>
      </w:r>
      <w:r w:rsidR="00726BCD" w:rsidRPr="00F14AC8">
        <w:t>ext ändern. „freibleibendes“ vor „Angebot“ setzen.</w:t>
      </w:r>
    </w:p>
    <w:p w14:paraId="4FD29F39" w14:textId="2253EBDF" w:rsidR="00800389" w:rsidRPr="00F14AC8" w:rsidRDefault="00800389" w:rsidP="00C17543">
      <w:pPr>
        <w:pStyle w:val="Listenabsatz"/>
        <w:numPr>
          <w:ilvl w:val="0"/>
          <w:numId w:val="41"/>
        </w:numPr>
      </w:pPr>
      <w:r w:rsidRPr="00F14AC8">
        <w:t xml:space="preserve">Hinweis auf die AGB </w:t>
      </w:r>
      <w:r w:rsidR="005163E8" w:rsidRPr="00F14AC8">
        <w:t>eintragen:</w:t>
      </w:r>
    </w:p>
    <w:p w14:paraId="14296E62" w14:textId="118899F9" w:rsidR="005163E8" w:rsidRPr="00F14AC8" w:rsidRDefault="00EE0983" w:rsidP="00EE0983">
      <w:pPr>
        <w:ind w:left="720"/>
      </w:pPr>
      <w:r w:rsidRPr="00F14AC8">
        <w:t>„</w:t>
      </w:r>
      <w:r w:rsidR="005163E8" w:rsidRPr="00F14AC8">
        <w:t xml:space="preserve">Es gelten ausschließlich die AGB für Lieferung und Verkauf der HWK gGmbH die zum Download unter </w:t>
      </w:r>
      <w:hyperlink r:id="rId33" w:history="1">
        <w:r w:rsidR="005163E8" w:rsidRPr="00F14AC8">
          <w:rPr>
            <w:rStyle w:val="Hyperlink"/>
          </w:rPr>
          <w:t>https://www.hwk.com/agb.html</w:t>
        </w:r>
      </w:hyperlink>
      <w:r w:rsidR="005163E8" w:rsidRPr="00F14AC8">
        <w:t xml:space="preserve"> zu</w:t>
      </w:r>
      <w:r w:rsidRPr="00F14AC8">
        <w:t>r Verfügung steht.“</w:t>
      </w:r>
    </w:p>
    <w:p w14:paraId="7217ECE2" w14:textId="780732EE" w:rsidR="00EE0983" w:rsidRPr="00F14AC8" w:rsidRDefault="00E0190D" w:rsidP="00EE0983">
      <w:pPr>
        <w:pStyle w:val="Listenabsatz"/>
        <w:numPr>
          <w:ilvl w:val="0"/>
          <w:numId w:val="41"/>
        </w:numPr>
      </w:pPr>
      <w:r w:rsidRPr="00F14AC8">
        <w:t xml:space="preserve">Das Artikelsuchwort muss gegen die Verkaufsbezeichnung </w:t>
      </w:r>
      <w:r w:rsidR="008B230B" w:rsidRPr="00F14AC8">
        <w:t xml:space="preserve">in VK-Belegen </w:t>
      </w:r>
      <w:r w:rsidRPr="00F14AC8">
        <w:t>getauscht werden.</w:t>
      </w:r>
    </w:p>
    <w:p w14:paraId="4F9DD16D" w14:textId="40004733" w:rsidR="008B230B" w:rsidRPr="00F14AC8" w:rsidRDefault="00D31FF7" w:rsidP="00EE0983">
      <w:pPr>
        <w:pStyle w:val="Listenabsatz"/>
        <w:numPr>
          <w:ilvl w:val="0"/>
          <w:numId w:val="41"/>
        </w:numPr>
        <w:rPr>
          <w:moveFrom w:id="1598" w:author="Peter Koch" w:date="2026-05-20T12:44:00Z" w16du:dateUtc="2026-05-20T10:44:00Z"/>
        </w:rPr>
      </w:pPr>
      <w:moveFromRangeStart w:id="1599" w:author="Peter Koch" w:date="2026-05-20T12:44:00Z" w:name="move230173462"/>
      <w:moveFrom w:id="1600" w:author="Peter Koch" w:date="2026-05-20T12:44:00Z" w16du:dateUtc="2026-05-20T10:44:00Z">
        <w:r w:rsidRPr="00F14AC8">
          <w:t>Die Nettosumme, Steuer und Bruttosumme muss immer automatisch angelegt werden. Dazu in der INI.</w:t>
        </w:r>
        <w:r w:rsidR="00E86D9A" w:rsidRPr="00F14AC8">
          <w:t xml:space="preserve">LHG die Zusatzposition „9“ als Nettosumme eintragen und diese </w:t>
        </w:r>
        <w:r w:rsidR="00A02ABE" w:rsidRPr="00F14AC8">
          <w:t xml:space="preserve">Variable </w:t>
        </w:r>
        <w:r w:rsidR="00E86D9A" w:rsidRPr="00F14AC8">
          <w:t>verwenden.</w:t>
        </w:r>
      </w:moveFrom>
    </w:p>
    <w:moveFromRangeEnd w:id="1599"/>
    <w:p w14:paraId="659E59F3" w14:textId="77777777" w:rsidR="00175050" w:rsidRDefault="00175050">
      <w:pPr>
        <w:pStyle w:val="Listenabsatz"/>
        <w:rPr>
          <w:ins w:id="1601" w:author="Peter Koch" w:date="2026-05-20T12:43:00Z" w16du:dateUtc="2026-05-20T10:43:00Z"/>
        </w:rPr>
        <w:pPrChange w:id="1602" w:author="Peter Koch" w:date="2026-05-20T12:43:00Z" w16du:dateUtc="2026-05-20T10:43:00Z">
          <w:pPr>
            <w:pStyle w:val="Listenabsatz"/>
            <w:numPr>
              <w:numId w:val="41"/>
            </w:numPr>
            <w:ind w:hanging="360"/>
          </w:pPr>
        </w:pPrChange>
      </w:pPr>
    </w:p>
    <w:p w14:paraId="1319F6C8" w14:textId="46FCA6F8" w:rsidR="002E468D" w:rsidRPr="00F14AC8" w:rsidRDefault="00175050" w:rsidP="00EE0983">
      <w:pPr>
        <w:pStyle w:val="Listenabsatz"/>
        <w:numPr>
          <w:ilvl w:val="0"/>
          <w:numId w:val="41"/>
        </w:numPr>
      </w:pPr>
      <w:ins w:id="1603" w:author="Peter Koch" w:date="2026-05-20T12:43:00Z" w16du:dateUtc="2026-05-20T10:43:00Z">
        <w:r>
          <w:t>D</w:t>
        </w:r>
      </w:ins>
      <w:del w:id="1604" w:author="Peter Koch" w:date="2026-05-20T12:43:00Z" w16du:dateUtc="2026-05-20T10:43:00Z">
        <w:r w:rsidR="002E468D" w:rsidRPr="00F14AC8">
          <w:delText>D</w:delText>
        </w:r>
      </w:del>
      <w:r w:rsidR="002E468D" w:rsidRPr="00F14AC8">
        <w:t>ruck Text 1 und Text 2 aus Artikelstamm abschalten.</w:t>
      </w:r>
    </w:p>
    <w:p w14:paraId="6828A00D" w14:textId="77777777" w:rsidR="00B30D1A" w:rsidRPr="00F14AC8" w:rsidRDefault="00B30D1A" w:rsidP="00B30D1A"/>
    <w:p w14:paraId="5EE06E7D" w14:textId="1657CF3C" w:rsidR="00B30D1A" w:rsidRPr="00F14AC8" w:rsidRDefault="00B30D1A" w:rsidP="00B30D1A">
      <w:r w:rsidRPr="00F14AC8">
        <w:lastRenderedPageBreak/>
        <w:t>Die Punkte 1, 2, 5</w:t>
      </w:r>
      <w:ins w:id="1605" w:author="Peter Koch" w:date="2026-05-20T12:45:00Z" w16du:dateUtc="2026-05-20T10:45:00Z">
        <w:r w:rsidR="0073356B">
          <w:t xml:space="preserve"> </w:t>
        </w:r>
      </w:ins>
      <w:del w:id="1606" w:author="Peter Koch" w:date="2026-05-20T12:45:00Z" w16du:dateUtc="2026-05-20T10:45:00Z">
        <w:r w:rsidR="002E468D" w:rsidRPr="00F14AC8">
          <w:delText xml:space="preserve">, </w:delText>
        </w:r>
        <w:r w:rsidRPr="00F14AC8">
          <w:delText>7</w:delText>
        </w:r>
        <w:r w:rsidR="002E468D" w:rsidRPr="00F14AC8">
          <w:delText xml:space="preserve"> </w:delText>
        </w:r>
      </w:del>
      <w:r w:rsidR="002E468D" w:rsidRPr="00F14AC8">
        <w:t>und 8</w:t>
      </w:r>
      <w:r w:rsidRPr="00F14AC8">
        <w:t xml:space="preserve"> </w:t>
      </w:r>
      <w:r w:rsidR="009003DC" w:rsidRPr="00F14AC8">
        <w:t xml:space="preserve">bitte </w:t>
      </w:r>
      <w:r w:rsidRPr="00F14AC8">
        <w:t xml:space="preserve">auch in den EK-Belegen Anfrage, EK-Rahmenauftrag, und Bestellung </w:t>
      </w:r>
      <w:r w:rsidR="009003DC" w:rsidRPr="00F14AC8">
        <w:t>umsetzen</w:t>
      </w:r>
      <w:r w:rsidRPr="00F14AC8">
        <w:t>.</w:t>
      </w:r>
    </w:p>
    <w:p w14:paraId="5348D9CB" w14:textId="77777777" w:rsidR="00C17543" w:rsidRPr="00F14AC8" w:rsidRDefault="00C17543" w:rsidP="00B6732D"/>
    <w:tbl>
      <w:tblPr>
        <w:tblStyle w:val="Tabellenraster"/>
        <w:tblW w:w="9085" w:type="dxa"/>
        <w:tblLook w:val="04A0" w:firstRow="1" w:lastRow="0" w:firstColumn="1" w:lastColumn="0" w:noHBand="0" w:noVBand="1"/>
      </w:tblPr>
      <w:tblGrid>
        <w:gridCol w:w="8018"/>
        <w:gridCol w:w="1067"/>
      </w:tblGrid>
      <w:tr w:rsidR="007C7167" w:rsidRPr="00F14AC8" w14:paraId="4FB30F24" w14:textId="77777777" w:rsidTr="00D16466">
        <w:tc>
          <w:tcPr>
            <w:tcW w:w="8077" w:type="dxa"/>
            <w:shd w:val="clear" w:color="auto" w:fill="DCEEA3" w:themeFill="accent6" w:themeFillTint="99"/>
          </w:tcPr>
          <w:p w14:paraId="3B1B2A77" w14:textId="77777777" w:rsidR="007C7167" w:rsidRPr="00F14AC8" w:rsidRDefault="007C7167" w:rsidP="00D16466">
            <w:r w:rsidRPr="00F14AC8">
              <w:t>Auswirkungen der Customization/Extension</w:t>
            </w:r>
          </w:p>
        </w:tc>
        <w:tc>
          <w:tcPr>
            <w:tcW w:w="1008" w:type="dxa"/>
            <w:shd w:val="clear" w:color="auto" w:fill="DCEEA3" w:themeFill="accent6" w:themeFillTint="99"/>
          </w:tcPr>
          <w:p w14:paraId="1C38F245" w14:textId="77777777" w:rsidR="007C7167" w:rsidRPr="00F14AC8" w:rsidRDefault="007C7167" w:rsidP="00D16466">
            <w:r w:rsidRPr="00F14AC8">
              <w:t>Antwort</w:t>
            </w:r>
          </w:p>
        </w:tc>
      </w:tr>
      <w:tr w:rsidR="007C7167" w:rsidRPr="00F14AC8" w14:paraId="591CD24C" w14:textId="77777777" w:rsidTr="00D16466">
        <w:tc>
          <w:tcPr>
            <w:tcW w:w="8077" w:type="dxa"/>
          </w:tcPr>
          <w:p w14:paraId="2358BC42" w14:textId="77777777" w:rsidR="007C7167" w:rsidRPr="00F14AC8" w:rsidRDefault="007C7167" w:rsidP="00D16466">
            <w:pPr>
              <w:rPr>
                <w:sz w:val="20"/>
                <w:szCs w:val="20"/>
              </w:rPr>
            </w:pPr>
            <w:r w:rsidRPr="00F14AC8">
              <w:rPr>
                <w:sz w:val="20"/>
                <w:szCs w:val="20"/>
              </w:rPr>
              <w:t xml:space="preserve">Keine besonderen Auswirkungen </w:t>
            </w:r>
          </w:p>
        </w:tc>
        <w:tc>
          <w:tcPr>
            <w:tcW w:w="1008" w:type="dxa"/>
          </w:tcPr>
          <w:p w14:paraId="1E3B0433" w14:textId="77777777" w:rsidR="007C7167" w:rsidRPr="00F14AC8" w:rsidRDefault="007C7167" w:rsidP="00D16466">
            <w:pPr>
              <w:rPr>
                <w:sz w:val="20"/>
                <w:szCs w:val="20"/>
              </w:rPr>
            </w:pPr>
            <w:r w:rsidRPr="00F14AC8">
              <w:rPr>
                <w:sz w:val="20"/>
                <w:szCs w:val="20"/>
              </w:rPr>
              <w:t>Ja/Nein</w:t>
            </w:r>
          </w:p>
        </w:tc>
      </w:tr>
      <w:tr w:rsidR="007C7167" w:rsidRPr="00F14AC8" w14:paraId="58FB50A7" w14:textId="77777777" w:rsidTr="00D16466">
        <w:tc>
          <w:tcPr>
            <w:tcW w:w="8077" w:type="dxa"/>
          </w:tcPr>
          <w:p w14:paraId="41BC892C" w14:textId="77777777" w:rsidR="007C7167" w:rsidRPr="00F14AC8" w:rsidRDefault="007C7167" w:rsidP="00D16466">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78E73579" w14:textId="77777777" w:rsidR="007C7167" w:rsidRPr="00F14AC8" w:rsidRDefault="007C7167" w:rsidP="00D16466">
            <w:pPr>
              <w:rPr>
                <w:sz w:val="20"/>
                <w:szCs w:val="20"/>
              </w:rPr>
            </w:pPr>
            <w:r w:rsidRPr="00F14AC8">
              <w:rPr>
                <w:sz w:val="20"/>
                <w:szCs w:val="20"/>
              </w:rPr>
              <w:t>Ja/Nein</w:t>
            </w:r>
          </w:p>
        </w:tc>
      </w:tr>
      <w:tr w:rsidR="007C7167" w:rsidRPr="00F14AC8" w14:paraId="70B7D151" w14:textId="77777777" w:rsidTr="00D16466">
        <w:tc>
          <w:tcPr>
            <w:tcW w:w="8077" w:type="dxa"/>
          </w:tcPr>
          <w:p w14:paraId="3C51ED83" w14:textId="77777777" w:rsidR="007C7167" w:rsidRPr="00F14AC8" w:rsidRDefault="007C7167" w:rsidP="00D16466">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E118213" w14:textId="77777777" w:rsidR="007C7167" w:rsidRPr="00F14AC8" w:rsidRDefault="007C7167" w:rsidP="00D16466">
            <w:pPr>
              <w:rPr>
                <w:sz w:val="20"/>
                <w:szCs w:val="20"/>
              </w:rPr>
            </w:pPr>
            <w:r w:rsidRPr="00F14AC8">
              <w:rPr>
                <w:sz w:val="20"/>
                <w:szCs w:val="20"/>
              </w:rPr>
              <w:t>Ja/Nein</w:t>
            </w:r>
          </w:p>
        </w:tc>
      </w:tr>
      <w:tr w:rsidR="007C7167" w:rsidRPr="00F14AC8" w14:paraId="0C38A11A" w14:textId="77777777" w:rsidTr="00D16466">
        <w:tc>
          <w:tcPr>
            <w:tcW w:w="8077" w:type="dxa"/>
          </w:tcPr>
          <w:p w14:paraId="56E5F607" w14:textId="77777777" w:rsidR="007C7167" w:rsidRPr="00F14AC8" w:rsidRDefault="007C7167" w:rsidP="00D16466">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F1C5012" w14:textId="77777777" w:rsidR="007C7167" w:rsidRPr="00F14AC8" w:rsidRDefault="007C7167" w:rsidP="00D16466">
            <w:pPr>
              <w:rPr>
                <w:sz w:val="20"/>
                <w:szCs w:val="20"/>
              </w:rPr>
            </w:pPr>
            <w:r w:rsidRPr="00F14AC8">
              <w:rPr>
                <w:sz w:val="20"/>
                <w:szCs w:val="20"/>
              </w:rPr>
              <w:t>Ja/Nein</w:t>
            </w:r>
          </w:p>
        </w:tc>
      </w:tr>
      <w:tr w:rsidR="007C7167" w:rsidRPr="00F14AC8" w14:paraId="0D2ECE46" w14:textId="77777777" w:rsidTr="00D16466">
        <w:tc>
          <w:tcPr>
            <w:tcW w:w="8077" w:type="dxa"/>
          </w:tcPr>
          <w:p w14:paraId="73891EC3" w14:textId="77777777" w:rsidR="007C7167" w:rsidRPr="00F14AC8" w:rsidRDefault="007C7167" w:rsidP="00D16466">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E6E0125" w14:textId="77777777" w:rsidR="007C7167" w:rsidRPr="00F14AC8" w:rsidRDefault="007C7167" w:rsidP="00D16466">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7C7167" w:rsidRPr="00F14AC8" w14:paraId="70E7795D" w14:textId="77777777" w:rsidTr="00D16466">
        <w:trPr>
          <w:trHeight w:hRule="exact" w:val="861"/>
        </w:trPr>
        <w:tc>
          <w:tcPr>
            <w:tcW w:w="1273" w:type="dxa"/>
            <w:shd w:val="clear" w:color="auto" w:fill="D5D5D5" w:themeFill="background2"/>
            <w:tcMar>
              <w:bottom w:w="57" w:type="dxa"/>
            </w:tcMar>
          </w:tcPr>
          <w:p w14:paraId="57AC0136" w14:textId="77777777" w:rsidR="007C7167" w:rsidRPr="00F14AC8" w:rsidRDefault="007C7167" w:rsidP="00D16466">
            <w:pPr>
              <w:rPr>
                <w:b/>
              </w:rPr>
            </w:pPr>
            <w:r w:rsidRPr="00F14AC8">
              <w:rPr>
                <w:b/>
              </w:rPr>
              <w:t>Priorität</w:t>
            </w:r>
          </w:p>
        </w:tc>
        <w:tc>
          <w:tcPr>
            <w:tcW w:w="2190" w:type="dxa"/>
            <w:shd w:val="clear" w:color="auto" w:fill="D5D5D5" w:themeFill="background2"/>
            <w:tcMar>
              <w:bottom w:w="57" w:type="dxa"/>
            </w:tcMar>
          </w:tcPr>
          <w:p w14:paraId="7CB74DC7" w14:textId="77777777" w:rsidR="007C7167" w:rsidRPr="00F14AC8" w:rsidRDefault="007C7167" w:rsidP="00D16466">
            <w:pPr>
              <w:rPr>
                <w:b/>
              </w:rPr>
            </w:pPr>
            <w:r w:rsidRPr="00F14AC8">
              <w:rPr>
                <w:b/>
              </w:rPr>
              <w:t>Realisierung</w:t>
            </w:r>
          </w:p>
        </w:tc>
        <w:tc>
          <w:tcPr>
            <w:tcW w:w="1070" w:type="dxa"/>
            <w:shd w:val="clear" w:color="auto" w:fill="D5D5D5" w:themeFill="background2"/>
            <w:tcMar>
              <w:bottom w:w="57" w:type="dxa"/>
            </w:tcMar>
          </w:tcPr>
          <w:p w14:paraId="1F2FD158" w14:textId="77777777" w:rsidR="007C7167" w:rsidRPr="00F14AC8" w:rsidRDefault="007C7167" w:rsidP="00D16466">
            <w:pPr>
              <w:rPr>
                <w:b/>
              </w:rPr>
            </w:pPr>
            <w:r w:rsidRPr="00F14AC8">
              <w:rPr>
                <w:b/>
              </w:rPr>
              <w:t>Dauer (ca./h)</w:t>
            </w:r>
          </w:p>
        </w:tc>
        <w:tc>
          <w:tcPr>
            <w:tcW w:w="1134" w:type="dxa"/>
            <w:shd w:val="clear" w:color="auto" w:fill="D5D5D5" w:themeFill="background2"/>
            <w:tcMar>
              <w:bottom w:w="57" w:type="dxa"/>
            </w:tcMar>
          </w:tcPr>
          <w:p w14:paraId="087ECECD" w14:textId="77777777" w:rsidR="007C7167" w:rsidRPr="00F14AC8" w:rsidRDefault="007C7167" w:rsidP="00D16466">
            <w:pPr>
              <w:rPr>
                <w:b/>
              </w:rPr>
            </w:pPr>
            <w:r w:rsidRPr="00F14AC8">
              <w:rPr>
                <w:b/>
              </w:rPr>
              <w:t>QS</w:t>
            </w:r>
            <w:r w:rsidRPr="00F14AC8">
              <w:rPr>
                <w:b/>
              </w:rPr>
              <w:br/>
              <w:t>(ca./h)</w:t>
            </w:r>
          </w:p>
        </w:tc>
        <w:tc>
          <w:tcPr>
            <w:tcW w:w="1134" w:type="dxa"/>
            <w:shd w:val="clear" w:color="auto" w:fill="D5D5D5" w:themeFill="background2"/>
            <w:tcMar>
              <w:bottom w:w="57" w:type="dxa"/>
            </w:tcMar>
          </w:tcPr>
          <w:p w14:paraId="03D039EF" w14:textId="77777777" w:rsidR="007C7167" w:rsidRPr="00F14AC8" w:rsidRDefault="007C7167" w:rsidP="00D16466">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64B46C9" w14:textId="77777777" w:rsidR="007C7167" w:rsidRPr="00F14AC8" w:rsidRDefault="007C7167" w:rsidP="00D16466">
            <w:pPr>
              <w:rPr>
                <w:b/>
              </w:rPr>
            </w:pPr>
            <w:r w:rsidRPr="00F14AC8">
              <w:rPr>
                <w:b/>
              </w:rPr>
              <w:t>Bereich</w:t>
            </w:r>
          </w:p>
        </w:tc>
      </w:tr>
      <w:tr w:rsidR="007C7167" w:rsidRPr="00F14AC8" w14:paraId="6AD073BB" w14:textId="77777777" w:rsidTr="00D16466">
        <w:trPr>
          <w:trHeight w:val="454"/>
        </w:trPr>
        <w:tc>
          <w:tcPr>
            <w:tcW w:w="1273" w:type="dxa"/>
            <w:shd w:val="clear" w:color="auto" w:fill="FFFFFF"/>
            <w:tcMar>
              <w:bottom w:w="57" w:type="dxa"/>
            </w:tcMar>
          </w:tcPr>
          <w:p w14:paraId="7B27D7A6" w14:textId="77777777" w:rsidR="007C7167" w:rsidRPr="00F14AC8" w:rsidRDefault="007C7167" w:rsidP="00394CD1">
            <w:pPr>
              <w:pStyle w:val="Tabelleninhalte"/>
            </w:pPr>
            <w:r w:rsidRPr="00F14AC8">
              <w:t>1</w:t>
            </w:r>
          </w:p>
        </w:tc>
        <w:tc>
          <w:tcPr>
            <w:tcW w:w="2190" w:type="dxa"/>
            <w:shd w:val="clear" w:color="auto" w:fill="FFFFFF"/>
            <w:tcMar>
              <w:bottom w:w="57" w:type="dxa"/>
            </w:tcMar>
          </w:tcPr>
          <w:p w14:paraId="4288E6AD" w14:textId="77777777" w:rsidR="007C7167" w:rsidRPr="00F14AC8" w:rsidRDefault="007C7167" w:rsidP="00394CD1">
            <w:pPr>
              <w:pStyle w:val="Tabelleninhalte"/>
            </w:pPr>
            <w:r w:rsidRPr="00F14AC8">
              <w:t>Abas</w:t>
            </w:r>
          </w:p>
        </w:tc>
        <w:tc>
          <w:tcPr>
            <w:tcW w:w="1070" w:type="dxa"/>
            <w:shd w:val="clear" w:color="auto" w:fill="FFFFFF"/>
            <w:tcMar>
              <w:bottom w:w="57" w:type="dxa"/>
            </w:tcMar>
          </w:tcPr>
          <w:p w14:paraId="19065FEE" w14:textId="77777777" w:rsidR="007C7167" w:rsidRPr="00F14AC8" w:rsidRDefault="007C7167" w:rsidP="00394CD1">
            <w:pPr>
              <w:pStyle w:val="Tabelleninhalte"/>
            </w:pPr>
            <w:r w:rsidRPr="00F14AC8">
              <w:t>0,00</w:t>
            </w:r>
          </w:p>
        </w:tc>
        <w:tc>
          <w:tcPr>
            <w:tcW w:w="1134" w:type="dxa"/>
            <w:shd w:val="clear" w:color="auto" w:fill="FFFFFF"/>
            <w:tcMar>
              <w:bottom w:w="57" w:type="dxa"/>
            </w:tcMar>
          </w:tcPr>
          <w:p w14:paraId="249AE236" w14:textId="77777777" w:rsidR="007C7167" w:rsidRPr="00F14AC8" w:rsidRDefault="007C7167" w:rsidP="00394CD1">
            <w:pPr>
              <w:pStyle w:val="Tabelleninhalte"/>
            </w:pPr>
            <w:r w:rsidRPr="00F14AC8">
              <w:t>0,00</w:t>
            </w:r>
          </w:p>
        </w:tc>
        <w:tc>
          <w:tcPr>
            <w:tcW w:w="1134" w:type="dxa"/>
            <w:shd w:val="clear" w:color="auto" w:fill="FFFFFF"/>
            <w:tcMar>
              <w:bottom w:w="57" w:type="dxa"/>
            </w:tcMar>
          </w:tcPr>
          <w:p w14:paraId="64E506A9" w14:textId="77777777" w:rsidR="007C7167" w:rsidRPr="00F14AC8" w:rsidRDefault="007C7167" w:rsidP="00394CD1">
            <w:pPr>
              <w:pStyle w:val="Tabelleninhalte"/>
            </w:pPr>
            <w:r w:rsidRPr="00F14AC8">
              <w:t>0,00</w:t>
            </w:r>
          </w:p>
        </w:tc>
        <w:tc>
          <w:tcPr>
            <w:tcW w:w="2271" w:type="dxa"/>
            <w:shd w:val="clear" w:color="auto" w:fill="FFFFFF"/>
            <w:tcMar>
              <w:bottom w:w="57" w:type="dxa"/>
            </w:tcMar>
          </w:tcPr>
          <w:p w14:paraId="413D6174" w14:textId="77777777" w:rsidR="007C7167" w:rsidRPr="00F14AC8" w:rsidRDefault="007C7167" w:rsidP="00394CD1">
            <w:pPr>
              <w:pStyle w:val="Tabelleninhalte"/>
            </w:pPr>
            <w:r w:rsidRPr="00F14AC8">
              <w:t>Admin</w:t>
            </w:r>
          </w:p>
        </w:tc>
      </w:tr>
    </w:tbl>
    <w:p w14:paraId="0244C658" w14:textId="77777777" w:rsidR="00B6732D" w:rsidRPr="00F14AC8" w:rsidRDefault="00B6732D" w:rsidP="00B6732D"/>
    <w:p w14:paraId="0826A782" w14:textId="69D3B444" w:rsidR="00F62644" w:rsidRPr="00F14AC8" w:rsidRDefault="00D872EF" w:rsidP="00B6732D">
      <w:pPr>
        <w:pStyle w:val="berschrift3"/>
        <w:numPr>
          <w:ilvl w:val="2"/>
          <w:numId w:val="40"/>
        </w:numPr>
      </w:pPr>
      <w:bookmarkStart w:id="1607" w:name="_Toc228444490"/>
      <w:bookmarkStart w:id="1608" w:name="AP066"/>
      <w:r w:rsidRPr="00F14AC8">
        <w:t>Schwerbehindertena</w:t>
      </w:r>
      <w:r w:rsidR="00F62644" w:rsidRPr="00F14AC8">
        <w:t>usgleichsabgabe</w:t>
      </w:r>
      <w:bookmarkEnd w:id="1607"/>
    </w:p>
    <w:bookmarkEnd w:id="1608"/>
    <w:p w14:paraId="702FE0B2" w14:textId="23F29844" w:rsidR="00F62644" w:rsidRPr="00F14AC8" w:rsidRDefault="00F62644" w:rsidP="00F62644"/>
    <w:p w14:paraId="024421A0" w14:textId="3C231583" w:rsidR="00A836DE" w:rsidRPr="00F14AC8" w:rsidRDefault="00F62644" w:rsidP="00A836DE">
      <w:pPr>
        <w:pStyle w:val="Listenabsatz"/>
        <w:numPr>
          <w:ilvl w:val="0"/>
          <w:numId w:val="41"/>
        </w:numPr>
      </w:pPr>
      <w:r w:rsidRPr="00F14AC8">
        <w:t>Schlusstext „</w:t>
      </w:r>
      <w:r w:rsidRPr="00F14AC8">
        <w:rPr>
          <w:b/>
        </w:rPr>
        <w:t>stext</w:t>
      </w:r>
      <w:r w:rsidRPr="00F14AC8">
        <w:t>“: Ausgleichsabgabe soll immer automatisch vorbelegt werden, wenn im Kunden markiert ist, dass er die Ausgleichsabgabe gesetzt ist, „</w:t>
      </w:r>
      <w:r w:rsidRPr="00F14AC8">
        <w:rPr>
          <w:b/>
        </w:rPr>
        <w:t>yausglabg“</w:t>
      </w:r>
      <w:r w:rsidRPr="00F14AC8">
        <w:t xml:space="preserve">. </w:t>
      </w:r>
    </w:p>
    <w:p w14:paraId="1C786231" w14:textId="77777777" w:rsidR="00A836DE" w:rsidRPr="00F14AC8" w:rsidRDefault="00A836DE" w:rsidP="00F62644">
      <w:pPr>
        <w:pStyle w:val="Listenabsatz"/>
      </w:pPr>
    </w:p>
    <w:p w14:paraId="0997B641" w14:textId="7CBDCD69" w:rsidR="0008617C" w:rsidRPr="00F14AC8" w:rsidRDefault="0008617C" w:rsidP="0008617C">
      <w:pPr>
        <w:pStyle w:val="Listenabsatz"/>
      </w:pPr>
      <w:r w:rsidRPr="00F14AC8">
        <w:t>Folgende Textzeile wird am Ende der Belegarten Angebot, Auftrags-bestätigung und Rechnung angedruckt: </w:t>
      </w:r>
    </w:p>
    <w:p w14:paraId="3CA64AF2" w14:textId="77777777" w:rsidR="0008617C" w:rsidRPr="00F14AC8" w:rsidRDefault="0008617C" w:rsidP="0008617C">
      <w:pPr>
        <w:pStyle w:val="Listenabsatz"/>
      </w:pPr>
    </w:p>
    <w:p w14:paraId="1C377F6E" w14:textId="13EA6604" w:rsidR="0008617C" w:rsidRPr="00F14AC8" w:rsidRDefault="0008617C" w:rsidP="0008617C">
      <w:pPr>
        <w:pStyle w:val="Listenabsatz"/>
      </w:pPr>
      <w:r w:rsidRPr="00F14AC8">
        <w:t>“In diesem Vorgang ist Arbeitsleistung nach §223 SGB IX in Höhe von X.XXX,XX € enthalten.”</w:t>
      </w:r>
    </w:p>
    <w:p w14:paraId="124AF683" w14:textId="77777777" w:rsidR="00DD47FC" w:rsidRPr="00F14AC8" w:rsidRDefault="00DD47FC" w:rsidP="0008617C">
      <w:pPr>
        <w:pStyle w:val="Listenabsatz"/>
      </w:pPr>
    </w:p>
    <w:p w14:paraId="03C263E0" w14:textId="17A6B952" w:rsidR="00DD47FC" w:rsidRPr="00F14AC8" w:rsidRDefault="00DD47FC" w:rsidP="0008617C">
      <w:pPr>
        <w:pStyle w:val="Listenabsatz"/>
      </w:pPr>
      <w:r w:rsidRPr="00F14AC8">
        <w:t xml:space="preserve">Die Kalkulation der Ausgleichsabgabe </w:t>
      </w:r>
      <w:r w:rsidR="001D02C6" w:rsidRPr="00F14AC8">
        <w:t>wurde</w:t>
      </w:r>
      <w:r w:rsidRPr="00F14AC8">
        <w:t xml:space="preserve"> im Bereich „Vertrieb und Auftragserfassung“ beschrieben.</w:t>
      </w:r>
    </w:p>
    <w:p w14:paraId="25B79064" w14:textId="77777777" w:rsidR="00EF73AC" w:rsidRPr="00F14AC8" w:rsidRDefault="00EF73AC" w:rsidP="00F62644">
      <w:pPr>
        <w:pStyle w:val="Listenabsatz"/>
      </w:pPr>
    </w:p>
    <w:p w14:paraId="46206E7F" w14:textId="760B30D9" w:rsidR="0080141F" w:rsidRPr="00F14AC8" w:rsidRDefault="0080141F" w:rsidP="0080141F">
      <w:pPr>
        <w:rPr>
          <w:b/>
          <w:bCs/>
          <w:color w:val="002060"/>
        </w:rPr>
      </w:pPr>
      <w:commentRangeStart w:id="1609"/>
      <w:commentRangeStart w:id="1610"/>
      <w:r w:rsidRPr="00F14AC8">
        <w:rPr>
          <w:b/>
          <w:bCs/>
          <w:color w:val="002060"/>
        </w:rPr>
        <w:t>Umsetzung ABAS</w:t>
      </w:r>
      <w:commentRangeEnd w:id="1609"/>
      <w:r w:rsidR="004E2739" w:rsidRPr="00F14AC8">
        <w:rPr>
          <w:rStyle w:val="Kommentarzeichen"/>
          <w:b/>
          <w:bCs/>
          <w:color w:val="002060"/>
          <w:sz w:val="24"/>
          <w:szCs w:val="24"/>
        </w:rPr>
        <w:commentReference w:id="1609"/>
      </w:r>
      <w:commentRangeEnd w:id="1610"/>
      <w:r w:rsidR="001B404C" w:rsidRPr="00F14AC8">
        <w:rPr>
          <w:rStyle w:val="Kommentarzeichen"/>
          <w:b/>
          <w:bCs/>
          <w:color w:val="002060"/>
          <w:sz w:val="24"/>
          <w:szCs w:val="24"/>
        </w:rPr>
        <w:commentReference w:id="1610"/>
      </w:r>
    </w:p>
    <w:p w14:paraId="7615739B" w14:textId="77777777" w:rsidR="00E769DB" w:rsidRPr="00F14AC8" w:rsidRDefault="00E769DB" w:rsidP="00F62644"/>
    <w:p w14:paraId="38423DFD" w14:textId="6B4F1541" w:rsidR="00AC742D" w:rsidRPr="00F14AC8" w:rsidRDefault="00AC742D" w:rsidP="00F62644">
      <w:pPr>
        <w:rPr>
          <w:i/>
          <w:iCs/>
        </w:rPr>
      </w:pPr>
      <w:r w:rsidRPr="00F14AC8">
        <w:rPr>
          <w:i/>
          <w:iCs/>
        </w:rPr>
        <w:t>Voraussetzung</w:t>
      </w:r>
      <w:r w:rsidR="00EC783D" w:rsidRPr="00F14AC8">
        <w:rPr>
          <w:i/>
          <w:iCs/>
        </w:rPr>
        <w:t xml:space="preserve"> für dieses </w:t>
      </w:r>
      <w:r w:rsidR="00EF24AE" w:rsidRPr="00F14AC8">
        <w:rPr>
          <w:i/>
          <w:iCs/>
        </w:rPr>
        <w:t>Arbeitsp</w:t>
      </w:r>
      <w:r w:rsidR="00EC783D" w:rsidRPr="00F14AC8">
        <w:rPr>
          <w:i/>
          <w:iCs/>
        </w:rPr>
        <w:t>aket</w:t>
      </w:r>
      <w:r w:rsidRPr="00F14AC8">
        <w:rPr>
          <w:i/>
          <w:iCs/>
        </w:rPr>
        <w:t xml:space="preserve"> ist die Erledigung des </w:t>
      </w:r>
      <w:r w:rsidR="00EF24AE" w:rsidRPr="00F14AC8">
        <w:rPr>
          <w:i/>
          <w:iCs/>
        </w:rPr>
        <w:t>Arbeitsp</w:t>
      </w:r>
      <w:r w:rsidRPr="00F14AC8">
        <w:rPr>
          <w:i/>
          <w:iCs/>
        </w:rPr>
        <w:t>akets 6.1.12 Schwerbehindertenausgleichsabgabe.</w:t>
      </w:r>
    </w:p>
    <w:p w14:paraId="1B9FF309" w14:textId="77777777" w:rsidR="00AC742D" w:rsidRPr="00F14AC8" w:rsidRDefault="00AC742D" w:rsidP="00F62644"/>
    <w:p w14:paraId="69BE2B1F" w14:textId="5AEAFDF2" w:rsidR="00E769DB" w:rsidRPr="00F14AC8" w:rsidRDefault="00E769DB" w:rsidP="00E769DB">
      <w:pPr>
        <w:pStyle w:val="Listenabsatz"/>
        <w:numPr>
          <w:ilvl w:val="0"/>
          <w:numId w:val="29"/>
        </w:numPr>
      </w:pPr>
      <w:r w:rsidRPr="00F14AC8">
        <w:t>Nur für VK-Belege: Wenn im Kunden der Kenner „</w:t>
      </w:r>
      <w:r w:rsidRPr="00F14AC8">
        <w:rPr>
          <w:b/>
        </w:rPr>
        <w:t>yausglabg</w:t>
      </w:r>
      <w:r w:rsidRPr="00F14AC8">
        <w:t xml:space="preserve">“ gesetzt ist, muss </w:t>
      </w:r>
      <w:r w:rsidR="00A836DE" w:rsidRPr="00F14AC8">
        <w:t>der Schlusstext beim Speichern des Dokuments mit dem Kurztext für die Schwerbehindertenausgleichsabgabe vorbelegt werden</w:t>
      </w:r>
      <w:r w:rsidR="000D026A" w:rsidRPr="00F14AC8">
        <w:t>. Der Kurztext muss in der INI.LHG für alle Mandanten mit der gleichen Identnummer definiert werden.</w:t>
      </w:r>
    </w:p>
    <w:p w14:paraId="6281B7E9" w14:textId="3D01C002" w:rsidR="00D34DDE" w:rsidRPr="00F14AC8" w:rsidRDefault="00D34DDE" w:rsidP="00D34DDE">
      <w:pPr>
        <w:pStyle w:val="Listenabsatz"/>
      </w:pPr>
      <w:r w:rsidRPr="00F14AC8">
        <w:t>“In diesem Vorgang ist Arbeitsleistung nach §223 SGB IX in Höhe von $%AUSGLEICHSBETRAG%$ € enthalten.”</w:t>
      </w:r>
    </w:p>
    <w:p w14:paraId="2B186905" w14:textId="77777777" w:rsidR="00D34DDE" w:rsidRPr="00F14AC8" w:rsidRDefault="00D34DDE" w:rsidP="00D34DDE">
      <w:pPr>
        <w:pStyle w:val="Listenabsatz"/>
      </w:pPr>
    </w:p>
    <w:p w14:paraId="36C55E71" w14:textId="2DA73312" w:rsidR="0050045A" w:rsidRPr="00F14AC8" w:rsidRDefault="0050045A" w:rsidP="00D34DDE">
      <w:pPr>
        <w:pStyle w:val="Listenabsatz"/>
      </w:pPr>
      <w:r w:rsidRPr="00F14AC8">
        <w:lastRenderedPageBreak/>
        <w:t>Der Platzhalter muss</w:t>
      </w:r>
      <w:r w:rsidR="003D4D11" w:rsidRPr="00F14AC8">
        <w:t xml:space="preserve"> beim Speichern des Belegs mit dem Wert aus „</w:t>
      </w:r>
      <w:r w:rsidR="003D4D11" w:rsidRPr="00F14AC8">
        <w:rPr>
          <w:b/>
          <w:bCs/>
        </w:rPr>
        <w:t>yausglabgbetr</w:t>
      </w:r>
      <w:r w:rsidR="003D4D11" w:rsidRPr="00F14AC8">
        <w:t>“ ersetzt werden. Der Betrag wird ebenfalls beim Speichern kalkuliert</w:t>
      </w:r>
      <w:r w:rsidR="008C0242" w:rsidRPr="00F14AC8">
        <w:t xml:space="preserve"> (Siehe 6.1.12)</w:t>
      </w:r>
      <w:r w:rsidR="003D4D11" w:rsidRPr="00F14AC8">
        <w:t>. Bitte erst danach den Platzhalter tauschen.</w:t>
      </w:r>
    </w:p>
    <w:p w14:paraId="307A954B" w14:textId="77777777" w:rsidR="00E769DB" w:rsidRPr="00F14AC8" w:rsidRDefault="00E769DB" w:rsidP="00F62644"/>
    <w:tbl>
      <w:tblPr>
        <w:tblStyle w:val="Tabellenraster"/>
        <w:tblW w:w="9085" w:type="dxa"/>
        <w:tblLook w:val="04A0" w:firstRow="1" w:lastRow="0" w:firstColumn="1" w:lastColumn="0" w:noHBand="0" w:noVBand="1"/>
      </w:tblPr>
      <w:tblGrid>
        <w:gridCol w:w="8018"/>
        <w:gridCol w:w="1067"/>
      </w:tblGrid>
      <w:tr w:rsidR="00D872EF" w:rsidRPr="00F14AC8" w14:paraId="5AC44002" w14:textId="77777777">
        <w:tc>
          <w:tcPr>
            <w:tcW w:w="8077" w:type="dxa"/>
            <w:shd w:val="clear" w:color="auto" w:fill="DCEEA3" w:themeFill="accent6" w:themeFillTint="99"/>
          </w:tcPr>
          <w:p w14:paraId="0436D49F" w14:textId="77777777" w:rsidR="00D872EF" w:rsidRPr="00F14AC8" w:rsidRDefault="00D872EF">
            <w:r w:rsidRPr="00F14AC8">
              <w:t>Auswirkungen der Customization/Extension</w:t>
            </w:r>
          </w:p>
        </w:tc>
        <w:tc>
          <w:tcPr>
            <w:tcW w:w="1008" w:type="dxa"/>
            <w:shd w:val="clear" w:color="auto" w:fill="DCEEA3" w:themeFill="accent6" w:themeFillTint="99"/>
          </w:tcPr>
          <w:p w14:paraId="4687974D" w14:textId="77777777" w:rsidR="00D872EF" w:rsidRPr="00F14AC8" w:rsidRDefault="00D872EF">
            <w:r w:rsidRPr="00F14AC8">
              <w:t>Antwort</w:t>
            </w:r>
          </w:p>
        </w:tc>
      </w:tr>
      <w:tr w:rsidR="00D872EF" w:rsidRPr="00F14AC8" w14:paraId="2749F8E9" w14:textId="77777777">
        <w:tc>
          <w:tcPr>
            <w:tcW w:w="8077" w:type="dxa"/>
          </w:tcPr>
          <w:p w14:paraId="35D8812B" w14:textId="77777777" w:rsidR="00D872EF" w:rsidRPr="00F14AC8" w:rsidRDefault="00D872EF">
            <w:pPr>
              <w:rPr>
                <w:sz w:val="20"/>
                <w:szCs w:val="20"/>
              </w:rPr>
            </w:pPr>
            <w:r w:rsidRPr="00F14AC8">
              <w:rPr>
                <w:sz w:val="20"/>
                <w:szCs w:val="20"/>
              </w:rPr>
              <w:t xml:space="preserve">Keine besonderen Auswirkungen </w:t>
            </w:r>
          </w:p>
        </w:tc>
        <w:tc>
          <w:tcPr>
            <w:tcW w:w="1008" w:type="dxa"/>
          </w:tcPr>
          <w:p w14:paraId="4DE00C70" w14:textId="77777777" w:rsidR="00D872EF" w:rsidRPr="00F14AC8" w:rsidRDefault="00D872EF">
            <w:pPr>
              <w:rPr>
                <w:sz w:val="20"/>
                <w:szCs w:val="20"/>
              </w:rPr>
            </w:pPr>
            <w:r w:rsidRPr="00F14AC8">
              <w:rPr>
                <w:sz w:val="20"/>
                <w:szCs w:val="20"/>
              </w:rPr>
              <w:t>Ja/Nein</w:t>
            </w:r>
          </w:p>
        </w:tc>
      </w:tr>
      <w:tr w:rsidR="00D872EF" w:rsidRPr="00F14AC8" w14:paraId="0F622D08" w14:textId="77777777">
        <w:tc>
          <w:tcPr>
            <w:tcW w:w="8077" w:type="dxa"/>
          </w:tcPr>
          <w:p w14:paraId="5BDEBC6A" w14:textId="77777777" w:rsidR="00D872EF" w:rsidRPr="00F14AC8" w:rsidRDefault="00D872EF">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0AEF0A13" w14:textId="77777777" w:rsidR="00D872EF" w:rsidRPr="00F14AC8" w:rsidRDefault="00D872EF">
            <w:pPr>
              <w:rPr>
                <w:sz w:val="20"/>
                <w:szCs w:val="20"/>
              </w:rPr>
            </w:pPr>
            <w:r w:rsidRPr="00F14AC8">
              <w:rPr>
                <w:sz w:val="20"/>
                <w:szCs w:val="20"/>
              </w:rPr>
              <w:t>Ja/Nein</w:t>
            </w:r>
          </w:p>
        </w:tc>
      </w:tr>
      <w:tr w:rsidR="00D872EF" w:rsidRPr="00F14AC8" w14:paraId="61E947D8" w14:textId="77777777">
        <w:tc>
          <w:tcPr>
            <w:tcW w:w="8077" w:type="dxa"/>
          </w:tcPr>
          <w:p w14:paraId="4466533D" w14:textId="77777777" w:rsidR="00D872EF" w:rsidRPr="00F14AC8" w:rsidRDefault="00D872EF">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4942201" w14:textId="77777777" w:rsidR="00D872EF" w:rsidRPr="00F14AC8" w:rsidRDefault="00D872EF">
            <w:pPr>
              <w:rPr>
                <w:sz w:val="20"/>
                <w:szCs w:val="20"/>
              </w:rPr>
            </w:pPr>
            <w:r w:rsidRPr="00F14AC8">
              <w:rPr>
                <w:sz w:val="20"/>
                <w:szCs w:val="20"/>
              </w:rPr>
              <w:t>Ja/Nein</w:t>
            </w:r>
          </w:p>
        </w:tc>
      </w:tr>
      <w:tr w:rsidR="00D872EF" w:rsidRPr="00F14AC8" w14:paraId="2F07DCF0" w14:textId="77777777">
        <w:tc>
          <w:tcPr>
            <w:tcW w:w="8077" w:type="dxa"/>
          </w:tcPr>
          <w:p w14:paraId="4D760E3F" w14:textId="77777777" w:rsidR="00D872EF" w:rsidRPr="00F14AC8" w:rsidRDefault="00D872EF">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50D6C7D" w14:textId="77777777" w:rsidR="00D872EF" w:rsidRPr="00F14AC8" w:rsidRDefault="00D872EF">
            <w:pPr>
              <w:rPr>
                <w:sz w:val="20"/>
                <w:szCs w:val="20"/>
              </w:rPr>
            </w:pPr>
            <w:r w:rsidRPr="00F14AC8">
              <w:rPr>
                <w:sz w:val="20"/>
                <w:szCs w:val="20"/>
              </w:rPr>
              <w:t>Ja/Nein</w:t>
            </w:r>
          </w:p>
        </w:tc>
      </w:tr>
      <w:tr w:rsidR="00D872EF" w:rsidRPr="00F14AC8" w14:paraId="570F317B" w14:textId="77777777">
        <w:tc>
          <w:tcPr>
            <w:tcW w:w="8077" w:type="dxa"/>
          </w:tcPr>
          <w:p w14:paraId="5BB3C1BF" w14:textId="77777777" w:rsidR="00D872EF" w:rsidRPr="00F14AC8" w:rsidRDefault="00D872EF">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1A1C9F12" w14:textId="77777777" w:rsidR="00D872EF" w:rsidRPr="00F14AC8" w:rsidRDefault="00D872EF">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D872EF" w:rsidRPr="00F14AC8" w14:paraId="0103C9C9" w14:textId="77777777">
        <w:trPr>
          <w:trHeight w:hRule="exact" w:val="861"/>
        </w:trPr>
        <w:tc>
          <w:tcPr>
            <w:tcW w:w="1273" w:type="dxa"/>
            <w:shd w:val="clear" w:color="auto" w:fill="D5D5D5" w:themeFill="background2"/>
            <w:tcMar>
              <w:bottom w:w="57" w:type="dxa"/>
            </w:tcMar>
          </w:tcPr>
          <w:p w14:paraId="7CEA2182" w14:textId="77777777" w:rsidR="00D872EF" w:rsidRPr="00F14AC8" w:rsidRDefault="00D872EF">
            <w:pPr>
              <w:rPr>
                <w:b/>
              </w:rPr>
            </w:pPr>
            <w:r w:rsidRPr="00F14AC8">
              <w:rPr>
                <w:b/>
              </w:rPr>
              <w:t>Priorität</w:t>
            </w:r>
          </w:p>
        </w:tc>
        <w:tc>
          <w:tcPr>
            <w:tcW w:w="2190" w:type="dxa"/>
            <w:shd w:val="clear" w:color="auto" w:fill="D5D5D5" w:themeFill="background2"/>
            <w:tcMar>
              <w:bottom w:w="57" w:type="dxa"/>
            </w:tcMar>
          </w:tcPr>
          <w:p w14:paraId="3D1472A9" w14:textId="77777777" w:rsidR="00D872EF" w:rsidRPr="00F14AC8" w:rsidRDefault="00D872EF">
            <w:pPr>
              <w:rPr>
                <w:b/>
              </w:rPr>
            </w:pPr>
            <w:r w:rsidRPr="00F14AC8">
              <w:rPr>
                <w:b/>
              </w:rPr>
              <w:t>Realisierung</w:t>
            </w:r>
          </w:p>
        </w:tc>
        <w:tc>
          <w:tcPr>
            <w:tcW w:w="1070" w:type="dxa"/>
            <w:shd w:val="clear" w:color="auto" w:fill="D5D5D5" w:themeFill="background2"/>
            <w:tcMar>
              <w:bottom w:w="57" w:type="dxa"/>
            </w:tcMar>
          </w:tcPr>
          <w:p w14:paraId="547F8FBD" w14:textId="77777777" w:rsidR="00D872EF" w:rsidRPr="00F14AC8" w:rsidRDefault="00D872EF">
            <w:pPr>
              <w:rPr>
                <w:b/>
              </w:rPr>
            </w:pPr>
            <w:r w:rsidRPr="00F14AC8">
              <w:rPr>
                <w:b/>
              </w:rPr>
              <w:t>Dauer (ca./h)</w:t>
            </w:r>
          </w:p>
        </w:tc>
        <w:tc>
          <w:tcPr>
            <w:tcW w:w="1134" w:type="dxa"/>
            <w:shd w:val="clear" w:color="auto" w:fill="D5D5D5" w:themeFill="background2"/>
            <w:tcMar>
              <w:bottom w:w="57" w:type="dxa"/>
            </w:tcMar>
          </w:tcPr>
          <w:p w14:paraId="3CBA3767" w14:textId="77777777" w:rsidR="00D872EF" w:rsidRPr="00F14AC8" w:rsidRDefault="00D872EF">
            <w:pPr>
              <w:rPr>
                <w:b/>
              </w:rPr>
            </w:pPr>
            <w:r w:rsidRPr="00F14AC8">
              <w:rPr>
                <w:b/>
              </w:rPr>
              <w:t>QS</w:t>
            </w:r>
            <w:r w:rsidRPr="00F14AC8">
              <w:rPr>
                <w:b/>
              </w:rPr>
              <w:br/>
              <w:t>(ca./h)</w:t>
            </w:r>
          </w:p>
        </w:tc>
        <w:tc>
          <w:tcPr>
            <w:tcW w:w="1134" w:type="dxa"/>
            <w:shd w:val="clear" w:color="auto" w:fill="D5D5D5" w:themeFill="background2"/>
            <w:tcMar>
              <w:bottom w:w="57" w:type="dxa"/>
            </w:tcMar>
          </w:tcPr>
          <w:p w14:paraId="4EEC39EB" w14:textId="77777777" w:rsidR="00D872EF" w:rsidRPr="00F14AC8" w:rsidRDefault="00D872EF">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776BB7F" w14:textId="77777777" w:rsidR="00D872EF" w:rsidRPr="00F14AC8" w:rsidRDefault="00D872EF">
            <w:pPr>
              <w:rPr>
                <w:b/>
              </w:rPr>
            </w:pPr>
            <w:r w:rsidRPr="00F14AC8">
              <w:rPr>
                <w:b/>
              </w:rPr>
              <w:t>Bereich</w:t>
            </w:r>
          </w:p>
        </w:tc>
      </w:tr>
      <w:tr w:rsidR="00D872EF" w:rsidRPr="00F14AC8" w14:paraId="35A79A56" w14:textId="77777777">
        <w:trPr>
          <w:trHeight w:val="454"/>
        </w:trPr>
        <w:tc>
          <w:tcPr>
            <w:tcW w:w="1273" w:type="dxa"/>
            <w:shd w:val="clear" w:color="auto" w:fill="FFFFFF"/>
            <w:tcMar>
              <w:bottom w:w="57" w:type="dxa"/>
            </w:tcMar>
          </w:tcPr>
          <w:p w14:paraId="0960E4E9" w14:textId="77777777" w:rsidR="00D872EF" w:rsidRPr="00F14AC8" w:rsidRDefault="00D872EF" w:rsidP="00394CD1">
            <w:pPr>
              <w:pStyle w:val="Tabelleninhalte"/>
            </w:pPr>
            <w:r w:rsidRPr="00F14AC8">
              <w:t>1</w:t>
            </w:r>
          </w:p>
        </w:tc>
        <w:tc>
          <w:tcPr>
            <w:tcW w:w="2190" w:type="dxa"/>
            <w:shd w:val="clear" w:color="auto" w:fill="FFFFFF"/>
            <w:tcMar>
              <w:bottom w:w="57" w:type="dxa"/>
            </w:tcMar>
          </w:tcPr>
          <w:p w14:paraId="653A7DA9" w14:textId="77777777" w:rsidR="00D872EF" w:rsidRPr="00F14AC8" w:rsidRDefault="00D872EF" w:rsidP="00394CD1">
            <w:pPr>
              <w:pStyle w:val="Tabelleninhalte"/>
            </w:pPr>
            <w:r w:rsidRPr="00F14AC8">
              <w:t>Abas</w:t>
            </w:r>
          </w:p>
        </w:tc>
        <w:tc>
          <w:tcPr>
            <w:tcW w:w="1070" w:type="dxa"/>
            <w:shd w:val="clear" w:color="auto" w:fill="FFFFFF"/>
            <w:tcMar>
              <w:bottom w:w="57" w:type="dxa"/>
            </w:tcMar>
          </w:tcPr>
          <w:p w14:paraId="0FF39886" w14:textId="77777777" w:rsidR="00D872EF" w:rsidRPr="00F14AC8" w:rsidRDefault="00D872EF" w:rsidP="00394CD1">
            <w:pPr>
              <w:pStyle w:val="Tabelleninhalte"/>
            </w:pPr>
            <w:r w:rsidRPr="00F14AC8">
              <w:t>0,00</w:t>
            </w:r>
          </w:p>
        </w:tc>
        <w:tc>
          <w:tcPr>
            <w:tcW w:w="1134" w:type="dxa"/>
            <w:shd w:val="clear" w:color="auto" w:fill="FFFFFF"/>
            <w:tcMar>
              <w:bottom w:w="57" w:type="dxa"/>
            </w:tcMar>
          </w:tcPr>
          <w:p w14:paraId="0F2EF97D" w14:textId="77777777" w:rsidR="00D872EF" w:rsidRPr="00F14AC8" w:rsidRDefault="00D872EF" w:rsidP="00394CD1">
            <w:pPr>
              <w:pStyle w:val="Tabelleninhalte"/>
            </w:pPr>
            <w:r w:rsidRPr="00F14AC8">
              <w:t>0,00</w:t>
            </w:r>
          </w:p>
        </w:tc>
        <w:tc>
          <w:tcPr>
            <w:tcW w:w="1134" w:type="dxa"/>
            <w:shd w:val="clear" w:color="auto" w:fill="FFFFFF"/>
            <w:tcMar>
              <w:bottom w:w="57" w:type="dxa"/>
            </w:tcMar>
          </w:tcPr>
          <w:p w14:paraId="1825FBB7" w14:textId="77777777" w:rsidR="00D872EF" w:rsidRPr="00F14AC8" w:rsidRDefault="00D872EF" w:rsidP="00394CD1">
            <w:pPr>
              <w:pStyle w:val="Tabelleninhalte"/>
            </w:pPr>
            <w:r w:rsidRPr="00F14AC8">
              <w:t>0,00</w:t>
            </w:r>
          </w:p>
        </w:tc>
        <w:tc>
          <w:tcPr>
            <w:tcW w:w="2271" w:type="dxa"/>
            <w:shd w:val="clear" w:color="auto" w:fill="FFFFFF"/>
            <w:tcMar>
              <w:bottom w:w="57" w:type="dxa"/>
            </w:tcMar>
          </w:tcPr>
          <w:p w14:paraId="04366404" w14:textId="77777777" w:rsidR="00D872EF" w:rsidRPr="00F14AC8" w:rsidRDefault="00D872EF" w:rsidP="00394CD1">
            <w:pPr>
              <w:pStyle w:val="Tabelleninhalte"/>
            </w:pPr>
            <w:r w:rsidRPr="00F14AC8">
              <w:t>Admin</w:t>
            </w:r>
          </w:p>
        </w:tc>
      </w:tr>
    </w:tbl>
    <w:p w14:paraId="66CDE77F" w14:textId="77777777" w:rsidR="00D872EF" w:rsidRPr="00F14AC8" w:rsidRDefault="00D872EF" w:rsidP="00F62644"/>
    <w:p w14:paraId="58EA064D" w14:textId="2D01093D" w:rsidR="00B6732D" w:rsidRPr="00F14AC8" w:rsidRDefault="00B6732D" w:rsidP="00B6732D">
      <w:pPr>
        <w:pStyle w:val="berschrift2"/>
      </w:pPr>
      <w:bookmarkStart w:id="1611" w:name="_Toc228444491"/>
      <w:bookmarkStart w:id="1612" w:name="AP067"/>
      <w:r w:rsidRPr="00F14AC8">
        <w:t>Lieferschein</w:t>
      </w:r>
      <w:r w:rsidR="00B21FFF" w:rsidRPr="00F14AC8">
        <w:t xml:space="preserve"> Unterschriftenbox</w:t>
      </w:r>
      <w:bookmarkEnd w:id="1611"/>
    </w:p>
    <w:bookmarkEnd w:id="1612"/>
    <w:p w14:paraId="25009F27" w14:textId="77777777" w:rsidR="00B6732D" w:rsidRPr="00F14AC8" w:rsidRDefault="00B6732D" w:rsidP="00B6732D"/>
    <w:p w14:paraId="459F7DA5" w14:textId="364FA2AB" w:rsidR="00A42B32" w:rsidRPr="00F14AC8" w:rsidRDefault="00A42B32" w:rsidP="00B6732D">
      <w:r w:rsidRPr="00F14AC8">
        <w:t xml:space="preserve">Für die Bestätigung der </w:t>
      </w:r>
      <w:r w:rsidR="00820830" w:rsidRPr="00F14AC8">
        <w:t>Abholung und Übergabe der Transportmittel wird im Lieferschein eine Bo</w:t>
      </w:r>
      <w:r w:rsidR="008804DB" w:rsidRPr="00F14AC8">
        <w:t>x für die benötigten Informationen und Unterschriften benötigt.</w:t>
      </w:r>
    </w:p>
    <w:p w14:paraId="4E4BC931" w14:textId="77777777" w:rsidR="00B6732D" w:rsidRPr="00F14AC8" w:rsidRDefault="00B6732D" w:rsidP="00B6732D"/>
    <w:p w14:paraId="1CAD1FC9" w14:textId="77777777" w:rsidR="004F4375" w:rsidRPr="00F14AC8" w:rsidRDefault="004F4375" w:rsidP="004F4375">
      <w:pPr>
        <w:rPr>
          <w:b/>
          <w:bCs/>
          <w:color w:val="002060"/>
        </w:rPr>
      </w:pPr>
      <w:r w:rsidRPr="00F14AC8">
        <w:rPr>
          <w:b/>
          <w:bCs/>
          <w:color w:val="002060"/>
        </w:rPr>
        <w:t>Umsetzung ABAS</w:t>
      </w:r>
    </w:p>
    <w:p w14:paraId="052E31F4" w14:textId="77777777" w:rsidR="004F4375" w:rsidRPr="00F14AC8" w:rsidRDefault="004F4375" w:rsidP="004F4375"/>
    <w:p w14:paraId="583F0C52" w14:textId="29455D98" w:rsidR="004F4375" w:rsidRPr="00F14AC8" w:rsidRDefault="004F4375" w:rsidP="004F4375">
      <w:r w:rsidRPr="00F14AC8">
        <w:t>Vor dem Text „Mit freundlichen Grüßen“ und über die Breite des Textkörpers diesen Block einfügen.</w:t>
      </w:r>
      <w:r w:rsidR="00260268" w:rsidRPr="00F14AC8">
        <w:t xml:space="preserve"> Dieser beinhaltet keine Variablen.</w:t>
      </w:r>
    </w:p>
    <w:p w14:paraId="05C885DA" w14:textId="77777777" w:rsidR="004F4375" w:rsidRPr="00F14AC8" w:rsidRDefault="004F4375" w:rsidP="004F4375"/>
    <w:p w14:paraId="78C3AA6C" w14:textId="77777777" w:rsidR="004F4375" w:rsidRPr="00F14AC8" w:rsidRDefault="004F4375" w:rsidP="004F4375">
      <w:r w:rsidRPr="00F14AC8">
        <w:rPr>
          <w:noProof/>
        </w:rPr>
        <w:drawing>
          <wp:inline distT="0" distB="0" distL="0" distR="0" wp14:anchorId="056DF437" wp14:editId="663E8293">
            <wp:extent cx="5753100" cy="1318895"/>
            <wp:effectExtent l="0" t="0" r="0" b="0"/>
            <wp:docPr id="1317067335"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7335" name="Grafik 1" descr="Ein Bild, das Text, Screenshot, Reihe, Schrift enthält.&#10;&#10;KI-generierte Inhalte können fehlerhaft sein."/>
                    <pic:cNvPicPr/>
                  </pic:nvPicPr>
                  <pic:blipFill>
                    <a:blip r:embed="rId34"/>
                    <a:stretch>
                      <a:fillRect/>
                    </a:stretch>
                  </pic:blipFill>
                  <pic:spPr>
                    <a:xfrm>
                      <a:off x="0" y="0"/>
                      <a:ext cx="5753100" cy="1318895"/>
                    </a:xfrm>
                    <a:prstGeom prst="rect">
                      <a:avLst/>
                    </a:prstGeom>
                  </pic:spPr>
                </pic:pic>
              </a:graphicData>
            </a:graphic>
          </wp:inline>
        </w:drawing>
      </w:r>
    </w:p>
    <w:p w14:paraId="4DFD2904" w14:textId="77777777" w:rsidR="004F4375" w:rsidRPr="00F14AC8" w:rsidRDefault="004F4375" w:rsidP="004F4375"/>
    <w:p w14:paraId="041B707F" w14:textId="77777777" w:rsidR="004F4375" w:rsidRPr="00F14AC8" w:rsidRDefault="004F4375" w:rsidP="004F4375"/>
    <w:tbl>
      <w:tblPr>
        <w:tblStyle w:val="Tabellenraster"/>
        <w:tblW w:w="9085" w:type="dxa"/>
        <w:tblLook w:val="04A0" w:firstRow="1" w:lastRow="0" w:firstColumn="1" w:lastColumn="0" w:noHBand="0" w:noVBand="1"/>
      </w:tblPr>
      <w:tblGrid>
        <w:gridCol w:w="8018"/>
        <w:gridCol w:w="1067"/>
      </w:tblGrid>
      <w:tr w:rsidR="004F4375" w:rsidRPr="00F14AC8" w14:paraId="3ACABE8F" w14:textId="77777777">
        <w:tc>
          <w:tcPr>
            <w:tcW w:w="8077" w:type="dxa"/>
            <w:shd w:val="clear" w:color="auto" w:fill="DCEEA3" w:themeFill="accent6" w:themeFillTint="99"/>
          </w:tcPr>
          <w:p w14:paraId="2BB77D26" w14:textId="77777777" w:rsidR="004F4375" w:rsidRPr="00F14AC8" w:rsidRDefault="004F4375">
            <w:r w:rsidRPr="00F14AC8">
              <w:t>Auswirkungen der Customization/Extension</w:t>
            </w:r>
          </w:p>
        </w:tc>
        <w:tc>
          <w:tcPr>
            <w:tcW w:w="1008" w:type="dxa"/>
            <w:shd w:val="clear" w:color="auto" w:fill="DCEEA3" w:themeFill="accent6" w:themeFillTint="99"/>
          </w:tcPr>
          <w:p w14:paraId="3948D972" w14:textId="77777777" w:rsidR="004F4375" w:rsidRPr="00F14AC8" w:rsidRDefault="004F4375">
            <w:r w:rsidRPr="00F14AC8">
              <w:t>Antwort</w:t>
            </w:r>
          </w:p>
        </w:tc>
      </w:tr>
      <w:tr w:rsidR="004F4375" w:rsidRPr="00F14AC8" w14:paraId="38610976" w14:textId="77777777">
        <w:tc>
          <w:tcPr>
            <w:tcW w:w="8077" w:type="dxa"/>
          </w:tcPr>
          <w:p w14:paraId="0EFD4D1E" w14:textId="77777777" w:rsidR="004F4375" w:rsidRPr="00F14AC8" w:rsidRDefault="004F4375">
            <w:pPr>
              <w:rPr>
                <w:sz w:val="20"/>
                <w:szCs w:val="20"/>
              </w:rPr>
            </w:pPr>
            <w:r w:rsidRPr="00F14AC8">
              <w:rPr>
                <w:sz w:val="20"/>
                <w:szCs w:val="20"/>
              </w:rPr>
              <w:t xml:space="preserve">Keine besonderen Auswirkungen </w:t>
            </w:r>
          </w:p>
        </w:tc>
        <w:tc>
          <w:tcPr>
            <w:tcW w:w="1008" w:type="dxa"/>
          </w:tcPr>
          <w:p w14:paraId="26843138" w14:textId="77777777" w:rsidR="004F4375" w:rsidRPr="00F14AC8" w:rsidRDefault="004F4375">
            <w:pPr>
              <w:rPr>
                <w:sz w:val="20"/>
                <w:szCs w:val="20"/>
              </w:rPr>
            </w:pPr>
            <w:r w:rsidRPr="00F14AC8">
              <w:rPr>
                <w:sz w:val="20"/>
                <w:szCs w:val="20"/>
              </w:rPr>
              <w:t>Ja/Nein</w:t>
            </w:r>
          </w:p>
        </w:tc>
      </w:tr>
      <w:tr w:rsidR="004F4375" w:rsidRPr="00F14AC8" w14:paraId="60B0F701" w14:textId="77777777">
        <w:tc>
          <w:tcPr>
            <w:tcW w:w="8077" w:type="dxa"/>
          </w:tcPr>
          <w:p w14:paraId="7DB4BEB8" w14:textId="77777777" w:rsidR="004F4375" w:rsidRPr="00F14AC8" w:rsidRDefault="004F4375">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A05844B" w14:textId="77777777" w:rsidR="004F4375" w:rsidRPr="00F14AC8" w:rsidRDefault="004F4375">
            <w:pPr>
              <w:rPr>
                <w:sz w:val="20"/>
                <w:szCs w:val="20"/>
              </w:rPr>
            </w:pPr>
            <w:r w:rsidRPr="00F14AC8">
              <w:rPr>
                <w:sz w:val="20"/>
                <w:szCs w:val="20"/>
              </w:rPr>
              <w:t>Ja/Nein</w:t>
            </w:r>
          </w:p>
        </w:tc>
      </w:tr>
      <w:tr w:rsidR="004F4375" w:rsidRPr="00F14AC8" w14:paraId="4189ACB1" w14:textId="77777777">
        <w:tc>
          <w:tcPr>
            <w:tcW w:w="8077" w:type="dxa"/>
          </w:tcPr>
          <w:p w14:paraId="0000BF54" w14:textId="77777777" w:rsidR="004F4375" w:rsidRPr="00F14AC8" w:rsidRDefault="004F4375">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37B8A473" w14:textId="77777777" w:rsidR="004F4375" w:rsidRPr="00F14AC8" w:rsidRDefault="004F4375">
            <w:pPr>
              <w:rPr>
                <w:sz w:val="20"/>
                <w:szCs w:val="20"/>
              </w:rPr>
            </w:pPr>
            <w:r w:rsidRPr="00F14AC8">
              <w:rPr>
                <w:sz w:val="20"/>
                <w:szCs w:val="20"/>
              </w:rPr>
              <w:t>Ja/Nein</w:t>
            </w:r>
          </w:p>
        </w:tc>
      </w:tr>
      <w:tr w:rsidR="004F4375" w:rsidRPr="00F14AC8" w14:paraId="296FEFE2" w14:textId="77777777">
        <w:tc>
          <w:tcPr>
            <w:tcW w:w="8077" w:type="dxa"/>
          </w:tcPr>
          <w:p w14:paraId="59B2CC8E" w14:textId="77777777" w:rsidR="004F4375" w:rsidRPr="00F14AC8" w:rsidRDefault="004F4375">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3B5E3DA6" w14:textId="77777777" w:rsidR="004F4375" w:rsidRPr="00F14AC8" w:rsidRDefault="004F4375">
            <w:pPr>
              <w:rPr>
                <w:sz w:val="20"/>
                <w:szCs w:val="20"/>
              </w:rPr>
            </w:pPr>
            <w:r w:rsidRPr="00F14AC8">
              <w:rPr>
                <w:sz w:val="20"/>
                <w:szCs w:val="20"/>
              </w:rPr>
              <w:t>Ja/Nein</w:t>
            </w:r>
          </w:p>
        </w:tc>
      </w:tr>
      <w:tr w:rsidR="004F4375" w:rsidRPr="00F14AC8" w14:paraId="32FDD5CB" w14:textId="77777777">
        <w:tc>
          <w:tcPr>
            <w:tcW w:w="8077" w:type="dxa"/>
          </w:tcPr>
          <w:p w14:paraId="46527E21" w14:textId="77777777" w:rsidR="004F4375" w:rsidRPr="00F14AC8" w:rsidRDefault="004F4375">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5BD8756" w14:textId="77777777" w:rsidR="004F4375" w:rsidRPr="00F14AC8" w:rsidRDefault="004F4375">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4F4375" w:rsidRPr="00F14AC8" w14:paraId="6934AF0E" w14:textId="77777777">
        <w:trPr>
          <w:trHeight w:hRule="exact" w:val="861"/>
        </w:trPr>
        <w:tc>
          <w:tcPr>
            <w:tcW w:w="1273" w:type="dxa"/>
            <w:shd w:val="clear" w:color="auto" w:fill="D5D5D5" w:themeFill="background2"/>
            <w:tcMar>
              <w:bottom w:w="57" w:type="dxa"/>
            </w:tcMar>
          </w:tcPr>
          <w:p w14:paraId="4EFFA7A2" w14:textId="77777777" w:rsidR="004F4375" w:rsidRPr="00F14AC8" w:rsidRDefault="004F4375">
            <w:pPr>
              <w:rPr>
                <w:b/>
              </w:rPr>
            </w:pPr>
            <w:r w:rsidRPr="00F14AC8">
              <w:rPr>
                <w:b/>
              </w:rPr>
              <w:t>Priorität</w:t>
            </w:r>
          </w:p>
        </w:tc>
        <w:tc>
          <w:tcPr>
            <w:tcW w:w="2190" w:type="dxa"/>
            <w:shd w:val="clear" w:color="auto" w:fill="D5D5D5" w:themeFill="background2"/>
            <w:tcMar>
              <w:bottom w:w="57" w:type="dxa"/>
            </w:tcMar>
          </w:tcPr>
          <w:p w14:paraId="40CED85B" w14:textId="77777777" w:rsidR="004F4375" w:rsidRPr="00F14AC8" w:rsidRDefault="004F4375">
            <w:pPr>
              <w:rPr>
                <w:b/>
              </w:rPr>
            </w:pPr>
            <w:r w:rsidRPr="00F14AC8">
              <w:rPr>
                <w:b/>
              </w:rPr>
              <w:t>Realisierung</w:t>
            </w:r>
          </w:p>
        </w:tc>
        <w:tc>
          <w:tcPr>
            <w:tcW w:w="1070" w:type="dxa"/>
            <w:shd w:val="clear" w:color="auto" w:fill="D5D5D5" w:themeFill="background2"/>
            <w:tcMar>
              <w:bottom w:w="57" w:type="dxa"/>
            </w:tcMar>
          </w:tcPr>
          <w:p w14:paraId="5A4EE11E" w14:textId="77777777" w:rsidR="004F4375" w:rsidRPr="00F14AC8" w:rsidRDefault="004F4375">
            <w:pPr>
              <w:rPr>
                <w:b/>
              </w:rPr>
            </w:pPr>
            <w:r w:rsidRPr="00F14AC8">
              <w:rPr>
                <w:b/>
              </w:rPr>
              <w:t>Dauer (ca./h)</w:t>
            </w:r>
          </w:p>
        </w:tc>
        <w:tc>
          <w:tcPr>
            <w:tcW w:w="1134" w:type="dxa"/>
            <w:shd w:val="clear" w:color="auto" w:fill="D5D5D5" w:themeFill="background2"/>
            <w:tcMar>
              <w:bottom w:w="57" w:type="dxa"/>
            </w:tcMar>
          </w:tcPr>
          <w:p w14:paraId="1F1F0F5F" w14:textId="77777777" w:rsidR="004F4375" w:rsidRPr="00F14AC8" w:rsidRDefault="004F4375">
            <w:pPr>
              <w:rPr>
                <w:b/>
              </w:rPr>
            </w:pPr>
            <w:r w:rsidRPr="00F14AC8">
              <w:rPr>
                <w:b/>
              </w:rPr>
              <w:t>QS</w:t>
            </w:r>
            <w:r w:rsidRPr="00F14AC8">
              <w:rPr>
                <w:b/>
              </w:rPr>
              <w:br/>
              <w:t>(ca./h)</w:t>
            </w:r>
          </w:p>
        </w:tc>
        <w:tc>
          <w:tcPr>
            <w:tcW w:w="1134" w:type="dxa"/>
            <w:shd w:val="clear" w:color="auto" w:fill="D5D5D5" w:themeFill="background2"/>
            <w:tcMar>
              <w:bottom w:w="57" w:type="dxa"/>
            </w:tcMar>
          </w:tcPr>
          <w:p w14:paraId="059D7054" w14:textId="77777777" w:rsidR="004F4375" w:rsidRPr="00F14AC8" w:rsidRDefault="004F4375">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3EAFE91" w14:textId="77777777" w:rsidR="004F4375" w:rsidRPr="00F14AC8" w:rsidRDefault="004F4375">
            <w:pPr>
              <w:rPr>
                <w:b/>
              </w:rPr>
            </w:pPr>
            <w:r w:rsidRPr="00F14AC8">
              <w:rPr>
                <w:b/>
              </w:rPr>
              <w:t>Bereich</w:t>
            </w:r>
          </w:p>
        </w:tc>
      </w:tr>
      <w:tr w:rsidR="004F4375" w:rsidRPr="00F14AC8" w14:paraId="22E8DB0D" w14:textId="77777777">
        <w:trPr>
          <w:trHeight w:val="454"/>
        </w:trPr>
        <w:tc>
          <w:tcPr>
            <w:tcW w:w="1273" w:type="dxa"/>
            <w:shd w:val="clear" w:color="auto" w:fill="FFFFFF"/>
            <w:tcMar>
              <w:bottom w:w="57" w:type="dxa"/>
            </w:tcMar>
          </w:tcPr>
          <w:p w14:paraId="252C96A3" w14:textId="77777777" w:rsidR="004F4375" w:rsidRPr="00F14AC8" w:rsidRDefault="004F4375" w:rsidP="00394CD1">
            <w:pPr>
              <w:pStyle w:val="Tabelleninhalte"/>
            </w:pPr>
            <w:r w:rsidRPr="00F14AC8">
              <w:lastRenderedPageBreak/>
              <w:t>1</w:t>
            </w:r>
          </w:p>
        </w:tc>
        <w:tc>
          <w:tcPr>
            <w:tcW w:w="2190" w:type="dxa"/>
            <w:shd w:val="clear" w:color="auto" w:fill="FFFFFF"/>
            <w:tcMar>
              <w:bottom w:w="57" w:type="dxa"/>
            </w:tcMar>
          </w:tcPr>
          <w:p w14:paraId="3A9BA9EE" w14:textId="77777777" w:rsidR="004F4375" w:rsidRPr="00F14AC8" w:rsidRDefault="004F4375" w:rsidP="00394CD1">
            <w:pPr>
              <w:pStyle w:val="Tabelleninhalte"/>
            </w:pPr>
            <w:r w:rsidRPr="00F14AC8">
              <w:t>Abas</w:t>
            </w:r>
          </w:p>
        </w:tc>
        <w:tc>
          <w:tcPr>
            <w:tcW w:w="1070" w:type="dxa"/>
            <w:shd w:val="clear" w:color="auto" w:fill="FFFFFF"/>
            <w:tcMar>
              <w:bottom w:w="57" w:type="dxa"/>
            </w:tcMar>
          </w:tcPr>
          <w:p w14:paraId="00D2EA94" w14:textId="77777777" w:rsidR="004F4375" w:rsidRPr="00F14AC8" w:rsidRDefault="004F4375" w:rsidP="00394CD1">
            <w:pPr>
              <w:pStyle w:val="Tabelleninhalte"/>
            </w:pPr>
            <w:r w:rsidRPr="00F14AC8">
              <w:t>0,00</w:t>
            </w:r>
          </w:p>
        </w:tc>
        <w:tc>
          <w:tcPr>
            <w:tcW w:w="1134" w:type="dxa"/>
            <w:shd w:val="clear" w:color="auto" w:fill="FFFFFF"/>
            <w:tcMar>
              <w:bottom w:w="57" w:type="dxa"/>
            </w:tcMar>
          </w:tcPr>
          <w:p w14:paraId="367DDE72" w14:textId="77777777" w:rsidR="004F4375" w:rsidRPr="00F14AC8" w:rsidRDefault="004F4375" w:rsidP="00394CD1">
            <w:pPr>
              <w:pStyle w:val="Tabelleninhalte"/>
            </w:pPr>
            <w:r w:rsidRPr="00F14AC8">
              <w:t>0,00</w:t>
            </w:r>
          </w:p>
        </w:tc>
        <w:tc>
          <w:tcPr>
            <w:tcW w:w="1134" w:type="dxa"/>
            <w:shd w:val="clear" w:color="auto" w:fill="FFFFFF"/>
            <w:tcMar>
              <w:bottom w:w="57" w:type="dxa"/>
            </w:tcMar>
          </w:tcPr>
          <w:p w14:paraId="15CB9B7A" w14:textId="77777777" w:rsidR="004F4375" w:rsidRPr="00F14AC8" w:rsidRDefault="004F4375" w:rsidP="00394CD1">
            <w:pPr>
              <w:pStyle w:val="Tabelleninhalte"/>
            </w:pPr>
            <w:r w:rsidRPr="00F14AC8">
              <w:t>0,00</w:t>
            </w:r>
          </w:p>
        </w:tc>
        <w:tc>
          <w:tcPr>
            <w:tcW w:w="2271" w:type="dxa"/>
            <w:shd w:val="clear" w:color="auto" w:fill="FFFFFF"/>
            <w:tcMar>
              <w:bottom w:w="57" w:type="dxa"/>
            </w:tcMar>
          </w:tcPr>
          <w:p w14:paraId="3F185104" w14:textId="77777777" w:rsidR="004F4375" w:rsidRPr="00F14AC8" w:rsidRDefault="004F4375" w:rsidP="00394CD1">
            <w:pPr>
              <w:pStyle w:val="Tabelleninhalte"/>
            </w:pPr>
            <w:r w:rsidRPr="00F14AC8">
              <w:t>Admin</w:t>
            </w:r>
          </w:p>
        </w:tc>
      </w:tr>
    </w:tbl>
    <w:p w14:paraId="4C7237EA" w14:textId="77777777" w:rsidR="00B6732D" w:rsidRPr="00F14AC8" w:rsidRDefault="00B6732D" w:rsidP="00B6732D"/>
    <w:p w14:paraId="54D7E10D" w14:textId="77777777" w:rsidR="00B6732D" w:rsidRPr="00F14AC8" w:rsidRDefault="00B6732D" w:rsidP="00B6732D">
      <w:pPr>
        <w:pStyle w:val="berschrift2"/>
      </w:pPr>
      <w:bookmarkStart w:id="1613" w:name="_Toc228444492"/>
      <w:r w:rsidRPr="00F14AC8">
        <w:t>Speditionsauftrag</w:t>
      </w:r>
      <w:bookmarkEnd w:id="1613"/>
    </w:p>
    <w:p w14:paraId="20F2DE76" w14:textId="77777777" w:rsidR="00AF4E82" w:rsidRPr="00F14AC8" w:rsidRDefault="00AF4E82" w:rsidP="00B6732D"/>
    <w:p w14:paraId="3E4C45A8" w14:textId="5909DF0A" w:rsidR="001D1F6F" w:rsidRPr="00F14AC8" w:rsidRDefault="00EE0ED6" w:rsidP="00B6732D">
      <w:r w:rsidRPr="00F14AC8">
        <w:t>Die Möglichkeit zur Erstellung von Speditionsaufträgen wurde diskutiert.</w:t>
      </w:r>
      <w:r w:rsidR="00B20061" w:rsidRPr="00F14AC8">
        <w:t xml:space="preserve"> </w:t>
      </w:r>
      <w:r w:rsidR="001D1F6F" w:rsidRPr="00F14AC8">
        <w:t xml:space="preserve">Voraussetzung für die Erstellung ist die Verwendung der Versandplanung. Das Thema wurde für die </w:t>
      </w:r>
      <w:r w:rsidR="008311FB" w:rsidRPr="00F14AC8">
        <w:t>2. Orga</w:t>
      </w:r>
      <w:r w:rsidR="000279B2">
        <w:t>nisationsp</w:t>
      </w:r>
      <w:r w:rsidR="008311FB" w:rsidRPr="00F14AC8">
        <w:t>hase verschoben.</w:t>
      </w:r>
    </w:p>
    <w:p w14:paraId="34E4D794" w14:textId="77777777" w:rsidR="00B6732D" w:rsidRPr="00F14AC8" w:rsidRDefault="00B6732D" w:rsidP="00B6732D"/>
    <w:p w14:paraId="4A2F1498" w14:textId="77777777" w:rsidR="00B6732D" w:rsidRPr="00F14AC8" w:rsidRDefault="00B6732D" w:rsidP="00B6732D">
      <w:pPr>
        <w:pStyle w:val="berschrift2"/>
      </w:pPr>
      <w:bookmarkStart w:id="1614" w:name="_Toc228444493"/>
      <w:r w:rsidRPr="00F14AC8">
        <w:t>Anzahlungsrechnung</w:t>
      </w:r>
      <w:bookmarkEnd w:id="1614"/>
    </w:p>
    <w:p w14:paraId="0B35DE2B" w14:textId="77777777" w:rsidR="00B6732D" w:rsidRPr="00F14AC8" w:rsidRDefault="00B6732D" w:rsidP="00B6732D"/>
    <w:p w14:paraId="2C98CE05" w14:textId="33D835A8" w:rsidR="00B6732D" w:rsidRPr="00F14AC8" w:rsidRDefault="00790F5E" w:rsidP="00B6732D">
      <w:r w:rsidRPr="00F14AC8">
        <w:t>Das Thema wurde z</w:t>
      </w:r>
      <w:r w:rsidR="00B6732D" w:rsidRPr="00F14AC8">
        <w:t>urückgestellt</w:t>
      </w:r>
      <w:r w:rsidRPr="00F14AC8">
        <w:t>, d</w:t>
      </w:r>
      <w:r w:rsidR="00B6732D" w:rsidRPr="00F14AC8">
        <w:t xml:space="preserve">a </w:t>
      </w:r>
      <w:r w:rsidR="00016A7D" w:rsidRPr="00F14AC8">
        <w:t xml:space="preserve">aktuell noch </w:t>
      </w:r>
      <w:r w:rsidR="00B6732D" w:rsidRPr="00F14AC8">
        <w:t>das Wissen fehlte, wie eine Anzahlungsrechnung erstellt werden muss.</w:t>
      </w:r>
    </w:p>
    <w:p w14:paraId="7D246AB5" w14:textId="77777777" w:rsidR="00B6732D" w:rsidRPr="00F14AC8" w:rsidRDefault="00B6732D" w:rsidP="00B6732D"/>
    <w:p w14:paraId="4A2FDD9A" w14:textId="77777777" w:rsidR="00B6732D" w:rsidRPr="00F14AC8" w:rsidRDefault="00B6732D" w:rsidP="00B6732D">
      <w:pPr>
        <w:pStyle w:val="berschrift2"/>
      </w:pPr>
      <w:bookmarkStart w:id="1615" w:name="_Toc228444494"/>
      <w:r w:rsidRPr="00F14AC8">
        <w:t>Rücksendebestätigung</w:t>
      </w:r>
      <w:bookmarkEnd w:id="1615"/>
    </w:p>
    <w:p w14:paraId="295535AA" w14:textId="77777777" w:rsidR="00B6732D" w:rsidRPr="00F14AC8" w:rsidRDefault="00B6732D" w:rsidP="00B6732D"/>
    <w:p w14:paraId="0A05C155" w14:textId="29B323D2" w:rsidR="00B6732D" w:rsidRPr="00F14AC8" w:rsidRDefault="00E94141" w:rsidP="00B6732D">
      <w:r w:rsidRPr="00F14AC8">
        <w:t xml:space="preserve">Für die Rücksendebestätigung wird der Rücklieferschein im </w:t>
      </w:r>
      <w:r w:rsidR="00DB7D50" w:rsidRPr="00F14AC8">
        <w:t>Standardprozess verwendet.</w:t>
      </w:r>
    </w:p>
    <w:p w14:paraId="19D6A27D" w14:textId="77777777" w:rsidR="00B6732D" w:rsidRPr="00F14AC8" w:rsidRDefault="00B6732D" w:rsidP="00B6732D"/>
    <w:p w14:paraId="5A244942" w14:textId="77777777" w:rsidR="00B6732D" w:rsidRPr="00F14AC8" w:rsidRDefault="00B6732D" w:rsidP="00B6732D">
      <w:pPr>
        <w:pStyle w:val="berschrift2"/>
      </w:pPr>
      <w:bookmarkStart w:id="1616" w:name="_Toc228444495"/>
      <w:r w:rsidRPr="00F14AC8">
        <w:t>Sammelauftragsbestätigung</w:t>
      </w:r>
      <w:bookmarkEnd w:id="1616"/>
    </w:p>
    <w:p w14:paraId="3D1B5D7E" w14:textId="77777777" w:rsidR="00B6732D" w:rsidRPr="00F14AC8" w:rsidRDefault="00B6732D" w:rsidP="00B6732D"/>
    <w:p w14:paraId="603A37EF" w14:textId="099FD93D" w:rsidR="0070217D" w:rsidRPr="00F14AC8" w:rsidRDefault="0070217D" w:rsidP="00B6732D">
      <w:r w:rsidRPr="00F14AC8">
        <w:t>Aktuell werden Aufträge analog gesammelt</w:t>
      </w:r>
      <w:r w:rsidR="00BA7A90" w:rsidRPr="00F14AC8">
        <w:t xml:space="preserve">, </w:t>
      </w:r>
      <w:r w:rsidR="00A80167" w:rsidRPr="00F14AC8">
        <w:t>zu einem späteren Zeitpunkt erfasst und gesammelt bestätigt. Zum Zeitpunkt der Konzepterstellung war noch nicht klar, ob dieser Prozess weiter so gelebt werden soll</w:t>
      </w:r>
      <w:r w:rsidR="005673ED" w:rsidRPr="00F14AC8">
        <w:t xml:space="preserve"> und welche Anpassungen dafür nötig</w:t>
      </w:r>
      <w:r w:rsidR="00551220" w:rsidRPr="00F14AC8">
        <w:t xml:space="preserve"> sind</w:t>
      </w:r>
      <w:r w:rsidR="005673ED" w:rsidRPr="00F14AC8">
        <w:t>.</w:t>
      </w:r>
    </w:p>
    <w:p w14:paraId="484B59DE" w14:textId="77777777" w:rsidR="00B6732D" w:rsidRPr="00F14AC8" w:rsidRDefault="00B6732D" w:rsidP="00B6732D"/>
    <w:p w14:paraId="0DC371B1" w14:textId="77777777" w:rsidR="00B6732D" w:rsidRPr="00F14AC8" w:rsidRDefault="00B6732D" w:rsidP="00B6732D">
      <w:pPr>
        <w:pStyle w:val="berschrift2"/>
      </w:pPr>
      <w:bookmarkStart w:id="1617" w:name="_Toc228444496"/>
      <w:r w:rsidRPr="00F14AC8">
        <w:t>Rechnung an Mercedes Benz</w:t>
      </w:r>
      <w:bookmarkEnd w:id="1617"/>
    </w:p>
    <w:p w14:paraId="1DED5730" w14:textId="77777777" w:rsidR="00B6732D" w:rsidRPr="00F14AC8" w:rsidRDefault="00B6732D" w:rsidP="00B6732D"/>
    <w:p w14:paraId="353695A5" w14:textId="453DA93F" w:rsidR="00B6732D" w:rsidRPr="00F14AC8" w:rsidRDefault="00551220" w:rsidP="00B6732D">
      <w:r w:rsidRPr="00F14AC8">
        <w:t xml:space="preserve">Die Rechnungen, die an den Kunden Mercedes-Benz gehen, werden im Portal des Kunden durch die Lebenshilfe erfasst. </w:t>
      </w:r>
      <w:r w:rsidR="00B6732D" w:rsidRPr="00F14AC8">
        <w:t xml:space="preserve">Hier ist </w:t>
      </w:r>
      <w:r w:rsidR="00B01B9E" w:rsidRPr="00F14AC8">
        <w:t xml:space="preserve">noch </w:t>
      </w:r>
      <w:r w:rsidR="00B6732D" w:rsidRPr="00F14AC8">
        <w:t xml:space="preserve">zu klären, ob ein </w:t>
      </w:r>
      <w:r w:rsidR="004A3AD2" w:rsidRPr="00F14AC8">
        <w:t xml:space="preserve">zusätzlicher </w:t>
      </w:r>
      <w:r w:rsidR="00B6732D" w:rsidRPr="00F14AC8">
        <w:t>Beleg benötigt</w:t>
      </w:r>
      <w:r w:rsidR="004A3AD2" w:rsidRPr="00F14AC8">
        <w:t xml:space="preserve"> wird</w:t>
      </w:r>
      <w:r w:rsidR="00B6732D" w:rsidRPr="00F14AC8">
        <w:t>, oder ob eine Objektauswahl reicht, mit der die Daten in das Portal eingegeben werden</w:t>
      </w:r>
      <w:r w:rsidR="00646314" w:rsidRPr="00F14AC8">
        <w:t>. Das Thema wurde auf die 2. Orga-Phase verschoben.</w:t>
      </w:r>
    </w:p>
    <w:p w14:paraId="0A17A02E" w14:textId="77777777" w:rsidR="00B6732D" w:rsidRPr="00F14AC8" w:rsidRDefault="00B6732D" w:rsidP="00B6732D"/>
    <w:p w14:paraId="4768B1E4" w14:textId="521A480B" w:rsidR="00B6732D" w:rsidRPr="00F14AC8" w:rsidRDefault="00FB31CB" w:rsidP="00B6732D">
      <w:pPr>
        <w:pStyle w:val="berschrift2"/>
      </w:pPr>
      <w:bookmarkStart w:id="1618" w:name="_Toc228444497"/>
      <w:bookmarkStart w:id="1619" w:name="AP068"/>
      <w:r w:rsidRPr="00F14AC8">
        <w:t>Chargen- und Seriennummer in</w:t>
      </w:r>
      <w:r w:rsidR="007B3969" w:rsidRPr="00F14AC8">
        <w:t xml:space="preserve"> Verkaufsl</w:t>
      </w:r>
      <w:r w:rsidR="00B6732D" w:rsidRPr="00F14AC8">
        <w:t xml:space="preserve">ieferschein </w:t>
      </w:r>
      <w:r w:rsidRPr="00F14AC8">
        <w:t>und</w:t>
      </w:r>
      <w:r w:rsidR="00B6732D" w:rsidRPr="00F14AC8">
        <w:t xml:space="preserve"> </w:t>
      </w:r>
      <w:r w:rsidR="007B3969" w:rsidRPr="00F14AC8">
        <w:t>-</w:t>
      </w:r>
      <w:r w:rsidR="00685FBD" w:rsidRPr="00F14AC8">
        <w:t>r</w:t>
      </w:r>
      <w:r w:rsidR="00B6732D" w:rsidRPr="00F14AC8">
        <w:t>echnung</w:t>
      </w:r>
      <w:bookmarkEnd w:id="1618"/>
    </w:p>
    <w:bookmarkEnd w:id="1619"/>
    <w:p w14:paraId="7335AE04" w14:textId="77777777" w:rsidR="00D57471" w:rsidRPr="00F14AC8" w:rsidRDefault="00D57471" w:rsidP="00D57471"/>
    <w:p w14:paraId="5D56C71E" w14:textId="14AE9217" w:rsidR="00D57471" w:rsidRPr="00F14AC8" w:rsidRDefault="00D57471" w:rsidP="00D57471">
      <w:r w:rsidRPr="00F14AC8">
        <w:t xml:space="preserve">Bei der Versendung </w:t>
      </w:r>
      <w:r w:rsidR="00005603" w:rsidRPr="00F14AC8">
        <w:t xml:space="preserve">von </w:t>
      </w:r>
      <w:r w:rsidRPr="00F14AC8">
        <w:t xml:space="preserve">Therapieliegen gibt es strengere Regeln </w:t>
      </w:r>
      <w:r w:rsidR="004A538D" w:rsidRPr="00F14AC8">
        <w:t xml:space="preserve">für medizintechnische Produkt. Hierbei ist zu beachten, dass auf den Lieferschein- und Rechnungsbelegen zusätzlich die Chargen- und Seriennummern aller verbauten Teile </w:t>
      </w:r>
      <w:r w:rsidR="004E1FE4" w:rsidRPr="00F14AC8">
        <w:t xml:space="preserve">und die UDI-Nummer des Hauptartikels </w:t>
      </w:r>
      <w:r w:rsidR="004A538D" w:rsidRPr="00F14AC8">
        <w:t>angedruckt werden müsse</w:t>
      </w:r>
      <w:r w:rsidR="004E1FE4" w:rsidRPr="00F14AC8">
        <w:t>n</w:t>
      </w:r>
      <w:r w:rsidR="004A538D" w:rsidRPr="00F14AC8">
        <w:t>.</w:t>
      </w:r>
    </w:p>
    <w:p w14:paraId="167D65FA" w14:textId="77777777" w:rsidR="00B6732D" w:rsidRPr="00F14AC8" w:rsidRDefault="00B6732D" w:rsidP="00B6732D"/>
    <w:p w14:paraId="7BC9924D" w14:textId="77777777" w:rsidR="00B026CE" w:rsidRPr="00F14AC8" w:rsidRDefault="00B026CE" w:rsidP="00B026CE">
      <w:pPr>
        <w:rPr>
          <w:b/>
          <w:bCs/>
          <w:color w:val="002060"/>
        </w:rPr>
      </w:pPr>
      <w:r w:rsidRPr="00F14AC8">
        <w:rPr>
          <w:b/>
          <w:bCs/>
          <w:color w:val="002060"/>
        </w:rPr>
        <w:lastRenderedPageBreak/>
        <w:t>Umsetzung ABAS</w:t>
      </w:r>
    </w:p>
    <w:p w14:paraId="7EFE8E1A" w14:textId="77777777" w:rsidR="00B026CE" w:rsidRPr="00F14AC8" w:rsidRDefault="00B026CE" w:rsidP="00B026CE">
      <w:pPr>
        <w:rPr>
          <w:b/>
          <w:bCs/>
          <w:color w:val="002060"/>
        </w:rPr>
      </w:pPr>
    </w:p>
    <w:p w14:paraId="69A965E9" w14:textId="341FDB17" w:rsidR="00AF4E82" w:rsidRPr="00F14AC8" w:rsidRDefault="00AF4E82" w:rsidP="00B026CE">
      <w:r w:rsidRPr="00F14AC8">
        <w:t xml:space="preserve">Geltungsbereich: </w:t>
      </w:r>
      <w:r w:rsidRPr="00F14AC8">
        <w:tab/>
        <w:t>HWK</w:t>
      </w:r>
    </w:p>
    <w:p w14:paraId="5F03F207" w14:textId="77777777" w:rsidR="00AF4E82" w:rsidRPr="00F14AC8" w:rsidRDefault="00AF4E82" w:rsidP="00B026CE"/>
    <w:p w14:paraId="12B2BE65" w14:textId="64AC6F34" w:rsidR="00AF4E82" w:rsidRPr="00F14AC8" w:rsidRDefault="00AF4E82" w:rsidP="00B026CE">
      <w:r w:rsidRPr="00F14AC8">
        <w:t xml:space="preserve">Bedingung: </w:t>
      </w:r>
      <w:r w:rsidRPr="00F14AC8">
        <w:tab/>
      </w:r>
      <w:r w:rsidRPr="00F14AC8">
        <w:tab/>
        <w:t>Geschäftsfeld, „</w:t>
      </w:r>
      <w:r w:rsidR="00B53DF5" w:rsidRPr="00B53DF5">
        <w:rPr>
          <w:b/>
          <w:bCs/>
        </w:rPr>
        <w:t>artex^</w:t>
      </w:r>
      <w:r w:rsidRPr="00F14AC8">
        <w:rPr>
          <w:b/>
          <w:bCs/>
        </w:rPr>
        <w:t>ygeschaeftsfeld</w:t>
      </w:r>
      <w:r w:rsidRPr="00F14AC8">
        <w:t>“ = Therapieliegen</w:t>
      </w:r>
    </w:p>
    <w:p w14:paraId="6819B684" w14:textId="77777777" w:rsidR="00AF4E82" w:rsidRPr="00F14AC8" w:rsidRDefault="00AF4E82" w:rsidP="00B026CE"/>
    <w:p w14:paraId="7C29A327" w14:textId="29EDC98F" w:rsidR="00016A7D" w:rsidRPr="00F14AC8" w:rsidRDefault="007B3969" w:rsidP="00B026CE">
      <w:r w:rsidRPr="00F14AC8">
        <w:t>In der Zeile der Lieferschein und Rechnungsposition</w:t>
      </w:r>
      <w:r w:rsidR="00685FBD" w:rsidRPr="00F14AC8">
        <w:t xml:space="preserve"> wird unterhalb der Artikel</w:t>
      </w:r>
      <w:r w:rsidR="00E84368" w:rsidRPr="00F14AC8">
        <w:t>informationen</w:t>
      </w:r>
      <w:r w:rsidR="00685FBD" w:rsidRPr="00F14AC8">
        <w:t xml:space="preserve"> je </w:t>
      </w:r>
      <w:r w:rsidR="00674304" w:rsidRPr="00F14AC8">
        <w:t xml:space="preserve">gelieferter </w:t>
      </w:r>
      <w:r w:rsidR="00685FBD" w:rsidRPr="00F14AC8">
        <w:t>Seriennummer</w:t>
      </w:r>
      <w:r w:rsidR="00CC7B68" w:rsidRPr="00F14AC8">
        <w:t xml:space="preserve"> des Verkaufsartikels</w:t>
      </w:r>
      <w:r w:rsidR="00685FBD" w:rsidRPr="00F14AC8">
        <w:t xml:space="preserve"> </w:t>
      </w:r>
      <w:r w:rsidR="00F913C1" w:rsidRPr="00F14AC8">
        <w:t>ein Block eingefügt</w:t>
      </w:r>
      <w:r w:rsidR="00674304" w:rsidRPr="00F14AC8">
        <w:t xml:space="preserve"> in der alle verbauten Teile, die eine Chargen- oder Seriennummer haben</w:t>
      </w:r>
      <w:r w:rsidR="00E84368" w:rsidRPr="00F14AC8">
        <w:t>, aufgelistet werden</w:t>
      </w:r>
      <w:r w:rsidR="00F913C1" w:rsidRPr="00F14AC8">
        <w:t>.</w:t>
      </w:r>
    </w:p>
    <w:p w14:paraId="54CF02FD" w14:textId="77777777" w:rsidR="00AF4E82" w:rsidRPr="00F14AC8" w:rsidRDefault="00AF4E82" w:rsidP="00B026CE">
      <w:pPr>
        <w:rPr>
          <w:b/>
          <w:bCs/>
          <w:color w:val="002060"/>
        </w:rPr>
      </w:pPr>
    </w:p>
    <w:p w14:paraId="069E7EA6" w14:textId="3A54FE37" w:rsidR="00B026CE" w:rsidRPr="00F14AC8" w:rsidRDefault="00B026CE" w:rsidP="00B026CE">
      <w:r w:rsidRPr="00F14AC8">
        <w:rPr>
          <w:noProof/>
        </w:rPr>
        <w:drawing>
          <wp:inline distT="0" distB="0" distL="0" distR="0" wp14:anchorId="7372645E" wp14:editId="06814D35">
            <wp:extent cx="4925683" cy="2179044"/>
            <wp:effectExtent l="0" t="0" r="8890" b="0"/>
            <wp:docPr id="575567289" name="Grafik 1" descr="Ein Bild, das Text, Quittung,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7289" name="Grafik 1" descr="Ein Bild, das Text, Quittung, Schrift, Screenshot enthält.&#10;&#10;KI-generierte Inhalte können fehlerhaft sein."/>
                    <pic:cNvPicPr/>
                  </pic:nvPicPr>
                  <pic:blipFill>
                    <a:blip r:embed="rId35"/>
                    <a:stretch>
                      <a:fillRect/>
                    </a:stretch>
                  </pic:blipFill>
                  <pic:spPr>
                    <a:xfrm>
                      <a:off x="0" y="0"/>
                      <a:ext cx="4965757" cy="2196772"/>
                    </a:xfrm>
                    <a:prstGeom prst="rect">
                      <a:avLst/>
                    </a:prstGeom>
                  </pic:spPr>
                </pic:pic>
              </a:graphicData>
            </a:graphic>
          </wp:inline>
        </w:drawing>
      </w:r>
    </w:p>
    <w:p w14:paraId="096D5BE2" w14:textId="77777777" w:rsidR="00B026CE" w:rsidRPr="00F14AC8" w:rsidRDefault="00B026CE" w:rsidP="00B026CE"/>
    <w:p w14:paraId="2A88D771" w14:textId="0D1DF3A8" w:rsidR="002F4566" w:rsidRPr="00F14AC8" w:rsidRDefault="002F4566" w:rsidP="00B026CE">
      <w:commentRangeStart w:id="1620"/>
      <w:commentRangeStart w:id="1621"/>
      <w:r w:rsidRPr="00F14AC8">
        <w:t>In diesem Beispiel wurde der seriennummernpflichtigen Artikel 178154 2x verkauft. Somit</w:t>
      </w:r>
      <w:r w:rsidR="00100635" w:rsidRPr="00F14AC8">
        <w:t xml:space="preserve"> gibt es hier je Seriennummer </w:t>
      </w:r>
      <w:r w:rsidR="005602BC" w:rsidRPr="00F14AC8">
        <w:t>einen</w:t>
      </w:r>
      <w:r w:rsidR="00100635" w:rsidRPr="00F14AC8">
        <w:t xml:space="preserve"> Bl</w:t>
      </w:r>
      <w:r w:rsidR="005602BC" w:rsidRPr="00F14AC8">
        <w:t>o</w:t>
      </w:r>
      <w:r w:rsidR="00100635" w:rsidRPr="00F14AC8">
        <w:t xml:space="preserve">ck, mit den jeweiligen </w:t>
      </w:r>
      <w:r w:rsidR="00D87764" w:rsidRPr="00F14AC8">
        <w:t xml:space="preserve">Chargen- und </w:t>
      </w:r>
      <w:r w:rsidR="00100635" w:rsidRPr="00F14AC8">
        <w:t>Serien</w:t>
      </w:r>
      <w:r w:rsidR="00D87764" w:rsidRPr="00F14AC8">
        <w:t>n</w:t>
      </w:r>
      <w:r w:rsidR="00100635" w:rsidRPr="00F14AC8">
        <w:t>ummern der verbauten Teile.</w:t>
      </w:r>
    </w:p>
    <w:p w14:paraId="7384D739" w14:textId="77777777" w:rsidR="005712DA" w:rsidRPr="00F14AC8" w:rsidRDefault="005712DA" w:rsidP="00B026CE"/>
    <w:p w14:paraId="6092A21C" w14:textId="1C36456E" w:rsidR="00D21152" w:rsidRPr="00F14AC8" w:rsidRDefault="00D21152" w:rsidP="00B026CE">
      <w:r w:rsidRPr="00F14AC8">
        <w:t>Zusätzlich wird die U</w:t>
      </w:r>
      <w:r w:rsidR="0076090A">
        <w:t>DI</w:t>
      </w:r>
      <w:r w:rsidRPr="00F14AC8">
        <w:t xml:space="preserve"> des Verkaufsartikels mit angedruckt.</w:t>
      </w:r>
    </w:p>
    <w:p w14:paraId="659E73B4" w14:textId="77777777" w:rsidR="005712DA" w:rsidRPr="00F14AC8" w:rsidRDefault="005712DA" w:rsidP="00B026CE"/>
    <w:p w14:paraId="05630226" w14:textId="7799E2CB" w:rsidR="001A0556" w:rsidRDefault="001A0556" w:rsidP="00B026CE">
      <w:r w:rsidRPr="00F14AC8">
        <w:t>Dieses Arbeitspaket beschreibt nur die Anpassungen ab der gestrichelten Linie im Bild.</w:t>
      </w:r>
    </w:p>
    <w:p w14:paraId="7408F4F0" w14:textId="77777777" w:rsidR="007D7318" w:rsidRDefault="007D7318" w:rsidP="00B026CE"/>
    <w:p w14:paraId="03F1BAB2" w14:textId="548A5272" w:rsidR="007D7318" w:rsidRPr="00F14AC8" w:rsidRDefault="00E96D35" w:rsidP="00B026CE">
      <w:r>
        <w:t xml:space="preserve">Das </w:t>
      </w:r>
      <w:r w:rsidR="00440DEE">
        <w:t>Lagerbewegungsjournal der verbauten Teile muss rekursiv durchlaufen werden und alle chargen-/seriennummernpflichtigen Artikel identifiziert und angedruckt werden.</w:t>
      </w:r>
      <w:commentRangeEnd w:id="1620"/>
      <w:r w:rsidR="003064D0">
        <w:rPr>
          <w:rStyle w:val="Kommentarzeichen"/>
          <w:sz w:val="24"/>
          <w:szCs w:val="24"/>
        </w:rPr>
        <w:commentReference w:id="1620"/>
      </w:r>
      <w:commentRangeEnd w:id="1621"/>
      <w:r w:rsidR="00077C27">
        <w:rPr>
          <w:rStyle w:val="Kommentarzeichen"/>
          <w:sz w:val="24"/>
          <w:szCs w:val="24"/>
        </w:rPr>
        <w:commentReference w:id="1621"/>
      </w:r>
      <w:ins w:id="1622" w:author="Peter Koch" w:date="2026-05-20T12:54:00Z" w16du:dateUtc="2026-05-20T10:54:00Z">
        <w:r w:rsidR="007D59E4">
          <w:t xml:space="preserve"> Dabei ist zu beachten, dass der Lieferschein u.U. noch nicht gebucht ist und über die Seriennummer</w:t>
        </w:r>
        <w:r w:rsidR="00077C27">
          <w:t xml:space="preserve"> der Lieferscheinpo</w:t>
        </w:r>
      </w:ins>
      <w:ins w:id="1623" w:author="Peter Koch" w:date="2026-05-20T12:55:00Z" w16du:dateUtc="2026-05-20T10:55:00Z">
        <w:r w:rsidR="00077C27">
          <w:t>sition der Zugang durch die Fertigung gesucht werden muss.</w:t>
        </w:r>
      </w:ins>
    </w:p>
    <w:p w14:paraId="3535BB00" w14:textId="77777777" w:rsidR="002F4566" w:rsidRPr="00F14AC8" w:rsidRDefault="002F4566" w:rsidP="00B026CE"/>
    <w:tbl>
      <w:tblPr>
        <w:tblStyle w:val="Tabellenraster"/>
        <w:tblW w:w="9085" w:type="dxa"/>
        <w:tblLook w:val="04A0" w:firstRow="1" w:lastRow="0" w:firstColumn="1" w:lastColumn="0" w:noHBand="0" w:noVBand="1"/>
      </w:tblPr>
      <w:tblGrid>
        <w:gridCol w:w="8018"/>
        <w:gridCol w:w="1067"/>
      </w:tblGrid>
      <w:tr w:rsidR="00B026CE" w:rsidRPr="00F14AC8" w14:paraId="2FA5022F" w14:textId="77777777">
        <w:tc>
          <w:tcPr>
            <w:tcW w:w="8077" w:type="dxa"/>
            <w:shd w:val="clear" w:color="auto" w:fill="DCEEA3" w:themeFill="accent6" w:themeFillTint="99"/>
          </w:tcPr>
          <w:p w14:paraId="436A9BB5" w14:textId="77777777" w:rsidR="00B026CE" w:rsidRPr="00F14AC8" w:rsidRDefault="00B026CE">
            <w:r w:rsidRPr="00F14AC8">
              <w:t>Auswirkungen der Customization/Extension</w:t>
            </w:r>
          </w:p>
        </w:tc>
        <w:tc>
          <w:tcPr>
            <w:tcW w:w="1008" w:type="dxa"/>
            <w:shd w:val="clear" w:color="auto" w:fill="DCEEA3" w:themeFill="accent6" w:themeFillTint="99"/>
          </w:tcPr>
          <w:p w14:paraId="6BE447D7" w14:textId="77777777" w:rsidR="00B026CE" w:rsidRPr="00F14AC8" w:rsidRDefault="00B026CE">
            <w:r w:rsidRPr="00F14AC8">
              <w:t>Antwort</w:t>
            </w:r>
          </w:p>
        </w:tc>
      </w:tr>
      <w:tr w:rsidR="00B026CE" w:rsidRPr="00F14AC8" w14:paraId="6BA05119" w14:textId="77777777">
        <w:tc>
          <w:tcPr>
            <w:tcW w:w="8077" w:type="dxa"/>
          </w:tcPr>
          <w:p w14:paraId="6851A14F" w14:textId="77777777" w:rsidR="00B026CE" w:rsidRPr="00F14AC8" w:rsidRDefault="00B026CE">
            <w:pPr>
              <w:rPr>
                <w:sz w:val="20"/>
                <w:szCs w:val="20"/>
              </w:rPr>
            </w:pPr>
            <w:r w:rsidRPr="00F14AC8">
              <w:rPr>
                <w:sz w:val="20"/>
                <w:szCs w:val="20"/>
              </w:rPr>
              <w:t xml:space="preserve">Keine besonderen Auswirkungen </w:t>
            </w:r>
          </w:p>
        </w:tc>
        <w:tc>
          <w:tcPr>
            <w:tcW w:w="1008" w:type="dxa"/>
          </w:tcPr>
          <w:p w14:paraId="1EA6448B" w14:textId="77777777" w:rsidR="00B026CE" w:rsidRPr="00F14AC8" w:rsidRDefault="00B026CE">
            <w:pPr>
              <w:rPr>
                <w:sz w:val="20"/>
                <w:szCs w:val="20"/>
              </w:rPr>
            </w:pPr>
            <w:r w:rsidRPr="00F14AC8">
              <w:rPr>
                <w:sz w:val="20"/>
                <w:szCs w:val="20"/>
              </w:rPr>
              <w:t>Ja/Nein</w:t>
            </w:r>
          </w:p>
        </w:tc>
      </w:tr>
      <w:tr w:rsidR="00B026CE" w:rsidRPr="00F14AC8" w14:paraId="5B7448A5" w14:textId="77777777">
        <w:tc>
          <w:tcPr>
            <w:tcW w:w="8077" w:type="dxa"/>
          </w:tcPr>
          <w:p w14:paraId="00542CAA" w14:textId="77777777" w:rsidR="00B026CE" w:rsidRPr="00F14AC8" w:rsidRDefault="00B026C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38421D8C" w14:textId="77777777" w:rsidR="00B026CE" w:rsidRPr="00F14AC8" w:rsidRDefault="00B026CE">
            <w:pPr>
              <w:rPr>
                <w:sz w:val="20"/>
                <w:szCs w:val="20"/>
              </w:rPr>
            </w:pPr>
            <w:r w:rsidRPr="00F14AC8">
              <w:rPr>
                <w:sz w:val="20"/>
                <w:szCs w:val="20"/>
              </w:rPr>
              <w:t>Ja/Nein</w:t>
            </w:r>
          </w:p>
        </w:tc>
      </w:tr>
      <w:tr w:rsidR="00B026CE" w:rsidRPr="00F14AC8" w14:paraId="3D3B4A20" w14:textId="77777777">
        <w:tc>
          <w:tcPr>
            <w:tcW w:w="8077" w:type="dxa"/>
          </w:tcPr>
          <w:p w14:paraId="1713C06E" w14:textId="77777777" w:rsidR="00B026CE" w:rsidRPr="00F14AC8" w:rsidRDefault="00B026C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6BC9F14F" w14:textId="77777777" w:rsidR="00B026CE" w:rsidRPr="00F14AC8" w:rsidRDefault="00B026CE">
            <w:pPr>
              <w:rPr>
                <w:sz w:val="20"/>
                <w:szCs w:val="20"/>
              </w:rPr>
            </w:pPr>
            <w:r w:rsidRPr="00F14AC8">
              <w:rPr>
                <w:sz w:val="20"/>
                <w:szCs w:val="20"/>
              </w:rPr>
              <w:t>Ja/Nein</w:t>
            </w:r>
          </w:p>
        </w:tc>
      </w:tr>
      <w:tr w:rsidR="00B026CE" w:rsidRPr="00F14AC8" w14:paraId="19824B41" w14:textId="77777777">
        <w:tc>
          <w:tcPr>
            <w:tcW w:w="8077" w:type="dxa"/>
          </w:tcPr>
          <w:p w14:paraId="26979328" w14:textId="77777777" w:rsidR="00B026CE" w:rsidRPr="00F14AC8" w:rsidRDefault="00B026C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1FF51DBB" w14:textId="77777777" w:rsidR="00B026CE" w:rsidRPr="00F14AC8" w:rsidRDefault="00B026CE">
            <w:pPr>
              <w:rPr>
                <w:sz w:val="20"/>
                <w:szCs w:val="20"/>
              </w:rPr>
            </w:pPr>
            <w:r w:rsidRPr="00F14AC8">
              <w:rPr>
                <w:sz w:val="20"/>
                <w:szCs w:val="20"/>
              </w:rPr>
              <w:t>Ja/Nein</w:t>
            </w:r>
          </w:p>
        </w:tc>
      </w:tr>
      <w:tr w:rsidR="00B026CE" w:rsidRPr="00F14AC8" w14:paraId="47528794" w14:textId="77777777">
        <w:tc>
          <w:tcPr>
            <w:tcW w:w="8077" w:type="dxa"/>
          </w:tcPr>
          <w:p w14:paraId="368DB88F" w14:textId="77777777" w:rsidR="00B026CE" w:rsidRPr="00F14AC8" w:rsidRDefault="00B026C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75EE0569" w14:textId="77777777" w:rsidR="00B026CE" w:rsidRPr="00F14AC8" w:rsidRDefault="00B026C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B026CE" w:rsidRPr="00F14AC8" w14:paraId="7D46BA15" w14:textId="77777777">
        <w:trPr>
          <w:trHeight w:hRule="exact" w:val="861"/>
        </w:trPr>
        <w:tc>
          <w:tcPr>
            <w:tcW w:w="1273" w:type="dxa"/>
            <w:shd w:val="clear" w:color="auto" w:fill="D5D5D5" w:themeFill="background2"/>
            <w:tcMar>
              <w:bottom w:w="57" w:type="dxa"/>
            </w:tcMar>
          </w:tcPr>
          <w:p w14:paraId="44280B1D" w14:textId="77777777" w:rsidR="00B026CE" w:rsidRPr="00F14AC8" w:rsidRDefault="00B026CE">
            <w:pPr>
              <w:rPr>
                <w:b/>
              </w:rPr>
            </w:pPr>
            <w:r w:rsidRPr="00F14AC8">
              <w:rPr>
                <w:b/>
              </w:rPr>
              <w:lastRenderedPageBreak/>
              <w:t>Priorität</w:t>
            </w:r>
          </w:p>
        </w:tc>
        <w:tc>
          <w:tcPr>
            <w:tcW w:w="2190" w:type="dxa"/>
            <w:shd w:val="clear" w:color="auto" w:fill="D5D5D5" w:themeFill="background2"/>
            <w:tcMar>
              <w:bottom w:w="57" w:type="dxa"/>
            </w:tcMar>
          </w:tcPr>
          <w:p w14:paraId="4F3F22EA" w14:textId="77777777" w:rsidR="00B026CE" w:rsidRPr="00F14AC8" w:rsidRDefault="00B026CE">
            <w:pPr>
              <w:rPr>
                <w:b/>
              </w:rPr>
            </w:pPr>
            <w:r w:rsidRPr="00F14AC8">
              <w:rPr>
                <w:b/>
              </w:rPr>
              <w:t>Realisierung</w:t>
            </w:r>
          </w:p>
        </w:tc>
        <w:tc>
          <w:tcPr>
            <w:tcW w:w="1070" w:type="dxa"/>
            <w:shd w:val="clear" w:color="auto" w:fill="D5D5D5" w:themeFill="background2"/>
            <w:tcMar>
              <w:bottom w:w="57" w:type="dxa"/>
            </w:tcMar>
          </w:tcPr>
          <w:p w14:paraId="442B3A82" w14:textId="77777777" w:rsidR="00B026CE" w:rsidRPr="00F14AC8" w:rsidRDefault="00B026CE">
            <w:pPr>
              <w:rPr>
                <w:b/>
              </w:rPr>
            </w:pPr>
            <w:r w:rsidRPr="00F14AC8">
              <w:rPr>
                <w:b/>
              </w:rPr>
              <w:t>Dauer (ca./h)</w:t>
            </w:r>
          </w:p>
        </w:tc>
        <w:tc>
          <w:tcPr>
            <w:tcW w:w="1134" w:type="dxa"/>
            <w:shd w:val="clear" w:color="auto" w:fill="D5D5D5" w:themeFill="background2"/>
            <w:tcMar>
              <w:bottom w:w="57" w:type="dxa"/>
            </w:tcMar>
          </w:tcPr>
          <w:p w14:paraId="49705C5A" w14:textId="77777777" w:rsidR="00B026CE" w:rsidRPr="00F14AC8" w:rsidRDefault="00B026CE">
            <w:pPr>
              <w:rPr>
                <w:b/>
              </w:rPr>
            </w:pPr>
            <w:r w:rsidRPr="00F14AC8">
              <w:rPr>
                <w:b/>
              </w:rPr>
              <w:t>QS</w:t>
            </w:r>
            <w:r w:rsidRPr="00F14AC8">
              <w:rPr>
                <w:b/>
              </w:rPr>
              <w:br/>
              <w:t>(ca./h)</w:t>
            </w:r>
          </w:p>
        </w:tc>
        <w:tc>
          <w:tcPr>
            <w:tcW w:w="1134" w:type="dxa"/>
            <w:shd w:val="clear" w:color="auto" w:fill="D5D5D5" w:themeFill="background2"/>
            <w:tcMar>
              <w:bottom w:w="57" w:type="dxa"/>
            </w:tcMar>
          </w:tcPr>
          <w:p w14:paraId="7693BB57" w14:textId="77777777" w:rsidR="00B026CE" w:rsidRPr="00F14AC8" w:rsidRDefault="00B026C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1C86DFDC" w14:textId="77777777" w:rsidR="00B026CE" w:rsidRPr="00F14AC8" w:rsidRDefault="00B026CE">
            <w:pPr>
              <w:rPr>
                <w:b/>
              </w:rPr>
            </w:pPr>
            <w:r w:rsidRPr="00F14AC8">
              <w:rPr>
                <w:b/>
              </w:rPr>
              <w:t>Bereich</w:t>
            </w:r>
          </w:p>
        </w:tc>
      </w:tr>
      <w:tr w:rsidR="00B026CE" w:rsidRPr="00F14AC8" w14:paraId="47E7DB97" w14:textId="77777777">
        <w:trPr>
          <w:trHeight w:val="454"/>
        </w:trPr>
        <w:tc>
          <w:tcPr>
            <w:tcW w:w="1273" w:type="dxa"/>
            <w:shd w:val="clear" w:color="auto" w:fill="FFFFFF"/>
            <w:tcMar>
              <w:bottom w:w="57" w:type="dxa"/>
            </w:tcMar>
          </w:tcPr>
          <w:p w14:paraId="1D5DBC8E" w14:textId="77777777" w:rsidR="00B026CE" w:rsidRPr="00F14AC8" w:rsidRDefault="00B026CE" w:rsidP="00394CD1">
            <w:pPr>
              <w:pStyle w:val="Tabelleninhalte"/>
            </w:pPr>
            <w:r w:rsidRPr="00F14AC8">
              <w:t>1</w:t>
            </w:r>
          </w:p>
        </w:tc>
        <w:tc>
          <w:tcPr>
            <w:tcW w:w="2190" w:type="dxa"/>
            <w:shd w:val="clear" w:color="auto" w:fill="FFFFFF"/>
            <w:tcMar>
              <w:bottom w:w="57" w:type="dxa"/>
            </w:tcMar>
          </w:tcPr>
          <w:p w14:paraId="3017500E" w14:textId="77777777" w:rsidR="00B026CE" w:rsidRPr="00F14AC8" w:rsidRDefault="00B026CE" w:rsidP="00394CD1">
            <w:pPr>
              <w:pStyle w:val="Tabelleninhalte"/>
            </w:pPr>
            <w:r w:rsidRPr="00F14AC8">
              <w:t>Abas</w:t>
            </w:r>
          </w:p>
        </w:tc>
        <w:tc>
          <w:tcPr>
            <w:tcW w:w="1070" w:type="dxa"/>
            <w:shd w:val="clear" w:color="auto" w:fill="FFFFFF"/>
            <w:tcMar>
              <w:bottom w:w="57" w:type="dxa"/>
            </w:tcMar>
          </w:tcPr>
          <w:p w14:paraId="0966F2F8" w14:textId="77777777" w:rsidR="00B026CE" w:rsidRPr="00F14AC8" w:rsidRDefault="00B026CE" w:rsidP="00394CD1">
            <w:pPr>
              <w:pStyle w:val="Tabelleninhalte"/>
            </w:pPr>
            <w:r w:rsidRPr="00F14AC8">
              <w:t>0,00</w:t>
            </w:r>
          </w:p>
        </w:tc>
        <w:tc>
          <w:tcPr>
            <w:tcW w:w="1134" w:type="dxa"/>
            <w:shd w:val="clear" w:color="auto" w:fill="FFFFFF"/>
            <w:tcMar>
              <w:bottom w:w="57" w:type="dxa"/>
            </w:tcMar>
          </w:tcPr>
          <w:p w14:paraId="4D83CB51" w14:textId="77777777" w:rsidR="00B026CE" w:rsidRPr="00F14AC8" w:rsidRDefault="00B026CE" w:rsidP="00394CD1">
            <w:pPr>
              <w:pStyle w:val="Tabelleninhalte"/>
            </w:pPr>
            <w:r w:rsidRPr="00F14AC8">
              <w:t>0,00</w:t>
            </w:r>
          </w:p>
        </w:tc>
        <w:tc>
          <w:tcPr>
            <w:tcW w:w="1134" w:type="dxa"/>
            <w:shd w:val="clear" w:color="auto" w:fill="FFFFFF"/>
            <w:tcMar>
              <w:bottom w:w="57" w:type="dxa"/>
            </w:tcMar>
          </w:tcPr>
          <w:p w14:paraId="541BB73E" w14:textId="77777777" w:rsidR="00B026CE" w:rsidRPr="00F14AC8" w:rsidRDefault="00B026CE" w:rsidP="00394CD1">
            <w:pPr>
              <w:pStyle w:val="Tabelleninhalte"/>
            </w:pPr>
            <w:r w:rsidRPr="00F14AC8">
              <w:t>0,00</w:t>
            </w:r>
          </w:p>
        </w:tc>
        <w:tc>
          <w:tcPr>
            <w:tcW w:w="2271" w:type="dxa"/>
            <w:shd w:val="clear" w:color="auto" w:fill="FFFFFF"/>
            <w:tcMar>
              <w:bottom w:w="57" w:type="dxa"/>
            </w:tcMar>
          </w:tcPr>
          <w:p w14:paraId="4651B70A" w14:textId="77777777" w:rsidR="00B026CE" w:rsidRPr="00F14AC8" w:rsidRDefault="00B026CE" w:rsidP="00394CD1">
            <w:pPr>
              <w:pStyle w:val="Tabelleninhalte"/>
            </w:pPr>
            <w:r w:rsidRPr="00F14AC8">
              <w:t>Admin</w:t>
            </w:r>
          </w:p>
        </w:tc>
      </w:tr>
    </w:tbl>
    <w:p w14:paraId="0E089F07" w14:textId="77777777" w:rsidR="00B026CE" w:rsidRPr="00F14AC8" w:rsidRDefault="00B026CE" w:rsidP="00B6732D"/>
    <w:p w14:paraId="2D396A44" w14:textId="660A4C70" w:rsidR="00B6732D" w:rsidRPr="00F14AC8" w:rsidRDefault="002024A6" w:rsidP="002024A6">
      <w:pPr>
        <w:pStyle w:val="berschrift2"/>
      </w:pPr>
      <w:bookmarkStart w:id="1624" w:name="_Toc228444498"/>
      <w:r w:rsidRPr="00F14AC8">
        <w:t>Provisionsabrechnung</w:t>
      </w:r>
      <w:bookmarkEnd w:id="1624"/>
    </w:p>
    <w:p w14:paraId="5F0B29D6" w14:textId="77777777" w:rsidR="002024A6" w:rsidRPr="00F14AC8" w:rsidRDefault="002024A6" w:rsidP="00B6732D"/>
    <w:p w14:paraId="4274AE2C" w14:textId="28E3E2FA" w:rsidR="00593499" w:rsidRPr="00F14AC8" w:rsidRDefault="00593499" w:rsidP="00B6732D">
      <w:r w:rsidRPr="00F14AC8">
        <w:t>Die Provisionsabrechnung wird im Standard verwendet.</w:t>
      </w:r>
    </w:p>
    <w:p w14:paraId="599BA924" w14:textId="77777777" w:rsidR="00B6732D" w:rsidRPr="00F14AC8" w:rsidRDefault="00B6732D" w:rsidP="00B6732D"/>
    <w:p w14:paraId="43B4B1DB" w14:textId="72C3E746" w:rsidR="00B6732D" w:rsidRPr="00F14AC8" w:rsidRDefault="00B6732D" w:rsidP="002024A6">
      <w:pPr>
        <w:pStyle w:val="berschrift2"/>
      </w:pPr>
      <w:bookmarkStart w:id="1625" w:name="_Toc228444499"/>
      <w:r w:rsidRPr="00F14AC8">
        <w:t>Versandliste</w:t>
      </w:r>
      <w:bookmarkEnd w:id="1625"/>
    </w:p>
    <w:p w14:paraId="0617E7FE" w14:textId="77777777" w:rsidR="00B6732D" w:rsidRPr="00F14AC8" w:rsidRDefault="00B6732D" w:rsidP="00B6732D"/>
    <w:p w14:paraId="4CE74CE7" w14:textId="302155D9" w:rsidR="00B6732D" w:rsidRPr="00F14AC8" w:rsidRDefault="00C7287C" w:rsidP="00B6732D">
      <w:r w:rsidRPr="00F14AC8">
        <w:t xml:space="preserve">Aktuell wird eine individualisierte Versandliste verwendet. </w:t>
      </w:r>
      <w:r w:rsidR="005E4ED4" w:rsidRPr="00F14AC8">
        <w:t>Die Fragestellung, o</w:t>
      </w:r>
      <w:r w:rsidR="00B6732D" w:rsidRPr="00F14AC8">
        <w:t xml:space="preserve">b der Prozess weiter so gelebt wird </w:t>
      </w:r>
      <w:r w:rsidR="005E4ED4" w:rsidRPr="00F14AC8">
        <w:t xml:space="preserve">oder </w:t>
      </w:r>
      <w:r w:rsidR="00B6732D" w:rsidRPr="00F14AC8">
        <w:t>ob die Kommissionierliste aus dem Auftrag so ausreicht</w:t>
      </w:r>
      <w:r w:rsidR="005E4ED4" w:rsidRPr="00F14AC8">
        <w:t xml:space="preserve">, wird in der </w:t>
      </w:r>
      <w:r w:rsidR="006F4E50" w:rsidRPr="00F14AC8">
        <w:t>zweiten</w:t>
      </w:r>
      <w:r w:rsidR="005E4ED4" w:rsidRPr="00F14AC8">
        <w:t xml:space="preserve"> Orga</w:t>
      </w:r>
      <w:r w:rsidR="006F4E50" w:rsidRPr="00F14AC8">
        <w:t>nisationsp</w:t>
      </w:r>
      <w:r w:rsidR="005E4ED4" w:rsidRPr="00F14AC8">
        <w:t>hase geklärt.</w:t>
      </w:r>
    </w:p>
    <w:p w14:paraId="67D096EC" w14:textId="77777777" w:rsidR="00B6732D" w:rsidRPr="00F14AC8" w:rsidRDefault="00B6732D" w:rsidP="00B6732D"/>
    <w:p w14:paraId="5628DAD5" w14:textId="4A6C6BF8" w:rsidR="00A16E08" w:rsidRPr="00F14AC8" w:rsidRDefault="00A16E08" w:rsidP="00A16E08">
      <w:pPr>
        <w:pStyle w:val="berschrift2"/>
      </w:pPr>
      <w:bookmarkStart w:id="1626" w:name="_Toc228444500"/>
      <w:r w:rsidRPr="00F14AC8">
        <w:t>Einkauf</w:t>
      </w:r>
      <w:bookmarkEnd w:id="1626"/>
    </w:p>
    <w:p w14:paraId="5D6A19CB" w14:textId="77777777" w:rsidR="00A16E08" w:rsidRPr="00F14AC8" w:rsidRDefault="00A16E08" w:rsidP="00B6732D"/>
    <w:p w14:paraId="483AC861" w14:textId="77777777" w:rsidR="00B6732D" w:rsidRPr="00F14AC8" w:rsidRDefault="00B6732D" w:rsidP="00A16E08">
      <w:pPr>
        <w:pStyle w:val="berschrift3"/>
      </w:pPr>
      <w:bookmarkStart w:id="1627" w:name="_Toc228444501"/>
      <w:bookmarkStart w:id="1628" w:name="AP069"/>
      <w:r w:rsidRPr="00F14AC8">
        <w:t>Anfrage</w:t>
      </w:r>
      <w:bookmarkEnd w:id="1627"/>
    </w:p>
    <w:bookmarkEnd w:id="1628"/>
    <w:p w14:paraId="1226199E" w14:textId="77777777" w:rsidR="00B6732D" w:rsidRPr="00F14AC8" w:rsidRDefault="00B6732D" w:rsidP="00B6732D"/>
    <w:p w14:paraId="1301DAA7" w14:textId="5AD893CF" w:rsidR="008E42FE" w:rsidRPr="00F14AC8" w:rsidRDefault="00F83AF9" w:rsidP="00B6732D">
      <w:r w:rsidRPr="00F14AC8">
        <w:t>Die Einzel- und Gesamtpreise werden in der Anfrage nicht benötigt.</w:t>
      </w:r>
    </w:p>
    <w:p w14:paraId="42BD2F22" w14:textId="77777777" w:rsidR="00F83AF9" w:rsidRPr="00F14AC8" w:rsidRDefault="00F83AF9" w:rsidP="00B6732D"/>
    <w:p w14:paraId="32D31037" w14:textId="77777777" w:rsidR="004454C1" w:rsidRPr="00F14AC8" w:rsidRDefault="004454C1" w:rsidP="004454C1">
      <w:pPr>
        <w:rPr>
          <w:b/>
          <w:bCs/>
          <w:color w:val="002060"/>
        </w:rPr>
      </w:pPr>
      <w:r w:rsidRPr="00F14AC8">
        <w:rPr>
          <w:b/>
          <w:bCs/>
          <w:color w:val="002060"/>
        </w:rPr>
        <w:t>Umsetzung ABAS</w:t>
      </w:r>
    </w:p>
    <w:p w14:paraId="6621D922" w14:textId="77777777" w:rsidR="004454C1" w:rsidRPr="00F14AC8" w:rsidRDefault="004454C1" w:rsidP="004454C1">
      <w:pPr>
        <w:rPr>
          <w:b/>
          <w:bCs/>
          <w:color w:val="002060"/>
        </w:rPr>
      </w:pPr>
    </w:p>
    <w:p w14:paraId="3B93CE4F" w14:textId="4B79ECBA" w:rsidR="004454C1" w:rsidRPr="00F14AC8" w:rsidRDefault="004454C1" w:rsidP="004454C1">
      <w:r w:rsidRPr="00F14AC8">
        <w:t>Die Spalten Einzelpreis EUR, % und Gesamtpreis EUR i</w:t>
      </w:r>
      <w:r w:rsidR="003D3491" w:rsidRPr="00F14AC8">
        <w:t>n der Anfrage ausblenden.</w:t>
      </w:r>
    </w:p>
    <w:p w14:paraId="23BFC590" w14:textId="77777777" w:rsidR="004A06DB" w:rsidRPr="00F14AC8" w:rsidRDefault="004A06DB" w:rsidP="004454C1"/>
    <w:p w14:paraId="305E8830" w14:textId="50400DB5" w:rsidR="004454C1" w:rsidRPr="00F14AC8" w:rsidRDefault="004A06DB" w:rsidP="004454C1">
      <w:r w:rsidRPr="00F14AC8">
        <w:lastRenderedPageBreak/>
        <w:t xml:space="preserve"> </w:t>
      </w:r>
      <w:r w:rsidRPr="00F14AC8">
        <w:rPr>
          <w:noProof/>
        </w:rPr>
        <w:drawing>
          <wp:inline distT="0" distB="0" distL="0" distR="0" wp14:anchorId="354C662B" wp14:editId="18A5C974">
            <wp:extent cx="5199321" cy="3462828"/>
            <wp:effectExtent l="0" t="0" r="1905" b="4445"/>
            <wp:docPr id="11374147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478" name="Grafik 1" descr="Ein Bild, das Text, Screenshot, Schrift, Zahl enthält.&#10;&#10;KI-generierte Inhalte können fehlerhaft sein."/>
                    <pic:cNvPicPr/>
                  </pic:nvPicPr>
                  <pic:blipFill>
                    <a:blip r:embed="rId36"/>
                    <a:stretch>
                      <a:fillRect/>
                    </a:stretch>
                  </pic:blipFill>
                  <pic:spPr>
                    <a:xfrm>
                      <a:off x="0" y="0"/>
                      <a:ext cx="5211070" cy="3470653"/>
                    </a:xfrm>
                    <a:prstGeom prst="rect">
                      <a:avLst/>
                    </a:prstGeom>
                  </pic:spPr>
                </pic:pic>
              </a:graphicData>
            </a:graphic>
          </wp:inline>
        </w:drawing>
      </w:r>
    </w:p>
    <w:p w14:paraId="6FCD8483" w14:textId="77777777" w:rsidR="003D3491" w:rsidRPr="00F14AC8" w:rsidRDefault="003D3491" w:rsidP="004454C1"/>
    <w:tbl>
      <w:tblPr>
        <w:tblStyle w:val="Tabellenraster"/>
        <w:tblW w:w="9085" w:type="dxa"/>
        <w:tblLook w:val="04A0" w:firstRow="1" w:lastRow="0" w:firstColumn="1" w:lastColumn="0" w:noHBand="0" w:noVBand="1"/>
      </w:tblPr>
      <w:tblGrid>
        <w:gridCol w:w="8018"/>
        <w:gridCol w:w="1067"/>
      </w:tblGrid>
      <w:tr w:rsidR="004454C1" w:rsidRPr="00F14AC8" w14:paraId="456E90C2" w14:textId="77777777">
        <w:tc>
          <w:tcPr>
            <w:tcW w:w="8077" w:type="dxa"/>
            <w:shd w:val="clear" w:color="auto" w:fill="DCEEA3" w:themeFill="accent6" w:themeFillTint="99"/>
          </w:tcPr>
          <w:p w14:paraId="359B6AF6" w14:textId="77777777" w:rsidR="004454C1" w:rsidRPr="00F14AC8" w:rsidRDefault="004454C1">
            <w:r w:rsidRPr="00F14AC8">
              <w:t>Auswirkungen der Customization/Extension</w:t>
            </w:r>
          </w:p>
        </w:tc>
        <w:tc>
          <w:tcPr>
            <w:tcW w:w="1008" w:type="dxa"/>
            <w:shd w:val="clear" w:color="auto" w:fill="DCEEA3" w:themeFill="accent6" w:themeFillTint="99"/>
          </w:tcPr>
          <w:p w14:paraId="26632AD2" w14:textId="77777777" w:rsidR="004454C1" w:rsidRPr="00F14AC8" w:rsidRDefault="004454C1">
            <w:r w:rsidRPr="00F14AC8">
              <w:t>Antwort</w:t>
            </w:r>
          </w:p>
        </w:tc>
      </w:tr>
      <w:tr w:rsidR="004454C1" w:rsidRPr="00F14AC8" w14:paraId="23D8CF1F" w14:textId="77777777">
        <w:tc>
          <w:tcPr>
            <w:tcW w:w="8077" w:type="dxa"/>
          </w:tcPr>
          <w:p w14:paraId="3DB42D7B" w14:textId="77777777" w:rsidR="004454C1" w:rsidRPr="00F14AC8" w:rsidRDefault="004454C1">
            <w:pPr>
              <w:rPr>
                <w:sz w:val="20"/>
                <w:szCs w:val="20"/>
              </w:rPr>
            </w:pPr>
            <w:r w:rsidRPr="00F14AC8">
              <w:rPr>
                <w:sz w:val="20"/>
                <w:szCs w:val="20"/>
              </w:rPr>
              <w:t xml:space="preserve">Keine besonderen Auswirkungen </w:t>
            </w:r>
          </w:p>
        </w:tc>
        <w:tc>
          <w:tcPr>
            <w:tcW w:w="1008" w:type="dxa"/>
          </w:tcPr>
          <w:p w14:paraId="44419AB4" w14:textId="77777777" w:rsidR="004454C1" w:rsidRPr="00F14AC8" w:rsidRDefault="004454C1">
            <w:pPr>
              <w:rPr>
                <w:sz w:val="20"/>
                <w:szCs w:val="20"/>
              </w:rPr>
            </w:pPr>
            <w:r w:rsidRPr="00F14AC8">
              <w:rPr>
                <w:sz w:val="20"/>
                <w:szCs w:val="20"/>
              </w:rPr>
              <w:t>Ja/Nein</w:t>
            </w:r>
          </w:p>
        </w:tc>
      </w:tr>
      <w:tr w:rsidR="004454C1" w:rsidRPr="00F14AC8" w14:paraId="6A798884" w14:textId="77777777">
        <w:tc>
          <w:tcPr>
            <w:tcW w:w="8077" w:type="dxa"/>
          </w:tcPr>
          <w:p w14:paraId="4F8EA909" w14:textId="77777777" w:rsidR="004454C1" w:rsidRPr="00F14AC8" w:rsidRDefault="004454C1">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2EF790C4" w14:textId="77777777" w:rsidR="004454C1" w:rsidRPr="00F14AC8" w:rsidRDefault="004454C1">
            <w:pPr>
              <w:rPr>
                <w:sz w:val="20"/>
                <w:szCs w:val="20"/>
              </w:rPr>
            </w:pPr>
            <w:r w:rsidRPr="00F14AC8">
              <w:rPr>
                <w:sz w:val="20"/>
                <w:szCs w:val="20"/>
              </w:rPr>
              <w:t>Ja/Nein</w:t>
            </w:r>
          </w:p>
        </w:tc>
      </w:tr>
      <w:tr w:rsidR="004454C1" w:rsidRPr="00F14AC8" w14:paraId="3E984F65" w14:textId="77777777">
        <w:tc>
          <w:tcPr>
            <w:tcW w:w="8077" w:type="dxa"/>
          </w:tcPr>
          <w:p w14:paraId="53771D93" w14:textId="77777777" w:rsidR="004454C1" w:rsidRPr="00F14AC8" w:rsidRDefault="004454C1">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1BB66047" w14:textId="77777777" w:rsidR="004454C1" w:rsidRPr="00F14AC8" w:rsidRDefault="004454C1">
            <w:pPr>
              <w:rPr>
                <w:sz w:val="20"/>
                <w:szCs w:val="20"/>
              </w:rPr>
            </w:pPr>
            <w:r w:rsidRPr="00F14AC8">
              <w:rPr>
                <w:sz w:val="20"/>
                <w:szCs w:val="20"/>
              </w:rPr>
              <w:t>Ja/Nein</w:t>
            </w:r>
          </w:p>
        </w:tc>
      </w:tr>
      <w:tr w:rsidR="004454C1" w:rsidRPr="00F14AC8" w14:paraId="6A301950" w14:textId="77777777">
        <w:tc>
          <w:tcPr>
            <w:tcW w:w="8077" w:type="dxa"/>
          </w:tcPr>
          <w:p w14:paraId="742ABA18" w14:textId="77777777" w:rsidR="004454C1" w:rsidRPr="00F14AC8" w:rsidRDefault="004454C1">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63213D8" w14:textId="77777777" w:rsidR="004454C1" w:rsidRPr="00F14AC8" w:rsidRDefault="004454C1">
            <w:pPr>
              <w:rPr>
                <w:sz w:val="20"/>
                <w:szCs w:val="20"/>
              </w:rPr>
            </w:pPr>
            <w:r w:rsidRPr="00F14AC8">
              <w:rPr>
                <w:sz w:val="20"/>
                <w:szCs w:val="20"/>
              </w:rPr>
              <w:t>Ja/Nein</w:t>
            </w:r>
          </w:p>
        </w:tc>
      </w:tr>
      <w:tr w:rsidR="004454C1" w:rsidRPr="00F14AC8" w14:paraId="7BD77FEB" w14:textId="77777777">
        <w:tc>
          <w:tcPr>
            <w:tcW w:w="8077" w:type="dxa"/>
          </w:tcPr>
          <w:p w14:paraId="5247F5B7" w14:textId="77777777" w:rsidR="004454C1" w:rsidRPr="00F14AC8" w:rsidRDefault="004454C1">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2DAA5DA6" w14:textId="77777777" w:rsidR="004454C1" w:rsidRPr="00F14AC8" w:rsidRDefault="004454C1">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4454C1" w:rsidRPr="00F14AC8" w14:paraId="305A91A8" w14:textId="77777777">
        <w:trPr>
          <w:trHeight w:hRule="exact" w:val="861"/>
        </w:trPr>
        <w:tc>
          <w:tcPr>
            <w:tcW w:w="1273" w:type="dxa"/>
            <w:shd w:val="clear" w:color="auto" w:fill="D5D5D5" w:themeFill="background2"/>
            <w:tcMar>
              <w:bottom w:w="57" w:type="dxa"/>
            </w:tcMar>
          </w:tcPr>
          <w:p w14:paraId="155359AD" w14:textId="77777777" w:rsidR="004454C1" w:rsidRPr="00F14AC8" w:rsidRDefault="004454C1">
            <w:pPr>
              <w:rPr>
                <w:b/>
              </w:rPr>
            </w:pPr>
            <w:r w:rsidRPr="00F14AC8">
              <w:rPr>
                <w:b/>
              </w:rPr>
              <w:t>Priorität</w:t>
            </w:r>
          </w:p>
        </w:tc>
        <w:tc>
          <w:tcPr>
            <w:tcW w:w="2190" w:type="dxa"/>
            <w:shd w:val="clear" w:color="auto" w:fill="D5D5D5" w:themeFill="background2"/>
            <w:tcMar>
              <w:bottom w:w="57" w:type="dxa"/>
            </w:tcMar>
          </w:tcPr>
          <w:p w14:paraId="39A40CB4" w14:textId="77777777" w:rsidR="004454C1" w:rsidRPr="00F14AC8" w:rsidRDefault="004454C1">
            <w:pPr>
              <w:rPr>
                <w:b/>
              </w:rPr>
            </w:pPr>
            <w:r w:rsidRPr="00F14AC8">
              <w:rPr>
                <w:b/>
              </w:rPr>
              <w:t>Realisierung</w:t>
            </w:r>
          </w:p>
        </w:tc>
        <w:tc>
          <w:tcPr>
            <w:tcW w:w="1070" w:type="dxa"/>
            <w:shd w:val="clear" w:color="auto" w:fill="D5D5D5" w:themeFill="background2"/>
            <w:tcMar>
              <w:bottom w:w="57" w:type="dxa"/>
            </w:tcMar>
          </w:tcPr>
          <w:p w14:paraId="65881A79" w14:textId="77777777" w:rsidR="004454C1" w:rsidRPr="00F14AC8" w:rsidRDefault="004454C1">
            <w:pPr>
              <w:rPr>
                <w:b/>
              </w:rPr>
            </w:pPr>
            <w:r w:rsidRPr="00F14AC8">
              <w:rPr>
                <w:b/>
              </w:rPr>
              <w:t>Dauer (ca./h)</w:t>
            </w:r>
          </w:p>
        </w:tc>
        <w:tc>
          <w:tcPr>
            <w:tcW w:w="1134" w:type="dxa"/>
            <w:shd w:val="clear" w:color="auto" w:fill="D5D5D5" w:themeFill="background2"/>
            <w:tcMar>
              <w:bottom w:w="57" w:type="dxa"/>
            </w:tcMar>
          </w:tcPr>
          <w:p w14:paraId="316C7FEE" w14:textId="77777777" w:rsidR="004454C1" w:rsidRPr="00F14AC8" w:rsidRDefault="004454C1">
            <w:pPr>
              <w:rPr>
                <w:b/>
              </w:rPr>
            </w:pPr>
            <w:r w:rsidRPr="00F14AC8">
              <w:rPr>
                <w:b/>
              </w:rPr>
              <w:t>QS</w:t>
            </w:r>
            <w:r w:rsidRPr="00F14AC8">
              <w:rPr>
                <w:b/>
              </w:rPr>
              <w:br/>
              <w:t>(ca./h)</w:t>
            </w:r>
          </w:p>
        </w:tc>
        <w:tc>
          <w:tcPr>
            <w:tcW w:w="1134" w:type="dxa"/>
            <w:shd w:val="clear" w:color="auto" w:fill="D5D5D5" w:themeFill="background2"/>
            <w:tcMar>
              <w:bottom w:w="57" w:type="dxa"/>
            </w:tcMar>
          </w:tcPr>
          <w:p w14:paraId="2A749D7C" w14:textId="77777777" w:rsidR="004454C1" w:rsidRPr="00F14AC8" w:rsidRDefault="004454C1">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6CA7796" w14:textId="77777777" w:rsidR="004454C1" w:rsidRPr="00F14AC8" w:rsidRDefault="004454C1">
            <w:pPr>
              <w:rPr>
                <w:b/>
              </w:rPr>
            </w:pPr>
            <w:r w:rsidRPr="00F14AC8">
              <w:rPr>
                <w:b/>
              </w:rPr>
              <w:t>Bereich</w:t>
            </w:r>
          </w:p>
        </w:tc>
      </w:tr>
      <w:tr w:rsidR="004454C1" w:rsidRPr="00F14AC8" w14:paraId="21FF1AFF" w14:textId="77777777">
        <w:trPr>
          <w:trHeight w:val="454"/>
        </w:trPr>
        <w:tc>
          <w:tcPr>
            <w:tcW w:w="1273" w:type="dxa"/>
            <w:shd w:val="clear" w:color="auto" w:fill="FFFFFF"/>
            <w:tcMar>
              <w:bottom w:w="57" w:type="dxa"/>
            </w:tcMar>
          </w:tcPr>
          <w:p w14:paraId="1D929D8B" w14:textId="77777777" w:rsidR="004454C1" w:rsidRPr="00F14AC8" w:rsidRDefault="004454C1" w:rsidP="00394CD1">
            <w:pPr>
              <w:pStyle w:val="Tabelleninhalte"/>
            </w:pPr>
            <w:r w:rsidRPr="00F14AC8">
              <w:t>1</w:t>
            </w:r>
          </w:p>
        </w:tc>
        <w:tc>
          <w:tcPr>
            <w:tcW w:w="2190" w:type="dxa"/>
            <w:shd w:val="clear" w:color="auto" w:fill="FFFFFF"/>
            <w:tcMar>
              <w:bottom w:w="57" w:type="dxa"/>
            </w:tcMar>
          </w:tcPr>
          <w:p w14:paraId="1CB2AA3A" w14:textId="77777777" w:rsidR="004454C1" w:rsidRPr="00F14AC8" w:rsidRDefault="004454C1" w:rsidP="00394CD1">
            <w:pPr>
              <w:pStyle w:val="Tabelleninhalte"/>
            </w:pPr>
            <w:r w:rsidRPr="00F14AC8">
              <w:t>Abas</w:t>
            </w:r>
          </w:p>
        </w:tc>
        <w:tc>
          <w:tcPr>
            <w:tcW w:w="1070" w:type="dxa"/>
            <w:shd w:val="clear" w:color="auto" w:fill="FFFFFF"/>
            <w:tcMar>
              <w:bottom w:w="57" w:type="dxa"/>
            </w:tcMar>
          </w:tcPr>
          <w:p w14:paraId="0D39268D" w14:textId="77777777" w:rsidR="004454C1" w:rsidRPr="00F14AC8" w:rsidRDefault="004454C1" w:rsidP="00394CD1">
            <w:pPr>
              <w:pStyle w:val="Tabelleninhalte"/>
            </w:pPr>
            <w:r w:rsidRPr="00F14AC8">
              <w:t>0,00</w:t>
            </w:r>
          </w:p>
        </w:tc>
        <w:tc>
          <w:tcPr>
            <w:tcW w:w="1134" w:type="dxa"/>
            <w:shd w:val="clear" w:color="auto" w:fill="FFFFFF"/>
            <w:tcMar>
              <w:bottom w:w="57" w:type="dxa"/>
            </w:tcMar>
          </w:tcPr>
          <w:p w14:paraId="64889A88" w14:textId="77777777" w:rsidR="004454C1" w:rsidRPr="00F14AC8" w:rsidRDefault="004454C1" w:rsidP="00394CD1">
            <w:pPr>
              <w:pStyle w:val="Tabelleninhalte"/>
            </w:pPr>
            <w:r w:rsidRPr="00F14AC8">
              <w:t>0,00</w:t>
            </w:r>
          </w:p>
        </w:tc>
        <w:tc>
          <w:tcPr>
            <w:tcW w:w="1134" w:type="dxa"/>
            <w:shd w:val="clear" w:color="auto" w:fill="FFFFFF"/>
            <w:tcMar>
              <w:bottom w:w="57" w:type="dxa"/>
            </w:tcMar>
          </w:tcPr>
          <w:p w14:paraId="679D2CCB" w14:textId="77777777" w:rsidR="004454C1" w:rsidRPr="00F14AC8" w:rsidRDefault="004454C1" w:rsidP="00394CD1">
            <w:pPr>
              <w:pStyle w:val="Tabelleninhalte"/>
            </w:pPr>
            <w:r w:rsidRPr="00F14AC8">
              <w:t>0,00</w:t>
            </w:r>
          </w:p>
        </w:tc>
        <w:tc>
          <w:tcPr>
            <w:tcW w:w="2271" w:type="dxa"/>
            <w:shd w:val="clear" w:color="auto" w:fill="FFFFFF"/>
            <w:tcMar>
              <w:bottom w:w="57" w:type="dxa"/>
            </w:tcMar>
          </w:tcPr>
          <w:p w14:paraId="13CC5C56" w14:textId="77777777" w:rsidR="004454C1" w:rsidRPr="00F14AC8" w:rsidRDefault="004454C1" w:rsidP="00394CD1">
            <w:pPr>
              <w:pStyle w:val="Tabelleninhalte"/>
            </w:pPr>
            <w:r w:rsidRPr="00F14AC8">
              <w:t>Admin</w:t>
            </w:r>
          </w:p>
        </w:tc>
      </w:tr>
    </w:tbl>
    <w:p w14:paraId="3D0722E1" w14:textId="77777777" w:rsidR="00F83AF9" w:rsidRPr="00F14AC8" w:rsidRDefault="00F83AF9" w:rsidP="00B6732D"/>
    <w:p w14:paraId="027E30F8" w14:textId="77777777" w:rsidR="008E42FE" w:rsidRPr="00F14AC8" w:rsidRDefault="008E42FE" w:rsidP="00B6732D"/>
    <w:p w14:paraId="67928AC5" w14:textId="24CED87F" w:rsidR="00B6732D" w:rsidRPr="00F14AC8" w:rsidRDefault="00B6732D" w:rsidP="006D6505">
      <w:pPr>
        <w:pStyle w:val="berschrift2"/>
      </w:pPr>
      <w:bookmarkStart w:id="1629" w:name="_Toc228444502"/>
      <w:r w:rsidRPr="00F14AC8">
        <w:t>Artikeletiketten</w:t>
      </w:r>
      <w:bookmarkEnd w:id="1629"/>
    </w:p>
    <w:p w14:paraId="7BE2A61E" w14:textId="77777777" w:rsidR="00B6732D" w:rsidRPr="00F14AC8" w:rsidRDefault="00B6732D" w:rsidP="00B6732D"/>
    <w:p w14:paraId="5947F5B4" w14:textId="6334DCD8" w:rsidR="00AA1729" w:rsidRPr="00F14AC8" w:rsidRDefault="00AA1729" w:rsidP="00AA1729">
      <w:pPr>
        <w:pStyle w:val="berschrift3"/>
      </w:pPr>
      <w:bookmarkStart w:id="1630" w:name="_Toc228444503"/>
      <w:bookmarkStart w:id="1631" w:name="AP032"/>
      <w:r w:rsidRPr="00F14AC8">
        <w:t>Allgemeines Infosystem für den Etikettendruck</w:t>
      </w:r>
      <w:bookmarkEnd w:id="1630"/>
    </w:p>
    <w:bookmarkEnd w:id="1631"/>
    <w:p w14:paraId="52069FFF" w14:textId="77777777" w:rsidR="00AA1729" w:rsidRPr="00F14AC8" w:rsidRDefault="00AA1729" w:rsidP="00B6732D"/>
    <w:p w14:paraId="65E0D15F" w14:textId="70845A4A" w:rsidR="00AA1729" w:rsidRPr="00F14AC8" w:rsidRDefault="00D56DB5" w:rsidP="00B6732D">
      <w:r w:rsidRPr="00F14AC8">
        <w:t>Der Druck aller benötigten Etiketten und aus allen Prozessen heraus wird über ein zentrales Infosystem gesteuert. Eine Ausn</w:t>
      </w:r>
      <w:r w:rsidR="00DA3077" w:rsidRPr="00F14AC8">
        <w:t>ahme bildet hier das UDI-Label, da hierfür ein</w:t>
      </w:r>
      <w:r w:rsidR="00ED3169" w:rsidRPr="00F14AC8">
        <w:t xml:space="preserve"> Infosystem aus dem Altsystem übernommen wird.</w:t>
      </w:r>
    </w:p>
    <w:p w14:paraId="37444905" w14:textId="77777777" w:rsidR="00ED3169" w:rsidRPr="00F14AC8" w:rsidRDefault="00ED3169" w:rsidP="00B6732D"/>
    <w:p w14:paraId="21BE8AC1" w14:textId="77777777" w:rsidR="00E165EA" w:rsidRPr="00F14AC8" w:rsidRDefault="00E165EA" w:rsidP="00E165EA">
      <w:pPr>
        <w:rPr>
          <w:b/>
          <w:bCs/>
          <w:color w:val="002060"/>
        </w:rPr>
      </w:pPr>
      <w:r w:rsidRPr="00F14AC8">
        <w:rPr>
          <w:b/>
          <w:bCs/>
          <w:color w:val="002060"/>
        </w:rPr>
        <w:t>Umsetzung ABAS</w:t>
      </w:r>
    </w:p>
    <w:p w14:paraId="25DDE076" w14:textId="77777777" w:rsidR="00E165EA" w:rsidRPr="00F14AC8" w:rsidRDefault="00E165EA" w:rsidP="00E165EA">
      <w:pPr>
        <w:rPr>
          <w:b/>
          <w:bCs/>
          <w:color w:val="002060"/>
        </w:rPr>
      </w:pPr>
    </w:p>
    <w:p w14:paraId="4BF8DA3F" w14:textId="06F7FAAB" w:rsidR="00E165EA" w:rsidRPr="00F14AC8" w:rsidRDefault="00F71D99" w:rsidP="00E165EA">
      <w:r w:rsidRPr="00F14AC8">
        <w:t xml:space="preserve">Neues Infosystem </w:t>
      </w:r>
      <w:r w:rsidR="00C33F74" w:rsidRPr="00F14AC8">
        <w:t>ETIKETTEN</w:t>
      </w:r>
      <w:r w:rsidRPr="00F14AC8">
        <w:t xml:space="preserve"> anlegen.</w:t>
      </w:r>
    </w:p>
    <w:p w14:paraId="77FD5F45" w14:textId="77777777" w:rsidR="00F71D99" w:rsidRPr="00F14AC8" w:rsidRDefault="00F71D99" w:rsidP="00E165EA"/>
    <w:tbl>
      <w:tblPr>
        <w:tblStyle w:val="Gitternetztabelle4"/>
        <w:tblW w:w="804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513"/>
        <w:gridCol w:w="1040"/>
        <w:gridCol w:w="4057"/>
        <w:gridCol w:w="774"/>
        <w:gridCol w:w="660"/>
      </w:tblGrid>
      <w:tr w:rsidR="0071073F" w:rsidRPr="00F14AC8" w14:paraId="3B5A50D2" w14:textId="77777777" w:rsidTr="0071073F">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513" w:type="dxa"/>
          </w:tcPr>
          <w:p w14:paraId="33A1E379" w14:textId="77777777" w:rsidR="0071073F" w:rsidRPr="00F14AC8" w:rsidRDefault="0071073F" w:rsidP="00D40DFE">
            <w:pPr>
              <w:rPr>
                <w:rFonts w:cs="Segoe UI"/>
                <w:color w:val="FCCD0C" w:themeColor="accent3"/>
                <w:sz w:val="16"/>
                <w:szCs w:val="16"/>
              </w:rPr>
            </w:pPr>
            <w:r w:rsidRPr="00F14AC8">
              <w:rPr>
                <w:rFonts w:cs="Segoe UI"/>
                <w:color w:val="92D050"/>
                <w:sz w:val="16"/>
                <w:szCs w:val="16"/>
              </w:rPr>
              <w:lastRenderedPageBreak/>
              <w:t>Variablen-</w:t>
            </w:r>
            <w:r w:rsidRPr="00F14AC8">
              <w:rPr>
                <w:rFonts w:cs="Segoe UI"/>
                <w:color w:val="92D050"/>
                <w:sz w:val="16"/>
                <w:szCs w:val="16"/>
              </w:rPr>
              <w:br/>
              <w:t>name</w:t>
            </w:r>
          </w:p>
        </w:tc>
        <w:tc>
          <w:tcPr>
            <w:tcW w:w="1040" w:type="dxa"/>
          </w:tcPr>
          <w:p w14:paraId="64A07AA9" w14:textId="77777777" w:rsidR="0071073F" w:rsidRPr="00F14AC8" w:rsidRDefault="0071073F" w:rsidP="00D40DFE">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Variablen-</w:t>
            </w:r>
            <w:r w:rsidRPr="00F14AC8">
              <w:rPr>
                <w:rFonts w:cs="Segoe UI"/>
                <w:color w:val="92D050"/>
                <w:sz w:val="16"/>
                <w:szCs w:val="16"/>
              </w:rPr>
              <w:br/>
              <w:t>art</w:t>
            </w:r>
          </w:p>
        </w:tc>
        <w:tc>
          <w:tcPr>
            <w:tcW w:w="4057" w:type="dxa"/>
          </w:tcPr>
          <w:p w14:paraId="7B8EA033" w14:textId="77777777" w:rsidR="0071073F" w:rsidRPr="00F14AC8" w:rsidRDefault="0071073F" w:rsidP="00D40DFE">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Bezeichnung</w:t>
            </w:r>
          </w:p>
        </w:tc>
        <w:tc>
          <w:tcPr>
            <w:tcW w:w="774" w:type="dxa"/>
          </w:tcPr>
          <w:p w14:paraId="2F6FBF07" w14:textId="77777777" w:rsidR="0071073F" w:rsidRPr="00F14AC8" w:rsidRDefault="0071073F" w:rsidP="00D40DFE">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Kopf/</w:t>
            </w:r>
            <w:r w:rsidRPr="00F14AC8">
              <w:rPr>
                <w:rFonts w:cs="Segoe UI"/>
                <w:color w:val="92D050"/>
                <w:sz w:val="16"/>
                <w:szCs w:val="16"/>
              </w:rPr>
              <w:br/>
              <w:t>Tabelle</w:t>
            </w:r>
          </w:p>
        </w:tc>
        <w:tc>
          <w:tcPr>
            <w:tcW w:w="660" w:type="dxa"/>
          </w:tcPr>
          <w:p w14:paraId="6D0030BA" w14:textId="77777777" w:rsidR="0071073F" w:rsidRPr="00F14AC8" w:rsidRDefault="0071073F" w:rsidP="00D40DFE">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92D050"/>
                <w:sz w:val="16"/>
                <w:szCs w:val="16"/>
              </w:rPr>
              <w:t>Alias</w:t>
            </w:r>
            <w:r w:rsidRPr="00F14AC8">
              <w:rPr>
                <w:rFonts w:cs="Segoe UI"/>
                <w:color w:val="FCCD0C" w:themeColor="accent3"/>
                <w:sz w:val="16"/>
                <w:szCs w:val="16"/>
              </w:rPr>
              <w:t>?</w:t>
            </w:r>
          </w:p>
        </w:tc>
      </w:tr>
      <w:tr w:rsidR="0071073F" w:rsidRPr="00F14AC8" w14:paraId="45E707BA"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shd w:val="clear" w:color="auto" w:fill="D9D9D9" w:themeFill="background1" w:themeFillShade="D9"/>
          </w:tcPr>
          <w:p w14:paraId="12DB6EDE" w14:textId="1F47951B" w:rsidR="0071073F" w:rsidRPr="00D12F22" w:rsidRDefault="0071073F" w:rsidP="00D40DFE">
            <w:pPr>
              <w:rPr>
                <w:rFonts w:cs="Segoe UI"/>
                <w:color w:val="102031" w:themeColor="text2"/>
                <w:sz w:val="16"/>
                <w:szCs w:val="16"/>
              </w:rPr>
            </w:pPr>
            <w:r w:rsidRPr="00D12F22">
              <w:rPr>
                <w:rFonts w:cs="Segoe UI"/>
                <w:color w:val="102031" w:themeColor="text2"/>
                <w:sz w:val="16"/>
                <w:szCs w:val="16"/>
              </w:rPr>
              <w:t>„yvorgang“</w:t>
            </w:r>
          </w:p>
        </w:tc>
        <w:tc>
          <w:tcPr>
            <w:tcW w:w="1040" w:type="dxa"/>
            <w:shd w:val="clear" w:color="auto" w:fill="D9D9D9" w:themeFill="background1" w:themeFillShade="D9"/>
          </w:tcPr>
          <w:p w14:paraId="073907AE" w14:textId="3FD71CEB"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VPK99</w:t>
            </w:r>
          </w:p>
        </w:tc>
        <w:tc>
          <w:tcPr>
            <w:tcW w:w="4057" w:type="dxa"/>
            <w:shd w:val="clear" w:color="auto" w:fill="D9D9D9" w:themeFill="background1" w:themeFillShade="D9"/>
          </w:tcPr>
          <w:p w14:paraId="31E84733" w14:textId="241CF957"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b/>
                <w:bCs/>
                <w:color w:val="0070C0"/>
                <w:sz w:val="16"/>
                <w:szCs w:val="16"/>
              </w:rPr>
            </w:pPr>
            <w:r w:rsidRPr="00F14AC8">
              <w:rPr>
                <w:rFonts w:cs="Segoe UI"/>
                <w:color w:val="102031" w:themeColor="text2"/>
                <w:sz w:val="16"/>
                <w:szCs w:val="16"/>
              </w:rPr>
              <w:t>„Vorgang“</w:t>
            </w:r>
          </w:p>
        </w:tc>
        <w:tc>
          <w:tcPr>
            <w:tcW w:w="774" w:type="dxa"/>
            <w:shd w:val="clear" w:color="auto" w:fill="D9D9D9" w:themeFill="background1" w:themeFillShade="D9"/>
          </w:tcPr>
          <w:p w14:paraId="1D59B75F" w14:textId="77777777"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660" w:type="dxa"/>
            <w:shd w:val="clear" w:color="auto" w:fill="D9D9D9" w:themeFill="background1" w:themeFillShade="D9"/>
          </w:tcPr>
          <w:p w14:paraId="15DC77A7" w14:textId="77777777"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71073F" w:rsidRPr="00F14AC8" w14:paraId="12383960"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4B203E0A" w14:textId="504F681F" w:rsidR="0071073F" w:rsidRPr="00D12F22" w:rsidRDefault="0071073F" w:rsidP="00D40DFE">
            <w:pPr>
              <w:rPr>
                <w:rFonts w:cs="Segoe UI"/>
                <w:color w:val="102031" w:themeColor="text2"/>
                <w:sz w:val="16"/>
                <w:szCs w:val="16"/>
              </w:rPr>
            </w:pPr>
            <w:r w:rsidRPr="00D12F22">
              <w:rPr>
                <w:rFonts w:cs="Segoe UI"/>
                <w:color w:val="102031" w:themeColor="text2"/>
                <w:sz w:val="16"/>
                <w:szCs w:val="16"/>
              </w:rPr>
              <w:t>„yartikel“</w:t>
            </w:r>
          </w:p>
        </w:tc>
        <w:tc>
          <w:tcPr>
            <w:tcW w:w="1040" w:type="dxa"/>
          </w:tcPr>
          <w:p w14:paraId="2EF8ECCF" w14:textId="48903F97"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P2:1</w:t>
            </w:r>
          </w:p>
        </w:tc>
        <w:tc>
          <w:tcPr>
            <w:tcW w:w="4057" w:type="dxa"/>
          </w:tcPr>
          <w:p w14:paraId="1EA19F9C" w14:textId="29216007"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0070C0"/>
                <w:sz w:val="16"/>
                <w:szCs w:val="16"/>
              </w:rPr>
            </w:pPr>
            <w:r w:rsidRPr="00F14AC8">
              <w:rPr>
                <w:rFonts w:cs="Segoe UI"/>
                <w:sz w:val="16"/>
                <w:szCs w:val="16"/>
              </w:rPr>
              <w:t>„Artikel“</w:t>
            </w:r>
          </w:p>
        </w:tc>
        <w:tc>
          <w:tcPr>
            <w:tcW w:w="774" w:type="dxa"/>
          </w:tcPr>
          <w:p w14:paraId="576AE50E" w14:textId="77777777"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660" w:type="dxa"/>
          </w:tcPr>
          <w:p w14:paraId="3AE22F2A" w14:textId="77777777"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611168" w:rsidRPr="00F14AC8" w14:paraId="756D98A3"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shd w:val="clear" w:color="auto" w:fill="D9D9D9" w:themeFill="background1" w:themeFillShade="D9"/>
          </w:tcPr>
          <w:p w14:paraId="2380B7CB" w14:textId="2E39308B" w:rsidR="00611168" w:rsidRPr="00D12F22" w:rsidRDefault="00611168" w:rsidP="00D40DFE">
            <w:pPr>
              <w:rPr>
                <w:rFonts w:cs="Segoe UI"/>
                <w:color w:val="102031" w:themeColor="text2"/>
                <w:sz w:val="16"/>
                <w:szCs w:val="16"/>
              </w:rPr>
            </w:pPr>
            <w:r w:rsidRPr="00D12F22">
              <w:rPr>
                <w:rFonts w:cs="Segoe UI"/>
                <w:color w:val="102031" w:themeColor="text2"/>
                <w:sz w:val="16"/>
                <w:szCs w:val="16"/>
              </w:rPr>
              <w:t>„yartikelbez“</w:t>
            </w:r>
          </w:p>
        </w:tc>
        <w:tc>
          <w:tcPr>
            <w:tcW w:w="1040" w:type="dxa"/>
            <w:shd w:val="clear" w:color="auto" w:fill="D9D9D9" w:themeFill="background1" w:themeFillShade="D9"/>
          </w:tcPr>
          <w:p w14:paraId="1C17A64A" w14:textId="05C14B33" w:rsidR="00611168" w:rsidRPr="00F14AC8" w:rsidRDefault="00611168"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PT2:1</w:t>
            </w:r>
          </w:p>
        </w:tc>
        <w:tc>
          <w:tcPr>
            <w:tcW w:w="4057" w:type="dxa"/>
            <w:shd w:val="clear" w:color="auto" w:fill="D9D9D9" w:themeFill="background1" w:themeFillShade="D9"/>
          </w:tcPr>
          <w:p w14:paraId="5253198E" w14:textId="0DD8D1E9" w:rsidR="00611168" w:rsidRPr="00F14AC8" w:rsidRDefault="00611168"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„Artikelbezeichnung“</w:t>
            </w:r>
          </w:p>
        </w:tc>
        <w:tc>
          <w:tcPr>
            <w:tcW w:w="774" w:type="dxa"/>
            <w:shd w:val="clear" w:color="auto" w:fill="D9D9D9" w:themeFill="background1" w:themeFillShade="D9"/>
          </w:tcPr>
          <w:p w14:paraId="59085106" w14:textId="51F98713" w:rsidR="00611168" w:rsidRPr="00F14AC8" w:rsidRDefault="00611168"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660" w:type="dxa"/>
            <w:shd w:val="clear" w:color="auto" w:fill="D9D9D9" w:themeFill="background1" w:themeFillShade="D9"/>
          </w:tcPr>
          <w:p w14:paraId="2F19375C" w14:textId="51314055" w:rsidR="00611168" w:rsidRPr="00F14AC8" w:rsidRDefault="00611168"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r>
      <w:tr w:rsidR="00A64A8A" w:rsidRPr="00F14AC8" w14:paraId="077812A2" w14:textId="77777777" w:rsidTr="00611168">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4A4B1E42" w14:textId="73A8851C" w:rsidR="00A64A8A" w:rsidRPr="00D12F22" w:rsidRDefault="008F1BC3" w:rsidP="00D40DFE">
            <w:pPr>
              <w:rPr>
                <w:rFonts w:cs="Segoe UI"/>
                <w:color w:val="102031" w:themeColor="text2"/>
                <w:sz w:val="16"/>
                <w:szCs w:val="16"/>
              </w:rPr>
            </w:pPr>
            <w:r w:rsidRPr="00D12F22">
              <w:rPr>
                <w:rFonts w:cs="Segoe UI"/>
                <w:color w:val="102031" w:themeColor="text2"/>
                <w:sz w:val="16"/>
                <w:szCs w:val="16"/>
              </w:rPr>
              <w:t>„ylogo“</w:t>
            </w:r>
          </w:p>
        </w:tc>
        <w:tc>
          <w:tcPr>
            <w:tcW w:w="1040" w:type="dxa"/>
          </w:tcPr>
          <w:p w14:paraId="3ED49B59" w14:textId="05A0156A" w:rsidR="00A64A8A" w:rsidRPr="00F14AC8" w:rsidRDefault="008F1BC3"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GL250</w:t>
            </w:r>
          </w:p>
        </w:tc>
        <w:tc>
          <w:tcPr>
            <w:tcW w:w="4057" w:type="dxa"/>
          </w:tcPr>
          <w:p w14:paraId="7D588935" w14:textId="0E27A611" w:rsidR="00A64A8A" w:rsidRPr="00F14AC8" w:rsidRDefault="008F1BC3"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„Logo“</w:t>
            </w:r>
          </w:p>
        </w:tc>
        <w:tc>
          <w:tcPr>
            <w:tcW w:w="774" w:type="dxa"/>
          </w:tcPr>
          <w:p w14:paraId="4894BB54" w14:textId="69624871" w:rsidR="00A64A8A" w:rsidRPr="00F14AC8" w:rsidRDefault="008F1BC3"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660" w:type="dxa"/>
          </w:tcPr>
          <w:p w14:paraId="0CE34FC6" w14:textId="7A81F515" w:rsidR="00A64A8A" w:rsidRPr="00F14AC8" w:rsidRDefault="008F1BC3"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8F1BC3" w:rsidRPr="00F14AC8" w14:paraId="79AC79BA" w14:textId="77777777" w:rsidTr="008F1BC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7B8E8310" w14:textId="640F1E68" w:rsidR="008F1BC3" w:rsidRPr="00D12F22" w:rsidRDefault="00CF282A" w:rsidP="00D40DFE">
            <w:pPr>
              <w:rPr>
                <w:rFonts w:cs="Segoe UI"/>
                <w:color w:val="102031" w:themeColor="text2"/>
                <w:sz w:val="16"/>
                <w:szCs w:val="16"/>
              </w:rPr>
            </w:pPr>
            <w:r w:rsidRPr="00D12F22">
              <w:rPr>
                <w:rFonts w:cs="Segoe UI"/>
                <w:color w:val="102031" w:themeColor="text2"/>
                <w:sz w:val="16"/>
                <w:szCs w:val="16"/>
              </w:rPr>
              <w:t>„</w:t>
            </w:r>
            <w:r w:rsidR="00E73A6D" w:rsidRPr="00D12F22">
              <w:rPr>
                <w:rFonts w:cs="Segoe UI"/>
                <w:color w:val="102031" w:themeColor="text2"/>
                <w:sz w:val="16"/>
                <w:szCs w:val="16"/>
              </w:rPr>
              <w:t>yetikett</w:t>
            </w:r>
            <w:r w:rsidRPr="00D12F22">
              <w:rPr>
                <w:rFonts w:cs="Segoe UI"/>
                <w:color w:val="102031" w:themeColor="text2"/>
                <w:sz w:val="16"/>
                <w:szCs w:val="16"/>
              </w:rPr>
              <w:t>“</w:t>
            </w:r>
          </w:p>
        </w:tc>
        <w:tc>
          <w:tcPr>
            <w:tcW w:w="1040" w:type="dxa"/>
          </w:tcPr>
          <w:p w14:paraId="2546E56A" w14:textId="31977FED" w:rsidR="008F1BC3" w:rsidRPr="00F14AC8" w:rsidRDefault="00CF282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AZML</w:t>
            </w:r>
          </w:p>
        </w:tc>
        <w:tc>
          <w:tcPr>
            <w:tcW w:w="4057" w:type="dxa"/>
          </w:tcPr>
          <w:p w14:paraId="592D6193" w14:textId="77777777" w:rsidR="00F9255B" w:rsidRPr="00F14AC8" w:rsidRDefault="00CF282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w:t>
            </w:r>
            <w:r w:rsidR="00F9255B" w:rsidRPr="00F14AC8">
              <w:rPr>
                <w:rFonts w:cs="Segoe UI"/>
                <w:color w:val="102031" w:themeColor="text2"/>
                <w:sz w:val="16"/>
                <w:szCs w:val="16"/>
              </w:rPr>
              <w:t>Etikett</w:t>
            </w:r>
            <w:r w:rsidRPr="00F14AC8">
              <w:rPr>
                <w:rFonts w:cs="Segoe UI"/>
                <w:color w:val="102031" w:themeColor="text2"/>
                <w:sz w:val="16"/>
                <w:szCs w:val="16"/>
              </w:rPr>
              <w:t xml:space="preserve">“ </w:t>
            </w:r>
          </w:p>
          <w:p w14:paraId="2BDBDCDD" w14:textId="75DDAD68" w:rsidR="008F1BC3" w:rsidRPr="00F14AC8" w:rsidRDefault="009065B4"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 xml:space="preserve">Bezeichner: </w:t>
            </w:r>
            <w:r w:rsidR="001A17EB" w:rsidRPr="00F14AC8">
              <w:rPr>
                <w:rFonts w:cs="Segoe UI"/>
                <w:color w:val="102031" w:themeColor="text2"/>
                <w:sz w:val="16"/>
                <w:szCs w:val="16"/>
              </w:rPr>
              <w:t>Wareneingang</w:t>
            </w:r>
            <w:r w:rsidR="00F9255B" w:rsidRPr="00F14AC8">
              <w:rPr>
                <w:rFonts w:cs="Segoe UI"/>
                <w:color w:val="102031" w:themeColor="text2"/>
                <w:sz w:val="16"/>
                <w:szCs w:val="16"/>
              </w:rPr>
              <w:t>s</w:t>
            </w:r>
            <w:r w:rsidR="001A17EB" w:rsidRPr="00F14AC8">
              <w:rPr>
                <w:rFonts w:cs="Segoe UI"/>
                <w:color w:val="102031" w:themeColor="text2"/>
                <w:sz w:val="16"/>
                <w:szCs w:val="16"/>
              </w:rPr>
              <w:t>etikett, Mengenetikett, Verkaufsetikett, Chargenetikett</w:t>
            </w:r>
            <w:r w:rsidR="00F9255B" w:rsidRPr="00F14AC8">
              <w:rPr>
                <w:rFonts w:cs="Segoe UI"/>
                <w:color w:val="102031" w:themeColor="text2"/>
                <w:sz w:val="16"/>
                <w:szCs w:val="16"/>
              </w:rPr>
              <w:t>, Lagerplatzetikett</w:t>
            </w:r>
          </w:p>
        </w:tc>
        <w:tc>
          <w:tcPr>
            <w:tcW w:w="774" w:type="dxa"/>
          </w:tcPr>
          <w:p w14:paraId="2CB4DD75" w14:textId="5452664A" w:rsidR="008F1BC3" w:rsidRPr="00F14AC8" w:rsidRDefault="009065B4"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w:t>
            </w:r>
          </w:p>
        </w:tc>
        <w:tc>
          <w:tcPr>
            <w:tcW w:w="660" w:type="dxa"/>
          </w:tcPr>
          <w:p w14:paraId="31A09CCF" w14:textId="782B1A4B" w:rsidR="008F1BC3" w:rsidRPr="00F14AC8" w:rsidRDefault="009065B4"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71073F" w:rsidRPr="00F14AC8" w14:paraId="3B69DA05" w14:textId="77777777" w:rsidTr="00611168">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11FDC68F" w14:textId="23AF3DE9" w:rsidR="0071073F" w:rsidRPr="00D12F22" w:rsidRDefault="0071073F" w:rsidP="00D40DFE">
            <w:pPr>
              <w:rPr>
                <w:rFonts w:cs="Segoe UI"/>
                <w:color w:val="102031" w:themeColor="text2"/>
                <w:sz w:val="16"/>
                <w:szCs w:val="16"/>
              </w:rPr>
            </w:pPr>
            <w:r w:rsidRPr="00D12F22">
              <w:rPr>
                <w:rFonts w:cs="Segoe UI"/>
                <w:color w:val="102031" w:themeColor="text2"/>
                <w:sz w:val="16"/>
                <w:szCs w:val="16"/>
              </w:rPr>
              <w:t>„yartikel“</w:t>
            </w:r>
          </w:p>
        </w:tc>
        <w:tc>
          <w:tcPr>
            <w:tcW w:w="1040" w:type="dxa"/>
          </w:tcPr>
          <w:p w14:paraId="4FB715A5" w14:textId="75F95A2D"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P2:1</w:t>
            </w:r>
          </w:p>
        </w:tc>
        <w:tc>
          <w:tcPr>
            <w:tcW w:w="4057" w:type="dxa"/>
          </w:tcPr>
          <w:p w14:paraId="3DC62F89" w14:textId="4A925F11"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„Artikel“</w:t>
            </w:r>
          </w:p>
        </w:tc>
        <w:tc>
          <w:tcPr>
            <w:tcW w:w="774" w:type="dxa"/>
          </w:tcPr>
          <w:p w14:paraId="4D62B18F" w14:textId="6877881F"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5E429563" w14:textId="77777777"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71073F" w:rsidRPr="00F14AC8" w14:paraId="5A086E24"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66DDD099" w14:textId="16455984" w:rsidR="0071073F" w:rsidRPr="00D12F22" w:rsidRDefault="0071073F" w:rsidP="00D40DFE">
            <w:pPr>
              <w:rPr>
                <w:rFonts w:cs="Segoe UI"/>
                <w:color w:val="102031" w:themeColor="text2"/>
                <w:sz w:val="16"/>
                <w:szCs w:val="16"/>
              </w:rPr>
            </w:pPr>
            <w:r w:rsidRPr="00D12F22">
              <w:rPr>
                <w:rFonts w:cs="Segoe UI"/>
                <w:color w:val="102031" w:themeColor="text2"/>
                <w:sz w:val="16"/>
                <w:szCs w:val="16"/>
              </w:rPr>
              <w:t>„yartikelbez“</w:t>
            </w:r>
          </w:p>
        </w:tc>
        <w:tc>
          <w:tcPr>
            <w:tcW w:w="1040" w:type="dxa"/>
          </w:tcPr>
          <w:p w14:paraId="6698752A" w14:textId="086E46E3"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PT2:1</w:t>
            </w:r>
          </w:p>
        </w:tc>
        <w:tc>
          <w:tcPr>
            <w:tcW w:w="4057" w:type="dxa"/>
          </w:tcPr>
          <w:p w14:paraId="01D3C891" w14:textId="3A6EFE64"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b/>
                <w:bCs/>
                <w:color w:val="0070C0"/>
                <w:sz w:val="16"/>
                <w:szCs w:val="16"/>
              </w:rPr>
            </w:pPr>
            <w:r w:rsidRPr="00F14AC8">
              <w:rPr>
                <w:rFonts w:cs="Segoe UI"/>
                <w:color w:val="102031" w:themeColor="text2"/>
                <w:sz w:val="16"/>
                <w:szCs w:val="16"/>
              </w:rPr>
              <w:t>„Artikelbezeichnung“</w:t>
            </w:r>
          </w:p>
        </w:tc>
        <w:tc>
          <w:tcPr>
            <w:tcW w:w="774" w:type="dxa"/>
          </w:tcPr>
          <w:p w14:paraId="16CFB137" w14:textId="77777777"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38CE365D" w14:textId="4A0E3982"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r>
      <w:tr w:rsidR="0071073F" w:rsidRPr="00F14AC8" w14:paraId="46EED1D7" w14:textId="77777777" w:rsidTr="00611168">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10764B8C" w14:textId="45AF387F" w:rsidR="0071073F" w:rsidRPr="00D12F22" w:rsidRDefault="0071073F" w:rsidP="00D40DFE">
            <w:pPr>
              <w:rPr>
                <w:rFonts w:cs="Segoe UI"/>
                <w:color w:val="102031" w:themeColor="text2"/>
                <w:sz w:val="16"/>
                <w:szCs w:val="16"/>
              </w:rPr>
            </w:pPr>
            <w:r w:rsidRPr="00D12F22">
              <w:rPr>
                <w:rFonts w:cs="Segoe UI"/>
                <w:color w:val="102031" w:themeColor="text2"/>
                <w:sz w:val="16"/>
                <w:szCs w:val="16"/>
              </w:rPr>
              <w:t>„ykunde“</w:t>
            </w:r>
          </w:p>
        </w:tc>
        <w:tc>
          <w:tcPr>
            <w:tcW w:w="1040" w:type="dxa"/>
          </w:tcPr>
          <w:p w14:paraId="253D05FD" w14:textId="64E408FD"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P0:1</w:t>
            </w:r>
          </w:p>
        </w:tc>
        <w:tc>
          <w:tcPr>
            <w:tcW w:w="4057" w:type="dxa"/>
          </w:tcPr>
          <w:p w14:paraId="311B835E" w14:textId="177D0EF5"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b/>
                <w:bCs/>
                <w:color w:val="0070C0"/>
                <w:sz w:val="16"/>
                <w:szCs w:val="16"/>
              </w:rPr>
            </w:pPr>
            <w:r w:rsidRPr="00F14AC8">
              <w:rPr>
                <w:rFonts w:cs="Segoe UI"/>
                <w:color w:val="102031" w:themeColor="text2"/>
                <w:sz w:val="16"/>
                <w:szCs w:val="16"/>
              </w:rPr>
              <w:t>„Kunde“</w:t>
            </w:r>
          </w:p>
        </w:tc>
        <w:tc>
          <w:tcPr>
            <w:tcW w:w="774" w:type="dxa"/>
          </w:tcPr>
          <w:p w14:paraId="0CBE20FE" w14:textId="77777777"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7504744E" w14:textId="77777777"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71073F" w:rsidRPr="00F14AC8" w14:paraId="2B018185"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52F50889" w14:textId="35AFEF19" w:rsidR="0071073F" w:rsidRPr="00D12F22" w:rsidRDefault="0071073F" w:rsidP="00D40DFE">
            <w:pPr>
              <w:rPr>
                <w:rFonts w:cs="Segoe UI"/>
                <w:color w:val="102031" w:themeColor="text2"/>
                <w:sz w:val="16"/>
                <w:szCs w:val="16"/>
              </w:rPr>
            </w:pPr>
            <w:r w:rsidRPr="00D12F22">
              <w:rPr>
                <w:rFonts w:cs="Segoe UI"/>
                <w:color w:val="102031" w:themeColor="text2"/>
                <w:sz w:val="16"/>
                <w:szCs w:val="16"/>
              </w:rPr>
              <w:t>„ykundebez“</w:t>
            </w:r>
          </w:p>
        </w:tc>
        <w:tc>
          <w:tcPr>
            <w:tcW w:w="1040" w:type="dxa"/>
          </w:tcPr>
          <w:p w14:paraId="1D554B09" w14:textId="15CFC2BD"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PT0:1</w:t>
            </w:r>
          </w:p>
        </w:tc>
        <w:tc>
          <w:tcPr>
            <w:tcW w:w="4057" w:type="dxa"/>
          </w:tcPr>
          <w:p w14:paraId="6C2C54E2" w14:textId="4EDD06BE"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„Kundenname“</w:t>
            </w:r>
          </w:p>
        </w:tc>
        <w:tc>
          <w:tcPr>
            <w:tcW w:w="774" w:type="dxa"/>
          </w:tcPr>
          <w:p w14:paraId="44977F80" w14:textId="77777777"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03032726" w14:textId="2DD5F5A6"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r>
      <w:tr w:rsidR="0071073F" w:rsidRPr="00F14AC8" w14:paraId="7D972B3A"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424BC84F" w14:textId="3C002244" w:rsidR="0071073F" w:rsidRPr="00D12F22" w:rsidRDefault="0071073F" w:rsidP="00D40DFE">
            <w:pPr>
              <w:rPr>
                <w:rFonts w:cs="Segoe UI"/>
                <w:color w:val="102031" w:themeColor="text2"/>
                <w:sz w:val="16"/>
                <w:szCs w:val="16"/>
              </w:rPr>
            </w:pPr>
            <w:r w:rsidRPr="00D12F22">
              <w:rPr>
                <w:rFonts w:cs="Segoe UI"/>
                <w:color w:val="102031" w:themeColor="text2"/>
                <w:sz w:val="16"/>
                <w:szCs w:val="16"/>
              </w:rPr>
              <w:t>„ylief“</w:t>
            </w:r>
          </w:p>
        </w:tc>
        <w:tc>
          <w:tcPr>
            <w:tcW w:w="1040" w:type="dxa"/>
          </w:tcPr>
          <w:p w14:paraId="705053BD" w14:textId="1B39C826"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P1:0</w:t>
            </w:r>
          </w:p>
        </w:tc>
        <w:tc>
          <w:tcPr>
            <w:tcW w:w="4057" w:type="dxa"/>
          </w:tcPr>
          <w:p w14:paraId="54A98015" w14:textId="48EA3208"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„Lieferant“</w:t>
            </w:r>
          </w:p>
        </w:tc>
        <w:tc>
          <w:tcPr>
            <w:tcW w:w="774" w:type="dxa"/>
          </w:tcPr>
          <w:p w14:paraId="6B9A790F" w14:textId="79FC6D60"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20231988" w14:textId="1518B30E" w:rsidR="0071073F" w:rsidRPr="00F14AC8" w:rsidRDefault="0071073F"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71073F" w:rsidRPr="00F14AC8" w14:paraId="0249D887"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5AE21C30" w14:textId="4F2F1209" w:rsidR="0071073F" w:rsidRPr="00D12F22" w:rsidRDefault="0071073F" w:rsidP="00D40DFE">
            <w:pPr>
              <w:rPr>
                <w:rFonts w:cs="Segoe UI"/>
                <w:color w:val="102031" w:themeColor="text2"/>
                <w:sz w:val="16"/>
                <w:szCs w:val="16"/>
              </w:rPr>
            </w:pPr>
            <w:r w:rsidRPr="00D12F22">
              <w:rPr>
                <w:rFonts w:cs="Segoe UI"/>
                <w:color w:val="102031" w:themeColor="text2"/>
                <w:sz w:val="16"/>
                <w:szCs w:val="16"/>
              </w:rPr>
              <w:t>„yliefname“</w:t>
            </w:r>
          </w:p>
        </w:tc>
        <w:tc>
          <w:tcPr>
            <w:tcW w:w="1040" w:type="dxa"/>
          </w:tcPr>
          <w:p w14:paraId="2F6040CB" w14:textId="0813DDCA"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PT1:0</w:t>
            </w:r>
          </w:p>
        </w:tc>
        <w:tc>
          <w:tcPr>
            <w:tcW w:w="4057" w:type="dxa"/>
          </w:tcPr>
          <w:p w14:paraId="1AA2800B" w14:textId="221F4B4C"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„Lieferantenname“</w:t>
            </w:r>
          </w:p>
        </w:tc>
        <w:tc>
          <w:tcPr>
            <w:tcW w:w="774" w:type="dxa"/>
          </w:tcPr>
          <w:p w14:paraId="6716E6BB" w14:textId="25986513"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749E91BC" w14:textId="2528C296" w:rsidR="0071073F" w:rsidRPr="00F14AC8" w:rsidRDefault="0071073F"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J</w:t>
            </w:r>
          </w:p>
        </w:tc>
      </w:tr>
      <w:tr w:rsidR="0071073F" w:rsidRPr="00F14AC8" w14:paraId="2332446B"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29C72C80" w14:textId="0E304935" w:rsidR="0071073F" w:rsidRPr="00D12F22" w:rsidRDefault="00654BBC" w:rsidP="00D40DFE">
            <w:pPr>
              <w:rPr>
                <w:rFonts w:cs="Segoe UI"/>
                <w:color w:val="102031" w:themeColor="text2"/>
                <w:sz w:val="16"/>
                <w:szCs w:val="16"/>
              </w:rPr>
            </w:pPr>
            <w:r w:rsidRPr="00D12F22">
              <w:rPr>
                <w:rFonts w:cs="Segoe UI"/>
                <w:color w:val="102031" w:themeColor="text2"/>
                <w:sz w:val="16"/>
                <w:szCs w:val="16"/>
              </w:rPr>
              <w:t>„liefartnr“</w:t>
            </w:r>
          </w:p>
        </w:tc>
        <w:tc>
          <w:tcPr>
            <w:tcW w:w="1040" w:type="dxa"/>
          </w:tcPr>
          <w:p w14:paraId="59030516" w14:textId="1FA2E1D9" w:rsidR="0071073F" w:rsidRPr="00F14AC8" w:rsidRDefault="00D34232"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GL35</w:t>
            </w:r>
          </w:p>
        </w:tc>
        <w:tc>
          <w:tcPr>
            <w:tcW w:w="4057" w:type="dxa"/>
          </w:tcPr>
          <w:p w14:paraId="63E70DFB" w14:textId="5AB7E600" w:rsidR="0071073F" w:rsidRPr="00F14AC8" w:rsidRDefault="00D34232"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„Lieferantenartikelnummer“</w:t>
            </w:r>
          </w:p>
        </w:tc>
        <w:tc>
          <w:tcPr>
            <w:tcW w:w="774" w:type="dxa"/>
          </w:tcPr>
          <w:p w14:paraId="32105317" w14:textId="5BFF7D61" w:rsidR="0071073F" w:rsidRPr="00F14AC8" w:rsidRDefault="00D34232"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37506B54" w14:textId="7379DFA1" w:rsidR="0071073F" w:rsidRPr="00F14AC8" w:rsidRDefault="00D34232"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34232" w:rsidRPr="00F14AC8" w14:paraId="5C8C3A1A"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636CC218" w14:textId="08945028" w:rsidR="00D34232" w:rsidRPr="00D12F22" w:rsidRDefault="00D34232" w:rsidP="00D40DFE">
            <w:pPr>
              <w:rPr>
                <w:rFonts w:cs="Segoe UI"/>
                <w:color w:val="102031" w:themeColor="text2"/>
                <w:sz w:val="16"/>
                <w:szCs w:val="16"/>
              </w:rPr>
            </w:pPr>
            <w:r w:rsidRPr="00D12F22">
              <w:rPr>
                <w:rFonts w:cs="Segoe UI"/>
                <w:color w:val="102031" w:themeColor="text2"/>
                <w:sz w:val="16"/>
                <w:szCs w:val="16"/>
              </w:rPr>
              <w:t>„yvp“</w:t>
            </w:r>
          </w:p>
        </w:tc>
        <w:tc>
          <w:tcPr>
            <w:tcW w:w="1040" w:type="dxa"/>
          </w:tcPr>
          <w:p w14:paraId="5E5EF027" w14:textId="0818E985" w:rsidR="00D34232" w:rsidRPr="00F14AC8" w:rsidRDefault="00F01A51"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MP9.4</w:t>
            </w:r>
          </w:p>
        </w:tc>
        <w:tc>
          <w:tcPr>
            <w:tcW w:w="4057" w:type="dxa"/>
          </w:tcPr>
          <w:p w14:paraId="7B2FF569" w14:textId="0B63F1EF" w:rsidR="00D34232" w:rsidRPr="00F14AC8" w:rsidRDefault="00F01A51"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„Verpackungsmenge“</w:t>
            </w:r>
          </w:p>
        </w:tc>
        <w:tc>
          <w:tcPr>
            <w:tcW w:w="774" w:type="dxa"/>
          </w:tcPr>
          <w:p w14:paraId="79E6B6E6" w14:textId="1445029E" w:rsidR="00D34232" w:rsidRPr="00F14AC8" w:rsidRDefault="00F01A51"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23039C34" w14:textId="368221FE" w:rsidR="00D34232" w:rsidRPr="00F14AC8" w:rsidRDefault="00F01A51"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F01A51" w:rsidRPr="00F14AC8" w14:paraId="44E3205D"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5776B689" w14:textId="306A6228" w:rsidR="00F01A51" w:rsidRPr="00D12F22" w:rsidRDefault="00F608CB" w:rsidP="00D40DFE">
            <w:pPr>
              <w:rPr>
                <w:rFonts w:cs="Segoe UI"/>
                <w:color w:val="102031" w:themeColor="text2"/>
                <w:sz w:val="16"/>
                <w:szCs w:val="16"/>
              </w:rPr>
            </w:pPr>
            <w:r w:rsidRPr="00D12F22">
              <w:rPr>
                <w:rFonts w:cs="Segoe UI"/>
                <w:color w:val="102031" w:themeColor="text2"/>
                <w:sz w:val="16"/>
                <w:szCs w:val="16"/>
              </w:rPr>
              <w:t>„yplatz</w:t>
            </w:r>
            <w:r w:rsidR="00DA0301" w:rsidRPr="00D12F22">
              <w:rPr>
                <w:rFonts w:cs="Segoe UI"/>
                <w:color w:val="102031" w:themeColor="text2"/>
                <w:sz w:val="16"/>
                <w:szCs w:val="16"/>
              </w:rPr>
              <w:t>“</w:t>
            </w:r>
          </w:p>
        </w:tc>
        <w:tc>
          <w:tcPr>
            <w:tcW w:w="1040" w:type="dxa"/>
          </w:tcPr>
          <w:p w14:paraId="00458143" w14:textId="651E5EC7" w:rsidR="00F01A51" w:rsidRPr="00F14AC8" w:rsidRDefault="00F608CB"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PS38</w:t>
            </w:r>
          </w:p>
        </w:tc>
        <w:tc>
          <w:tcPr>
            <w:tcW w:w="4057" w:type="dxa"/>
          </w:tcPr>
          <w:p w14:paraId="057C9281" w14:textId="7F61F2DA" w:rsidR="00F01A51" w:rsidRPr="00F14AC8" w:rsidRDefault="00F608CB"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„Lagerplatz“</w:t>
            </w:r>
          </w:p>
        </w:tc>
        <w:tc>
          <w:tcPr>
            <w:tcW w:w="774" w:type="dxa"/>
          </w:tcPr>
          <w:p w14:paraId="170D03F5" w14:textId="6BAE94B9" w:rsidR="00F01A51" w:rsidRPr="00F14AC8" w:rsidRDefault="00F608CB"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695D8C7A" w14:textId="238C686E" w:rsidR="00F01A51" w:rsidRPr="00F14AC8" w:rsidRDefault="00F608CB"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F608CB" w:rsidRPr="00F14AC8" w14:paraId="312F43B2"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35F8190D" w14:textId="5F6821DE" w:rsidR="00F608CB" w:rsidRPr="00D12F22" w:rsidRDefault="00A64A8A" w:rsidP="00D40DFE">
            <w:pPr>
              <w:rPr>
                <w:rFonts w:cs="Segoe UI"/>
                <w:color w:val="102031" w:themeColor="text2"/>
                <w:sz w:val="16"/>
                <w:szCs w:val="16"/>
              </w:rPr>
            </w:pPr>
            <w:r w:rsidRPr="00D12F22">
              <w:rPr>
                <w:rFonts w:cs="Segoe UI"/>
                <w:color w:val="102031" w:themeColor="text2"/>
                <w:sz w:val="16"/>
                <w:szCs w:val="16"/>
              </w:rPr>
              <w:t>„yvorgang“</w:t>
            </w:r>
          </w:p>
        </w:tc>
        <w:tc>
          <w:tcPr>
            <w:tcW w:w="1040" w:type="dxa"/>
          </w:tcPr>
          <w:p w14:paraId="09E5CBE9" w14:textId="1EED9A12" w:rsidR="00F608CB" w:rsidRPr="00F14AC8" w:rsidRDefault="00A64A8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VPK99</w:t>
            </w:r>
          </w:p>
        </w:tc>
        <w:tc>
          <w:tcPr>
            <w:tcW w:w="4057" w:type="dxa"/>
          </w:tcPr>
          <w:p w14:paraId="4FCC685C" w14:textId="085D9948" w:rsidR="00F608CB" w:rsidRPr="00F14AC8" w:rsidRDefault="00A64A8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„Vorgang“</w:t>
            </w:r>
          </w:p>
        </w:tc>
        <w:tc>
          <w:tcPr>
            <w:tcW w:w="774" w:type="dxa"/>
          </w:tcPr>
          <w:p w14:paraId="6FCC6C88" w14:textId="09CE13D6" w:rsidR="00F608CB" w:rsidRPr="00F14AC8" w:rsidRDefault="00A64A8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106C98D1" w14:textId="41DBA074" w:rsidR="00F608CB" w:rsidRPr="00F14AC8" w:rsidRDefault="00A64A8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A64A8A" w:rsidRPr="00F14AC8" w14:paraId="324D40A2"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33928177" w14:textId="7F8ADDD1" w:rsidR="00A64A8A" w:rsidRPr="00D12F22" w:rsidRDefault="00A64A8A" w:rsidP="00D40DFE">
            <w:pPr>
              <w:rPr>
                <w:rFonts w:cs="Segoe UI"/>
                <w:color w:val="102031" w:themeColor="text2"/>
                <w:sz w:val="16"/>
                <w:szCs w:val="16"/>
              </w:rPr>
            </w:pPr>
            <w:r w:rsidRPr="00D12F22">
              <w:rPr>
                <w:rFonts w:cs="Segoe UI"/>
                <w:color w:val="102031" w:themeColor="text2"/>
                <w:sz w:val="16"/>
                <w:szCs w:val="16"/>
              </w:rPr>
              <w:t>„yfifo“</w:t>
            </w:r>
          </w:p>
        </w:tc>
        <w:tc>
          <w:tcPr>
            <w:tcW w:w="1040" w:type="dxa"/>
          </w:tcPr>
          <w:p w14:paraId="167D8913" w14:textId="09AD0A39" w:rsidR="00A64A8A" w:rsidRPr="00F14AC8" w:rsidRDefault="00A64A8A"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GL4</w:t>
            </w:r>
          </w:p>
        </w:tc>
        <w:tc>
          <w:tcPr>
            <w:tcW w:w="4057" w:type="dxa"/>
          </w:tcPr>
          <w:p w14:paraId="69006562" w14:textId="6D48AF27" w:rsidR="00A64A8A" w:rsidRPr="00F14AC8" w:rsidRDefault="00A64A8A"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„FIFO“</w:t>
            </w:r>
          </w:p>
        </w:tc>
        <w:tc>
          <w:tcPr>
            <w:tcW w:w="774" w:type="dxa"/>
          </w:tcPr>
          <w:p w14:paraId="4F3E4561" w14:textId="08513A23" w:rsidR="00A64A8A" w:rsidRPr="00F14AC8" w:rsidRDefault="00A64A8A"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22F87FD8" w14:textId="2F2FF462" w:rsidR="00A64A8A" w:rsidRPr="00F14AC8" w:rsidRDefault="00A64A8A"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A64A8A" w:rsidRPr="00F14AC8" w14:paraId="542FCA19"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1245E072" w14:textId="4248ECB0" w:rsidR="00A64A8A" w:rsidRPr="00D12F22" w:rsidRDefault="00C33F74" w:rsidP="00D40DFE">
            <w:pPr>
              <w:rPr>
                <w:rFonts w:cs="Segoe UI"/>
                <w:color w:val="102031" w:themeColor="text2"/>
                <w:sz w:val="16"/>
                <w:szCs w:val="16"/>
              </w:rPr>
            </w:pPr>
            <w:r w:rsidRPr="00D12F22">
              <w:rPr>
                <w:rFonts w:cs="Segoe UI"/>
                <w:color w:val="102031" w:themeColor="text2"/>
                <w:sz w:val="16"/>
                <w:szCs w:val="16"/>
              </w:rPr>
              <w:t>„yartbarcode“</w:t>
            </w:r>
          </w:p>
        </w:tc>
        <w:tc>
          <w:tcPr>
            <w:tcW w:w="1040" w:type="dxa"/>
          </w:tcPr>
          <w:p w14:paraId="1DC01DCE" w14:textId="39AC14D2" w:rsidR="00A64A8A" w:rsidRPr="00F14AC8" w:rsidRDefault="00C33F74"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w:t>
            </w:r>
            <w:r w:rsidR="00D72D8A" w:rsidRPr="00F14AC8">
              <w:rPr>
                <w:rFonts w:cs="Segoe UI"/>
                <w:color w:val="102031" w:themeColor="text2"/>
                <w:sz w:val="16"/>
                <w:szCs w:val="16"/>
              </w:rPr>
              <w:t>40</w:t>
            </w:r>
          </w:p>
        </w:tc>
        <w:tc>
          <w:tcPr>
            <w:tcW w:w="4057" w:type="dxa"/>
          </w:tcPr>
          <w:p w14:paraId="6E4417A3" w14:textId="0A25C04F" w:rsidR="00A64A8A" w:rsidRPr="00F14AC8" w:rsidRDefault="00D72D8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„Artikelbarcode“</w:t>
            </w:r>
          </w:p>
        </w:tc>
        <w:tc>
          <w:tcPr>
            <w:tcW w:w="774" w:type="dxa"/>
          </w:tcPr>
          <w:p w14:paraId="454BC412" w14:textId="654F5CE8" w:rsidR="00A64A8A" w:rsidRPr="00F14AC8" w:rsidRDefault="00D72D8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06ADCA1F" w14:textId="30AC11B0" w:rsidR="00A64A8A" w:rsidRPr="00F14AC8" w:rsidRDefault="00D72D8A"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D72D8A" w:rsidRPr="00F14AC8" w14:paraId="5BD53EC8"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3A2404F3" w14:textId="55825F8A" w:rsidR="00D72D8A" w:rsidRPr="00D12F22" w:rsidRDefault="00D72D8A" w:rsidP="00D40DFE">
            <w:pPr>
              <w:rPr>
                <w:rFonts w:cs="Segoe UI"/>
                <w:color w:val="102031" w:themeColor="text2"/>
                <w:sz w:val="16"/>
                <w:szCs w:val="16"/>
              </w:rPr>
            </w:pPr>
            <w:r w:rsidRPr="00D12F22">
              <w:rPr>
                <w:rFonts w:cs="Segoe UI"/>
                <w:color w:val="102031" w:themeColor="text2"/>
                <w:sz w:val="16"/>
                <w:szCs w:val="16"/>
              </w:rPr>
              <w:t>„yplatzbarcode“</w:t>
            </w:r>
          </w:p>
        </w:tc>
        <w:tc>
          <w:tcPr>
            <w:tcW w:w="1040" w:type="dxa"/>
          </w:tcPr>
          <w:p w14:paraId="12DEAC0E" w14:textId="487E715F" w:rsidR="00D72D8A" w:rsidRPr="00F14AC8" w:rsidRDefault="00D72D8A"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w:t>
            </w:r>
            <w:r w:rsidR="007F77AC" w:rsidRPr="00F14AC8">
              <w:rPr>
                <w:rFonts w:cs="Segoe UI"/>
                <w:color w:val="102031" w:themeColor="text2"/>
                <w:sz w:val="16"/>
                <w:szCs w:val="16"/>
              </w:rPr>
              <w:t>40</w:t>
            </w:r>
          </w:p>
        </w:tc>
        <w:tc>
          <w:tcPr>
            <w:tcW w:w="4057" w:type="dxa"/>
          </w:tcPr>
          <w:p w14:paraId="037B5D65" w14:textId="27C7BBB9" w:rsidR="00D72D8A" w:rsidRPr="00F14AC8" w:rsidRDefault="007F77AC"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„Lagerplatzbarcode“</w:t>
            </w:r>
          </w:p>
        </w:tc>
        <w:tc>
          <w:tcPr>
            <w:tcW w:w="774" w:type="dxa"/>
          </w:tcPr>
          <w:p w14:paraId="2EBAAA08" w14:textId="34796221" w:rsidR="00D72D8A" w:rsidRPr="00F14AC8" w:rsidRDefault="007F77AC"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4A19D38A" w14:textId="2FB64F20" w:rsidR="00D72D8A" w:rsidRPr="00F14AC8" w:rsidRDefault="007F77AC"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7F77AC" w:rsidRPr="00F14AC8" w14:paraId="029C1CF3"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3293F5C1" w14:textId="1D08448D" w:rsidR="007F77AC" w:rsidRPr="00D12F22" w:rsidRDefault="00D40DB5" w:rsidP="00D40DFE">
            <w:pPr>
              <w:rPr>
                <w:rFonts w:cs="Segoe UI"/>
                <w:color w:val="102031" w:themeColor="text2"/>
                <w:sz w:val="16"/>
                <w:szCs w:val="16"/>
              </w:rPr>
            </w:pPr>
            <w:r w:rsidRPr="00D12F22">
              <w:rPr>
                <w:rFonts w:cs="Segoe UI"/>
                <w:color w:val="102031" w:themeColor="text2"/>
                <w:sz w:val="16"/>
                <w:szCs w:val="16"/>
              </w:rPr>
              <w:t>„ychargen</w:t>
            </w:r>
            <w:r w:rsidR="00500B97" w:rsidRPr="00D12F22">
              <w:rPr>
                <w:rFonts w:cs="Segoe UI"/>
                <w:color w:val="102031" w:themeColor="text2"/>
                <w:sz w:val="16"/>
                <w:szCs w:val="16"/>
              </w:rPr>
              <w:t>n</w:t>
            </w:r>
            <w:r w:rsidRPr="00D12F22">
              <w:rPr>
                <w:rFonts w:cs="Segoe UI"/>
                <w:color w:val="102031" w:themeColor="text2"/>
                <w:sz w:val="16"/>
                <w:szCs w:val="16"/>
              </w:rPr>
              <w:t>r“</w:t>
            </w:r>
          </w:p>
        </w:tc>
        <w:tc>
          <w:tcPr>
            <w:tcW w:w="1040" w:type="dxa"/>
          </w:tcPr>
          <w:p w14:paraId="7147C693" w14:textId="3A22ECBB" w:rsidR="007F77AC" w:rsidRPr="00F14AC8" w:rsidRDefault="00D40DB5"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w:t>
            </w:r>
            <w:r w:rsidR="00FA7260" w:rsidRPr="00F14AC8">
              <w:rPr>
                <w:rFonts w:cs="Segoe UI"/>
                <w:color w:val="102031" w:themeColor="text2"/>
                <w:sz w:val="16"/>
                <w:szCs w:val="16"/>
              </w:rPr>
              <w:t>40</w:t>
            </w:r>
          </w:p>
        </w:tc>
        <w:tc>
          <w:tcPr>
            <w:tcW w:w="4057" w:type="dxa"/>
          </w:tcPr>
          <w:p w14:paraId="6999F0F5" w14:textId="263C6B9B" w:rsidR="007F77AC" w:rsidRPr="00F14AC8" w:rsidRDefault="00FA7260"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„Chargen- oder Seriennummer“</w:t>
            </w:r>
          </w:p>
        </w:tc>
        <w:tc>
          <w:tcPr>
            <w:tcW w:w="774" w:type="dxa"/>
          </w:tcPr>
          <w:p w14:paraId="51BDD513" w14:textId="7F3FFCEA" w:rsidR="007F77AC" w:rsidRPr="00F14AC8" w:rsidRDefault="00FA7260"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7AA40D38" w14:textId="54D68B74" w:rsidR="007F77AC" w:rsidRPr="00F14AC8" w:rsidRDefault="00FA7260"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FA7260" w:rsidRPr="00F14AC8" w14:paraId="37909AE2"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2828E3CD" w14:textId="3D7E77CF" w:rsidR="00FA7260" w:rsidRPr="00D12F22" w:rsidRDefault="00B5455C" w:rsidP="00D40DFE">
            <w:pPr>
              <w:rPr>
                <w:rFonts w:cs="Segoe UI"/>
                <w:color w:val="102031" w:themeColor="text2"/>
                <w:sz w:val="16"/>
                <w:szCs w:val="16"/>
              </w:rPr>
            </w:pPr>
            <w:r w:rsidRPr="00D12F22">
              <w:rPr>
                <w:rFonts w:cs="Segoe UI"/>
                <w:color w:val="102031" w:themeColor="text2"/>
                <w:sz w:val="16"/>
                <w:szCs w:val="16"/>
              </w:rPr>
              <w:t>„yplatzteil1“</w:t>
            </w:r>
          </w:p>
        </w:tc>
        <w:tc>
          <w:tcPr>
            <w:tcW w:w="1040" w:type="dxa"/>
          </w:tcPr>
          <w:p w14:paraId="43B8063D" w14:textId="3EF67DD5" w:rsidR="00FA7260" w:rsidRPr="00F14AC8" w:rsidRDefault="00B5455C"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GL9</w:t>
            </w:r>
          </w:p>
        </w:tc>
        <w:tc>
          <w:tcPr>
            <w:tcW w:w="4057" w:type="dxa"/>
          </w:tcPr>
          <w:p w14:paraId="05D4390A" w14:textId="4360AB18" w:rsidR="00FA7260" w:rsidRPr="00F14AC8" w:rsidRDefault="00B5455C"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„Lagerplatz</w:t>
            </w:r>
            <w:r w:rsidR="00B35FED" w:rsidRPr="00F14AC8">
              <w:rPr>
                <w:rFonts w:cs="Segoe UI"/>
                <w:color w:val="102031" w:themeColor="text2"/>
                <w:sz w:val="16"/>
                <w:szCs w:val="16"/>
              </w:rPr>
              <w:t xml:space="preserve"> Teil 1“</w:t>
            </w:r>
          </w:p>
        </w:tc>
        <w:tc>
          <w:tcPr>
            <w:tcW w:w="774" w:type="dxa"/>
          </w:tcPr>
          <w:p w14:paraId="399CF72B" w14:textId="6E908977" w:rsidR="00FA7260" w:rsidRPr="00F14AC8" w:rsidRDefault="00B35FED"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55C311D9" w14:textId="39F67A97" w:rsidR="00FA7260" w:rsidRPr="00F14AC8" w:rsidRDefault="00B35FED"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35FED" w:rsidRPr="00F14AC8" w14:paraId="6AFF72A3"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1D66DCC2" w14:textId="1A4F15C2" w:rsidR="00B35FED" w:rsidRPr="00D12F22" w:rsidRDefault="00B35FED" w:rsidP="00D40DFE">
            <w:pPr>
              <w:rPr>
                <w:rFonts w:cs="Segoe UI"/>
                <w:color w:val="102031" w:themeColor="text2"/>
                <w:sz w:val="16"/>
                <w:szCs w:val="16"/>
              </w:rPr>
            </w:pPr>
            <w:r w:rsidRPr="00D12F22">
              <w:rPr>
                <w:rFonts w:cs="Segoe UI"/>
                <w:color w:val="102031" w:themeColor="text2"/>
                <w:sz w:val="16"/>
                <w:szCs w:val="16"/>
              </w:rPr>
              <w:t>„yplatzteil2“</w:t>
            </w:r>
          </w:p>
        </w:tc>
        <w:tc>
          <w:tcPr>
            <w:tcW w:w="1040" w:type="dxa"/>
          </w:tcPr>
          <w:p w14:paraId="0E2FC1A7" w14:textId="18374E42" w:rsidR="00B35FED" w:rsidRPr="00F14AC8" w:rsidRDefault="00B35FED"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GL10</w:t>
            </w:r>
          </w:p>
        </w:tc>
        <w:tc>
          <w:tcPr>
            <w:tcW w:w="4057" w:type="dxa"/>
          </w:tcPr>
          <w:p w14:paraId="5924E438" w14:textId="5EE38CFE" w:rsidR="00B35FED" w:rsidRPr="00F14AC8" w:rsidRDefault="00B35FED"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„Lagerplatz Teil 2“</w:t>
            </w:r>
          </w:p>
        </w:tc>
        <w:tc>
          <w:tcPr>
            <w:tcW w:w="774" w:type="dxa"/>
          </w:tcPr>
          <w:p w14:paraId="7754118B" w14:textId="5AA4E01D" w:rsidR="00B35FED" w:rsidRPr="00F14AC8" w:rsidRDefault="00B35FED"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6F31F7E1" w14:textId="0236A257" w:rsidR="00B35FED" w:rsidRPr="00F14AC8" w:rsidRDefault="00B35FED"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B35FED" w:rsidRPr="00F14AC8" w14:paraId="1062908E"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601B360B" w14:textId="541841D6" w:rsidR="00B35FED" w:rsidRPr="00D12F22" w:rsidRDefault="007B0581" w:rsidP="00D40DFE">
            <w:pPr>
              <w:rPr>
                <w:rFonts w:cs="Segoe UI"/>
                <w:color w:val="102031" w:themeColor="text2"/>
                <w:sz w:val="16"/>
                <w:szCs w:val="16"/>
              </w:rPr>
            </w:pPr>
            <w:r w:rsidRPr="00D12F22">
              <w:rPr>
                <w:rFonts w:cs="Segoe UI"/>
                <w:color w:val="102031" w:themeColor="text2"/>
                <w:sz w:val="16"/>
                <w:szCs w:val="16"/>
              </w:rPr>
              <w:t>„ym</w:t>
            </w:r>
            <w:r w:rsidR="0019135D" w:rsidRPr="00D12F22">
              <w:rPr>
                <w:rFonts w:cs="Segoe UI"/>
                <w:color w:val="102031" w:themeColor="text2"/>
                <w:sz w:val="16"/>
                <w:szCs w:val="16"/>
              </w:rPr>
              <w:t>en</w:t>
            </w:r>
            <w:r w:rsidRPr="00D12F22">
              <w:rPr>
                <w:rFonts w:cs="Segoe UI"/>
                <w:color w:val="102031" w:themeColor="text2"/>
                <w:sz w:val="16"/>
                <w:szCs w:val="16"/>
              </w:rPr>
              <w:t>ge“</w:t>
            </w:r>
          </w:p>
        </w:tc>
        <w:tc>
          <w:tcPr>
            <w:tcW w:w="1040" w:type="dxa"/>
          </w:tcPr>
          <w:p w14:paraId="0EF53059" w14:textId="4C163E98" w:rsidR="00B35FED" w:rsidRPr="00F14AC8" w:rsidRDefault="00991B3D"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ARTR51000</w:t>
            </w:r>
          </w:p>
        </w:tc>
        <w:tc>
          <w:tcPr>
            <w:tcW w:w="4057" w:type="dxa"/>
          </w:tcPr>
          <w:p w14:paraId="6F4C6C78" w14:textId="5484D554" w:rsidR="00B35FED" w:rsidRPr="00F14AC8" w:rsidRDefault="00991B3D"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w:t>
            </w:r>
            <w:r w:rsidR="00CA05C6" w:rsidRPr="00F14AC8">
              <w:rPr>
                <w:rFonts w:cs="Segoe UI"/>
                <w:color w:val="102031" w:themeColor="text2"/>
                <w:sz w:val="16"/>
                <w:szCs w:val="16"/>
              </w:rPr>
              <w:t xml:space="preserve">Anzahl </w:t>
            </w:r>
            <w:r w:rsidR="0019135D" w:rsidRPr="00F14AC8">
              <w:rPr>
                <w:rFonts w:cs="Segoe UI"/>
                <w:color w:val="102031" w:themeColor="text2"/>
                <w:sz w:val="16"/>
                <w:szCs w:val="16"/>
              </w:rPr>
              <w:t>Etiketten</w:t>
            </w:r>
            <w:r w:rsidRPr="00F14AC8">
              <w:rPr>
                <w:rFonts w:cs="Segoe UI"/>
                <w:color w:val="102031" w:themeColor="text2"/>
                <w:sz w:val="16"/>
                <w:szCs w:val="16"/>
              </w:rPr>
              <w:t>“</w:t>
            </w:r>
          </w:p>
        </w:tc>
        <w:tc>
          <w:tcPr>
            <w:tcW w:w="774" w:type="dxa"/>
          </w:tcPr>
          <w:p w14:paraId="61EA22E4" w14:textId="247E25AD" w:rsidR="00B35FED" w:rsidRPr="00F14AC8" w:rsidRDefault="00CA05C6"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6E4962DC" w14:textId="16781EF7" w:rsidR="00B35FED" w:rsidRPr="00F14AC8" w:rsidRDefault="00CA05C6"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19135D" w:rsidRPr="00F14AC8" w14:paraId="57E7B541" w14:textId="77777777" w:rsidTr="0071073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13" w:type="dxa"/>
          </w:tcPr>
          <w:p w14:paraId="28ACCACB" w14:textId="05502DD2" w:rsidR="0019135D" w:rsidRPr="00D12F22" w:rsidRDefault="0019135D" w:rsidP="00D40DFE">
            <w:pPr>
              <w:rPr>
                <w:rFonts w:cs="Segoe UI"/>
                <w:color w:val="102031" w:themeColor="text2"/>
                <w:sz w:val="16"/>
                <w:szCs w:val="16"/>
              </w:rPr>
            </w:pPr>
            <w:r w:rsidRPr="00D12F22">
              <w:rPr>
                <w:rFonts w:cs="Segoe UI"/>
                <w:color w:val="102031" w:themeColor="text2"/>
                <w:sz w:val="16"/>
                <w:szCs w:val="16"/>
              </w:rPr>
              <w:t>„yanzkarton“</w:t>
            </w:r>
          </w:p>
        </w:tc>
        <w:tc>
          <w:tcPr>
            <w:tcW w:w="1040" w:type="dxa"/>
          </w:tcPr>
          <w:p w14:paraId="07EC8413" w14:textId="40CF4091" w:rsidR="0019135D" w:rsidRPr="00F14AC8" w:rsidRDefault="0019135D"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ARTR51000</w:t>
            </w:r>
          </w:p>
        </w:tc>
        <w:tc>
          <w:tcPr>
            <w:tcW w:w="4057" w:type="dxa"/>
          </w:tcPr>
          <w:p w14:paraId="17937478" w14:textId="20191CFB" w:rsidR="0019135D" w:rsidRPr="00F14AC8" w:rsidRDefault="0019135D"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„Anzahl Kartonetiketten“</w:t>
            </w:r>
          </w:p>
        </w:tc>
        <w:tc>
          <w:tcPr>
            <w:tcW w:w="774" w:type="dxa"/>
          </w:tcPr>
          <w:p w14:paraId="0EE7CF7A" w14:textId="06F8DDDF" w:rsidR="0019135D" w:rsidRPr="00F14AC8" w:rsidRDefault="0019135D"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6E0F316B" w14:textId="14646C23" w:rsidR="0019135D" w:rsidRPr="00F14AC8" w:rsidRDefault="0019135D" w:rsidP="00D40DFE">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r w:rsidR="00305001" w:rsidRPr="00F14AC8" w14:paraId="0A94E47E" w14:textId="77777777" w:rsidTr="0071073F">
        <w:trPr>
          <w:trHeight w:val="255"/>
        </w:trPr>
        <w:tc>
          <w:tcPr>
            <w:cnfStyle w:val="001000000000" w:firstRow="0" w:lastRow="0" w:firstColumn="1" w:lastColumn="0" w:oddVBand="0" w:evenVBand="0" w:oddHBand="0" w:evenHBand="0" w:firstRowFirstColumn="0" w:firstRowLastColumn="0" w:lastRowFirstColumn="0" w:lastRowLastColumn="0"/>
            <w:tcW w:w="1513" w:type="dxa"/>
          </w:tcPr>
          <w:p w14:paraId="26228AF8" w14:textId="293806B1" w:rsidR="00305001" w:rsidRPr="00D12F22" w:rsidRDefault="00305001" w:rsidP="00D40DFE">
            <w:pPr>
              <w:rPr>
                <w:rFonts w:cs="Segoe UI"/>
                <w:color w:val="102031" w:themeColor="text2"/>
                <w:sz w:val="16"/>
                <w:szCs w:val="16"/>
              </w:rPr>
            </w:pPr>
            <w:r w:rsidRPr="00D12F22">
              <w:rPr>
                <w:rFonts w:cs="Segoe UI"/>
                <w:color w:val="102031" w:themeColor="text2"/>
                <w:sz w:val="16"/>
                <w:szCs w:val="16"/>
              </w:rPr>
              <w:t>„yrestkarton“</w:t>
            </w:r>
          </w:p>
        </w:tc>
        <w:tc>
          <w:tcPr>
            <w:tcW w:w="1040" w:type="dxa"/>
          </w:tcPr>
          <w:p w14:paraId="163A0F88" w14:textId="03FF4D45" w:rsidR="00305001" w:rsidRPr="00F14AC8" w:rsidRDefault="00305001"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ARTR51000</w:t>
            </w:r>
          </w:p>
        </w:tc>
        <w:tc>
          <w:tcPr>
            <w:tcW w:w="4057" w:type="dxa"/>
          </w:tcPr>
          <w:p w14:paraId="4C729A2A" w14:textId="4858BAA3" w:rsidR="00305001" w:rsidRPr="00F14AC8" w:rsidRDefault="00305001"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„Restkarton“</w:t>
            </w:r>
          </w:p>
        </w:tc>
        <w:tc>
          <w:tcPr>
            <w:tcW w:w="774" w:type="dxa"/>
          </w:tcPr>
          <w:p w14:paraId="63911B37" w14:textId="0EFCEB57" w:rsidR="00305001" w:rsidRPr="00F14AC8" w:rsidRDefault="00305001"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T</w:t>
            </w:r>
          </w:p>
        </w:tc>
        <w:tc>
          <w:tcPr>
            <w:tcW w:w="660" w:type="dxa"/>
          </w:tcPr>
          <w:p w14:paraId="50CE04A4" w14:textId="17DD2034" w:rsidR="00305001" w:rsidRPr="00F14AC8" w:rsidRDefault="00305001" w:rsidP="00D40DFE">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N</w:t>
            </w:r>
          </w:p>
        </w:tc>
      </w:tr>
    </w:tbl>
    <w:p w14:paraId="0EA2A56C" w14:textId="77777777" w:rsidR="00F71D99" w:rsidRPr="00F14AC8" w:rsidRDefault="00F71D99" w:rsidP="00E165EA"/>
    <w:p w14:paraId="48697461" w14:textId="546A522B" w:rsidR="00F64A10" w:rsidRPr="00F14AC8" w:rsidRDefault="00F64A10" w:rsidP="00E165EA">
      <w:r w:rsidRPr="00F14AC8">
        <w:t xml:space="preserve">Alle Felder </w:t>
      </w:r>
      <w:r w:rsidR="000548BE" w:rsidRPr="00F14AC8">
        <w:t xml:space="preserve">müssen </w:t>
      </w:r>
      <w:r w:rsidRPr="00F14AC8">
        <w:t xml:space="preserve">frei </w:t>
      </w:r>
      <w:r w:rsidR="000548BE" w:rsidRPr="00F14AC8">
        <w:t>beschreibbar für den Anwender sein.</w:t>
      </w:r>
    </w:p>
    <w:p w14:paraId="24D97263" w14:textId="77777777" w:rsidR="00E165EA" w:rsidRPr="00F14AC8" w:rsidRDefault="00E165EA" w:rsidP="00E165EA"/>
    <w:tbl>
      <w:tblPr>
        <w:tblStyle w:val="Tabellenraster"/>
        <w:tblW w:w="9085" w:type="dxa"/>
        <w:tblLook w:val="04A0" w:firstRow="1" w:lastRow="0" w:firstColumn="1" w:lastColumn="0" w:noHBand="0" w:noVBand="1"/>
      </w:tblPr>
      <w:tblGrid>
        <w:gridCol w:w="8018"/>
        <w:gridCol w:w="1067"/>
      </w:tblGrid>
      <w:tr w:rsidR="00E165EA" w:rsidRPr="00F14AC8" w14:paraId="3608BF41" w14:textId="77777777" w:rsidTr="00D40DFE">
        <w:tc>
          <w:tcPr>
            <w:tcW w:w="8077" w:type="dxa"/>
            <w:shd w:val="clear" w:color="auto" w:fill="DCEEA3" w:themeFill="accent6" w:themeFillTint="99"/>
          </w:tcPr>
          <w:p w14:paraId="45060F17" w14:textId="77777777" w:rsidR="00E165EA" w:rsidRPr="00F14AC8" w:rsidRDefault="00E165EA" w:rsidP="00D40DFE">
            <w:r w:rsidRPr="00F14AC8">
              <w:lastRenderedPageBreak/>
              <w:t>Auswirkungen der Customization/Extension</w:t>
            </w:r>
          </w:p>
        </w:tc>
        <w:tc>
          <w:tcPr>
            <w:tcW w:w="1008" w:type="dxa"/>
            <w:shd w:val="clear" w:color="auto" w:fill="DCEEA3" w:themeFill="accent6" w:themeFillTint="99"/>
          </w:tcPr>
          <w:p w14:paraId="147DB801" w14:textId="77777777" w:rsidR="00E165EA" w:rsidRPr="00F14AC8" w:rsidRDefault="00E165EA" w:rsidP="00D40DFE">
            <w:r w:rsidRPr="00F14AC8">
              <w:t>Antwort</w:t>
            </w:r>
          </w:p>
        </w:tc>
      </w:tr>
      <w:tr w:rsidR="00E165EA" w:rsidRPr="00F14AC8" w14:paraId="25D9C119" w14:textId="77777777" w:rsidTr="00D40DFE">
        <w:tc>
          <w:tcPr>
            <w:tcW w:w="8077" w:type="dxa"/>
          </w:tcPr>
          <w:p w14:paraId="089DDFA2" w14:textId="77777777" w:rsidR="00E165EA" w:rsidRPr="00F14AC8" w:rsidRDefault="00E165EA" w:rsidP="00D40DFE">
            <w:pPr>
              <w:rPr>
                <w:sz w:val="20"/>
                <w:szCs w:val="20"/>
              </w:rPr>
            </w:pPr>
            <w:r w:rsidRPr="00F14AC8">
              <w:rPr>
                <w:sz w:val="20"/>
                <w:szCs w:val="20"/>
              </w:rPr>
              <w:t xml:space="preserve">Keine besonderen Auswirkungen </w:t>
            </w:r>
          </w:p>
        </w:tc>
        <w:tc>
          <w:tcPr>
            <w:tcW w:w="1008" w:type="dxa"/>
          </w:tcPr>
          <w:p w14:paraId="2B98F41D" w14:textId="77777777" w:rsidR="00E165EA" w:rsidRPr="00F14AC8" w:rsidRDefault="00E165EA" w:rsidP="00D40DFE">
            <w:pPr>
              <w:rPr>
                <w:sz w:val="20"/>
                <w:szCs w:val="20"/>
              </w:rPr>
            </w:pPr>
            <w:r w:rsidRPr="00F14AC8">
              <w:rPr>
                <w:sz w:val="20"/>
                <w:szCs w:val="20"/>
              </w:rPr>
              <w:t>Ja/Nein</w:t>
            </w:r>
          </w:p>
        </w:tc>
      </w:tr>
      <w:tr w:rsidR="00E165EA" w:rsidRPr="00F14AC8" w14:paraId="4B6071E4" w14:textId="77777777" w:rsidTr="00D40DFE">
        <w:tc>
          <w:tcPr>
            <w:tcW w:w="8077" w:type="dxa"/>
          </w:tcPr>
          <w:p w14:paraId="2DD19747" w14:textId="77777777" w:rsidR="00E165EA" w:rsidRPr="00F14AC8" w:rsidRDefault="00E165EA"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CA5454D" w14:textId="77777777" w:rsidR="00E165EA" w:rsidRPr="00F14AC8" w:rsidRDefault="00E165EA" w:rsidP="00D40DFE">
            <w:pPr>
              <w:rPr>
                <w:sz w:val="20"/>
                <w:szCs w:val="20"/>
              </w:rPr>
            </w:pPr>
            <w:r w:rsidRPr="00F14AC8">
              <w:rPr>
                <w:sz w:val="20"/>
                <w:szCs w:val="20"/>
              </w:rPr>
              <w:t>Ja/Nein</w:t>
            </w:r>
          </w:p>
        </w:tc>
      </w:tr>
      <w:tr w:rsidR="00E165EA" w:rsidRPr="00F14AC8" w14:paraId="3121CBC2" w14:textId="77777777" w:rsidTr="00D40DFE">
        <w:tc>
          <w:tcPr>
            <w:tcW w:w="8077" w:type="dxa"/>
          </w:tcPr>
          <w:p w14:paraId="4DFE0647" w14:textId="77777777" w:rsidR="00E165EA" w:rsidRPr="00F14AC8" w:rsidRDefault="00E165EA"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543B274" w14:textId="77777777" w:rsidR="00E165EA" w:rsidRPr="00F14AC8" w:rsidRDefault="00E165EA" w:rsidP="00D40DFE">
            <w:pPr>
              <w:rPr>
                <w:sz w:val="20"/>
                <w:szCs w:val="20"/>
              </w:rPr>
            </w:pPr>
            <w:r w:rsidRPr="00F14AC8">
              <w:rPr>
                <w:sz w:val="20"/>
                <w:szCs w:val="20"/>
              </w:rPr>
              <w:t>Ja/Nein</w:t>
            </w:r>
          </w:p>
        </w:tc>
      </w:tr>
      <w:tr w:rsidR="00E165EA" w:rsidRPr="00F14AC8" w14:paraId="170E2A9D" w14:textId="77777777" w:rsidTr="00D40DFE">
        <w:tc>
          <w:tcPr>
            <w:tcW w:w="8077" w:type="dxa"/>
          </w:tcPr>
          <w:p w14:paraId="78928D1E" w14:textId="77777777" w:rsidR="00E165EA" w:rsidRPr="00F14AC8" w:rsidRDefault="00E165EA"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93CA838" w14:textId="77777777" w:rsidR="00E165EA" w:rsidRPr="00F14AC8" w:rsidRDefault="00E165EA" w:rsidP="00D40DFE">
            <w:pPr>
              <w:rPr>
                <w:sz w:val="20"/>
                <w:szCs w:val="20"/>
              </w:rPr>
            </w:pPr>
            <w:r w:rsidRPr="00F14AC8">
              <w:rPr>
                <w:sz w:val="20"/>
                <w:szCs w:val="20"/>
              </w:rPr>
              <w:t>Ja/Nein</w:t>
            </w:r>
          </w:p>
        </w:tc>
      </w:tr>
      <w:tr w:rsidR="00E165EA" w:rsidRPr="00F14AC8" w14:paraId="3F5307E7" w14:textId="77777777" w:rsidTr="00D40DFE">
        <w:tc>
          <w:tcPr>
            <w:tcW w:w="8077" w:type="dxa"/>
          </w:tcPr>
          <w:p w14:paraId="15857A57" w14:textId="77777777" w:rsidR="00E165EA" w:rsidRPr="00F14AC8" w:rsidRDefault="00E165EA"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3CB32303" w14:textId="77777777" w:rsidR="00E165EA" w:rsidRPr="00F14AC8" w:rsidRDefault="00E165EA"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E165EA" w:rsidRPr="00F14AC8" w14:paraId="59E8E5E3" w14:textId="77777777" w:rsidTr="00D40DFE">
        <w:trPr>
          <w:trHeight w:hRule="exact" w:val="861"/>
        </w:trPr>
        <w:tc>
          <w:tcPr>
            <w:tcW w:w="1273" w:type="dxa"/>
            <w:shd w:val="clear" w:color="auto" w:fill="D5D5D5" w:themeFill="background2"/>
            <w:tcMar>
              <w:bottom w:w="57" w:type="dxa"/>
            </w:tcMar>
          </w:tcPr>
          <w:p w14:paraId="6F62EC47" w14:textId="77777777" w:rsidR="00E165EA" w:rsidRPr="00F14AC8" w:rsidRDefault="00E165EA" w:rsidP="00D40DFE">
            <w:pPr>
              <w:rPr>
                <w:b/>
              </w:rPr>
            </w:pPr>
            <w:r w:rsidRPr="00F14AC8">
              <w:rPr>
                <w:b/>
              </w:rPr>
              <w:t>Priorität</w:t>
            </w:r>
          </w:p>
        </w:tc>
        <w:tc>
          <w:tcPr>
            <w:tcW w:w="2190" w:type="dxa"/>
            <w:shd w:val="clear" w:color="auto" w:fill="D5D5D5" w:themeFill="background2"/>
            <w:tcMar>
              <w:bottom w:w="57" w:type="dxa"/>
            </w:tcMar>
          </w:tcPr>
          <w:p w14:paraId="410F44F2" w14:textId="77777777" w:rsidR="00E165EA" w:rsidRPr="00F14AC8" w:rsidRDefault="00E165EA" w:rsidP="00D40DFE">
            <w:pPr>
              <w:rPr>
                <w:b/>
              </w:rPr>
            </w:pPr>
            <w:r w:rsidRPr="00F14AC8">
              <w:rPr>
                <w:b/>
              </w:rPr>
              <w:t>Realisierung</w:t>
            </w:r>
          </w:p>
        </w:tc>
        <w:tc>
          <w:tcPr>
            <w:tcW w:w="1070" w:type="dxa"/>
            <w:shd w:val="clear" w:color="auto" w:fill="D5D5D5" w:themeFill="background2"/>
            <w:tcMar>
              <w:bottom w:w="57" w:type="dxa"/>
            </w:tcMar>
          </w:tcPr>
          <w:p w14:paraId="01D4DA26" w14:textId="77777777" w:rsidR="00E165EA" w:rsidRPr="00F14AC8" w:rsidRDefault="00E165EA" w:rsidP="00D40DFE">
            <w:pPr>
              <w:rPr>
                <w:b/>
              </w:rPr>
            </w:pPr>
            <w:r w:rsidRPr="00F14AC8">
              <w:rPr>
                <w:b/>
              </w:rPr>
              <w:t>Dauer (ca./h)</w:t>
            </w:r>
          </w:p>
        </w:tc>
        <w:tc>
          <w:tcPr>
            <w:tcW w:w="1134" w:type="dxa"/>
            <w:shd w:val="clear" w:color="auto" w:fill="D5D5D5" w:themeFill="background2"/>
            <w:tcMar>
              <w:bottom w:w="57" w:type="dxa"/>
            </w:tcMar>
          </w:tcPr>
          <w:p w14:paraId="5DC19C4D" w14:textId="77777777" w:rsidR="00E165EA" w:rsidRPr="00F14AC8" w:rsidRDefault="00E165EA"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67960E2A" w14:textId="77777777" w:rsidR="00E165EA" w:rsidRPr="00F14AC8" w:rsidRDefault="00E165EA"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2AA4A16" w14:textId="77777777" w:rsidR="00E165EA" w:rsidRPr="00F14AC8" w:rsidRDefault="00E165EA" w:rsidP="00D40DFE">
            <w:pPr>
              <w:rPr>
                <w:b/>
              </w:rPr>
            </w:pPr>
            <w:r w:rsidRPr="00F14AC8">
              <w:rPr>
                <w:b/>
              </w:rPr>
              <w:t>Bereich</w:t>
            </w:r>
          </w:p>
        </w:tc>
      </w:tr>
      <w:tr w:rsidR="00E165EA" w:rsidRPr="00F14AC8" w14:paraId="2ADDCB11" w14:textId="77777777" w:rsidTr="00D40DFE">
        <w:trPr>
          <w:trHeight w:val="454"/>
        </w:trPr>
        <w:tc>
          <w:tcPr>
            <w:tcW w:w="1273" w:type="dxa"/>
            <w:shd w:val="clear" w:color="auto" w:fill="FFFFFF"/>
            <w:tcMar>
              <w:bottom w:w="57" w:type="dxa"/>
            </w:tcMar>
          </w:tcPr>
          <w:p w14:paraId="56C822A3" w14:textId="77777777" w:rsidR="00E165EA" w:rsidRPr="00F14AC8" w:rsidRDefault="00E165EA" w:rsidP="00394CD1">
            <w:pPr>
              <w:pStyle w:val="Tabelleninhalte"/>
            </w:pPr>
            <w:r w:rsidRPr="00F14AC8">
              <w:t>1</w:t>
            </w:r>
          </w:p>
        </w:tc>
        <w:tc>
          <w:tcPr>
            <w:tcW w:w="2190" w:type="dxa"/>
            <w:shd w:val="clear" w:color="auto" w:fill="FFFFFF"/>
            <w:tcMar>
              <w:bottom w:w="57" w:type="dxa"/>
            </w:tcMar>
          </w:tcPr>
          <w:p w14:paraId="56E5AAA5" w14:textId="77777777" w:rsidR="00E165EA" w:rsidRPr="00F14AC8" w:rsidRDefault="00E165EA" w:rsidP="00394CD1">
            <w:pPr>
              <w:pStyle w:val="Tabelleninhalte"/>
            </w:pPr>
            <w:r w:rsidRPr="00F14AC8">
              <w:t>Abas</w:t>
            </w:r>
          </w:p>
        </w:tc>
        <w:tc>
          <w:tcPr>
            <w:tcW w:w="1070" w:type="dxa"/>
            <w:shd w:val="clear" w:color="auto" w:fill="FFFFFF"/>
            <w:tcMar>
              <w:bottom w:w="57" w:type="dxa"/>
            </w:tcMar>
          </w:tcPr>
          <w:p w14:paraId="43D05734" w14:textId="77777777" w:rsidR="00E165EA" w:rsidRPr="00F14AC8" w:rsidRDefault="00E165EA" w:rsidP="00394CD1">
            <w:pPr>
              <w:pStyle w:val="Tabelleninhalte"/>
            </w:pPr>
            <w:r w:rsidRPr="00F14AC8">
              <w:t>0,00</w:t>
            </w:r>
          </w:p>
        </w:tc>
        <w:tc>
          <w:tcPr>
            <w:tcW w:w="1134" w:type="dxa"/>
            <w:shd w:val="clear" w:color="auto" w:fill="FFFFFF"/>
            <w:tcMar>
              <w:bottom w:w="57" w:type="dxa"/>
            </w:tcMar>
          </w:tcPr>
          <w:p w14:paraId="2AAE48DF" w14:textId="77777777" w:rsidR="00E165EA" w:rsidRPr="00F14AC8" w:rsidRDefault="00E165EA" w:rsidP="00394CD1">
            <w:pPr>
              <w:pStyle w:val="Tabelleninhalte"/>
            </w:pPr>
            <w:r w:rsidRPr="00F14AC8">
              <w:t>0,00</w:t>
            </w:r>
          </w:p>
        </w:tc>
        <w:tc>
          <w:tcPr>
            <w:tcW w:w="1134" w:type="dxa"/>
            <w:shd w:val="clear" w:color="auto" w:fill="FFFFFF"/>
            <w:tcMar>
              <w:bottom w:w="57" w:type="dxa"/>
            </w:tcMar>
          </w:tcPr>
          <w:p w14:paraId="7B2E6AD3" w14:textId="77777777" w:rsidR="00E165EA" w:rsidRPr="00F14AC8" w:rsidRDefault="00E165EA" w:rsidP="00394CD1">
            <w:pPr>
              <w:pStyle w:val="Tabelleninhalte"/>
            </w:pPr>
            <w:r w:rsidRPr="00F14AC8">
              <w:t>0,00</w:t>
            </w:r>
          </w:p>
        </w:tc>
        <w:tc>
          <w:tcPr>
            <w:tcW w:w="2271" w:type="dxa"/>
            <w:shd w:val="clear" w:color="auto" w:fill="FFFFFF"/>
            <w:tcMar>
              <w:bottom w:w="57" w:type="dxa"/>
            </w:tcMar>
          </w:tcPr>
          <w:p w14:paraId="3EC51C5C" w14:textId="77777777" w:rsidR="00E165EA" w:rsidRPr="00F14AC8" w:rsidRDefault="00E165EA" w:rsidP="00394CD1">
            <w:pPr>
              <w:pStyle w:val="Tabelleninhalte"/>
            </w:pPr>
            <w:r w:rsidRPr="00F14AC8">
              <w:t>Admin</w:t>
            </w:r>
          </w:p>
        </w:tc>
      </w:tr>
    </w:tbl>
    <w:p w14:paraId="391E06E7" w14:textId="77777777" w:rsidR="00ED3169" w:rsidRPr="00F14AC8" w:rsidRDefault="00ED3169" w:rsidP="00B6732D"/>
    <w:p w14:paraId="410BC515" w14:textId="77306C2B" w:rsidR="00B6732D" w:rsidRPr="00F14AC8" w:rsidRDefault="004042E0" w:rsidP="006D6505">
      <w:pPr>
        <w:pStyle w:val="berschrift3"/>
      </w:pPr>
      <w:bookmarkStart w:id="1632" w:name="_Toc228444504"/>
      <w:r w:rsidRPr="00F14AC8">
        <w:t>Verpackungseinheiten</w:t>
      </w:r>
      <w:bookmarkEnd w:id="1632"/>
    </w:p>
    <w:p w14:paraId="4F1BC848" w14:textId="77777777" w:rsidR="00C16EEF" w:rsidRPr="00F14AC8" w:rsidRDefault="00C16EEF" w:rsidP="00C16EEF"/>
    <w:p w14:paraId="4F72C4C7" w14:textId="0B743A7B" w:rsidR="00C16EEF" w:rsidRPr="00F14AC8" w:rsidRDefault="00C16EEF" w:rsidP="00C16EEF">
      <w:r w:rsidRPr="00F14AC8">
        <w:t>Die Artikeletiketten für den Wareneingang</w:t>
      </w:r>
      <w:r w:rsidR="00CC3E47" w:rsidRPr="00F14AC8">
        <w:t xml:space="preserve"> werden auf Basis der Verpackungs-einheiten gedruckt. Diese wird in der Einheitenumrechnung im Artikel gepflegt.</w:t>
      </w:r>
    </w:p>
    <w:p w14:paraId="483AE8B5" w14:textId="77777777" w:rsidR="00A75D0E" w:rsidRPr="00F14AC8" w:rsidRDefault="00A75D0E" w:rsidP="00C16EEF"/>
    <w:p w14:paraId="333E34DB" w14:textId="00E8F51D" w:rsidR="00A75D0E" w:rsidRPr="00F14AC8" w:rsidRDefault="005859D6" w:rsidP="00C16EEF">
      <w:r w:rsidRPr="00F14AC8">
        <w:t>Beispiel, Verpackungseinheit mit 6 Stück im Karton:</w:t>
      </w:r>
    </w:p>
    <w:p w14:paraId="782EADFB" w14:textId="0B8F5A3C" w:rsidR="005859D6" w:rsidRPr="00F14AC8" w:rsidRDefault="005859D6" w:rsidP="00C16EEF">
      <w:r w:rsidRPr="00F14AC8">
        <w:rPr>
          <w:noProof/>
        </w:rPr>
        <w:drawing>
          <wp:inline distT="0" distB="0" distL="0" distR="0" wp14:anchorId="15857363" wp14:editId="1C72E26C">
            <wp:extent cx="4104168" cy="3233505"/>
            <wp:effectExtent l="0" t="0" r="0" b="5080"/>
            <wp:docPr id="1049960825"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0825" name="Grafik 1" descr="Ein Bild, das Text, Screenshot, Zahl, Schrift enthält.&#10;&#10;KI-generierte Inhalte können fehlerhaft sein."/>
                    <pic:cNvPicPr/>
                  </pic:nvPicPr>
                  <pic:blipFill>
                    <a:blip r:embed="rId37"/>
                    <a:stretch>
                      <a:fillRect/>
                    </a:stretch>
                  </pic:blipFill>
                  <pic:spPr>
                    <a:xfrm>
                      <a:off x="0" y="0"/>
                      <a:ext cx="4111655" cy="3239404"/>
                    </a:xfrm>
                    <a:prstGeom prst="rect">
                      <a:avLst/>
                    </a:prstGeom>
                  </pic:spPr>
                </pic:pic>
              </a:graphicData>
            </a:graphic>
          </wp:inline>
        </w:drawing>
      </w:r>
    </w:p>
    <w:p w14:paraId="1145AB24" w14:textId="77777777" w:rsidR="00FE7FE2" w:rsidRPr="00F14AC8" w:rsidRDefault="00FE7FE2" w:rsidP="00C16EEF"/>
    <w:p w14:paraId="4A040017" w14:textId="77777777" w:rsidR="00900DD0" w:rsidRPr="00F14AC8" w:rsidRDefault="00900DD0" w:rsidP="00900DD0">
      <w:r w:rsidRPr="00F14AC8">
        <w:t>Im Artikel wird gesteuert, welche Labels gedruckt werden soll, Artikel und/oder Mengenetikett. Dazu werden zwei neue boolesche Felder im Artikel angelegt.</w:t>
      </w:r>
    </w:p>
    <w:p w14:paraId="1684600E" w14:textId="77777777" w:rsidR="00900DD0" w:rsidRPr="00F14AC8" w:rsidRDefault="00900DD0" w:rsidP="00900DD0">
      <w:r w:rsidRPr="00F14AC8">
        <w:t>Die Labels werden entsprechend der Kenner gedruckt oder nicht gedruckt.</w:t>
      </w:r>
    </w:p>
    <w:p w14:paraId="282F4D49" w14:textId="77777777" w:rsidR="00900DD0" w:rsidRPr="00F14AC8" w:rsidRDefault="00900DD0" w:rsidP="00B6732D"/>
    <w:p w14:paraId="372D0790" w14:textId="68C3520B" w:rsidR="00B6732D" w:rsidRPr="00F14AC8" w:rsidRDefault="00534E96" w:rsidP="00B6732D">
      <w:r w:rsidRPr="00F14AC8">
        <w:t xml:space="preserve">Der Druck erfolgt aus dem Einkaufslieferschein heraus. </w:t>
      </w:r>
      <w:r w:rsidR="00B6732D" w:rsidRPr="00F14AC8">
        <w:t>Der Nachdruck muss auch aus dem Artikelstamm möglich sein, mit Erfassung der Anzahl und Verpackungseinheit.</w:t>
      </w:r>
    </w:p>
    <w:p w14:paraId="5587F22F" w14:textId="10837F4D" w:rsidR="00B6732D" w:rsidRPr="00F14AC8" w:rsidRDefault="00B6732D" w:rsidP="00B6732D">
      <w:r w:rsidRPr="00F14AC8">
        <w:t xml:space="preserve">Bei Rückmeldung aus der Fertigung werden ebenfalls diese Labels gedruckt. </w:t>
      </w:r>
    </w:p>
    <w:p w14:paraId="7122EDDF" w14:textId="77777777" w:rsidR="007A5E77" w:rsidRPr="00F14AC8" w:rsidRDefault="007A5E77" w:rsidP="00B6732D"/>
    <w:p w14:paraId="533F99F2" w14:textId="401F845A" w:rsidR="004A3FDB" w:rsidRPr="00F14AC8" w:rsidRDefault="00B6732D" w:rsidP="00B6732D">
      <w:r w:rsidRPr="00F14AC8">
        <w:lastRenderedPageBreak/>
        <w:t xml:space="preserve">Der Druck muss auch vorgangsbezogen geschehen. Im Lieferschein wird </w:t>
      </w:r>
      <w:r w:rsidR="004A1986" w:rsidRPr="00F14AC8">
        <w:t xml:space="preserve">entsprechend der Kenner im Artikel </w:t>
      </w:r>
      <w:r w:rsidRPr="00F14AC8">
        <w:t>vorbelegt und muss vom Mitarbeiter übersteuert werden können.</w:t>
      </w:r>
      <w:r w:rsidR="004A3FDB" w:rsidRPr="00F14AC8">
        <w:t xml:space="preserve"> Die nötige Anpassung wurde unter Punkt 5.14.4 </w:t>
      </w:r>
      <w:r w:rsidR="00D12F22">
        <w:t xml:space="preserve">„Anpassungen im Einkaufslieferschein“ </w:t>
      </w:r>
      <w:r w:rsidR="004A3FDB" w:rsidRPr="00F14AC8">
        <w:t>bereits definiert.</w:t>
      </w:r>
    </w:p>
    <w:p w14:paraId="2BCEB293" w14:textId="77777777" w:rsidR="00D13071" w:rsidRPr="00F14AC8" w:rsidRDefault="00D13071" w:rsidP="00B6732D"/>
    <w:p w14:paraId="6E3AF974" w14:textId="65838965" w:rsidR="00D13071" w:rsidRPr="00F14AC8" w:rsidRDefault="00D72131" w:rsidP="00D13071">
      <w:pPr>
        <w:pStyle w:val="berschrift3"/>
      </w:pPr>
      <w:bookmarkStart w:id="1633" w:name="_Toc228444505"/>
      <w:bookmarkStart w:id="1634" w:name="AP057"/>
      <w:r w:rsidRPr="00F14AC8">
        <w:t>Wareneingang</w:t>
      </w:r>
      <w:r w:rsidR="00A66930" w:rsidRPr="00F14AC8">
        <w:t xml:space="preserve"> </w:t>
      </w:r>
      <w:r w:rsidR="00D13071" w:rsidRPr="00F14AC8">
        <w:t>Artikel- und Mengenetikett</w:t>
      </w:r>
      <w:bookmarkEnd w:id="1633"/>
    </w:p>
    <w:bookmarkEnd w:id="1634"/>
    <w:p w14:paraId="43671954" w14:textId="77777777" w:rsidR="00614913" w:rsidRPr="00F14AC8" w:rsidRDefault="00614913" w:rsidP="00CF282A"/>
    <w:p w14:paraId="7124011B" w14:textId="52462E9D" w:rsidR="001E746D" w:rsidRPr="00F14AC8" w:rsidRDefault="001E746D" w:rsidP="00CF282A">
      <w:r w:rsidRPr="00F14AC8">
        <w:t>Die Artikeletiketten werden aus dem Einkaufslieferschein heraus gedruckt. Dazu wird ein Aufrufparameter eingerichtet.</w:t>
      </w:r>
    </w:p>
    <w:p w14:paraId="1B8120D9" w14:textId="77777777" w:rsidR="001E746D" w:rsidRPr="00F14AC8" w:rsidRDefault="001E746D" w:rsidP="00CF282A"/>
    <w:p w14:paraId="349CFF07" w14:textId="77777777" w:rsidR="007664B4" w:rsidRPr="00F14AC8" w:rsidRDefault="007664B4" w:rsidP="007664B4">
      <w:r w:rsidRPr="00F14AC8">
        <w:t>Der Lieferantenname und die Lieferantenartikelnummer darf nur gedruckt werden, wenn der Kenner „</w:t>
      </w:r>
      <w:r w:rsidRPr="00F14AC8">
        <w:rPr>
          <w:rFonts w:cs="Segoe UI"/>
          <w:b/>
          <w:bCs/>
          <w:color w:val="102031" w:themeColor="text2"/>
          <w:szCs w:val="16"/>
        </w:rPr>
        <w:t>yanonymize</w:t>
      </w:r>
      <w:r w:rsidRPr="00F14AC8">
        <w:t>“ im Lieferantenstamm nicht gesetzt ist.</w:t>
      </w:r>
    </w:p>
    <w:p w14:paraId="780D6307" w14:textId="77777777" w:rsidR="007664B4" w:rsidRPr="00F14AC8" w:rsidRDefault="007664B4" w:rsidP="00CF282A"/>
    <w:p w14:paraId="67C33E50" w14:textId="77777777" w:rsidR="003815DB" w:rsidRPr="00F14AC8" w:rsidRDefault="003815DB" w:rsidP="003815DB">
      <w:pPr>
        <w:rPr>
          <w:b/>
          <w:bCs/>
          <w:color w:val="002060"/>
        </w:rPr>
      </w:pPr>
      <w:r w:rsidRPr="00F14AC8">
        <w:rPr>
          <w:b/>
          <w:bCs/>
          <w:color w:val="002060"/>
        </w:rPr>
        <w:t>Umsetzung ABAS</w:t>
      </w:r>
    </w:p>
    <w:p w14:paraId="483A69A4" w14:textId="77777777" w:rsidR="003815DB" w:rsidRPr="00F14AC8" w:rsidRDefault="003815DB" w:rsidP="003815DB">
      <w:pPr>
        <w:rPr>
          <w:b/>
          <w:bCs/>
          <w:color w:val="002060"/>
        </w:rPr>
      </w:pPr>
    </w:p>
    <w:tbl>
      <w:tblPr>
        <w:tblStyle w:val="Tabellenraster"/>
        <w:tblW w:w="0" w:type="auto"/>
        <w:tblLook w:val="04A0" w:firstRow="1" w:lastRow="0" w:firstColumn="1" w:lastColumn="0" w:noHBand="0" w:noVBand="1"/>
      </w:tblPr>
      <w:tblGrid>
        <w:gridCol w:w="2150"/>
        <w:gridCol w:w="6900"/>
      </w:tblGrid>
      <w:tr w:rsidR="006737AE" w:rsidRPr="00F14AC8" w14:paraId="46780625" w14:textId="77777777" w:rsidTr="007736B5">
        <w:tc>
          <w:tcPr>
            <w:tcW w:w="2150" w:type="dxa"/>
          </w:tcPr>
          <w:p w14:paraId="491F33F2" w14:textId="77777777" w:rsidR="006737AE" w:rsidRPr="00F14AC8" w:rsidRDefault="006737AE" w:rsidP="00D40DFE">
            <w:r w:rsidRPr="00F14AC8">
              <w:t>Maske</w:t>
            </w:r>
          </w:p>
        </w:tc>
        <w:tc>
          <w:tcPr>
            <w:tcW w:w="6900" w:type="dxa"/>
          </w:tcPr>
          <w:p w14:paraId="4D18AB7F" w14:textId="54C8C196" w:rsidR="006737AE" w:rsidRPr="00F14AC8" w:rsidRDefault="006737AE" w:rsidP="00D40DFE">
            <w:r w:rsidRPr="00F14AC8">
              <w:t>Infosystem ETIKETTEN</w:t>
            </w:r>
          </w:p>
        </w:tc>
      </w:tr>
      <w:tr w:rsidR="006737AE" w:rsidRPr="00F14AC8" w14:paraId="60E82E79" w14:textId="77777777" w:rsidTr="007736B5">
        <w:tc>
          <w:tcPr>
            <w:tcW w:w="2150" w:type="dxa"/>
          </w:tcPr>
          <w:p w14:paraId="05909F93" w14:textId="20EC2480" w:rsidR="006737AE" w:rsidRPr="00F14AC8" w:rsidRDefault="006737AE" w:rsidP="00D40DFE">
            <w:r w:rsidRPr="00F14AC8">
              <w:t>Event</w:t>
            </w:r>
          </w:p>
        </w:tc>
        <w:tc>
          <w:tcPr>
            <w:tcW w:w="6900" w:type="dxa"/>
          </w:tcPr>
          <w:p w14:paraId="18466D9F" w14:textId="59213AAF" w:rsidR="006737AE" w:rsidRPr="00F14AC8" w:rsidRDefault="006737AE" w:rsidP="00D40DFE">
            <w:r w:rsidRPr="00F14AC8">
              <w:t xml:space="preserve">Field_Exit </w:t>
            </w:r>
            <w:r w:rsidR="00E73A6D" w:rsidRPr="00F14AC8">
              <w:t>bstart</w:t>
            </w:r>
          </w:p>
        </w:tc>
      </w:tr>
      <w:tr w:rsidR="006737AE" w:rsidRPr="00F14AC8" w14:paraId="74D00B50" w14:textId="77777777" w:rsidTr="007736B5">
        <w:tc>
          <w:tcPr>
            <w:tcW w:w="2150" w:type="dxa"/>
          </w:tcPr>
          <w:p w14:paraId="464BBD43" w14:textId="409044CB" w:rsidR="006737AE" w:rsidRPr="00F14AC8" w:rsidRDefault="006737AE" w:rsidP="00D40DFE">
            <w:r w:rsidRPr="00F14AC8">
              <w:t>Bedingung</w:t>
            </w:r>
          </w:p>
        </w:tc>
        <w:tc>
          <w:tcPr>
            <w:tcW w:w="6900" w:type="dxa"/>
          </w:tcPr>
          <w:p w14:paraId="739A8F24" w14:textId="77777777" w:rsidR="006737AE" w:rsidRPr="00F14AC8" w:rsidRDefault="006737AE" w:rsidP="00D40DFE">
            <w:pPr>
              <w:rPr>
                <w:bCs/>
              </w:rPr>
            </w:pPr>
            <w:r w:rsidRPr="00F14AC8">
              <w:rPr>
                <w:b/>
              </w:rPr>
              <w:t>„</w:t>
            </w:r>
            <w:r w:rsidR="00E73A6D" w:rsidRPr="00F14AC8">
              <w:rPr>
                <w:b/>
              </w:rPr>
              <w:t>yetikett</w:t>
            </w:r>
            <w:r w:rsidRPr="00F14AC8">
              <w:rPr>
                <w:b/>
                <w:bCs/>
              </w:rPr>
              <w:t xml:space="preserve">“ </w:t>
            </w:r>
            <w:r w:rsidRPr="00F14AC8">
              <w:rPr>
                <w:bCs/>
              </w:rPr>
              <w:t>= „</w:t>
            </w:r>
            <w:r w:rsidR="00E73A6D" w:rsidRPr="00F14AC8">
              <w:rPr>
                <w:rFonts w:cs="Segoe UI"/>
                <w:color w:val="102031" w:themeColor="text2"/>
                <w:szCs w:val="16"/>
              </w:rPr>
              <w:t>Wareneingangsetikett</w:t>
            </w:r>
            <w:r w:rsidRPr="00F14AC8">
              <w:rPr>
                <w:bCs/>
              </w:rPr>
              <w:t>“</w:t>
            </w:r>
          </w:p>
          <w:p w14:paraId="62A87CFE" w14:textId="0E0EB066" w:rsidR="0061652C" w:rsidRPr="00F14AC8" w:rsidRDefault="0061652C" w:rsidP="00D40DFE">
            <w:r w:rsidRPr="00F14AC8">
              <w:rPr>
                <w:bCs/>
              </w:rPr>
              <w:t>„yvorgang“ mit Einkaufslieferschein befüllt</w:t>
            </w:r>
          </w:p>
        </w:tc>
      </w:tr>
      <w:tr w:rsidR="006737AE" w:rsidRPr="00F14AC8" w14:paraId="71CA3B7E" w14:textId="77777777" w:rsidTr="007736B5">
        <w:tc>
          <w:tcPr>
            <w:tcW w:w="2150" w:type="dxa"/>
          </w:tcPr>
          <w:p w14:paraId="6C4F039B" w14:textId="26692D0B" w:rsidR="006737AE" w:rsidRPr="00F14AC8" w:rsidRDefault="0061652C" w:rsidP="00D40DFE">
            <w:r w:rsidRPr="00F14AC8">
              <w:t>Datenbeschaffung</w:t>
            </w:r>
          </w:p>
        </w:tc>
        <w:tc>
          <w:tcPr>
            <w:tcW w:w="6900" w:type="dxa"/>
          </w:tcPr>
          <w:p w14:paraId="2E4A41C7" w14:textId="2C031AAF" w:rsidR="00887EF9" w:rsidRPr="00F14AC8" w:rsidRDefault="00887EF9" w:rsidP="00D40DFE">
            <w:r w:rsidRPr="00F14AC8">
              <w:t>alle Artikelzeilen des Lieferscheins laden</w:t>
            </w:r>
          </w:p>
        </w:tc>
      </w:tr>
    </w:tbl>
    <w:p w14:paraId="5BCB42E8" w14:textId="6F09E884" w:rsidR="007E5873" w:rsidRPr="00F14AC8" w:rsidRDefault="007E5873" w:rsidP="007E5873"/>
    <w:tbl>
      <w:tblPr>
        <w:tblStyle w:val="Gitternetztabelle4"/>
        <w:tblW w:w="82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869"/>
        <w:gridCol w:w="3275"/>
        <w:gridCol w:w="3082"/>
      </w:tblGrid>
      <w:tr w:rsidR="007736B5" w:rsidRPr="00F14AC8" w14:paraId="6F355783" w14:textId="77777777" w:rsidTr="007736B5">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869" w:type="dxa"/>
          </w:tcPr>
          <w:p w14:paraId="4DF99CC6" w14:textId="77777777" w:rsidR="007736B5" w:rsidRPr="00F14AC8" w:rsidRDefault="007736B5" w:rsidP="00D40DFE">
            <w:pPr>
              <w:keepNext/>
              <w:keepLines/>
              <w:rPr>
                <w:rFonts w:cs="Segoe UI"/>
                <w:color w:val="FCCD0C" w:themeColor="accent3"/>
                <w:sz w:val="16"/>
                <w:szCs w:val="16"/>
              </w:rPr>
            </w:pPr>
            <w:r w:rsidRPr="00F14AC8">
              <w:rPr>
                <w:rFonts w:cs="Segoe UI"/>
                <w:color w:val="92D050"/>
                <w:sz w:val="16"/>
                <w:szCs w:val="16"/>
              </w:rPr>
              <w:lastRenderedPageBreak/>
              <w:t>Variablen-</w:t>
            </w:r>
            <w:r w:rsidRPr="00F14AC8">
              <w:rPr>
                <w:rFonts w:cs="Segoe UI"/>
                <w:color w:val="92D050"/>
                <w:sz w:val="16"/>
                <w:szCs w:val="16"/>
              </w:rPr>
              <w:br/>
              <w:t>name</w:t>
            </w:r>
          </w:p>
        </w:tc>
        <w:tc>
          <w:tcPr>
            <w:tcW w:w="3275" w:type="dxa"/>
          </w:tcPr>
          <w:p w14:paraId="7C003344" w14:textId="77777777" w:rsidR="007736B5" w:rsidRPr="00F14AC8" w:rsidRDefault="007736B5" w:rsidP="00D40DFE">
            <w:pPr>
              <w:keepNext/>
              <w:keepLines/>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Werte aus</w:t>
            </w:r>
          </w:p>
        </w:tc>
        <w:tc>
          <w:tcPr>
            <w:tcW w:w="3082" w:type="dxa"/>
          </w:tcPr>
          <w:p w14:paraId="2EBBA1A7" w14:textId="77777777" w:rsidR="007736B5" w:rsidRPr="00F14AC8" w:rsidRDefault="007736B5" w:rsidP="00D40DFE">
            <w:pPr>
              <w:keepNext/>
              <w:keepLines/>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FCCD0C" w:themeColor="accent3"/>
                <w:sz w:val="16"/>
                <w:szCs w:val="16"/>
              </w:rPr>
              <w:t>Feld</w:t>
            </w:r>
          </w:p>
        </w:tc>
      </w:tr>
      <w:tr w:rsidR="007736B5" w:rsidRPr="00F14AC8" w14:paraId="4F1159F6" w14:textId="77777777" w:rsidTr="006B58C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D9D9D9" w:themeFill="background1" w:themeFillShade="D9"/>
          </w:tcPr>
          <w:p w14:paraId="6C6B203E" w14:textId="1B5A89A6" w:rsidR="007736B5" w:rsidRPr="00D12F22" w:rsidRDefault="007736B5" w:rsidP="00D40DFE">
            <w:pPr>
              <w:keepNext/>
              <w:keepLines/>
              <w:rPr>
                <w:rFonts w:cs="Segoe UI"/>
                <w:color w:val="102031" w:themeColor="text2"/>
                <w:sz w:val="16"/>
                <w:szCs w:val="16"/>
              </w:rPr>
            </w:pPr>
            <w:r w:rsidRPr="00D12F22">
              <w:rPr>
                <w:rFonts w:cs="Segoe UI"/>
                <w:color w:val="102031" w:themeColor="text2"/>
                <w:sz w:val="16"/>
                <w:szCs w:val="16"/>
              </w:rPr>
              <w:t>„</w:t>
            </w:r>
            <w:r w:rsidR="006B58CF" w:rsidRPr="00D12F22">
              <w:rPr>
                <w:rFonts w:cs="Segoe UI"/>
                <w:color w:val="102031" w:themeColor="text2"/>
                <w:sz w:val="16"/>
                <w:szCs w:val="16"/>
              </w:rPr>
              <w:t>yartikel</w:t>
            </w:r>
            <w:r w:rsidRPr="00D12F22">
              <w:rPr>
                <w:rFonts w:cs="Segoe UI"/>
                <w:color w:val="102031" w:themeColor="text2"/>
                <w:sz w:val="16"/>
                <w:szCs w:val="16"/>
              </w:rPr>
              <w:t>“</w:t>
            </w:r>
          </w:p>
        </w:tc>
        <w:tc>
          <w:tcPr>
            <w:tcW w:w="3275" w:type="dxa"/>
            <w:shd w:val="clear" w:color="auto" w:fill="D9D9D9" w:themeFill="background1" w:themeFillShade="D9"/>
          </w:tcPr>
          <w:p w14:paraId="64C0DAD7" w14:textId="21BC2BC8" w:rsidR="007736B5" w:rsidRPr="00F14AC8" w:rsidRDefault="006B58CF"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shd w:val="clear" w:color="auto" w:fill="D9D9D9" w:themeFill="background1" w:themeFillShade="D9"/>
          </w:tcPr>
          <w:p w14:paraId="55984EBC" w14:textId="123AE3E2" w:rsidR="007736B5" w:rsidRPr="00F14AC8" w:rsidRDefault="007736B5"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w:t>
            </w:r>
            <w:r w:rsidR="006B58CF" w:rsidRPr="00F14AC8">
              <w:rPr>
                <w:rFonts w:cs="Segoe UI"/>
                <w:sz w:val="16"/>
                <w:szCs w:val="16"/>
              </w:rPr>
              <w:t>artex</w:t>
            </w:r>
            <w:r w:rsidRPr="00F14AC8">
              <w:rPr>
                <w:rFonts w:cs="Segoe UI"/>
                <w:color w:val="102031" w:themeColor="text2"/>
                <w:sz w:val="16"/>
                <w:szCs w:val="16"/>
              </w:rPr>
              <w:t>“</w:t>
            </w:r>
          </w:p>
        </w:tc>
      </w:tr>
      <w:tr w:rsidR="007736B5" w:rsidRPr="00F14AC8" w14:paraId="473A3692" w14:textId="77777777" w:rsidTr="007736B5">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67B52023" w14:textId="3A1E30DC" w:rsidR="007736B5" w:rsidRPr="00D12F22" w:rsidRDefault="007736B5" w:rsidP="00D40DFE">
            <w:pPr>
              <w:keepNext/>
              <w:keepLines/>
              <w:rPr>
                <w:rFonts w:cs="Segoe UI"/>
                <w:color w:val="102031" w:themeColor="text2"/>
                <w:sz w:val="16"/>
                <w:szCs w:val="16"/>
              </w:rPr>
            </w:pPr>
            <w:r w:rsidRPr="00D12F22">
              <w:rPr>
                <w:rFonts w:cs="Segoe UI"/>
                <w:color w:val="102031" w:themeColor="text2"/>
                <w:sz w:val="16"/>
                <w:szCs w:val="16"/>
              </w:rPr>
              <w:t>„</w:t>
            </w:r>
            <w:r w:rsidR="00674486" w:rsidRPr="00D12F22">
              <w:rPr>
                <w:rFonts w:cs="Segoe UI"/>
                <w:color w:val="102031" w:themeColor="text2"/>
                <w:sz w:val="16"/>
                <w:szCs w:val="16"/>
              </w:rPr>
              <w:t>ylief</w:t>
            </w:r>
            <w:r w:rsidRPr="00D12F22">
              <w:rPr>
                <w:rFonts w:cs="Segoe UI"/>
                <w:color w:val="102031" w:themeColor="text2"/>
                <w:sz w:val="16"/>
                <w:szCs w:val="16"/>
              </w:rPr>
              <w:t>“</w:t>
            </w:r>
          </w:p>
        </w:tc>
        <w:tc>
          <w:tcPr>
            <w:tcW w:w="3275" w:type="dxa"/>
          </w:tcPr>
          <w:p w14:paraId="2A9EBC87" w14:textId="76AA6AE7" w:rsidR="007736B5" w:rsidRPr="00F14AC8" w:rsidRDefault="00674486"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Lieferscheinkopf</w:t>
            </w:r>
          </w:p>
        </w:tc>
        <w:tc>
          <w:tcPr>
            <w:tcW w:w="3082" w:type="dxa"/>
          </w:tcPr>
          <w:p w14:paraId="26B34A68" w14:textId="24B21E16" w:rsidR="007736B5" w:rsidRPr="00F14AC8" w:rsidRDefault="00674486"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„lief“</w:t>
            </w:r>
            <w:r w:rsidR="0050678D" w:rsidRPr="00F14AC8">
              <w:rPr>
                <w:rFonts w:cs="Segoe UI"/>
                <w:sz w:val="16"/>
                <w:szCs w:val="16"/>
              </w:rPr>
              <w:t xml:space="preserve"> nu</w:t>
            </w:r>
            <w:r w:rsidR="007664B4" w:rsidRPr="00F14AC8">
              <w:rPr>
                <w:rFonts w:cs="Segoe UI"/>
                <w:sz w:val="16"/>
                <w:szCs w:val="16"/>
              </w:rPr>
              <w:t>r wenn „</w:t>
            </w:r>
            <w:r w:rsidR="00ED7D58" w:rsidRPr="00F14AC8">
              <w:rPr>
                <w:rFonts w:cs="Segoe UI"/>
                <w:sz w:val="16"/>
                <w:szCs w:val="16"/>
              </w:rPr>
              <w:t>artikel</w:t>
            </w:r>
            <w:r w:rsidR="007664B4" w:rsidRPr="00F14AC8">
              <w:rPr>
                <w:rFonts w:cs="Segoe UI"/>
                <w:sz w:val="16"/>
                <w:szCs w:val="16"/>
              </w:rPr>
              <w:t>^yanonymize“ = false</w:t>
            </w:r>
          </w:p>
        </w:tc>
      </w:tr>
      <w:tr w:rsidR="006B58CF" w:rsidRPr="00F14AC8" w14:paraId="0B9BF4B3" w14:textId="77777777" w:rsidTr="007736B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40715DEC" w14:textId="6D5A3BB5" w:rsidR="006B58CF" w:rsidRPr="00D12F22" w:rsidRDefault="00674486" w:rsidP="00D40DFE">
            <w:pPr>
              <w:keepNext/>
              <w:keepLines/>
              <w:rPr>
                <w:rFonts w:cs="Segoe UI"/>
                <w:color w:val="102031" w:themeColor="text2"/>
                <w:sz w:val="16"/>
                <w:szCs w:val="16"/>
              </w:rPr>
            </w:pPr>
            <w:r w:rsidRPr="00D12F22">
              <w:rPr>
                <w:rFonts w:cs="Segoe UI"/>
                <w:color w:val="102031" w:themeColor="text2"/>
                <w:sz w:val="16"/>
                <w:szCs w:val="16"/>
              </w:rPr>
              <w:t>„yliefartnr“</w:t>
            </w:r>
          </w:p>
        </w:tc>
        <w:tc>
          <w:tcPr>
            <w:tcW w:w="3275" w:type="dxa"/>
          </w:tcPr>
          <w:p w14:paraId="582CFA21" w14:textId="6A6DA498" w:rsidR="006B58CF" w:rsidRPr="00F14AC8" w:rsidRDefault="00674486"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5084A432" w14:textId="438D6ED8" w:rsidR="006B58CF" w:rsidRPr="00F14AC8" w:rsidRDefault="00674486"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w:t>
            </w:r>
            <w:r w:rsidR="00564E26" w:rsidRPr="00F14AC8">
              <w:rPr>
                <w:rFonts w:cs="Segoe UI"/>
                <w:b/>
                <w:bCs/>
                <w:sz w:val="16"/>
                <w:szCs w:val="16"/>
              </w:rPr>
              <w:t>bstnr“</w:t>
            </w:r>
            <w:r w:rsidR="007664B4" w:rsidRPr="00F14AC8">
              <w:rPr>
                <w:rFonts w:cs="Segoe UI"/>
                <w:b/>
                <w:bCs/>
                <w:sz w:val="16"/>
                <w:szCs w:val="16"/>
              </w:rPr>
              <w:t xml:space="preserve"> </w:t>
            </w:r>
            <w:r w:rsidR="007664B4" w:rsidRPr="00F14AC8">
              <w:rPr>
                <w:rFonts w:cs="Segoe UI"/>
                <w:sz w:val="16"/>
                <w:szCs w:val="16"/>
              </w:rPr>
              <w:t>nur wenn „</w:t>
            </w:r>
            <w:r w:rsidR="00ED7D58" w:rsidRPr="00F14AC8">
              <w:rPr>
                <w:rFonts w:cs="Segoe UI"/>
                <w:sz w:val="16"/>
                <w:szCs w:val="16"/>
              </w:rPr>
              <w:t>artikel</w:t>
            </w:r>
            <w:r w:rsidR="007664B4" w:rsidRPr="00F14AC8">
              <w:rPr>
                <w:rFonts w:cs="Segoe UI"/>
                <w:sz w:val="16"/>
                <w:szCs w:val="16"/>
              </w:rPr>
              <w:t>^yanonymize“ = false</w:t>
            </w:r>
          </w:p>
        </w:tc>
      </w:tr>
      <w:tr w:rsidR="006B58CF" w:rsidRPr="00F14AC8" w14:paraId="1ECCEACF" w14:textId="77777777" w:rsidTr="007736B5">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7018D930" w14:textId="61A91238" w:rsidR="006B58CF" w:rsidRPr="00D12F22" w:rsidRDefault="006B341D" w:rsidP="00D40DFE">
            <w:pPr>
              <w:keepNext/>
              <w:keepLines/>
              <w:rPr>
                <w:rFonts w:cs="Segoe UI"/>
                <w:color w:val="102031" w:themeColor="text2"/>
                <w:sz w:val="16"/>
                <w:szCs w:val="16"/>
              </w:rPr>
            </w:pPr>
            <w:r w:rsidRPr="00D12F22">
              <w:rPr>
                <w:rFonts w:cs="Segoe UI"/>
                <w:color w:val="102031" w:themeColor="text2"/>
                <w:sz w:val="16"/>
                <w:szCs w:val="16"/>
              </w:rPr>
              <w:t>„yvp“</w:t>
            </w:r>
          </w:p>
        </w:tc>
        <w:tc>
          <w:tcPr>
            <w:tcW w:w="3275" w:type="dxa"/>
          </w:tcPr>
          <w:p w14:paraId="0450E8F9" w14:textId="6000A055" w:rsidR="006B58CF" w:rsidRPr="00F14AC8" w:rsidRDefault="006B341D"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2F06468A" w14:textId="10B9A79E" w:rsidR="006B58CF" w:rsidRPr="00F14AC8" w:rsidRDefault="006B341D"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„artex^fvele</w:t>
            </w:r>
            <w:r w:rsidR="00DA0301" w:rsidRPr="00F14AC8">
              <w:rPr>
                <w:rFonts w:cs="Segoe UI"/>
                <w:sz w:val="16"/>
                <w:szCs w:val="16"/>
              </w:rPr>
              <w:t>“</w:t>
            </w:r>
          </w:p>
        </w:tc>
      </w:tr>
      <w:tr w:rsidR="006B58CF" w:rsidRPr="00F14AC8" w14:paraId="4E0B6C29" w14:textId="77777777" w:rsidTr="007736B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74A2F400" w14:textId="41CD1C04" w:rsidR="006B58CF" w:rsidRPr="00D12F22" w:rsidRDefault="00DA0301" w:rsidP="00D40DFE">
            <w:pPr>
              <w:keepNext/>
              <w:keepLines/>
              <w:rPr>
                <w:rFonts w:cs="Segoe UI"/>
                <w:color w:val="102031" w:themeColor="text2"/>
                <w:sz w:val="16"/>
                <w:szCs w:val="16"/>
              </w:rPr>
            </w:pPr>
            <w:r w:rsidRPr="00D12F22">
              <w:rPr>
                <w:rFonts w:cs="Segoe UI"/>
                <w:color w:val="102031" w:themeColor="text2"/>
                <w:sz w:val="16"/>
                <w:szCs w:val="16"/>
              </w:rPr>
              <w:t>„yplatz“</w:t>
            </w:r>
          </w:p>
        </w:tc>
        <w:tc>
          <w:tcPr>
            <w:tcW w:w="3275" w:type="dxa"/>
          </w:tcPr>
          <w:p w14:paraId="2A779777" w14:textId="6AB1ABDF" w:rsidR="006B58CF" w:rsidRPr="00F14AC8" w:rsidRDefault="00DA0301"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48FA869F" w14:textId="1A45AB65" w:rsidR="006B58CF" w:rsidRPr="00F14AC8" w:rsidRDefault="00DA0301"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„platz“</w:t>
            </w:r>
          </w:p>
        </w:tc>
      </w:tr>
      <w:tr w:rsidR="006B58CF" w:rsidRPr="00F14AC8" w14:paraId="05AB7F0C" w14:textId="77777777" w:rsidTr="007736B5">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528EF9F9" w14:textId="5D3280E5" w:rsidR="006B58CF" w:rsidRPr="00D12F22" w:rsidRDefault="00374E03" w:rsidP="00D40DFE">
            <w:pPr>
              <w:keepNext/>
              <w:keepLines/>
              <w:rPr>
                <w:rFonts w:cs="Segoe UI"/>
                <w:color w:val="102031" w:themeColor="text2"/>
                <w:sz w:val="16"/>
                <w:szCs w:val="16"/>
              </w:rPr>
            </w:pPr>
            <w:r w:rsidRPr="00D12F22">
              <w:rPr>
                <w:rFonts w:cs="Segoe UI"/>
                <w:color w:val="102031" w:themeColor="text2"/>
                <w:sz w:val="16"/>
                <w:szCs w:val="16"/>
              </w:rPr>
              <w:t>„yvorgang“</w:t>
            </w:r>
          </w:p>
        </w:tc>
        <w:tc>
          <w:tcPr>
            <w:tcW w:w="3275" w:type="dxa"/>
          </w:tcPr>
          <w:p w14:paraId="52189CE6" w14:textId="16BEAD22" w:rsidR="006B58CF" w:rsidRPr="00F14AC8" w:rsidRDefault="00374E03"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Lieferscheinkopf</w:t>
            </w:r>
          </w:p>
        </w:tc>
        <w:tc>
          <w:tcPr>
            <w:tcW w:w="3082" w:type="dxa"/>
          </w:tcPr>
          <w:p w14:paraId="1547FC6C" w14:textId="2382FC57" w:rsidR="006B58CF" w:rsidRPr="00F14AC8" w:rsidRDefault="00374E03"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„id“</w:t>
            </w:r>
          </w:p>
        </w:tc>
      </w:tr>
      <w:tr w:rsidR="00374E03" w:rsidRPr="00F14AC8" w14:paraId="20E11DEF" w14:textId="77777777" w:rsidTr="007736B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533814E1" w14:textId="3CD2729B" w:rsidR="00374E03" w:rsidRPr="00D12F22" w:rsidRDefault="00374E03" w:rsidP="00D40DFE">
            <w:pPr>
              <w:keepNext/>
              <w:keepLines/>
              <w:rPr>
                <w:rFonts w:cs="Segoe UI"/>
                <w:color w:val="102031" w:themeColor="text2"/>
                <w:sz w:val="16"/>
                <w:szCs w:val="16"/>
              </w:rPr>
            </w:pPr>
            <w:r w:rsidRPr="00D12F22">
              <w:rPr>
                <w:rFonts w:cs="Segoe UI"/>
                <w:color w:val="102031" w:themeColor="text2"/>
                <w:sz w:val="16"/>
                <w:szCs w:val="16"/>
              </w:rPr>
              <w:t>„yfifo“</w:t>
            </w:r>
          </w:p>
        </w:tc>
        <w:tc>
          <w:tcPr>
            <w:tcW w:w="3275" w:type="dxa"/>
          </w:tcPr>
          <w:p w14:paraId="2985EB9C" w14:textId="7C5C0FA7" w:rsidR="00374E03" w:rsidRPr="00F14AC8" w:rsidRDefault="00374E03"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11AC7A6B" w14:textId="0DA7ED68" w:rsidR="00374E03" w:rsidRPr="00F14AC8" w:rsidRDefault="00374E03"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wenn „artex^yfifo“ = ja dann „FIFO“</w:t>
            </w:r>
          </w:p>
        </w:tc>
      </w:tr>
      <w:tr w:rsidR="00114765" w:rsidRPr="00F14AC8" w14:paraId="1D724863" w14:textId="77777777" w:rsidTr="007736B5">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30F9C5F6" w14:textId="0462072B" w:rsidR="00114765" w:rsidRPr="00D12F22" w:rsidRDefault="00114765" w:rsidP="00D40DFE">
            <w:pPr>
              <w:keepNext/>
              <w:keepLines/>
              <w:rPr>
                <w:rFonts w:cs="Segoe UI"/>
                <w:color w:val="102031" w:themeColor="text2"/>
                <w:sz w:val="16"/>
                <w:szCs w:val="16"/>
              </w:rPr>
            </w:pPr>
            <w:r w:rsidRPr="00D12F22">
              <w:rPr>
                <w:rFonts w:cs="Segoe UI"/>
                <w:color w:val="102031" w:themeColor="text2"/>
                <w:sz w:val="16"/>
                <w:szCs w:val="16"/>
              </w:rPr>
              <w:t>„yartbarcode“</w:t>
            </w:r>
          </w:p>
        </w:tc>
        <w:tc>
          <w:tcPr>
            <w:tcW w:w="3275" w:type="dxa"/>
          </w:tcPr>
          <w:p w14:paraId="792C4235" w14:textId="70E12165" w:rsidR="00114765" w:rsidRPr="00F14AC8" w:rsidRDefault="00114765"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31F4F546" w14:textId="0610991D" w:rsidR="00114765" w:rsidRPr="00F14AC8" w:rsidRDefault="00114765"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t>
            </w:r>
            <w:r w:rsidR="00006F08">
              <w:rPr>
                <w:rFonts w:cs="Segoe UI"/>
                <w:sz w:val="16"/>
                <w:szCs w:val="16"/>
              </w:rPr>
              <w:t>99</w:t>
            </w:r>
            <w:r w:rsidRPr="00F14AC8">
              <w:rPr>
                <w:rFonts w:cs="Segoe UI"/>
                <w:sz w:val="16"/>
                <w:szCs w:val="16"/>
              </w:rPr>
              <w:t>][artex^nummer]</w:t>
            </w:r>
          </w:p>
        </w:tc>
      </w:tr>
      <w:tr w:rsidR="00114765" w:rsidRPr="00F14AC8" w14:paraId="535D4D8E" w14:textId="77777777" w:rsidTr="007736B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1C421B90" w14:textId="0F59568A" w:rsidR="00114765" w:rsidRPr="00D12F22" w:rsidRDefault="00114765" w:rsidP="00D40DFE">
            <w:pPr>
              <w:keepNext/>
              <w:keepLines/>
              <w:rPr>
                <w:rFonts w:cs="Segoe UI"/>
                <w:color w:val="102031" w:themeColor="text2"/>
                <w:sz w:val="16"/>
                <w:szCs w:val="16"/>
              </w:rPr>
            </w:pPr>
            <w:r w:rsidRPr="00D12F22">
              <w:rPr>
                <w:rFonts w:cs="Segoe UI"/>
                <w:color w:val="102031" w:themeColor="text2"/>
                <w:sz w:val="16"/>
                <w:szCs w:val="16"/>
              </w:rPr>
              <w:t>„yplatzbarcode“</w:t>
            </w:r>
          </w:p>
        </w:tc>
        <w:tc>
          <w:tcPr>
            <w:tcW w:w="3275" w:type="dxa"/>
          </w:tcPr>
          <w:p w14:paraId="2F283642" w14:textId="4B0C7919" w:rsidR="00114765" w:rsidRPr="00F14AC8" w:rsidRDefault="00114765"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34B65EBD" w14:textId="33318D86" w:rsidR="00114765" w:rsidRPr="00F14AC8" w:rsidRDefault="00114765"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w:t>
            </w:r>
            <w:r w:rsidR="00006F08">
              <w:rPr>
                <w:rFonts w:cs="Segoe UI"/>
                <w:sz w:val="16"/>
                <w:szCs w:val="16"/>
              </w:rPr>
              <w:t>77</w:t>
            </w:r>
            <w:r w:rsidRPr="00F14AC8">
              <w:rPr>
                <w:rFonts w:cs="Segoe UI"/>
                <w:sz w:val="16"/>
                <w:szCs w:val="16"/>
              </w:rPr>
              <w:t>][platz]</w:t>
            </w:r>
          </w:p>
        </w:tc>
      </w:tr>
      <w:tr w:rsidR="00B65CAD" w:rsidRPr="00F14AC8" w14:paraId="7C0F1D43" w14:textId="77777777" w:rsidTr="007736B5">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26AE1EE7" w14:textId="2E337608" w:rsidR="00B65CAD" w:rsidRPr="00D12F22" w:rsidRDefault="00B65CAD" w:rsidP="00D40DFE">
            <w:pPr>
              <w:keepNext/>
              <w:keepLines/>
              <w:rPr>
                <w:rFonts w:cs="Segoe UI"/>
                <w:color w:val="102031" w:themeColor="text2"/>
                <w:sz w:val="16"/>
                <w:szCs w:val="16"/>
              </w:rPr>
            </w:pPr>
            <w:r w:rsidRPr="00D12F22">
              <w:rPr>
                <w:rFonts w:cs="Segoe UI"/>
                <w:color w:val="102031" w:themeColor="text2"/>
                <w:sz w:val="16"/>
                <w:szCs w:val="16"/>
              </w:rPr>
              <w:t>„yplatzteil1“</w:t>
            </w:r>
          </w:p>
        </w:tc>
        <w:tc>
          <w:tcPr>
            <w:tcW w:w="3275" w:type="dxa"/>
          </w:tcPr>
          <w:p w14:paraId="00E44DF4" w14:textId="4C9389E5" w:rsidR="00B65CAD" w:rsidRPr="00F14AC8" w:rsidRDefault="00B65CAD"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518F286F" w14:textId="33260706" w:rsidR="00B65CAD" w:rsidRPr="00F14AC8" w:rsidRDefault="00B65CAD"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ersten neun Zeichen von „platz^such“</w:t>
            </w:r>
          </w:p>
        </w:tc>
      </w:tr>
      <w:tr w:rsidR="00B65CAD" w:rsidRPr="00F14AC8" w14:paraId="5C5D8E37" w14:textId="77777777" w:rsidTr="007736B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3A34DEC1" w14:textId="192BA2C6" w:rsidR="00B65CAD" w:rsidRPr="00D12F22" w:rsidRDefault="00B65CAD" w:rsidP="00D40DFE">
            <w:pPr>
              <w:keepNext/>
              <w:keepLines/>
              <w:rPr>
                <w:rFonts w:cs="Segoe UI"/>
                <w:color w:val="102031" w:themeColor="text2"/>
                <w:sz w:val="16"/>
                <w:szCs w:val="16"/>
              </w:rPr>
            </w:pPr>
            <w:r w:rsidRPr="00D12F22">
              <w:rPr>
                <w:rFonts w:cs="Segoe UI"/>
                <w:color w:val="102031" w:themeColor="text2"/>
                <w:sz w:val="16"/>
                <w:szCs w:val="16"/>
              </w:rPr>
              <w:t>„yplatzteil2“</w:t>
            </w:r>
          </w:p>
        </w:tc>
        <w:tc>
          <w:tcPr>
            <w:tcW w:w="3275" w:type="dxa"/>
          </w:tcPr>
          <w:p w14:paraId="19526B6E" w14:textId="2069E6D5" w:rsidR="00B65CAD" w:rsidRPr="00F14AC8" w:rsidRDefault="00B65CAD"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09F02239" w14:textId="3A062F29" w:rsidR="00B65CAD" w:rsidRPr="00F14AC8" w:rsidRDefault="00B65CAD"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ab der 10. Stelle von „platz^such“</w:t>
            </w:r>
          </w:p>
        </w:tc>
      </w:tr>
      <w:tr w:rsidR="00B65CAD" w:rsidRPr="00F14AC8" w14:paraId="32803AC9" w14:textId="77777777" w:rsidTr="007736B5">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1F2DB380" w14:textId="7408D1E6" w:rsidR="00B65CAD" w:rsidRPr="00D12F22" w:rsidRDefault="0019135D" w:rsidP="00D40DFE">
            <w:pPr>
              <w:keepNext/>
              <w:keepLines/>
              <w:rPr>
                <w:rFonts w:cs="Segoe UI"/>
                <w:color w:val="102031" w:themeColor="text2"/>
                <w:sz w:val="16"/>
                <w:szCs w:val="16"/>
              </w:rPr>
            </w:pPr>
            <w:r w:rsidRPr="00D12F22">
              <w:rPr>
                <w:rFonts w:cs="Segoe UI"/>
                <w:color w:val="102031" w:themeColor="text2"/>
                <w:sz w:val="16"/>
                <w:szCs w:val="16"/>
              </w:rPr>
              <w:t>„ymenge“</w:t>
            </w:r>
          </w:p>
        </w:tc>
        <w:tc>
          <w:tcPr>
            <w:tcW w:w="3275" w:type="dxa"/>
          </w:tcPr>
          <w:p w14:paraId="374C0347" w14:textId="4A470645" w:rsidR="00B65CAD" w:rsidRPr="00F14AC8" w:rsidRDefault="0019135D"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7A268318" w14:textId="350FE605" w:rsidR="00B65CAD" w:rsidRPr="00F14AC8" w:rsidRDefault="008016FB"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„mge“</w:t>
            </w:r>
          </w:p>
        </w:tc>
      </w:tr>
      <w:tr w:rsidR="008016FB" w:rsidRPr="00F14AC8" w14:paraId="4A21A282" w14:textId="77777777" w:rsidTr="007736B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775FED30" w14:textId="1874F0D4" w:rsidR="008016FB" w:rsidRPr="00D12F22" w:rsidRDefault="008016FB" w:rsidP="00D40DFE">
            <w:pPr>
              <w:keepNext/>
              <w:keepLines/>
              <w:rPr>
                <w:rFonts w:cs="Segoe UI"/>
                <w:color w:val="102031" w:themeColor="text2"/>
                <w:sz w:val="16"/>
                <w:szCs w:val="16"/>
              </w:rPr>
            </w:pPr>
            <w:r w:rsidRPr="00D12F22">
              <w:rPr>
                <w:rFonts w:cs="Segoe UI"/>
                <w:color w:val="102031" w:themeColor="text2"/>
                <w:sz w:val="16"/>
                <w:szCs w:val="16"/>
              </w:rPr>
              <w:t>„yanzkarton“</w:t>
            </w:r>
          </w:p>
        </w:tc>
        <w:tc>
          <w:tcPr>
            <w:tcW w:w="3275" w:type="dxa"/>
          </w:tcPr>
          <w:p w14:paraId="361B45D8" w14:textId="33392593" w:rsidR="008016FB" w:rsidRPr="00F14AC8" w:rsidRDefault="008016FB"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327FBFF9" w14:textId="77777777" w:rsidR="008016FB" w:rsidRPr="00F14AC8" w:rsidRDefault="00943B9A"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 xml:space="preserve">Ganze Zahl ohne Rundung aus </w:t>
            </w:r>
            <w:r w:rsidR="008016FB" w:rsidRPr="00F14AC8">
              <w:rPr>
                <w:rFonts w:cs="Segoe UI"/>
                <w:sz w:val="16"/>
                <w:szCs w:val="16"/>
              </w:rPr>
              <w:t xml:space="preserve">„mge“ </w:t>
            </w:r>
            <w:r w:rsidRPr="00F14AC8">
              <w:rPr>
                <w:rFonts w:cs="Segoe UI"/>
                <w:sz w:val="16"/>
                <w:szCs w:val="16"/>
              </w:rPr>
              <w:t>/ „artex^fvele“</w:t>
            </w:r>
          </w:p>
          <w:p w14:paraId="08528E1E" w14:textId="77777777" w:rsidR="004C3E4F" w:rsidRPr="00F14AC8" w:rsidRDefault="004C3E4F"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Beispiel:</w:t>
            </w:r>
          </w:p>
          <w:p w14:paraId="11650DF0" w14:textId="6B1C174D" w:rsidR="004C3E4F" w:rsidRPr="00F14AC8" w:rsidRDefault="007D3D47" w:rsidP="004C3E4F">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 xml:space="preserve">ymenge </w:t>
            </w:r>
            <w:r w:rsidR="004C3E4F" w:rsidRPr="00F14AC8">
              <w:rPr>
                <w:rFonts w:cs="Segoe UI"/>
                <w:sz w:val="16"/>
                <w:szCs w:val="16"/>
              </w:rPr>
              <w:t xml:space="preserve">27 Stück, </w:t>
            </w:r>
            <w:r w:rsidRPr="00F14AC8">
              <w:rPr>
                <w:rFonts w:cs="Segoe UI"/>
                <w:sz w:val="16"/>
                <w:szCs w:val="16"/>
              </w:rPr>
              <w:t xml:space="preserve">yvp </w:t>
            </w:r>
            <w:r w:rsidR="004C3E4F" w:rsidRPr="00F14AC8">
              <w:rPr>
                <w:rFonts w:cs="Segoe UI"/>
                <w:sz w:val="16"/>
                <w:szCs w:val="16"/>
              </w:rPr>
              <w:t>= 5</w:t>
            </w:r>
          </w:p>
          <w:p w14:paraId="46B59A4E" w14:textId="2549EF29" w:rsidR="00C26B16" w:rsidRPr="00F14AC8" w:rsidRDefault="00C26B16" w:rsidP="004C3E4F">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27/5 = 5,4</w:t>
            </w:r>
          </w:p>
          <w:p w14:paraId="4F534F9A" w14:textId="40399598" w:rsidR="004C3E4F" w:rsidRPr="00F14AC8" w:rsidRDefault="004C3E4F" w:rsidP="004C3E4F">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Ergebnis = 5</w:t>
            </w:r>
          </w:p>
        </w:tc>
      </w:tr>
      <w:tr w:rsidR="00404151" w:rsidRPr="00F14AC8" w14:paraId="6E4E6C9C" w14:textId="77777777" w:rsidTr="007736B5">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04DB298C" w14:textId="08D92971" w:rsidR="00404151" w:rsidRPr="00D12F22" w:rsidRDefault="00404151" w:rsidP="00D40DFE">
            <w:pPr>
              <w:keepNext/>
              <w:keepLines/>
              <w:rPr>
                <w:rFonts w:cs="Segoe UI"/>
                <w:color w:val="102031" w:themeColor="text2"/>
                <w:sz w:val="16"/>
                <w:szCs w:val="16"/>
              </w:rPr>
            </w:pPr>
            <w:r w:rsidRPr="00D12F22">
              <w:rPr>
                <w:rFonts w:cs="Segoe UI"/>
                <w:color w:val="102031" w:themeColor="text2"/>
                <w:sz w:val="16"/>
                <w:szCs w:val="16"/>
              </w:rPr>
              <w:t>„yrestkarton“</w:t>
            </w:r>
          </w:p>
        </w:tc>
        <w:tc>
          <w:tcPr>
            <w:tcW w:w="3275" w:type="dxa"/>
          </w:tcPr>
          <w:p w14:paraId="66D58E63" w14:textId="283D1057" w:rsidR="00404151" w:rsidRPr="00F14AC8" w:rsidRDefault="00404151"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7EFA0845" w14:textId="77777777" w:rsidR="00404151" w:rsidRPr="00F14AC8" w:rsidRDefault="00404151"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 xml:space="preserve">der Rest aus </w:t>
            </w:r>
            <w:r w:rsidR="004C3E4F" w:rsidRPr="00F14AC8">
              <w:rPr>
                <w:rFonts w:cs="Segoe UI"/>
                <w:sz w:val="16"/>
                <w:szCs w:val="16"/>
              </w:rPr>
              <w:t>Ganze Zahl ohne Rundung aus „mge“ / „artex^fvele“</w:t>
            </w:r>
          </w:p>
          <w:p w14:paraId="06B59075" w14:textId="77777777" w:rsidR="004C3E4F" w:rsidRPr="00F14AC8" w:rsidRDefault="004C3E4F"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Beispiel:</w:t>
            </w:r>
          </w:p>
          <w:p w14:paraId="7C51F2A3" w14:textId="54B9C962" w:rsidR="004C3E4F" w:rsidRPr="00F14AC8" w:rsidRDefault="004C3E4F"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 xml:space="preserve">27 Stück, </w:t>
            </w:r>
            <w:r w:rsidR="00BB2640" w:rsidRPr="00F14AC8">
              <w:rPr>
                <w:rFonts w:cs="Segoe UI"/>
                <w:sz w:val="16"/>
                <w:szCs w:val="16"/>
              </w:rPr>
              <w:t>yvpe</w:t>
            </w:r>
            <w:r w:rsidRPr="00F14AC8">
              <w:rPr>
                <w:rFonts w:cs="Segoe UI"/>
                <w:sz w:val="16"/>
                <w:szCs w:val="16"/>
              </w:rPr>
              <w:t xml:space="preserve"> = 5</w:t>
            </w:r>
          </w:p>
          <w:p w14:paraId="3F5AF75A" w14:textId="77777777" w:rsidR="007D3D47" w:rsidRPr="00F14AC8" w:rsidRDefault="007D3D47" w:rsidP="007D3D47">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ymenge – (yanzkarton * yvp)</w:t>
            </w:r>
          </w:p>
          <w:p w14:paraId="6B1006D8" w14:textId="08CDEE55" w:rsidR="00C26B16" w:rsidRPr="00F14AC8" w:rsidRDefault="008354DC"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27-(5*5)</w:t>
            </w:r>
          </w:p>
          <w:p w14:paraId="29C46474" w14:textId="658FA9F3" w:rsidR="004C3E4F" w:rsidRPr="00F14AC8" w:rsidRDefault="004C3E4F"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Ergebnis = 2</w:t>
            </w:r>
          </w:p>
        </w:tc>
      </w:tr>
      <w:tr w:rsidR="00596782" w:rsidRPr="00F14AC8" w14:paraId="227C52F8" w14:textId="77777777" w:rsidTr="007736B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3D8FEFA5" w14:textId="62E4D422" w:rsidR="00596782" w:rsidRPr="00D12F22" w:rsidRDefault="00596782" w:rsidP="00D40DFE">
            <w:pPr>
              <w:keepNext/>
              <w:keepLines/>
              <w:rPr>
                <w:rFonts w:cs="Segoe UI"/>
                <w:color w:val="102031" w:themeColor="text2"/>
                <w:sz w:val="16"/>
                <w:szCs w:val="16"/>
              </w:rPr>
            </w:pPr>
            <w:r w:rsidRPr="00D12F22">
              <w:rPr>
                <w:rFonts w:cs="Segoe UI"/>
                <w:color w:val="102031" w:themeColor="text2"/>
                <w:sz w:val="16"/>
                <w:szCs w:val="16"/>
              </w:rPr>
              <w:t>„ylogo“</w:t>
            </w:r>
          </w:p>
        </w:tc>
        <w:tc>
          <w:tcPr>
            <w:tcW w:w="3275" w:type="dxa"/>
          </w:tcPr>
          <w:p w14:paraId="55E964AE" w14:textId="5AB32481" w:rsidR="00596782" w:rsidRPr="00F14AC8" w:rsidRDefault="000531F5"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Aus Lagergruppe, wenn leer dann a</w:t>
            </w:r>
            <w:r w:rsidR="00596782" w:rsidRPr="00F14AC8">
              <w:rPr>
                <w:rFonts w:cs="Segoe UI"/>
                <w:color w:val="102031" w:themeColor="text2"/>
                <w:sz w:val="16"/>
                <w:szCs w:val="16"/>
              </w:rPr>
              <w:t>us Betriebsdaten</w:t>
            </w:r>
          </w:p>
        </w:tc>
        <w:tc>
          <w:tcPr>
            <w:tcW w:w="3082" w:type="dxa"/>
          </w:tcPr>
          <w:p w14:paraId="75C85BF2" w14:textId="7C9F99C9" w:rsidR="00596782" w:rsidRPr="00F14AC8" w:rsidRDefault="000531F5"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ylogo</w:t>
            </w:r>
            <w:r w:rsidR="00441ED6" w:rsidRPr="00F14AC8">
              <w:rPr>
                <w:rFonts w:cs="Segoe UI"/>
                <w:sz w:val="16"/>
                <w:szCs w:val="16"/>
              </w:rPr>
              <w:t xml:space="preserve"> oder logo</w:t>
            </w:r>
          </w:p>
        </w:tc>
      </w:tr>
    </w:tbl>
    <w:p w14:paraId="2A104A28" w14:textId="77777777" w:rsidR="007736B5" w:rsidRPr="00F14AC8" w:rsidRDefault="007736B5" w:rsidP="003815DB"/>
    <w:p w14:paraId="45B547AC" w14:textId="30DAB1EF" w:rsidR="0050678D" w:rsidRPr="00F14AC8" w:rsidRDefault="001E746D" w:rsidP="0050678D">
      <w:pPr>
        <w:rPr>
          <w:u w:val="single"/>
        </w:rPr>
      </w:pPr>
      <w:r w:rsidRPr="00F14AC8">
        <w:rPr>
          <w:u w:val="single"/>
        </w:rPr>
        <w:t>Aufrufparameter</w:t>
      </w:r>
    </w:p>
    <w:p w14:paraId="12F0D7C3" w14:textId="77777777" w:rsidR="001E746D" w:rsidRPr="00F14AC8" w:rsidRDefault="001E746D" w:rsidP="0050678D"/>
    <w:p w14:paraId="4792B5B5" w14:textId="073F57E5" w:rsidR="001E746D" w:rsidRPr="00F14AC8" w:rsidRDefault="001E746D" w:rsidP="0050678D">
      <w:commentRangeStart w:id="1635"/>
      <w:commentRangeStart w:id="1636"/>
      <w:r w:rsidRPr="00F14AC8">
        <w:t>Quelle:</w:t>
      </w:r>
      <w:r w:rsidRPr="00F14AC8">
        <w:tab/>
        <w:t>Einkaufslieferschein</w:t>
      </w:r>
    </w:p>
    <w:p w14:paraId="5100295B" w14:textId="2A315CE1" w:rsidR="001E746D" w:rsidRPr="00F14AC8" w:rsidRDefault="001E746D" w:rsidP="0050678D">
      <w:r w:rsidRPr="00F14AC8">
        <w:t>Ziel:</w:t>
      </w:r>
      <w:r w:rsidRPr="00F14AC8">
        <w:tab/>
      </w:r>
      <w:r w:rsidRPr="00F14AC8">
        <w:tab/>
        <w:t>Infosystem ETIKETTEN</w:t>
      </w:r>
    </w:p>
    <w:p w14:paraId="04B8F986" w14:textId="48F1F611" w:rsidR="001E746D" w:rsidRPr="00F14AC8" w:rsidRDefault="001E746D" w:rsidP="0050678D">
      <w:r w:rsidRPr="00F14AC8">
        <w:t>Werte:</w:t>
      </w:r>
      <w:r w:rsidRPr="00F14AC8">
        <w:tab/>
      </w:r>
      <w:r w:rsidRPr="00F14AC8">
        <w:tab/>
      </w:r>
      <w:r w:rsidR="00BD3E57" w:rsidRPr="00F14AC8">
        <w:t>„</w:t>
      </w:r>
      <w:r w:rsidR="00951892" w:rsidRPr="00F14AC8">
        <w:rPr>
          <w:b/>
          <w:bCs/>
        </w:rPr>
        <w:t>yvorgang</w:t>
      </w:r>
      <w:r w:rsidR="00BD3E57" w:rsidRPr="00F14AC8">
        <w:t>“</w:t>
      </w:r>
      <w:r w:rsidR="00951892" w:rsidRPr="00F14AC8">
        <w:t xml:space="preserve"> </w:t>
      </w:r>
      <w:r w:rsidR="00BD3E57" w:rsidRPr="00F14AC8">
        <w:tab/>
      </w:r>
      <w:r w:rsidR="00951892" w:rsidRPr="00F14AC8">
        <w:t>= Lieferscheinnummer</w:t>
      </w:r>
    </w:p>
    <w:p w14:paraId="178D0231" w14:textId="0112CA92" w:rsidR="00BD3E57" w:rsidRPr="00F14AC8" w:rsidRDefault="00BD3E57" w:rsidP="0050678D">
      <w:r w:rsidRPr="00F14AC8">
        <w:tab/>
      </w:r>
      <w:r w:rsidRPr="00F14AC8">
        <w:tab/>
        <w:t>„</w:t>
      </w:r>
      <w:r w:rsidRPr="00F14AC8">
        <w:rPr>
          <w:b/>
          <w:bCs/>
        </w:rPr>
        <w:t>yetikett</w:t>
      </w:r>
      <w:r w:rsidRPr="00F14AC8">
        <w:t xml:space="preserve">“ </w:t>
      </w:r>
      <w:r w:rsidRPr="00F14AC8">
        <w:tab/>
        <w:t>= „Wareneingangsetikett“</w:t>
      </w:r>
    </w:p>
    <w:p w14:paraId="48CEEF0B" w14:textId="6E547ACA" w:rsidR="0050678D" w:rsidRPr="00F14AC8" w:rsidRDefault="00951892" w:rsidP="003815DB">
      <w:r w:rsidRPr="00F14AC8">
        <w:tab/>
      </w:r>
      <w:r w:rsidRPr="00F14AC8">
        <w:tab/>
      </w:r>
      <w:r w:rsidR="00BD3E57" w:rsidRPr="00F14AC8">
        <w:t>„</w:t>
      </w:r>
      <w:r w:rsidR="00BD3E57" w:rsidRPr="00F14AC8">
        <w:rPr>
          <w:b/>
          <w:bCs/>
        </w:rPr>
        <w:t>bstart</w:t>
      </w:r>
      <w:r w:rsidR="00BD3E57" w:rsidRPr="00F14AC8">
        <w:t>“</w:t>
      </w:r>
      <w:r w:rsidR="00BD3E57" w:rsidRPr="00F14AC8">
        <w:tab/>
        <w:t>= ja</w:t>
      </w:r>
      <w:commentRangeEnd w:id="1635"/>
      <w:r w:rsidR="00874F92" w:rsidRPr="00F14AC8">
        <w:rPr>
          <w:rStyle w:val="Kommentarzeichen"/>
          <w:sz w:val="24"/>
          <w:szCs w:val="24"/>
        </w:rPr>
        <w:commentReference w:id="1635"/>
      </w:r>
      <w:commentRangeEnd w:id="1636"/>
      <w:r w:rsidR="00EE5C7F" w:rsidRPr="00F14AC8">
        <w:rPr>
          <w:rStyle w:val="Kommentarzeichen"/>
          <w:sz w:val="24"/>
          <w:szCs w:val="24"/>
        </w:rPr>
        <w:commentReference w:id="1636"/>
      </w:r>
    </w:p>
    <w:p w14:paraId="170B2B5C" w14:textId="77777777" w:rsidR="00066EA0" w:rsidRPr="00F14AC8" w:rsidRDefault="00066EA0" w:rsidP="003815DB"/>
    <w:p w14:paraId="30595AA9" w14:textId="34B0A02E" w:rsidR="003815DB" w:rsidRPr="00F14AC8" w:rsidRDefault="00305001" w:rsidP="003815DB">
      <w:r w:rsidRPr="00F14AC8">
        <w:t>Drucklayouts</w:t>
      </w:r>
      <w:r w:rsidR="007747E6" w:rsidRPr="00F14AC8">
        <w:t xml:space="preserve"> im Infosystem ETIKETTEN</w:t>
      </w:r>
      <w:r w:rsidRPr="00F14AC8">
        <w:t>:</w:t>
      </w:r>
    </w:p>
    <w:p w14:paraId="3C4ABC7A" w14:textId="77777777" w:rsidR="00305001" w:rsidRPr="00F14AC8" w:rsidRDefault="00305001" w:rsidP="003815DB"/>
    <w:p w14:paraId="2520892A" w14:textId="77777777" w:rsidR="00305001" w:rsidRPr="00F14AC8" w:rsidRDefault="00305001" w:rsidP="00305001">
      <w:r w:rsidRPr="00F14AC8">
        <w:rPr>
          <w:noProof/>
        </w:rPr>
        <w:drawing>
          <wp:inline distT="0" distB="0" distL="0" distR="0" wp14:anchorId="6C3AD94F" wp14:editId="28AFAFBA">
            <wp:extent cx="5753100" cy="3768725"/>
            <wp:effectExtent l="0" t="0" r="0" b="3175"/>
            <wp:docPr id="1206732458"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2458" name="Grafik 1" descr="Ein Bild, das Text, Schrift, Screenshot, Zahl enthält.&#10;&#10;KI-generierte Inhalte können fehlerhaft sein."/>
                    <pic:cNvPicPr/>
                  </pic:nvPicPr>
                  <pic:blipFill>
                    <a:blip r:embed="rId38"/>
                    <a:stretch>
                      <a:fillRect/>
                    </a:stretch>
                  </pic:blipFill>
                  <pic:spPr>
                    <a:xfrm>
                      <a:off x="0" y="0"/>
                      <a:ext cx="5753100" cy="3768725"/>
                    </a:xfrm>
                    <a:prstGeom prst="rect">
                      <a:avLst/>
                    </a:prstGeom>
                  </pic:spPr>
                </pic:pic>
              </a:graphicData>
            </a:graphic>
          </wp:inline>
        </w:drawing>
      </w:r>
    </w:p>
    <w:p w14:paraId="584D3614" w14:textId="77777777" w:rsidR="00305001" w:rsidRPr="00F14AC8" w:rsidRDefault="00305001" w:rsidP="003815DB"/>
    <w:p w14:paraId="3893ED13" w14:textId="4B89D837" w:rsidR="005D5EA6" w:rsidRPr="00F14AC8" w:rsidRDefault="005D5EA6" w:rsidP="003815DB">
      <w:r w:rsidRPr="00F14AC8">
        <w:t>Je Zeile werden 2-3 Etiketten gedruckt.</w:t>
      </w:r>
    </w:p>
    <w:p w14:paraId="5009106A" w14:textId="77777777" w:rsidR="005D5EA6" w:rsidRPr="00F14AC8" w:rsidRDefault="005D5EA6" w:rsidP="003815DB"/>
    <w:p w14:paraId="33A49560" w14:textId="2F3F9F42" w:rsidR="005D5EA6" w:rsidRPr="00F14AC8" w:rsidRDefault="005D5EA6" w:rsidP="003815DB">
      <w:r w:rsidRPr="00F14AC8">
        <w:t xml:space="preserve">Etikett 1: Artikeletikett, </w:t>
      </w:r>
      <w:r w:rsidR="008F4691" w:rsidRPr="00F14AC8">
        <w:t>Anzahl wie in „</w:t>
      </w:r>
      <w:r w:rsidR="008F4691" w:rsidRPr="00F14AC8">
        <w:rPr>
          <w:b/>
          <w:bCs/>
        </w:rPr>
        <w:t>ymenge</w:t>
      </w:r>
      <w:r w:rsidR="008F4691" w:rsidRPr="00F14AC8">
        <w:t>“</w:t>
      </w:r>
    </w:p>
    <w:p w14:paraId="2A2FB663" w14:textId="37660FAF" w:rsidR="004D107C" w:rsidRPr="00F14AC8" w:rsidRDefault="00AF4A38" w:rsidP="00AF4A38">
      <w:pPr>
        <w:ind w:left="720"/>
      </w:pPr>
      <w:r w:rsidRPr="00F14AC8">
        <w:t>Nur wenn der Kenner „</w:t>
      </w:r>
      <w:r w:rsidRPr="00F14AC8">
        <w:rPr>
          <w:b/>
          <w:bCs/>
        </w:rPr>
        <w:t>yetikettdrucken</w:t>
      </w:r>
      <w:r w:rsidRPr="00F14AC8">
        <w:t xml:space="preserve">“ in der Lieferscheinposition und </w:t>
      </w:r>
      <w:r w:rsidR="004D107C" w:rsidRPr="00F14AC8">
        <w:t>der Kenner „</w:t>
      </w:r>
      <w:r w:rsidR="004D107C" w:rsidRPr="00F14AC8">
        <w:rPr>
          <w:b/>
          <w:bCs/>
          <w:szCs w:val="16"/>
        </w:rPr>
        <w:t>yartetikett</w:t>
      </w:r>
      <w:r w:rsidR="004D107C" w:rsidRPr="00F14AC8">
        <w:rPr>
          <w:bCs/>
          <w:szCs w:val="16"/>
        </w:rPr>
        <w:t>“ im Artikel gesetzt ist</w:t>
      </w:r>
      <w:r w:rsidR="009A3C96" w:rsidRPr="00F14AC8">
        <w:rPr>
          <w:bCs/>
          <w:szCs w:val="16"/>
        </w:rPr>
        <w:t>.</w:t>
      </w:r>
    </w:p>
    <w:p w14:paraId="10E1AA60" w14:textId="77777777" w:rsidR="00420ABC" w:rsidRPr="00F14AC8" w:rsidRDefault="00420ABC" w:rsidP="003815DB"/>
    <w:p w14:paraId="00A373D7" w14:textId="4F5393E3" w:rsidR="008F4691" w:rsidRPr="00F14AC8" w:rsidRDefault="008F4691" w:rsidP="003815DB">
      <w:r w:rsidRPr="00F14AC8">
        <w:t>Etikett 2: Mengenetikett, Anzahl wie in „</w:t>
      </w:r>
      <w:r w:rsidRPr="00F14AC8">
        <w:rPr>
          <w:b/>
          <w:bCs/>
        </w:rPr>
        <w:t>yanzkarton</w:t>
      </w:r>
      <w:r w:rsidRPr="00F14AC8">
        <w:t>“</w:t>
      </w:r>
    </w:p>
    <w:p w14:paraId="375890A9" w14:textId="54E7AD0B" w:rsidR="009A3C96" w:rsidRPr="00F14AC8" w:rsidRDefault="009A3C96" w:rsidP="00AF4A38">
      <w:pPr>
        <w:ind w:left="720"/>
        <w:rPr>
          <w:bCs/>
          <w:szCs w:val="16"/>
        </w:rPr>
      </w:pPr>
      <w:r w:rsidRPr="00F14AC8">
        <w:t xml:space="preserve">Nur wenn </w:t>
      </w:r>
      <w:r w:rsidR="00AF4A38" w:rsidRPr="00F14AC8">
        <w:t>der Kenner „</w:t>
      </w:r>
      <w:r w:rsidR="00AF4A38" w:rsidRPr="00F14AC8">
        <w:rPr>
          <w:b/>
          <w:bCs/>
        </w:rPr>
        <w:t>yetikettdrucken</w:t>
      </w:r>
      <w:r w:rsidR="00AF4A38" w:rsidRPr="00F14AC8">
        <w:t xml:space="preserve">“ in der Lieferscheinposition und </w:t>
      </w:r>
      <w:r w:rsidRPr="00F14AC8">
        <w:t>der Kenner „</w:t>
      </w:r>
      <w:r w:rsidRPr="00F14AC8">
        <w:rPr>
          <w:b/>
          <w:bCs/>
          <w:szCs w:val="16"/>
        </w:rPr>
        <w:t>ymgeetikett</w:t>
      </w:r>
      <w:r w:rsidRPr="00F14AC8">
        <w:rPr>
          <w:bCs/>
          <w:szCs w:val="16"/>
        </w:rPr>
        <w:t>“ im Artikel gesetzt ist.</w:t>
      </w:r>
    </w:p>
    <w:p w14:paraId="1DBECE56" w14:textId="4F7A506A" w:rsidR="00420ABC" w:rsidRPr="00F14AC8" w:rsidRDefault="00420ABC" w:rsidP="003815DB">
      <w:r w:rsidRPr="00F14AC8">
        <w:tab/>
        <w:t>Barcode und Klarschrift entsprechen „</w:t>
      </w:r>
      <w:r w:rsidRPr="00F14AC8">
        <w:rPr>
          <w:b/>
          <w:bCs/>
        </w:rPr>
        <w:t>yvp</w:t>
      </w:r>
      <w:r w:rsidRPr="00F14AC8">
        <w:t>“</w:t>
      </w:r>
    </w:p>
    <w:p w14:paraId="7DFFDF5C" w14:textId="2FB61075" w:rsidR="009A3C96" w:rsidRPr="00F14AC8" w:rsidRDefault="009A3C96" w:rsidP="003815DB">
      <w:r w:rsidRPr="00F14AC8">
        <w:tab/>
      </w:r>
    </w:p>
    <w:p w14:paraId="1CCD89C1" w14:textId="73B7E228" w:rsidR="008F4691" w:rsidRPr="00F14AC8" w:rsidRDefault="008F4691" w:rsidP="003815DB">
      <w:r w:rsidRPr="00F14AC8">
        <w:t>Etikett 3: Mengenetiket</w:t>
      </w:r>
      <w:r w:rsidR="00B172D9" w:rsidRPr="00F14AC8">
        <w:t>t Rest</w:t>
      </w:r>
      <w:r w:rsidRPr="00F14AC8">
        <w:t xml:space="preserve">, </w:t>
      </w:r>
      <w:r w:rsidR="00596782" w:rsidRPr="00F14AC8">
        <w:t xml:space="preserve">nur </w:t>
      </w:r>
      <w:r w:rsidRPr="00F14AC8">
        <w:t>1 Stück, wenn „</w:t>
      </w:r>
      <w:r w:rsidRPr="00F14AC8">
        <w:rPr>
          <w:b/>
          <w:bCs/>
        </w:rPr>
        <w:t>yrestkarton</w:t>
      </w:r>
      <w:r w:rsidRPr="00F14AC8">
        <w:t xml:space="preserve">“ </w:t>
      </w:r>
      <w:r w:rsidR="00420ABC" w:rsidRPr="00F14AC8">
        <w:t>&gt; 0</w:t>
      </w:r>
    </w:p>
    <w:p w14:paraId="1F58927D" w14:textId="2070E4A1" w:rsidR="009A3C96" w:rsidRPr="00F14AC8" w:rsidRDefault="00AF4A38" w:rsidP="00AF4A38">
      <w:pPr>
        <w:ind w:left="720"/>
      </w:pPr>
      <w:r w:rsidRPr="00F14AC8">
        <w:t>Nur wenn der Kenner „</w:t>
      </w:r>
      <w:r w:rsidRPr="00F14AC8">
        <w:rPr>
          <w:b/>
          <w:bCs/>
        </w:rPr>
        <w:t>yetikettdrucken</w:t>
      </w:r>
      <w:r w:rsidRPr="00F14AC8">
        <w:t xml:space="preserve">“ in der Lieferscheinposition und </w:t>
      </w:r>
      <w:r w:rsidR="009A3C96" w:rsidRPr="00F14AC8">
        <w:t>der Kenner „</w:t>
      </w:r>
      <w:r w:rsidR="009A3C96" w:rsidRPr="00F14AC8">
        <w:rPr>
          <w:b/>
          <w:bCs/>
          <w:szCs w:val="16"/>
        </w:rPr>
        <w:t>ymgeetikett</w:t>
      </w:r>
      <w:r w:rsidR="009A3C96" w:rsidRPr="00F14AC8">
        <w:rPr>
          <w:bCs/>
          <w:szCs w:val="16"/>
        </w:rPr>
        <w:t>“ im Artikel gesetzt ist.</w:t>
      </w:r>
    </w:p>
    <w:p w14:paraId="4FFC7123" w14:textId="5917BBD6" w:rsidR="00420ABC" w:rsidRPr="00F14AC8" w:rsidRDefault="00420ABC" w:rsidP="003815DB">
      <w:r w:rsidRPr="00F14AC8">
        <w:tab/>
        <w:t>Barcode und Klarschrift entsprechen „</w:t>
      </w:r>
      <w:r w:rsidRPr="00F14AC8">
        <w:rPr>
          <w:b/>
          <w:bCs/>
        </w:rPr>
        <w:t>yrestkarton</w:t>
      </w:r>
      <w:r w:rsidRPr="00F14AC8">
        <w:t>“</w:t>
      </w:r>
    </w:p>
    <w:p w14:paraId="5D36A07B" w14:textId="77777777" w:rsidR="00305001" w:rsidRPr="00F14AC8" w:rsidRDefault="00305001" w:rsidP="003815DB"/>
    <w:tbl>
      <w:tblPr>
        <w:tblStyle w:val="Tabellenraster"/>
        <w:tblW w:w="9085" w:type="dxa"/>
        <w:tblLook w:val="04A0" w:firstRow="1" w:lastRow="0" w:firstColumn="1" w:lastColumn="0" w:noHBand="0" w:noVBand="1"/>
      </w:tblPr>
      <w:tblGrid>
        <w:gridCol w:w="8018"/>
        <w:gridCol w:w="1067"/>
      </w:tblGrid>
      <w:tr w:rsidR="003815DB" w:rsidRPr="00F14AC8" w14:paraId="77880907" w14:textId="77777777" w:rsidTr="00D40DFE">
        <w:tc>
          <w:tcPr>
            <w:tcW w:w="8077" w:type="dxa"/>
            <w:shd w:val="clear" w:color="auto" w:fill="DCEEA3" w:themeFill="accent6" w:themeFillTint="99"/>
          </w:tcPr>
          <w:p w14:paraId="6EF7C694" w14:textId="77777777" w:rsidR="003815DB" w:rsidRPr="00F14AC8" w:rsidRDefault="003815DB" w:rsidP="00D40DFE">
            <w:r w:rsidRPr="00F14AC8">
              <w:t>Auswirkungen der Customization/Extension</w:t>
            </w:r>
          </w:p>
        </w:tc>
        <w:tc>
          <w:tcPr>
            <w:tcW w:w="1008" w:type="dxa"/>
            <w:shd w:val="clear" w:color="auto" w:fill="DCEEA3" w:themeFill="accent6" w:themeFillTint="99"/>
          </w:tcPr>
          <w:p w14:paraId="328A1D05" w14:textId="77777777" w:rsidR="003815DB" w:rsidRPr="00F14AC8" w:rsidRDefault="003815DB" w:rsidP="00D40DFE">
            <w:r w:rsidRPr="00F14AC8">
              <w:t>Antwort</w:t>
            </w:r>
          </w:p>
        </w:tc>
      </w:tr>
      <w:tr w:rsidR="003815DB" w:rsidRPr="00F14AC8" w14:paraId="0F6E038A" w14:textId="77777777" w:rsidTr="00D40DFE">
        <w:tc>
          <w:tcPr>
            <w:tcW w:w="8077" w:type="dxa"/>
          </w:tcPr>
          <w:p w14:paraId="38CF44EF" w14:textId="77777777" w:rsidR="003815DB" w:rsidRPr="00F14AC8" w:rsidRDefault="003815DB" w:rsidP="00D40DFE">
            <w:pPr>
              <w:rPr>
                <w:sz w:val="20"/>
                <w:szCs w:val="20"/>
              </w:rPr>
            </w:pPr>
            <w:r w:rsidRPr="00F14AC8">
              <w:rPr>
                <w:sz w:val="20"/>
                <w:szCs w:val="20"/>
              </w:rPr>
              <w:t xml:space="preserve">Keine besonderen Auswirkungen </w:t>
            </w:r>
          </w:p>
        </w:tc>
        <w:tc>
          <w:tcPr>
            <w:tcW w:w="1008" w:type="dxa"/>
          </w:tcPr>
          <w:p w14:paraId="0294542D" w14:textId="77777777" w:rsidR="003815DB" w:rsidRPr="00F14AC8" w:rsidRDefault="003815DB" w:rsidP="00D40DFE">
            <w:pPr>
              <w:rPr>
                <w:sz w:val="20"/>
                <w:szCs w:val="20"/>
              </w:rPr>
            </w:pPr>
            <w:r w:rsidRPr="00F14AC8">
              <w:rPr>
                <w:sz w:val="20"/>
                <w:szCs w:val="20"/>
              </w:rPr>
              <w:t>Ja/Nein</w:t>
            </w:r>
          </w:p>
        </w:tc>
      </w:tr>
      <w:tr w:rsidR="003815DB" w:rsidRPr="00F14AC8" w14:paraId="6B48AE1F" w14:textId="77777777" w:rsidTr="00D40DFE">
        <w:tc>
          <w:tcPr>
            <w:tcW w:w="8077" w:type="dxa"/>
          </w:tcPr>
          <w:p w14:paraId="0A8A79AA" w14:textId="77777777" w:rsidR="003815DB" w:rsidRPr="00F14AC8" w:rsidRDefault="003815DB"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7D6A1F88" w14:textId="77777777" w:rsidR="003815DB" w:rsidRPr="00F14AC8" w:rsidRDefault="003815DB" w:rsidP="00D40DFE">
            <w:pPr>
              <w:rPr>
                <w:sz w:val="20"/>
                <w:szCs w:val="20"/>
              </w:rPr>
            </w:pPr>
            <w:r w:rsidRPr="00F14AC8">
              <w:rPr>
                <w:sz w:val="20"/>
                <w:szCs w:val="20"/>
              </w:rPr>
              <w:t>Ja/Nein</w:t>
            </w:r>
          </w:p>
        </w:tc>
      </w:tr>
      <w:tr w:rsidR="003815DB" w:rsidRPr="00F14AC8" w14:paraId="2B31D00D" w14:textId="77777777" w:rsidTr="00D40DFE">
        <w:tc>
          <w:tcPr>
            <w:tcW w:w="8077" w:type="dxa"/>
          </w:tcPr>
          <w:p w14:paraId="5E4CD611" w14:textId="77777777" w:rsidR="003815DB" w:rsidRPr="00F14AC8" w:rsidRDefault="003815DB"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44BD3F4A" w14:textId="77777777" w:rsidR="003815DB" w:rsidRPr="00F14AC8" w:rsidRDefault="003815DB" w:rsidP="00D40DFE">
            <w:pPr>
              <w:rPr>
                <w:sz w:val="20"/>
                <w:szCs w:val="20"/>
              </w:rPr>
            </w:pPr>
            <w:r w:rsidRPr="00F14AC8">
              <w:rPr>
                <w:sz w:val="20"/>
                <w:szCs w:val="20"/>
              </w:rPr>
              <w:t>Ja/Nein</w:t>
            </w:r>
          </w:p>
        </w:tc>
      </w:tr>
      <w:tr w:rsidR="003815DB" w:rsidRPr="00F14AC8" w14:paraId="276E8C48" w14:textId="77777777" w:rsidTr="00D40DFE">
        <w:tc>
          <w:tcPr>
            <w:tcW w:w="8077" w:type="dxa"/>
          </w:tcPr>
          <w:p w14:paraId="31075838" w14:textId="77777777" w:rsidR="003815DB" w:rsidRPr="00F14AC8" w:rsidRDefault="003815DB"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01D0197D" w14:textId="77777777" w:rsidR="003815DB" w:rsidRPr="00F14AC8" w:rsidRDefault="003815DB" w:rsidP="00D40DFE">
            <w:pPr>
              <w:rPr>
                <w:sz w:val="20"/>
                <w:szCs w:val="20"/>
              </w:rPr>
            </w:pPr>
            <w:r w:rsidRPr="00F14AC8">
              <w:rPr>
                <w:sz w:val="20"/>
                <w:szCs w:val="20"/>
              </w:rPr>
              <w:t>Ja/Nein</w:t>
            </w:r>
          </w:p>
        </w:tc>
      </w:tr>
      <w:tr w:rsidR="003815DB" w:rsidRPr="00F14AC8" w14:paraId="3F4DB60A" w14:textId="77777777" w:rsidTr="00D40DFE">
        <w:tc>
          <w:tcPr>
            <w:tcW w:w="8077" w:type="dxa"/>
          </w:tcPr>
          <w:p w14:paraId="57085EA7" w14:textId="77777777" w:rsidR="003815DB" w:rsidRPr="00F14AC8" w:rsidRDefault="003815DB"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77241BDC" w14:textId="77777777" w:rsidR="003815DB" w:rsidRPr="00F14AC8" w:rsidRDefault="003815DB"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3815DB" w:rsidRPr="00F14AC8" w14:paraId="4E75DAD0" w14:textId="77777777" w:rsidTr="00D40DFE">
        <w:trPr>
          <w:trHeight w:hRule="exact" w:val="861"/>
        </w:trPr>
        <w:tc>
          <w:tcPr>
            <w:tcW w:w="1273" w:type="dxa"/>
            <w:shd w:val="clear" w:color="auto" w:fill="D5D5D5" w:themeFill="background2"/>
            <w:tcMar>
              <w:bottom w:w="57" w:type="dxa"/>
            </w:tcMar>
          </w:tcPr>
          <w:p w14:paraId="234D85DC" w14:textId="77777777" w:rsidR="003815DB" w:rsidRPr="00F14AC8" w:rsidRDefault="003815DB" w:rsidP="00D40DFE">
            <w:pPr>
              <w:rPr>
                <w:b/>
              </w:rPr>
            </w:pPr>
            <w:r w:rsidRPr="00F14AC8">
              <w:rPr>
                <w:b/>
              </w:rPr>
              <w:lastRenderedPageBreak/>
              <w:t>Priorität</w:t>
            </w:r>
          </w:p>
        </w:tc>
        <w:tc>
          <w:tcPr>
            <w:tcW w:w="2190" w:type="dxa"/>
            <w:shd w:val="clear" w:color="auto" w:fill="D5D5D5" w:themeFill="background2"/>
            <w:tcMar>
              <w:bottom w:w="57" w:type="dxa"/>
            </w:tcMar>
          </w:tcPr>
          <w:p w14:paraId="701515CC" w14:textId="77777777" w:rsidR="003815DB" w:rsidRPr="00F14AC8" w:rsidRDefault="003815DB" w:rsidP="00D40DFE">
            <w:pPr>
              <w:rPr>
                <w:b/>
              </w:rPr>
            </w:pPr>
            <w:r w:rsidRPr="00F14AC8">
              <w:rPr>
                <w:b/>
              </w:rPr>
              <w:t>Realisierung</w:t>
            </w:r>
          </w:p>
        </w:tc>
        <w:tc>
          <w:tcPr>
            <w:tcW w:w="1070" w:type="dxa"/>
            <w:shd w:val="clear" w:color="auto" w:fill="D5D5D5" w:themeFill="background2"/>
            <w:tcMar>
              <w:bottom w:w="57" w:type="dxa"/>
            </w:tcMar>
          </w:tcPr>
          <w:p w14:paraId="73F21AE2" w14:textId="77777777" w:rsidR="003815DB" w:rsidRPr="00F14AC8" w:rsidRDefault="003815DB" w:rsidP="00D40DFE">
            <w:pPr>
              <w:rPr>
                <w:b/>
              </w:rPr>
            </w:pPr>
            <w:r w:rsidRPr="00F14AC8">
              <w:rPr>
                <w:b/>
              </w:rPr>
              <w:t>Dauer (ca./h)</w:t>
            </w:r>
          </w:p>
        </w:tc>
        <w:tc>
          <w:tcPr>
            <w:tcW w:w="1134" w:type="dxa"/>
            <w:shd w:val="clear" w:color="auto" w:fill="D5D5D5" w:themeFill="background2"/>
            <w:tcMar>
              <w:bottom w:w="57" w:type="dxa"/>
            </w:tcMar>
          </w:tcPr>
          <w:p w14:paraId="29FE3FF9" w14:textId="77777777" w:rsidR="003815DB" w:rsidRPr="00F14AC8" w:rsidRDefault="003815DB"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19E8EE47" w14:textId="77777777" w:rsidR="003815DB" w:rsidRPr="00F14AC8" w:rsidRDefault="003815DB"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1809E3D3" w14:textId="77777777" w:rsidR="003815DB" w:rsidRPr="00F14AC8" w:rsidRDefault="003815DB" w:rsidP="00D40DFE">
            <w:pPr>
              <w:rPr>
                <w:b/>
              </w:rPr>
            </w:pPr>
            <w:r w:rsidRPr="00F14AC8">
              <w:rPr>
                <w:b/>
              </w:rPr>
              <w:t>Bereich</w:t>
            </w:r>
          </w:p>
        </w:tc>
      </w:tr>
      <w:tr w:rsidR="003815DB" w:rsidRPr="00F14AC8" w14:paraId="2EA405B5" w14:textId="77777777" w:rsidTr="00D40DFE">
        <w:trPr>
          <w:trHeight w:val="454"/>
        </w:trPr>
        <w:tc>
          <w:tcPr>
            <w:tcW w:w="1273" w:type="dxa"/>
            <w:shd w:val="clear" w:color="auto" w:fill="FFFFFF"/>
            <w:tcMar>
              <w:bottom w:w="57" w:type="dxa"/>
            </w:tcMar>
          </w:tcPr>
          <w:p w14:paraId="1A582A24" w14:textId="77777777" w:rsidR="003815DB" w:rsidRPr="00F14AC8" w:rsidRDefault="003815DB" w:rsidP="00394CD1">
            <w:pPr>
              <w:pStyle w:val="Tabelleninhalte"/>
            </w:pPr>
            <w:r w:rsidRPr="00F14AC8">
              <w:t>1</w:t>
            </w:r>
          </w:p>
        </w:tc>
        <w:tc>
          <w:tcPr>
            <w:tcW w:w="2190" w:type="dxa"/>
            <w:shd w:val="clear" w:color="auto" w:fill="FFFFFF"/>
            <w:tcMar>
              <w:bottom w:w="57" w:type="dxa"/>
            </w:tcMar>
          </w:tcPr>
          <w:p w14:paraId="435572FB" w14:textId="77777777" w:rsidR="003815DB" w:rsidRPr="00F14AC8" w:rsidRDefault="003815DB" w:rsidP="00394CD1">
            <w:pPr>
              <w:pStyle w:val="Tabelleninhalte"/>
            </w:pPr>
            <w:r w:rsidRPr="00F14AC8">
              <w:t>Abas</w:t>
            </w:r>
          </w:p>
        </w:tc>
        <w:tc>
          <w:tcPr>
            <w:tcW w:w="1070" w:type="dxa"/>
            <w:shd w:val="clear" w:color="auto" w:fill="FFFFFF"/>
            <w:tcMar>
              <w:bottom w:w="57" w:type="dxa"/>
            </w:tcMar>
          </w:tcPr>
          <w:p w14:paraId="4028E119" w14:textId="77777777" w:rsidR="003815DB" w:rsidRPr="00F14AC8" w:rsidRDefault="003815DB" w:rsidP="00394CD1">
            <w:pPr>
              <w:pStyle w:val="Tabelleninhalte"/>
            </w:pPr>
            <w:r w:rsidRPr="00F14AC8">
              <w:t>0,00</w:t>
            </w:r>
          </w:p>
        </w:tc>
        <w:tc>
          <w:tcPr>
            <w:tcW w:w="1134" w:type="dxa"/>
            <w:shd w:val="clear" w:color="auto" w:fill="FFFFFF"/>
            <w:tcMar>
              <w:bottom w:w="57" w:type="dxa"/>
            </w:tcMar>
          </w:tcPr>
          <w:p w14:paraId="7B5054B8" w14:textId="77777777" w:rsidR="003815DB" w:rsidRPr="00F14AC8" w:rsidRDefault="003815DB" w:rsidP="00394CD1">
            <w:pPr>
              <w:pStyle w:val="Tabelleninhalte"/>
            </w:pPr>
            <w:r w:rsidRPr="00F14AC8">
              <w:t>0,00</w:t>
            </w:r>
          </w:p>
        </w:tc>
        <w:tc>
          <w:tcPr>
            <w:tcW w:w="1134" w:type="dxa"/>
            <w:shd w:val="clear" w:color="auto" w:fill="FFFFFF"/>
            <w:tcMar>
              <w:bottom w:w="57" w:type="dxa"/>
            </w:tcMar>
          </w:tcPr>
          <w:p w14:paraId="53CF1279" w14:textId="77777777" w:rsidR="003815DB" w:rsidRPr="00F14AC8" w:rsidRDefault="003815DB" w:rsidP="00394CD1">
            <w:pPr>
              <w:pStyle w:val="Tabelleninhalte"/>
            </w:pPr>
            <w:r w:rsidRPr="00F14AC8">
              <w:t>0,00</w:t>
            </w:r>
          </w:p>
        </w:tc>
        <w:tc>
          <w:tcPr>
            <w:tcW w:w="2271" w:type="dxa"/>
            <w:shd w:val="clear" w:color="auto" w:fill="FFFFFF"/>
            <w:tcMar>
              <w:bottom w:w="57" w:type="dxa"/>
            </w:tcMar>
          </w:tcPr>
          <w:p w14:paraId="4A04A112" w14:textId="77777777" w:rsidR="003815DB" w:rsidRPr="00F14AC8" w:rsidRDefault="003815DB" w:rsidP="00394CD1">
            <w:pPr>
              <w:pStyle w:val="Tabelleninhalte"/>
            </w:pPr>
            <w:r w:rsidRPr="00F14AC8">
              <w:t>Admin</w:t>
            </w:r>
          </w:p>
        </w:tc>
      </w:tr>
    </w:tbl>
    <w:p w14:paraId="278FB71A" w14:textId="77777777" w:rsidR="00B6732D" w:rsidRPr="00F14AC8" w:rsidRDefault="00B6732D" w:rsidP="00B6732D"/>
    <w:p w14:paraId="2CD40B60" w14:textId="4A0A4A82" w:rsidR="00520B2D" w:rsidRPr="00F14AC8" w:rsidRDefault="00520B2D" w:rsidP="00671B20">
      <w:pPr>
        <w:pStyle w:val="berschrift3"/>
      </w:pPr>
      <w:bookmarkStart w:id="1637" w:name="_Toc228444506"/>
      <w:bookmarkStart w:id="1638" w:name="AP060"/>
      <w:r w:rsidRPr="00F14AC8">
        <w:t xml:space="preserve">Druck </w:t>
      </w:r>
      <w:r w:rsidR="00671B20" w:rsidRPr="00F14AC8">
        <w:t>Artikel- und Mengenetiketten aus WAREHOUSE</w:t>
      </w:r>
      <w:bookmarkEnd w:id="1637"/>
    </w:p>
    <w:bookmarkEnd w:id="1638"/>
    <w:p w14:paraId="5FCCACB3" w14:textId="77777777" w:rsidR="00671B20" w:rsidRPr="00F14AC8" w:rsidRDefault="00671B20" w:rsidP="00B6732D"/>
    <w:p w14:paraId="1DA6E3A1" w14:textId="7AED6674" w:rsidR="00671B20" w:rsidRPr="00F14AC8" w:rsidRDefault="00671B20" w:rsidP="00B6732D">
      <w:r w:rsidRPr="00F14AC8">
        <w:t>Der Druck der Etiketten</w:t>
      </w:r>
      <w:r w:rsidR="006E3235" w:rsidRPr="00F14AC8">
        <w:t xml:space="preserve"> </w:t>
      </w:r>
      <w:r w:rsidR="00DF3CBB" w:rsidRPr="00F14AC8">
        <w:t xml:space="preserve">soll durch das Speichern des Lieferscheins </w:t>
      </w:r>
      <w:r w:rsidR="00D83A0A" w:rsidRPr="00F14AC8">
        <w:t xml:space="preserve">im WAREHOUSE </w:t>
      </w:r>
      <w:r w:rsidR="00DF3CBB" w:rsidRPr="00F14AC8">
        <w:t>ausgelöst werden.</w:t>
      </w:r>
    </w:p>
    <w:p w14:paraId="04F8B39B" w14:textId="77777777" w:rsidR="00DF3CBB" w:rsidRPr="00F14AC8" w:rsidRDefault="00DF3CBB" w:rsidP="00B6732D"/>
    <w:p w14:paraId="4D1E5CC5" w14:textId="3B362EAA" w:rsidR="00B96F2F" w:rsidRPr="00F14AC8" w:rsidRDefault="00B96F2F" w:rsidP="00B96F2F">
      <w:pPr>
        <w:rPr>
          <w:b/>
          <w:bCs/>
          <w:color w:val="002060"/>
        </w:rPr>
      </w:pPr>
      <w:r w:rsidRPr="00F14AC8">
        <w:rPr>
          <w:b/>
          <w:bCs/>
          <w:color w:val="002060"/>
        </w:rPr>
        <w:t>ToDo HWK</w:t>
      </w:r>
    </w:p>
    <w:p w14:paraId="5C14BE43" w14:textId="5227F860" w:rsidR="00D83A0A" w:rsidRPr="00F14AC8" w:rsidRDefault="00D83A0A" w:rsidP="00B6732D"/>
    <w:p w14:paraId="378C5B2F" w14:textId="44013E4C" w:rsidR="00D83A0A" w:rsidRPr="00F14AC8" w:rsidRDefault="00B96F2F" w:rsidP="00B6732D">
      <w:r w:rsidRPr="00F14AC8">
        <w:t xml:space="preserve">Bereitstellung der Drucker </w:t>
      </w:r>
      <w:r w:rsidR="004F45C4" w:rsidRPr="00F14AC8">
        <w:t xml:space="preserve">je Standort. Bei der aktuellen Konfiguration kann nur ein Drucker je </w:t>
      </w:r>
      <w:r w:rsidR="0033626F" w:rsidRPr="00F14AC8">
        <w:t xml:space="preserve">Standort </w:t>
      </w:r>
      <w:r w:rsidR="000F1B93" w:rsidRPr="00F14AC8">
        <w:t xml:space="preserve">(Lagergruppe) </w:t>
      </w:r>
      <w:r w:rsidR="0033626F" w:rsidRPr="00F14AC8">
        <w:t xml:space="preserve">eingerichtet werden. Sollten mehrere Drucker </w:t>
      </w:r>
      <w:r w:rsidR="005E614A" w:rsidRPr="00F14AC8">
        <w:t xml:space="preserve">je Standort </w:t>
      </w:r>
      <w:r w:rsidR="0033626F" w:rsidRPr="00F14AC8">
        <w:t>ansteuerbar sein, muss dies neu konzeptioniert werden.</w:t>
      </w:r>
    </w:p>
    <w:p w14:paraId="44FEE36E" w14:textId="77777777" w:rsidR="0033626F" w:rsidRPr="00F14AC8" w:rsidRDefault="0033626F" w:rsidP="00B6732D"/>
    <w:p w14:paraId="6B29E847" w14:textId="77777777" w:rsidR="007529F2" w:rsidRPr="00F14AC8" w:rsidRDefault="007529F2" w:rsidP="007529F2">
      <w:pPr>
        <w:rPr>
          <w:b/>
          <w:bCs/>
          <w:color w:val="002060"/>
        </w:rPr>
      </w:pPr>
      <w:r w:rsidRPr="00F14AC8">
        <w:rPr>
          <w:b/>
          <w:bCs/>
          <w:color w:val="002060"/>
        </w:rPr>
        <w:t>Umsetzung ABAS</w:t>
      </w:r>
    </w:p>
    <w:p w14:paraId="0BE11E5A" w14:textId="77777777" w:rsidR="000F1B93" w:rsidRPr="00F14AC8" w:rsidRDefault="000F1B93" w:rsidP="007529F2">
      <w:pPr>
        <w:rPr>
          <w:b/>
          <w:bCs/>
          <w:color w:val="002060"/>
        </w:rPr>
      </w:pPr>
    </w:p>
    <w:p w14:paraId="64DBCF53" w14:textId="1C4B4953" w:rsidR="004C14C5" w:rsidRPr="00F14AC8" w:rsidRDefault="004C14C5" w:rsidP="007529F2">
      <w:commentRangeStart w:id="1639"/>
      <w:commentRangeStart w:id="1640"/>
      <w:r w:rsidRPr="00F14AC8">
        <w:t xml:space="preserve">Wird ein Lieferschein über einen WAREHOUSE User gespeichert, sollen die Etiketten sofort gedruckt werden. </w:t>
      </w:r>
      <w:r w:rsidR="005E614A" w:rsidRPr="00F14AC8">
        <w:t xml:space="preserve">Drucker ist </w:t>
      </w:r>
      <w:r w:rsidR="00A35F69" w:rsidRPr="00F14AC8">
        <w:t>i</w:t>
      </w:r>
      <w:r w:rsidR="005E614A" w:rsidRPr="00F14AC8">
        <w:t>n der Lagergruppe hinterlegte Drucker</w:t>
      </w:r>
      <w:r w:rsidR="000F1B93" w:rsidRPr="00F14AC8">
        <w:t xml:space="preserve"> in „</w:t>
      </w:r>
      <w:r w:rsidR="000F1B93" w:rsidRPr="00F14AC8">
        <w:rPr>
          <w:b/>
          <w:szCs w:val="16"/>
        </w:rPr>
        <w:t>ylabeldrucker</w:t>
      </w:r>
      <w:r w:rsidR="000F1B93" w:rsidRPr="00F14AC8">
        <w:t>“</w:t>
      </w:r>
      <w:r w:rsidR="005E614A" w:rsidRPr="00F14AC8">
        <w:t>.</w:t>
      </w:r>
    </w:p>
    <w:p w14:paraId="628DF4B7" w14:textId="1534FC53" w:rsidR="001A19A2" w:rsidRPr="00F14AC8" w:rsidRDefault="001A19A2" w:rsidP="007529F2">
      <w:r w:rsidRPr="00F14AC8">
        <w:t xml:space="preserve">Infosystem ETIKETTEN öffnen, Lieferschein in „yvorgang“ eintragen, „yetikett“ = „Wareneingangsetikett“, Startbutton setzen, Druck </w:t>
      </w:r>
      <w:r w:rsidR="00DE5E91" w:rsidRPr="00F14AC8">
        <w:t>Layout wie unter 14.12.3</w:t>
      </w:r>
      <w:commentRangeEnd w:id="1639"/>
      <w:r w:rsidR="00021FE0" w:rsidRPr="00F14AC8">
        <w:rPr>
          <w:rStyle w:val="Kommentarzeichen"/>
          <w:sz w:val="24"/>
          <w:szCs w:val="24"/>
        </w:rPr>
        <w:commentReference w:id="1639"/>
      </w:r>
      <w:commentRangeEnd w:id="1640"/>
      <w:r w:rsidR="00996820" w:rsidRPr="00F14AC8">
        <w:rPr>
          <w:rStyle w:val="Kommentarzeichen"/>
          <w:sz w:val="24"/>
          <w:szCs w:val="24"/>
        </w:rPr>
        <w:commentReference w:id="1640"/>
      </w:r>
    </w:p>
    <w:p w14:paraId="59FCB10B" w14:textId="5DBD8420" w:rsidR="004C14C5" w:rsidRPr="00F14AC8" w:rsidRDefault="004C14C5" w:rsidP="007529F2"/>
    <w:tbl>
      <w:tblPr>
        <w:tblStyle w:val="Tabellenraster"/>
        <w:tblW w:w="9085" w:type="dxa"/>
        <w:tblLook w:val="04A0" w:firstRow="1" w:lastRow="0" w:firstColumn="1" w:lastColumn="0" w:noHBand="0" w:noVBand="1"/>
      </w:tblPr>
      <w:tblGrid>
        <w:gridCol w:w="8018"/>
        <w:gridCol w:w="1067"/>
      </w:tblGrid>
      <w:tr w:rsidR="007529F2" w:rsidRPr="00F14AC8" w14:paraId="33DA1449" w14:textId="77777777" w:rsidTr="00D40DFE">
        <w:tc>
          <w:tcPr>
            <w:tcW w:w="8077" w:type="dxa"/>
            <w:shd w:val="clear" w:color="auto" w:fill="DCEEA3" w:themeFill="accent6" w:themeFillTint="99"/>
          </w:tcPr>
          <w:p w14:paraId="1A8D525A" w14:textId="77777777" w:rsidR="007529F2" w:rsidRPr="00F14AC8" w:rsidRDefault="007529F2" w:rsidP="00D40DFE">
            <w:r w:rsidRPr="00F14AC8">
              <w:t>Auswirkungen der Customization/Extension</w:t>
            </w:r>
          </w:p>
        </w:tc>
        <w:tc>
          <w:tcPr>
            <w:tcW w:w="1008" w:type="dxa"/>
            <w:shd w:val="clear" w:color="auto" w:fill="DCEEA3" w:themeFill="accent6" w:themeFillTint="99"/>
          </w:tcPr>
          <w:p w14:paraId="3A9CFE71" w14:textId="77777777" w:rsidR="007529F2" w:rsidRPr="00F14AC8" w:rsidRDefault="007529F2" w:rsidP="00D40DFE">
            <w:r w:rsidRPr="00F14AC8">
              <w:t>Antwort</w:t>
            </w:r>
          </w:p>
        </w:tc>
      </w:tr>
      <w:tr w:rsidR="007529F2" w:rsidRPr="00F14AC8" w14:paraId="187434A8" w14:textId="77777777" w:rsidTr="00D40DFE">
        <w:tc>
          <w:tcPr>
            <w:tcW w:w="8077" w:type="dxa"/>
          </w:tcPr>
          <w:p w14:paraId="50490930" w14:textId="77777777" w:rsidR="007529F2" w:rsidRPr="00F14AC8" w:rsidRDefault="007529F2" w:rsidP="00D40DFE">
            <w:pPr>
              <w:rPr>
                <w:sz w:val="20"/>
                <w:szCs w:val="20"/>
              </w:rPr>
            </w:pPr>
            <w:r w:rsidRPr="00F14AC8">
              <w:rPr>
                <w:sz w:val="20"/>
                <w:szCs w:val="20"/>
              </w:rPr>
              <w:t xml:space="preserve">Keine besonderen Auswirkungen </w:t>
            </w:r>
          </w:p>
        </w:tc>
        <w:tc>
          <w:tcPr>
            <w:tcW w:w="1008" w:type="dxa"/>
          </w:tcPr>
          <w:p w14:paraId="1CF25A05" w14:textId="77777777" w:rsidR="007529F2" w:rsidRPr="00F14AC8" w:rsidRDefault="007529F2" w:rsidP="00D40DFE">
            <w:pPr>
              <w:rPr>
                <w:sz w:val="20"/>
                <w:szCs w:val="20"/>
              </w:rPr>
            </w:pPr>
            <w:r w:rsidRPr="00F14AC8">
              <w:rPr>
                <w:sz w:val="20"/>
                <w:szCs w:val="20"/>
              </w:rPr>
              <w:t>Ja/Nein</w:t>
            </w:r>
          </w:p>
        </w:tc>
      </w:tr>
      <w:tr w:rsidR="007529F2" w:rsidRPr="00F14AC8" w14:paraId="7281C7A1" w14:textId="77777777" w:rsidTr="00D40DFE">
        <w:tc>
          <w:tcPr>
            <w:tcW w:w="8077" w:type="dxa"/>
          </w:tcPr>
          <w:p w14:paraId="3D14C568" w14:textId="77777777" w:rsidR="007529F2" w:rsidRPr="00F14AC8" w:rsidRDefault="007529F2"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60E5FF58" w14:textId="77777777" w:rsidR="007529F2" w:rsidRPr="00F14AC8" w:rsidRDefault="007529F2" w:rsidP="00D40DFE">
            <w:pPr>
              <w:rPr>
                <w:sz w:val="20"/>
                <w:szCs w:val="20"/>
              </w:rPr>
            </w:pPr>
            <w:r w:rsidRPr="00F14AC8">
              <w:rPr>
                <w:sz w:val="20"/>
                <w:szCs w:val="20"/>
              </w:rPr>
              <w:t>Ja/Nein</w:t>
            </w:r>
          </w:p>
        </w:tc>
      </w:tr>
      <w:tr w:rsidR="007529F2" w:rsidRPr="00F14AC8" w14:paraId="210C7C50" w14:textId="77777777" w:rsidTr="00D40DFE">
        <w:tc>
          <w:tcPr>
            <w:tcW w:w="8077" w:type="dxa"/>
          </w:tcPr>
          <w:p w14:paraId="77D46492" w14:textId="77777777" w:rsidR="007529F2" w:rsidRPr="00F14AC8" w:rsidRDefault="007529F2"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A232343" w14:textId="77777777" w:rsidR="007529F2" w:rsidRPr="00F14AC8" w:rsidRDefault="007529F2" w:rsidP="00D40DFE">
            <w:pPr>
              <w:rPr>
                <w:sz w:val="20"/>
                <w:szCs w:val="20"/>
              </w:rPr>
            </w:pPr>
            <w:r w:rsidRPr="00F14AC8">
              <w:rPr>
                <w:sz w:val="20"/>
                <w:szCs w:val="20"/>
              </w:rPr>
              <w:t>Ja/Nein</w:t>
            </w:r>
          </w:p>
        </w:tc>
      </w:tr>
      <w:tr w:rsidR="007529F2" w:rsidRPr="00F14AC8" w14:paraId="14C12009" w14:textId="77777777" w:rsidTr="00D40DFE">
        <w:tc>
          <w:tcPr>
            <w:tcW w:w="8077" w:type="dxa"/>
          </w:tcPr>
          <w:p w14:paraId="7709BAA9" w14:textId="77777777" w:rsidR="007529F2" w:rsidRPr="00F14AC8" w:rsidRDefault="007529F2"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B4AEF0A" w14:textId="77777777" w:rsidR="007529F2" w:rsidRPr="00F14AC8" w:rsidRDefault="007529F2" w:rsidP="00D40DFE">
            <w:pPr>
              <w:rPr>
                <w:sz w:val="20"/>
                <w:szCs w:val="20"/>
              </w:rPr>
            </w:pPr>
            <w:r w:rsidRPr="00F14AC8">
              <w:rPr>
                <w:sz w:val="20"/>
                <w:szCs w:val="20"/>
              </w:rPr>
              <w:t>Ja/Nein</w:t>
            </w:r>
          </w:p>
        </w:tc>
      </w:tr>
      <w:tr w:rsidR="007529F2" w:rsidRPr="00F14AC8" w14:paraId="58F0A04E" w14:textId="77777777" w:rsidTr="00D40DFE">
        <w:tc>
          <w:tcPr>
            <w:tcW w:w="8077" w:type="dxa"/>
          </w:tcPr>
          <w:p w14:paraId="4FF6C519" w14:textId="77777777" w:rsidR="007529F2" w:rsidRPr="00F14AC8" w:rsidRDefault="007529F2"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48F42307" w14:textId="77777777" w:rsidR="007529F2" w:rsidRPr="00F14AC8" w:rsidRDefault="007529F2"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7529F2" w:rsidRPr="00F14AC8" w14:paraId="3BEDFCA6" w14:textId="77777777" w:rsidTr="00D40DFE">
        <w:trPr>
          <w:trHeight w:hRule="exact" w:val="861"/>
        </w:trPr>
        <w:tc>
          <w:tcPr>
            <w:tcW w:w="1273" w:type="dxa"/>
            <w:shd w:val="clear" w:color="auto" w:fill="D5D5D5" w:themeFill="background2"/>
            <w:tcMar>
              <w:bottom w:w="57" w:type="dxa"/>
            </w:tcMar>
          </w:tcPr>
          <w:p w14:paraId="2242A53B" w14:textId="77777777" w:rsidR="007529F2" w:rsidRPr="00F14AC8" w:rsidRDefault="007529F2" w:rsidP="00D40DFE">
            <w:pPr>
              <w:rPr>
                <w:b/>
              </w:rPr>
            </w:pPr>
            <w:r w:rsidRPr="00F14AC8">
              <w:rPr>
                <w:b/>
              </w:rPr>
              <w:t>Priorität</w:t>
            </w:r>
          </w:p>
        </w:tc>
        <w:tc>
          <w:tcPr>
            <w:tcW w:w="2190" w:type="dxa"/>
            <w:shd w:val="clear" w:color="auto" w:fill="D5D5D5" w:themeFill="background2"/>
            <w:tcMar>
              <w:bottom w:w="57" w:type="dxa"/>
            </w:tcMar>
          </w:tcPr>
          <w:p w14:paraId="71C99A8D" w14:textId="77777777" w:rsidR="007529F2" w:rsidRPr="00F14AC8" w:rsidRDefault="007529F2" w:rsidP="00D40DFE">
            <w:pPr>
              <w:rPr>
                <w:b/>
              </w:rPr>
            </w:pPr>
            <w:r w:rsidRPr="00F14AC8">
              <w:rPr>
                <w:b/>
              </w:rPr>
              <w:t>Realisierung</w:t>
            </w:r>
          </w:p>
        </w:tc>
        <w:tc>
          <w:tcPr>
            <w:tcW w:w="1070" w:type="dxa"/>
            <w:shd w:val="clear" w:color="auto" w:fill="D5D5D5" w:themeFill="background2"/>
            <w:tcMar>
              <w:bottom w:w="57" w:type="dxa"/>
            </w:tcMar>
          </w:tcPr>
          <w:p w14:paraId="5E3B166C" w14:textId="77777777" w:rsidR="007529F2" w:rsidRPr="00F14AC8" w:rsidRDefault="007529F2" w:rsidP="00D40DFE">
            <w:pPr>
              <w:rPr>
                <w:b/>
              </w:rPr>
            </w:pPr>
            <w:r w:rsidRPr="00F14AC8">
              <w:rPr>
                <w:b/>
              </w:rPr>
              <w:t>Dauer (ca./h)</w:t>
            </w:r>
          </w:p>
        </w:tc>
        <w:tc>
          <w:tcPr>
            <w:tcW w:w="1134" w:type="dxa"/>
            <w:shd w:val="clear" w:color="auto" w:fill="D5D5D5" w:themeFill="background2"/>
            <w:tcMar>
              <w:bottom w:w="57" w:type="dxa"/>
            </w:tcMar>
          </w:tcPr>
          <w:p w14:paraId="1BD8092D" w14:textId="77777777" w:rsidR="007529F2" w:rsidRPr="00F14AC8" w:rsidRDefault="007529F2"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49E4B1F4" w14:textId="77777777" w:rsidR="007529F2" w:rsidRPr="00F14AC8" w:rsidRDefault="007529F2"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58BB6BA" w14:textId="77777777" w:rsidR="007529F2" w:rsidRPr="00F14AC8" w:rsidRDefault="007529F2" w:rsidP="00D40DFE">
            <w:pPr>
              <w:rPr>
                <w:b/>
              </w:rPr>
            </w:pPr>
            <w:r w:rsidRPr="00F14AC8">
              <w:rPr>
                <w:b/>
              </w:rPr>
              <w:t>Bereich</w:t>
            </w:r>
          </w:p>
        </w:tc>
      </w:tr>
      <w:tr w:rsidR="007529F2" w:rsidRPr="00F14AC8" w14:paraId="68DAF6CD" w14:textId="77777777" w:rsidTr="00D40DFE">
        <w:trPr>
          <w:trHeight w:val="454"/>
        </w:trPr>
        <w:tc>
          <w:tcPr>
            <w:tcW w:w="1273" w:type="dxa"/>
            <w:shd w:val="clear" w:color="auto" w:fill="FFFFFF"/>
            <w:tcMar>
              <w:bottom w:w="57" w:type="dxa"/>
            </w:tcMar>
          </w:tcPr>
          <w:p w14:paraId="3402488B" w14:textId="77777777" w:rsidR="007529F2" w:rsidRPr="00F14AC8" w:rsidRDefault="007529F2" w:rsidP="00394CD1">
            <w:pPr>
              <w:pStyle w:val="Tabelleninhalte"/>
            </w:pPr>
            <w:r w:rsidRPr="00F14AC8">
              <w:t>1</w:t>
            </w:r>
          </w:p>
        </w:tc>
        <w:tc>
          <w:tcPr>
            <w:tcW w:w="2190" w:type="dxa"/>
            <w:shd w:val="clear" w:color="auto" w:fill="FFFFFF"/>
            <w:tcMar>
              <w:bottom w:w="57" w:type="dxa"/>
            </w:tcMar>
          </w:tcPr>
          <w:p w14:paraId="56A5C6F9" w14:textId="77777777" w:rsidR="007529F2" w:rsidRPr="00F14AC8" w:rsidRDefault="007529F2" w:rsidP="00394CD1">
            <w:pPr>
              <w:pStyle w:val="Tabelleninhalte"/>
            </w:pPr>
            <w:r w:rsidRPr="00F14AC8">
              <w:t>Abas</w:t>
            </w:r>
          </w:p>
        </w:tc>
        <w:tc>
          <w:tcPr>
            <w:tcW w:w="1070" w:type="dxa"/>
            <w:shd w:val="clear" w:color="auto" w:fill="FFFFFF"/>
            <w:tcMar>
              <w:bottom w:w="57" w:type="dxa"/>
            </w:tcMar>
          </w:tcPr>
          <w:p w14:paraId="30CF2D6D" w14:textId="77777777" w:rsidR="007529F2" w:rsidRPr="00F14AC8" w:rsidRDefault="007529F2" w:rsidP="00394CD1">
            <w:pPr>
              <w:pStyle w:val="Tabelleninhalte"/>
            </w:pPr>
            <w:r w:rsidRPr="00F14AC8">
              <w:t>0,00</w:t>
            </w:r>
          </w:p>
        </w:tc>
        <w:tc>
          <w:tcPr>
            <w:tcW w:w="1134" w:type="dxa"/>
            <w:shd w:val="clear" w:color="auto" w:fill="FFFFFF"/>
            <w:tcMar>
              <w:bottom w:w="57" w:type="dxa"/>
            </w:tcMar>
          </w:tcPr>
          <w:p w14:paraId="170E88D0" w14:textId="77777777" w:rsidR="007529F2" w:rsidRPr="00F14AC8" w:rsidRDefault="007529F2" w:rsidP="00394CD1">
            <w:pPr>
              <w:pStyle w:val="Tabelleninhalte"/>
            </w:pPr>
            <w:r w:rsidRPr="00F14AC8">
              <w:t>0,00</w:t>
            </w:r>
          </w:p>
        </w:tc>
        <w:tc>
          <w:tcPr>
            <w:tcW w:w="1134" w:type="dxa"/>
            <w:shd w:val="clear" w:color="auto" w:fill="FFFFFF"/>
            <w:tcMar>
              <w:bottom w:w="57" w:type="dxa"/>
            </w:tcMar>
          </w:tcPr>
          <w:p w14:paraId="23A361B7" w14:textId="77777777" w:rsidR="007529F2" w:rsidRPr="00F14AC8" w:rsidRDefault="007529F2" w:rsidP="00394CD1">
            <w:pPr>
              <w:pStyle w:val="Tabelleninhalte"/>
            </w:pPr>
            <w:r w:rsidRPr="00F14AC8">
              <w:t>0,00</w:t>
            </w:r>
          </w:p>
        </w:tc>
        <w:tc>
          <w:tcPr>
            <w:tcW w:w="2271" w:type="dxa"/>
            <w:shd w:val="clear" w:color="auto" w:fill="FFFFFF"/>
            <w:tcMar>
              <w:bottom w:w="57" w:type="dxa"/>
            </w:tcMar>
          </w:tcPr>
          <w:p w14:paraId="4DE86E44" w14:textId="77777777" w:rsidR="007529F2" w:rsidRPr="00F14AC8" w:rsidRDefault="007529F2" w:rsidP="00394CD1">
            <w:pPr>
              <w:pStyle w:val="Tabelleninhalte"/>
            </w:pPr>
            <w:r w:rsidRPr="00F14AC8">
              <w:t>Admin</w:t>
            </w:r>
          </w:p>
        </w:tc>
      </w:tr>
    </w:tbl>
    <w:p w14:paraId="5E0806B9" w14:textId="77777777" w:rsidR="00DF3CBB" w:rsidRPr="00F14AC8" w:rsidRDefault="00DF3CBB" w:rsidP="00B6732D"/>
    <w:p w14:paraId="0896B7B9" w14:textId="70AB1D4B" w:rsidR="00B6732D" w:rsidRPr="00F14AC8" w:rsidRDefault="00B6732D" w:rsidP="006D6505">
      <w:pPr>
        <w:pStyle w:val="berschrift3"/>
      </w:pPr>
      <w:bookmarkStart w:id="1641" w:name="_Toc228444507"/>
      <w:bookmarkStart w:id="1642" w:name="AP059"/>
      <w:r w:rsidRPr="00F14AC8">
        <w:t>Chargen-/Seriennummernetikett</w:t>
      </w:r>
      <w:bookmarkEnd w:id="1641"/>
    </w:p>
    <w:bookmarkEnd w:id="1642"/>
    <w:p w14:paraId="1912EA75" w14:textId="77777777" w:rsidR="00B6732D" w:rsidRPr="00F14AC8" w:rsidRDefault="00B6732D" w:rsidP="00B6732D"/>
    <w:p w14:paraId="05B95177" w14:textId="77777777" w:rsidR="00B6732D" w:rsidRPr="00F14AC8" w:rsidRDefault="00B6732D" w:rsidP="00B6732D">
      <w:r w:rsidRPr="00F14AC8">
        <w:t xml:space="preserve">Chargen- oder Seriennummer in Klarschrift und Barcode. </w:t>
      </w:r>
    </w:p>
    <w:p w14:paraId="0961ED08" w14:textId="77777777" w:rsidR="00C64796" w:rsidRPr="00F14AC8" w:rsidRDefault="00C64796" w:rsidP="00B6732D"/>
    <w:p w14:paraId="3176F63B" w14:textId="0713459B" w:rsidR="00B6732D" w:rsidRPr="00F14AC8" w:rsidRDefault="00B6732D" w:rsidP="00B6732D">
      <w:r w:rsidRPr="00F14AC8">
        <w:t>Überschrift: Charge-/SN-Nr.</w:t>
      </w:r>
    </w:p>
    <w:p w14:paraId="3BD11185" w14:textId="77777777" w:rsidR="00B6732D" w:rsidRPr="00F14AC8" w:rsidRDefault="00B6732D" w:rsidP="00B6732D">
      <w:r w:rsidRPr="00F14AC8">
        <w:t>Darunter: Barcode der Charge/SN-Nr.</w:t>
      </w:r>
    </w:p>
    <w:p w14:paraId="7AA6F59A" w14:textId="77777777" w:rsidR="00C64796" w:rsidRPr="00F14AC8" w:rsidRDefault="00C64796" w:rsidP="00B6732D"/>
    <w:p w14:paraId="5E99FE38" w14:textId="44B69798" w:rsidR="00B6732D" w:rsidRPr="00F14AC8" w:rsidRDefault="00B6732D" w:rsidP="00B6732D">
      <w:r w:rsidRPr="00F14AC8">
        <w:t xml:space="preserve">Aus Artikelstamm kann das nicht nachgedruckt werden. Der Druck und Nachdruck erfolgen ausschließlich aus den </w:t>
      </w:r>
      <w:r w:rsidR="00073BCA" w:rsidRPr="00F14AC8">
        <w:t>Einkaufsl</w:t>
      </w:r>
      <w:r w:rsidRPr="00F14AC8">
        <w:t>ieferscheinen.</w:t>
      </w:r>
    </w:p>
    <w:p w14:paraId="54BAA18E" w14:textId="77777777" w:rsidR="00B6732D" w:rsidRPr="00F14AC8" w:rsidRDefault="00B6732D" w:rsidP="00B6732D"/>
    <w:p w14:paraId="02E01A68" w14:textId="77777777" w:rsidR="006E6604" w:rsidRPr="00F14AC8" w:rsidRDefault="006E6604" w:rsidP="006E6604">
      <w:pPr>
        <w:rPr>
          <w:b/>
          <w:bCs/>
          <w:color w:val="002060"/>
        </w:rPr>
      </w:pPr>
      <w:r w:rsidRPr="00F14AC8">
        <w:rPr>
          <w:b/>
          <w:bCs/>
          <w:color w:val="002060"/>
        </w:rPr>
        <w:t>Umsetzung ABAS</w:t>
      </w:r>
    </w:p>
    <w:p w14:paraId="6A61B51C" w14:textId="77777777" w:rsidR="006E6604" w:rsidRPr="00F14AC8" w:rsidRDefault="006E6604" w:rsidP="006E6604">
      <w:pPr>
        <w:rPr>
          <w:b/>
          <w:bCs/>
          <w:color w:val="002060"/>
        </w:rPr>
      </w:pPr>
    </w:p>
    <w:tbl>
      <w:tblPr>
        <w:tblStyle w:val="Tabellenraster"/>
        <w:tblW w:w="0" w:type="auto"/>
        <w:tblLook w:val="04A0" w:firstRow="1" w:lastRow="0" w:firstColumn="1" w:lastColumn="0" w:noHBand="0" w:noVBand="1"/>
      </w:tblPr>
      <w:tblGrid>
        <w:gridCol w:w="2150"/>
        <w:gridCol w:w="6900"/>
      </w:tblGrid>
      <w:tr w:rsidR="005071EB" w:rsidRPr="00F14AC8" w14:paraId="75B5445B" w14:textId="77777777" w:rsidTr="00641F2F">
        <w:tc>
          <w:tcPr>
            <w:tcW w:w="2150" w:type="dxa"/>
          </w:tcPr>
          <w:p w14:paraId="34ADF587" w14:textId="77777777" w:rsidR="005071EB" w:rsidRPr="00F14AC8" w:rsidRDefault="005071EB" w:rsidP="00D40DFE">
            <w:r w:rsidRPr="00F14AC8">
              <w:t>Maske</w:t>
            </w:r>
          </w:p>
        </w:tc>
        <w:tc>
          <w:tcPr>
            <w:tcW w:w="6900" w:type="dxa"/>
          </w:tcPr>
          <w:p w14:paraId="10B11D14" w14:textId="2BF8FA7C" w:rsidR="005071EB" w:rsidRPr="00F14AC8" w:rsidRDefault="005071EB" w:rsidP="00D40DFE">
            <w:r w:rsidRPr="00F14AC8">
              <w:t>Infosystem ETIKETT</w:t>
            </w:r>
          </w:p>
        </w:tc>
      </w:tr>
      <w:tr w:rsidR="005071EB" w:rsidRPr="00F14AC8" w14:paraId="2DB966EF" w14:textId="77777777" w:rsidTr="00641F2F">
        <w:tc>
          <w:tcPr>
            <w:tcW w:w="2150" w:type="dxa"/>
          </w:tcPr>
          <w:p w14:paraId="339AB024" w14:textId="77777777" w:rsidR="005071EB" w:rsidRPr="00F14AC8" w:rsidRDefault="005071EB" w:rsidP="00D40DFE">
            <w:r w:rsidRPr="00F14AC8">
              <w:t>Event</w:t>
            </w:r>
          </w:p>
        </w:tc>
        <w:tc>
          <w:tcPr>
            <w:tcW w:w="6900" w:type="dxa"/>
          </w:tcPr>
          <w:p w14:paraId="50642A59" w14:textId="044AFD81" w:rsidR="005071EB" w:rsidRPr="00F14AC8" w:rsidRDefault="005071EB" w:rsidP="00D40DFE">
            <w:r w:rsidRPr="00F14AC8">
              <w:t>BUTTON_AFTER „</w:t>
            </w:r>
            <w:r w:rsidRPr="00F14AC8">
              <w:rPr>
                <w:b/>
                <w:bCs/>
              </w:rPr>
              <w:t>bstart</w:t>
            </w:r>
            <w:r w:rsidRPr="00F14AC8">
              <w:t>“</w:t>
            </w:r>
          </w:p>
        </w:tc>
      </w:tr>
      <w:tr w:rsidR="005071EB" w:rsidRPr="00F14AC8" w14:paraId="578BD80B" w14:textId="77777777" w:rsidTr="00641F2F">
        <w:tc>
          <w:tcPr>
            <w:tcW w:w="2150" w:type="dxa"/>
          </w:tcPr>
          <w:p w14:paraId="3CAEA70E" w14:textId="77777777" w:rsidR="005071EB" w:rsidRPr="00F14AC8" w:rsidRDefault="005071EB" w:rsidP="00D40DFE">
            <w:r w:rsidRPr="00F14AC8">
              <w:t>Bedingung</w:t>
            </w:r>
          </w:p>
        </w:tc>
        <w:tc>
          <w:tcPr>
            <w:tcW w:w="6900" w:type="dxa"/>
          </w:tcPr>
          <w:p w14:paraId="3C77ED7D" w14:textId="77777777" w:rsidR="005071EB" w:rsidRPr="00F14AC8" w:rsidRDefault="005071EB" w:rsidP="00D40DFE">
            <w:pPr>
              <w:rPr>
                <w:bCs/>
              </w:rPr>
            </w:pPr>
            <w:r w:rsidRPr="00F14AC8">
              <w:rPr>
                <w:b/>
              </w:rPr>
              <w:t>„yetikett</w:t>
            </w:r>
            <w:r w:rsidRPr="00F14AC8">
              <w:rPr>
                <w:b/>
                <w:bCs/>
              </w:rPr>
              <w:t xml:space="preserve">“ </w:t>
            </w:r>
            <w:r w:rsidRPr="00F14AC8">
              <w:rPr>
                <w:bCs/>
              </w:rPr>
              <w:t>= „Chargenetikett“</w:t>
            </w:r>
          </w:p>
          <w:p w14:paraId="134BA1D3" w14:textId="634FF889" w:rsidR="00CB4E59" w:rsidRPr="00F14AC8" w:rsidRDefault="005071EB" w:rsidP="00D40DFE">
            <w:r w:rsidRPr="00F14AC8">
              <w:t>„</w:t>
            </w:r>
            <w:r w:rsidR="00CB4E59" w:rsidRPr="00F14AC8">
              <w:rPr>
                <w:b/>
                <w:bCs/>
              </w:rPr>
              <w:t>yvorgang</w:t>
            </w:r>
            <w:r w:rsidR="00CB4E59" w:rsidRPr="00F14AC8">
              <w:t>“ = gefüllt mit Einkaufslieferschein</w:t>
            </w:r>
          </w:p>
        </w:tc>
      </w:tr>
      <w:tr w:rsidR="00DC6ED6" w:rsidRPr="00F14AC8" w14:paraId="34BA73D6" w14:textId="77777777" w:rsidTr="00641F2F">
        <w:tc>
          <w:tcPr>
            <w:tcW w:w="2150" w:type="dxa"/>
          </w:tcPr>
          <w:p w14:paraId="71F469E3" w14:textId="4CB22F29" w:rsidR="00DC6ED6" w:rsidRPr="00F14AC8" w:rsidRDefault="00DC6ED6" w:rsidP="00D40DFE">
            <w:r w:rsidRPr="00F14AC8">
              <w:t>Datenbeschaffung</w:t>
            </w:r>
          </w:p>
        </w:tc>
        <w:tc>
          <w:tcPr>
            <w:tcW w:w="6900" w:type="dxa"/>
          </w:tcPr>
          <w:p w14:paraId="488F18E2" w14:textId="1B61FDE5" w:rsidR="00DC6ED6" w:rsidRPr="00F14AC8" w:rsidRDefault="00DC6ED6" w:rsidP="00D40DFE">
            <w:r w:rsidRPr="00F14AC8">
              <w:t>Alle Materialzuordnungspositionen jeder Artikelpositionen aus dem Einkaufslieferschein</w:t>
            </w:r>
          </w:p>
        </w:tc>
      </w:tr>
    </w:tbl>
    <w:p w14:paraId="50C7D1F2" w14:textId="77777777" w:rsidR="005071EB" w:rsidRPr="00F14AC8" w:rsidRDefault="005071EB" w:rsidP="00E32A45"/>
    <w:p w14:paraId="13ECC3DE" w14:textId="74BF4779" w:rsidR="00DC6ED6" w:rsidRPr="00F14AC8" w:rsidRDefault="00DC6ED6" w:rsidP="00E32A45">
      <w:r w:rsidRPr="00F14AC8">
        <w:t>Je gefundener Materialzuordnungsposition:</w:t>
      </w:r>
    </w:p>
    <w:p w14:paraId="3F33C4F9" w14:textId="77777777" w:rsidR="00DC6ED6" w:rsidRPr="00F14AC8" w:rsidRDefault="00DC6ED6" w:rsidP="00E32A45"/>
    <w:tbl>
      <w:tblPr>
        <w:tblStyle w:val="Gitternetztabelle4"/>
        <w:tblW w:w="82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869"/>
        <w:gridCol w:w="3275"/>
        <w:gridCol w:w="3082"/>
      </w:tblGrid>
      <w:tr w:rsidR="00DC6ED6" w:rsidRPr="00F14AC8" w14:paraId="2D8FECCB" w14:textId="77777777" w:rsidTr="00ED38DC">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869" w:type="dxa"/>
          </w:tcPr>
          <w:p w14:paraId="57F6F5BD" w14:textId="77777777" w:rsidR="00DC6ED6" w:rsidRPr="00F14AC8" w:rsidRDefault="00DC6ED6" w:rsidP="00D40DFE">
            <w:pPr>
              <w:keepNext/>
              <w:keepLines/>
              <w:rPr>
                <w:rFonts w:cs="Segoe UI"/>
                <w:color w:val="FCCD0C" w:themeColor="accent3"/>
                <w:sz w:val="16"/>
                <w:szCs w:val="16"/>
              </w:rPr>
            </w:pPr>
            <w:r w:rsidRPr="00F14AC8">
              <w:rPr>
                <w:rFonts w:cs="Segoe UI"/>
                <w:color w:val="92D050"/>
                <w:sz w:val="16"/>
                <w:szCs w:val="16"/>
              </w:rPr>
              <w:t>Variablen-</w:t>
            </w:r>
            <w:r w:rsidRPr="00F14AC8">
              <w:rPr>
                <w:rFonts w:cs="Segoe UI"/>
                <w:color w:val="92D050"/>
                <w:sz w:val="16"/>
                <w:szCs w:val="16"/>
              </w:rPr>
              <w:br/>
              <w:t>name</w:t>
            </w:r>
          </w:p>
        </w:tc>
        <w:tc>
          <w:tcPr>
            <w:tcW w:w="3275" w:type="dxa"/>
          </w:tcPr>
          <w:p w14:paraId="383E27BB" w14:textId="77777777" w:rsidR="00DC6ED6" w:rsidRPr="00F14AC8" w:rsidRDefault="00DC6ED6" w:rsidP="00D40DFE">
            <w:pPr>
              <w:keepNext/>
              <w:keepLines/>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Werte aus</w:t>
            </w:r>
          </w:p>
        </w:tc>
        <w:tc>
          <w:tcPr>
            <w:tcW w:w="3082" w:type="dxa"/>
          </w:tcPr>
          <w:p w14:paraId="43870321" w14:textId="77777777" w:rsidR="00DC6ED6" w:rsidRPr="00F14AC8" w:rsidRDefault="00DC6ED6" w:rsidP="00D40DFE">
            <w:pPr>
              <w:keepNext/>
              <w:keepLines/>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FCCD0C" w:themeColor="accent3"/>
                <w:sz w:val="16"/>
                <w:szCs w:val="16"/>
              </w:rPr>
              <w:t>Feld</w:t>
            </w:r>
          </w:p>
        </w:tc>
      </w:tr>
      <w:tr w:rsidR="00DC6ED6" w:rsidRPr="00F14AC8" w14:paraId="4D1FADDA"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D9D9D9" w:themeFill="background1" w:themeFillShade="D9"/>
          </w:tcPr>
          <w:p w14:paraId="057BFF7E" w14:textId="77777777" w:rsidR="00DC6ED6" w:rsidRPr="00D12F22" w:rsidRDefault="00DC6ED6" w:rsidP="00D40DFE">
            <w:pPr>
              <w:keepNext/>
              <w:keepLines/>
              <w:rPr>
                <w:rFonts w:cs="Segoe UI"/>
                <w:color w:val="102031" w:themeColor="text2"/>
                <w:sz w:val="16"/>
                <w:szCs w:val="16"/>
              </w:rPr>
            </w:pPr>
            <w:r w:rsidRPr="00D12F22">
              <w:rPr>
                <w:rFonts w:cs="Segoe UI"/>
                <w:color w:val="102031" w:themeColor="text2"/>
                <w:sz w:val="16"/>
                <w:szCs w:val="16"/>
              </w:rPr>
              <w:t>„yartikel“</w:t>
            </w:r>
          </w:p>
        </w:tc>
        <w:tc>
          <w:tcPr>
            <w:tcW w:w="3275" w:type="dxa"/>
            <w:shd w:val="clear" w:color="auto" w:fill="D9D9D9" w:themeFill="background1" w:themeFillShade="D9"/>
          </w:tcPr>
          <w:p w14:paraId="01052CCA" w14:textId="77777777" w:rsidR="00DC6ED6" w:rsidRPr="00F14AC8" w:rsidRDefault="00DC6ED6"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shd w:val="clear" w:color="auto" w:fill="D9D9D9" w:themeFill="background1" w:themeFillShade="D9"/>
          </w:tcPr>
          <w:p w14:paraId="3E93F4B6" w14:textId="77777777" w:rsidR="00DC6ED6" w:rsidRPr="00F14AC8" w:rsidRDefault="00DC6ED6"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„artex</w:t>
            </w:r>
            <w:r w:rsidRPr="00F14AC8">
              <w:rPr>
                <w:rFonts w:cs="Segoe UI"/>
                <w:color w:val="102031" w:themeColor="text2"/>
                <w:sz w:val="16"/>
                <w:szCs w:val="16"/>
              </w:rPr>
              <w:t>“</w:t>
            </w:r>
          </w:p>
        </w:tc>
      </w:tr>
      <w:tr w:rsidR="00DC6ED6" w:rsidRPr="00F14AC8" w14:paraId="00FFD659" w14:textId="77777777" w:rsidTr="00ED38DC">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157BCDF9" w14:textId="77777777" w:rsidR="00DC6ED6" w:rsidRPr="00F14AC8" w:rsidRDefault="00DC6ED6" w:rsidP="00D40DFE">
            <w:pPr>
              <w:keepNext/>
              <w:keepLines/>
              <w:rPr>
                <w:rFonts w:cs="Segoe UI"/>
                <w:color w:val="102031" w:themeColor="text2"/>
                <w:sz w:val="16"/>
                <w:szCs w:val="16"/>
              </w:rPr>
            </w:pPr>
            <w:r w:rsidRPr="00F14AC8">
              <w:rPr>
                <w:rFonts w:cs="Segoe UI"/>
                <w:color w:val="102031" w:themeColor="text2"/>
                <w:sz w:val="16"/>
                <w:szCs w:val="16"/>
              </w:rPr>
              <w:t>„yvorgang“</w:t>
            </w:r>
          </w:p>
        </w:tc>
        <w:tc>
          <w:tcPr>
            <w:tcW w:w="3275" w:type="dxa"/>
          </w:tcPr>
          <w:p w14:paraId="4999833A" w14:textId="77777777" w:rsidR="00DC6ED6" w:rsidRPr="00F14AC8" w:rsidRDefault="00DC6ED6"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Lieferscheinkopf</w:t>
            </w:r>
          </w:p>
        </w:tc>
        <w:tc>
          <w:tcPr>
            <w:tcW w:w="3082" w:type="dxa"/>
          </w:tcPr>
          <w:p w14:paraId="214C23A3" w14:textId="77777777" w:rsidR="00DC6ED6" w:rsidRPr="00F14AC8" w:rsidRDefault="00DC6ED6"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„id“</w:t>
            </w:r>
          </w:p>
        </w:tc>
      </w:tr>
      <w:tr w:rsidR="00DC6ED6" w:rsidRPr="00F14AC8" w14:paraId="65F23301"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4B5914E0" w14:textId="77777777" w:rsidR="00DC6ED6" w:rsidRPr="00F14AC8" w:rsidRDefault="00DC6ED6" w:rsidP="00D40DFE">
            <w:pPr>
              <w:keepNext/>
              <w:keepLines/>
              <w:rPr>
                <w:rFonts w:cs="Segoe UI"/>
                <w:color w:val="102031" w:themeColor="text2"/>
                <w:sz w:val="16"/>
                <w:szCs w:val="16"/>
              </w:rPr>
            </w:pPr>
            <w:r w:rsidRPr="00F14AC8">
              <w:rPr>
                <w:rFonts w:cs="Segoe UI"/>
                <w:color w:val="102031" w:themeColor="text2"/>
                <w:sz w:val="16"/>
                <w:szCs w:val="16"/>
              </w:rPr>
              <w:t>„ychargennr“</w:t>
            </w:r>
          </w:p>
        </w:tc>
        <w:tc>
          <w:tcPr>
            <w:tcW w:w="3275" w:type="dxa"/>
          </w:tcPr>
          <w:p w14:paraId="3382C47F" w14:textId="50EB3A9C" w:rsidR="00DC6ED6" w:rsidRPr="00F14AC8" w:rsidRDefault="00DC6ED6"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Materialzuordnungsposition</w:t>
            </w:r>
          </w:p>
        </w:tc>
        <w:tc>
          <w:tcPr>
            <w:tcW w:w="3082" w:type="dxa"/>
          </w:tcPr>
          <w:p w14:paraId="3AB8FDED" w14:textId="77777777" w:rsidR="00DC6ED6" w:rsidRPr="00F14AC8" w:rsidRDefault="00DC6ED6"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w:t>
            </w:r>
            <w:r w:rsidRPr="00F14AC8">
              <w:rPr>
                <w:rFonts w:cs="Segoe UI"/>
                <w:b/>
                <w:bCs/>
                <w:sz w:val="16"/>
                <w:szCs w:val="16"/>
              </w:rPr>
              <w:t>tcharge“</w:t>
            </w:r>
          </w:p>
        </w:tc>
      </w:tr>
      <w:tr w:rsidR="00DC6ED6" w:rsidRPr="00F14AC8" w14:paraId="6248C754" w14:textId="77777777" w:rsidTr="00ED38DC">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3D770168" w14:textId="77777777" w:rsidR="00DC6ED6" w:rsidRPr="00F14AC8" w:rsidRDefault="00DC6ED6" w:rsidP="00D40DFE">
            <w:pPr>
              <w:keepNext/>
              <w:keepLines/>
              <w:rPr>
                <w:rFonts w:cs="Segoe UI"/>
                <w:color w:val="102031" w:themeColor="text2"/>
                <w:sz w:val="16"/>
                <w:szCs w:val="16"/>
              </w:rPr>
            </w:pPr>
            <w:r w:rsidRPr="00F14AC8">
              <w:rPr>
                <w:rFonts w:cs="Segoe UI"/>
                <w:color w:val="102031" w:themeColor="text2"/>
                <w:sz w:val="16"/>
                <w:szCs w:val="16"/>
              </w:rPr>
              <w:t>„ymenge“</w:t>
            </w:r>
          </w:p>
        </w:tc>
        <w:tc>
          <w:tcPr>
            <w:tcW w:w="3275" w:type="dxa"/>
          </w:tcPr>
          <w:p w14:paraId="197DB7A5" w14:textId="6F8243D1" w:rsidR="00DC6ED6" w:rsidRPr="00F14AC8" w:rsidRDefault="00AF42D5"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Materialzuordnungsposition</w:t>
            </w:r>
          </w:p>
        </w:tc>
        <w:tc>
          <w:tcPr>
            <w:tcW w:w="3082" w:type="dxa"/>
          </w:tcPr>
          <w:p w14:paraId="06FAE5A6" w14:textId="785437BD" w:rsidR="00DC6ED6" w:rsidRPr="00F14AC8" w:rsidRDefault="00DC6ED6"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t>
            </w:r>
            <w:r w:rsidR="00AF42D5" w:rsidRPr="00F14AC8">
              <w:rPr>
                <w:rFonts w:cs="Segoe UI"/>
                <w:b/>
                <w:bCs/>
                <w:sz w:val="16"/>
                <w:szCs w:val="16"/>
              </w:rPr>
              <w:t>zuomge</w:t>
            </w:r>
            <w:r w:rsidRPr="00F14AC8">
              <w:rPr>
                <w:rFonts w:cs="Segoe UI"/>
                <w:sz w:val="16"/>
                <w:szCs w:val="16"/>
              </w:rPr>
              <w:t>“</w:t>
            </w:r>
          </w:p>
        </w:tc>
      </w:tr>
      <w:tr w:rsidR="00DC6ED6" w:rsidRPr="00F14AC8" w14:paraId="48BF4B96"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05684AB2" w14:textId="77777777" w:rsidR="00DC6ED6" w:rsidRPr="00F14AC8" w:rsidRDefault="00DC6ED6" w:rsidP="00D40DFE">
            <w:pPr>
              <w:keepNext/>
              <w:keepLines/>
              <w:rPr>
                <w:rFonts w:cs="Segoe UI"/>
                <w:color w:val="102031" w:themeColor="text2"/>
                <w:sz w:val="16"/>
                <w:szCs w:val="16"/>
              </w:rPr>
            </w:pPr>
            <w:r w:rsidRPr="00F14AC8">
              <w:rPr>
                <w:rFonts w:cs="Segoe UI"/>
                <w:color w:val="102031" w:themeColor="text2"/>
                <w:sz w:val="16"/>
                <w:szCs w:val="16"/>
              </w:rPr>
              <w:t>„ylogo“</w:t>
            </w:r>
          </w:p>
        </w:tc>
        <w:tc>
          <w:tcPr>
            <w:tcW w:w="3275" w:type="dxa"/>
          </w:tcPr>
          <w:p w14:paraId="0D065506" w14:textId="77777777" w:rsidR="00DC6ED6" w:rsidRPr="00F14AC8" w:rsidRDefault="00DC6ED6"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Aus Lagergruppe, wenn leer dann aus Betriebsdaten</w:t>
            </w:r>
          </w:p>
        </w:tc>
        <w:tc>
          <w:tcPr>
            <w:tcW w:w="3082" w:type="dxa"/>
          </w:tcPr>
          <w:p w14:paraId="46F89029" w14:textId="77777777" w:rsidR="00DC6ED6" w:rsidRPr="00F14AC8" w:rsidRDefault="00DC6ED6"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ylogo oder logo</w:t>
            </w:r>
          </w:p>
        </w:tc>
      </w:tr>
    </w:tbl>
    <w:p w14:paraId="62865EFD" w14:textId="77777777" w:rsidR="00DC6ED6" w:rsidRPr="00F14AC8" w:rsidRDefault="00DC6ED6" w:rsidP="00E32A45"/>
    <w:p w14:paraId="0EDA2B90" w14:textId="77777777" w:rsidR="00143835" w:rsidRPr="00F14AC8" w:rsidRDefault="00143835" w:rsidP="00143835">
      <w:r w:rsidRPr="00F14AC8">
        <w:t>Neues Layout im Infosystem ETIKETTEN anlegen.</w:t>
      </w:r>
    </w:p>
    <w:p w14:paraId="34CF46C1" w14:textId="77777777" w:rsidR="00143835" w:rsidRPr="00F14AC8" w:rsidRDefault="00143835" w:rsidP="00E32A45"/>
    <w:p w14:paraId="2363F313" w14:textId="4C511ACC" w:rsidR="00E32A45" w:rsidRPr="00F14AC8" w:rsidRDefault="00E32A45" w:rsidP="00E32A45">
      <w:r w:rsidRPr="00F14AC8">
        <w:t xml:space="preserve">Überschrift: </w:t>
      </w:r>
      <w:r w:rsidR="00B64248" w:rsidRPr="00F14AC8">
        <w:tab/>
      </w:r>
      <w:r w:rsidR="003052F2" w:rsidRPr="00F14AC8">
        <w:tab/>
      </w:r>
      <w:r w:rsidRPr="00F14AC8">
        <w:t>Charge-/SN-Nr.</w:t>
      </w:r>
    </w:p>
    <w:p w14:paraId="318079AA" w14:textId="7FE46122" w:rsidR="006E6604" w:rsidRPr="00F14AC8" w:rsidRDefault="003052F2" w:rsidP="003052F2">
      <w:pPr>
        <w:pStyle w:val="Listenabsatz"/>
        <w:numPr>
          <w:ilvl w:val="0"/>
          <w:numId w:val="44"/>
        </w:numPr>
      </w:pPr>
      <w:r w:rsidRPr="00F14AC8">
        <w:t>Zeile</w:t>
      </w:r>
      <w:r w:rsidR="00E32A45" w:rsidRPr="00F14AC8">
        <w:t xml:space="preserve">: </w:t>
      </w:r>
      <w:r w:rsidR="00B64248" w:rsidRPr="00F14AC8">
        <w:tab/>
      </w:r>
      <w:r w:rsidRPr="00F14AC8">
        <w:tab/>
      </w:r>
      <w:r w:rsidR="00E32A45" w:rsidRPr="00F14AC8">
        <w:t>Barcode der Charge/SN-Nr.</w:t>
      </w:r>
    </w:p>
    <w:p w14:paraId="2E677DB7" w14:textId="10E60B1A" w:rsidR="003052F2" w:rsidRPr="00F14AC8" w:rsidRDefault="003052F2" w:rsidP="003052F2">
      <w:pPr>
        <w:pStyle w:val="Listenabsatz"/>
        <w:numPr>
          <w:ilvl w:val="0"/>
          <w:numId w:val="44"/>
        </w:numPr>
      </w:pPr>
      <w:r w:rsidRPr="00F14AC8">
        <w:t>Zeile:</w:t>
      </w:r>
      <w:r w:rsidRPr="00F14AC8">
        <w:tab/>
      </w:r>
      <w:r w:rsidRPr="00F14AC8">
        <w:tab/>
        <w:t>Klarschrift des Barcodes</w:t>
      </w:r>
    </w:p>
    <w:p w14:paraId="6A730252" w14:textId="77777777" w:rsidR="00C64796" w:rsidRPr="00F14AC8" w:rsidRDefault="00C64796" w:rsidP="006E6604"/>
    <w:p w14:paraId="3028355D" w14:textId="6629BE36" w:rsidR="00B64248" w:rsidRPr="00F14AC8" w:rsidRDefault="00B64248" w:rsidP="006E6604">
      <w:r w:rsidRPr="00F14AC8">
        <w:t>Barcode-Typ:</w:t>
      </w:r>
      <w:r w:rsidRPr="00F14AC8">
        <w:tab/>
        <w:t xml:space="preserve"> </w:t>
      </w:r>
      <w:r w:rsidR="003052F2" w:rsidRPr="00F14AC8">
        <w:tab/>
      </w:r>
      <w:r w:rsidRPr="00F14AC8">
        <w:t>Barcode 128</w:t>
      </w:r>
    </w:p>
    <w:p w14:paraId="7949B637" w14:textId="77777777" w:rsidR="00641F2F" w:rsidRPr="00F14AC8" w:rsidRDefault="00641F2F" w:rsidP="006E6604"/>
    <w:p w14:paraId="08D5CD7B" w14:textId="7804ECD7" w:rsidR="00641F2F" w:rsidRPr="00F14AC8" w:rsidRDefault="00641F2F" w:rsidP="006E6604">
      <w:r w:rsidRPr="00F14AC8">
        <w:t>Aufrufparameter</w:t>
      </w:r>
      <w:r w:rsidR="00F513A1" w:rsidRPr="00F14AC8">
        <w:t>:</w:t>
      </w:r>
    </w:p>
    <w:p w14:paraId="61F8752C" w14:textId="77777777" w:rsidR="00D8670D" w:rsidRPr="00F14AC8" w:rsidRDefault="00D8670D" w:rsidP="006E6604"/>
    <w:p w14:paraId="7B8B2265" w14:textId="16CA1E66" w:rsidR="00D8670D" w:rsidRPr="00F14AC8" w:rsidRDefault="00D8670D" w:rsidP="006E6604">
      <w:r w:rsidRPr="00F14AC8">
        <w:t>Quelle:</w:t>
      </w:r>
      <w:r w:rsidRPr="00F14AC8">
        <w:tab/>
        <w:t>Einkaufslieferschein</w:t>
      </w:r>
    </w:p>
    <w:p w14:paraId="19B97686" w14:textId="55461302" w:rsidR="00D8670D" w:rsidRPr="00F14AC8" w:rsidRDefault="00D8670D" w:rsidP="006E6604">
      <w:r w:rsidRPr="00F14AC8">
        <w:t>Ziel:</w:t>
      </w:r>
      <w:r w:rsidRPr="00F14AC8">
        <w:tab/>
      </w:r>
      <w:r w:rsidRPr="00F14AC8">
        <w:tab/>
        <w:t>Infosystem ETIKETTEN</w:t>
      </w:r>
    </w:p>
    <w:p w14:paraId="410EF489" w14:textId="72195590" w:rsidR="00D8670D" w:rsidRPr="00F14AC8" w:rsidRDefault="00D8670D" w:rsidP="006E6604">
      <w:r w:rsidRPr="00F14AC8">
        <w:t xml:space="preserve">Werte: </w:t>
      </w:r>
      <w:r w:rsidRPr="00F14AC8">
        <w:tab/>
        <w:t>„</w:t>
      </w:r>
      <w:r w:rsidRPr="00F14AC8">
        <w:rPr>
          <w:b/>
          <w:bCs/>
        </w:rPr>
        <w:t>yvorgang</w:t>
      </w:r>
      <w:r w:rsidRPr="00F14AC8">
        <w:t xml:space="preserve">“ </w:t>
      </w:r>
      <w:r w:rsidRPr="00F14AC8">
        <w:tab/>
      </w:r>
      <w:r w:rsidRPr="00F14AC8">
        <w:tab/>
        <w:t>= Lieferscheinnummer</w:t>
      </w:r>
    </w:p>
    <w:p w14:paraId="4B253388" w14:textId="01DA4A45" w:rsidR="00D8670D" w:rsidRPr="00F14AC8" w:rsidRDefault="00D8670D" w:rsidP="006E6604">
      <w:r w:rsidRPr="00F14AC8">
        <w:tab/>
      </w:r>
      <w:r w:rsidRPr="00F14AC8">
        <w:tab/>
        <w:t>„</w:t>
      </w:r>
      <w:r w:rsidRPr="00F14AC8">
        <w:rPr>
          <w:b/>
          <w:bCs/>
        </w:rPr>
        <w:t>yetikett</w:t>
      </w:r>
      <w:r w:rsidRPr="00F14AC8">
        <w:t>“</w:t>
      </w:r>
      <w:r w:rsidRPr="00F14AC8">
        <w:tab/>
      </w:r>
      <w:r w:rsidRPr="00F14AC8">
        <w:tab/>
        <w:t>= „Chargeneti</w:t>
      </w:r>
      <w:r w:rsidR="00F513A1" w:rsidRPr="00F14AC8">
        <w:t>kett“</w:t>
      </w:r>
    </w:p>
    <w:p w14:paraId="31C5D961" w14:textId="2D7DF5D9" w:rsidR="00F513A1" w:rsidRPr="00F14AC8" w:rsidRDefault="00F513A1" w:rsidP="006E6604">
      <w:r w:rsidRPr="00F14AC8">
        <w:tab/>
      </w:r>
      <w:r w:rsidRPr="00F14AC8">
        <w:tab/>
        <w:t>„</w:t>
      </w:r>
      <w:r w:rsidRPr="00F14AC8">
        <w:rPr>
          <w:b/>
          <w:bCs/>
        </w:rPr>
        <w:t>bstart</w:t>
      </w:r>
      <w:r w:rsidRPr="00F14AC8">
        <w:t>“</w:t>
      </w:r>
      <w:r w:rsidRPr="00F14AC8">
        <w:tab/>
      </w:r>
      <w:r w:rsidRPr="00F14AC8">
        <w:tab/>
        <w:t>= ja</w:t>
      </w:r>
    </w:p>
    <w:p w14:paraId="2CAB7A0C" w14:textId="77777777" w:rsidR="00B64248" w:rsidRPr="00F14AC8" w:rsidRDefault="00B64248" w:rsidP="006E6604"/>
    <w:tbl>
      <w:tblPr>
        <w:tblStyle w:val="Tabellenraster"/>
        <w:tblW w:w="9085" w:type="dxa"/>
        <w:tblLook w:val="04A0" w:firstRow="1" w:lastRow="0" w:firstColumn="1" w:lastColumn="0" w:noHBand="0" w:noVBand="1"/>
      </w:tblPr>
      <w:tblGrid>
        <w:gridCol w:w="8018"/>
        <w:gridCol w:w="1067"/>
      </w:tblGrid>
      <w:tr w:rsidR="006E6604" w:rsidRPr="00F14AC8" w14:paraId="6BF98906" w14:textId="77777777" w:rsidTr="00D40DFE">
        <w:tc>
          <w:tcPr>
            <w:tcW w:w="8077" w:type="dxa"/>
            <w:shd w:val="clear" w:color="auto" w:fill="DCEEA3" w:themeFill="accent6" w:themeFillTint="99"/>
          </w:tcPr>
          <w:p w14:paraId="28C83B90" w14:textId="77777777" w:rsidR="006E6604" w:rsidRPr="00F14AC8" w:rsidRDefault="006E6604" w:rsidP="00D40DFE">
            <w:r w:rsidRPr="00F14AC8">
              <w:t>Auswirkungen der Customization/Extension</w:t>
            </w:r>
          </w:p>
        </w:tc>
        <w:tc>
          <w:tcPr>
            <w:tcW w:w="1008" w:type="dxa"/>
            <w:shd w:val="clear" w:color="auto" w:fill="DCEEA3" w:themeFill="accent6" w:themeFillTint="99"/>
          </w:tcPr>
          <w:p w14:paraId="24A1BDC2" w14:textId="77777777" w:rsidR="006E6604" w:rsidRPr="00F14AC8" w:rsidRDefault="006E6604" w:rsidP="00D40DFE">
            <w:r w:rsidRPr="00F14AC8">
              <w:t>Antwort</w:t>
            </w:r>
          </w:p>
        </w:tc>
      </w:tr>
      <w:tr w:rsidR="006E6604" w:rsidRPr="00F14AC8" w14:paraId="2F99CCAC" w14:textId="77777777" w:rsidTr="00D40DFE">
        <w:tc>
          <w:tcPr>
            <w:tcW w:w="8077" w:type="dxa"/>
          </w:tcPr>
          <w:p w14:paraId="5F0AAB4E" w14:textId="77777777" w:rsidR="006E6604" w:rsidRPr="00F14AC8" w:rsidRDefault="006E6604" w:rsidP="00D40DFE">
            <w:pPr>
              <w:rPr>
                <w:sz w:val="20"/>
                <w:szCs w:val="20"/>
              </w:rPr>
            </w:pPr>
            <w:r w:rsidRPr="00F14AC8">
              <w:rPr>
                <w:sz w:val="20"/>
                <w:szCs w:val="20"/>
              </w:rPr>
              <w:lastRenderedPageBreak/>
              <w:t xml:space="preserve">Keine besonderen Auswirkungen </w:t>
            </w:r>
          </w:p>
        </w:tc>
        <w:tc>
          <w:tcPr>
            <w:tcW w:w="1008" w:type="dxa"/>
          </w:tcPr>
          <w:p w14:paraId="375AC08E" w14:textId="77777777" w:rsidR="006E6604" w:rsidRPr="00F14AC8" w:rsidRDefault="006E6604" w:rsidP="00D40DFE">
            <w:pPr>
              <w:rPr>
                <w:sz w:val="20"/>
                <w:szCs w:val="20"/>
              </w:rPr>
            </w:pPr>
            <w:r w:rsidRPr="00F14AC8">
              <w:rPr>
                <w:sz w:val="20"/>
                <w:szCs w:val="20"/>
              </w:rPr>
              <w:t>Ja/Nein</w:t>
            </w:r>
          </w:p>
        </w:tc>
      </w:tr>
      <w:tr w:rsidR="006E6604" w:rsidRPr="00F14AC8" w14:paraId="53900290" w14:textId="77777777" w:rsidTr="00D40DFE">
        <w:tc>
          <w:tcPr>
            <w:tcW w:w="8077" w:type="dxa"/>
          </w:tcPr>
          <w:p w14:paraId="3A4DA818" w14:textId="77777777" w:rsidR="006E6604" w:rsidRPr="00F14AC8" w:rsidRDefault="006E6604"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503670BE" w14:textId="77777777" w:rsidR="006E6604" w:rsidRPr="00F14AC8" w:rsidRDefault="006E6604" w:rsidP="00D40DFE">
            <w:pPr>
              <w:rPr>
                <w:sz w:val="20"/>
                <w:szCs w:val="20"/>
              </w:rPr>
            </w:pPr>
            <w:r w:rsidRPr="00F14AC8">
              <w:rPr>
                <w:sz w:val="20"/>
                <w:szCs w:val="20"/>
              </w:rPr>
              <w:t>Ja/Nein</w:t>
            </w:r>
          </w:p>
        </w:tc>
      </w:tr>
      <w:tr w:rsidR="006E6604" w:rsidRPr="00F14AC8" w14:paraId="252FB11C" w14:textId="77777777" w:rsidTr="00D40DFE">
        <w:tc>
          <w:tcPr>
            <w:tcW w:w="8077" w:type="dxa"/>
          </w:tcPr>
          <w:p w14:paraId="56BF2A79" w14:textId="77777777" w:rsidR="006E6604" w:rsidRPr="00F14AC8" w:rsidRDefault="006E6604"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ECD4DD4" w14:textId="77777777" w:rsidR="006E6604" w:rsidRPr="00F14AC8" w:rsidRDefault="006E6604" w:rsidP="00D40DFE">
            <w:pPr>
              <w:rPr>
                <w:sz w:val="20"/>
                <w:szCs w:val="20"/>
              </w:rPr>
            </w:pPr>
            <w:r w:rsidRPr="00F14AC8">
              <w:rPr>
                <w:sz w:val="20"/>
                <w:szCs w:val="20"/>
              </w:rPr>
              <w:t>Ja/Nein</w:t>
            </w:r>
          </w:p>
        </w:tc>
      </w:tr>
      <w:tr w:rsidR="006E6604" w:rsidRPr="00F14AC8" w14:paraId="03B4DF37" w14:textId="77777777" w:rsidTr="00D40DFE">
        <w:tc>
          <w:tcPr>
            <w:tcW w:w="8077" w:type="dxa"/>
          </w:tcPr>
          <w:p w14:paraId="31AA32A6" w14:textId="77777777" w:rsidR="006E6604" w:rsidRPr="00F14AC8" w:rsidRDefault="006E6604"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6965DBF9" w14:textId="77777777" w:rsidR="006E6604" w:rsidRPr="00F14AC8" w:rsidRDefault="006E6604" w:rsidP="00D40DFE">
            <w:pPr>
              <w:rPr>
                <w:sz w:val="20"/>
                <w:szCs w:val="20"/>
              </w:rPr>
            </w:pPr>
            <w:r w:rsidRPr="00F14AC8">
              <w:rPr>
                <w:sz w:val="20"/>
                <w:szCs w:val="20"/>
              </w:rPr>
              <w:t>Ja/Nein</w:t>
            </w:r>
          </w:p>
        </w:tc>
      </w:tr>
      <w:tr w:rsidR="006E6604" w:rsidRPr="00F14AC8" w14:paraId="67F2C0AF" w14:textId="77777777" w:rsidTr="00D40DFE">
        <w:tc>
          <w:tcPr>
            <w:tcW w:w="8077" w:type="dxa"/>
          </w:tcPr>
          <w:p w14:paraId="4CE3E8D8" w14:textId="77777777" w:rsidR="006E6604" w:rsidRPr="00F14AC8" w:rsidRDefault="006E6604"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5E687238" w14:textId="77777777" w:rsidR="006E6604" w:rsidRPr="00F14AC8" w:rsidRDefault="006E6604"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6E6604" w:rsidRPr="00F14AC8" w14:paraId="1ED12FE6" w14:textId="77777777" w:rsidTr="00D40DFE">
        <w:trPr>
          <w:trHeight w:hRule="exact" w:val="861"/>
        </w:trPr>
        <w:tc>
          <w:tcPr>
            <w:tcW w:w="1273" w:type="dxa"/>
            <w:shd w:val="clear" w:color="auto" w:fill="D5D5D5" w:themeFill="background2"/>
            <w:tcMar>
              <w:bottom w:w="57" w:type="dxa"/>
            </w:tcMar>
          </w:tcPr>
          <w:p w14:paraId="66D6DA74" w14:textId="77777777" w:rsidR="006E6604" w:rsidRPr="00F14AC8" w:rsidRDefault="006E6604" w:rsidP="00D40DFE">
            <w:pPr>
              <w:rPr>
                <w:b/>
              </w:rPr>
            </w:pPr>
            <w:r w:rsidRPr="00F14AC8">
              <w:rPr>
                <w:b/>
              </w:rPr>
              <w:t>Priorität</w:t>
            </w:r>
          </w:p>
        </w:tc>
        <w:tc>
          <w:tcPr>
            <w:tcW w:w="2190" w:type="dxa"/>
            <w:shd w:val="clear" w:color="auto" w:fill="D5D5D5" w:themeFill="background2"/>
            <w:tcMar>
              <w:bottom w:w="57" w:type="dxa"/>
            </w:tcMar>
          </w:tcPr>
          <w:p w14:paraId="5B878F06" w14:textId="77777777" w:rsidR="006E6604" w:rsidRPr="00F14AC8" w:rsidRDefault="006E6604" w:rsidP="00D40DFE">
            <w:pPr>
              <w:rPr>
                <w:b/>
              </w:rPr>
            </w:pPr>
            <w:r w:rsidRPr="00F14AC8">
              <w:rPr>
                <w:b/>
              </w:rPr>
              <w:t>Realisierung</w:t>
            </w:r>
          </w:p>
        </w:tc>
        <w:tc>
          <w:tcPr>
            <w:tcW w:w="1070" w:type="dxa"/>
            <w:shd w:val="clear" w:color="auto" w:fill="D5D5D5" w:themeFill="background2"/>
            <w:tcMar>
              <w:bottom w:w="57" w:type="dxa"/>
            </w:tcMar>
          </w:tcPr>
          <w:p w14:paraId="7A86AED2" w14:textId="77777777" w:rsidR="006E6604" w:rsidRPr="00F14AC8" w:rsidRDefault="006E6604" w:rsidP="00D40DFE">
            <w:pPr>
              <w:rPr>
                <w:b/>
              </w:rPr>
            </w:pPr>
            <w:r w:rsidRPr="00F14AC8">
              <w:rPr>
                <w:b/>
              </w:rPr>
              <w:t>Dauer (ca./h)</w:t>
            </w:r>
          </w:p>
        </w:tc>
        <w:tc>
          <w:tcPr>
            <w:tcW w:w="1134" w:type="dxa"/>
            <w:shd w:val="clear" w:color="auto" w:fill="D5D5D5" w:themeFill="background2"/>
            <w:tcMar>
              <w:bottom w:w="57" w:type="dxa"/>
            </w:tcMar>
          </w:tcPr>
          <w:p w14:paraId="1BED9FBC" w14:textId="77777777" w:rsidR="006E6604" w:rsidRPr="00F14AC8" w:rsidRDefault="006E6604"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0615A314" w14:textId="77777777" w:rsidR="006E6604" w:rsidRPr="00F14AC8" w:rsidRDefault="006E6604"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71DD717" w14:textId="77777777" w:rsidR="006E6604" w:rsidRPr="00F14AC8" w:rsidRDefault="006E6604" w:rsidP="00D40DFE">
            <w:pPr>
              <w:rPr>
                <w:b/>
              </w:rPr>
            </w:pPr>
            <w:r w:rsidRPr="00F14AC8">
              <w:rPr>
                <w:b/>
              </w:rPr>
              <w:t>Bereich</w:t>
            </w:r>
          </w:p>
        </w:tc>
      </w:tr>
      <w:tr w:rsidR="006E6604" w:rsidRPr="00F14AC8" w14:paraId="260BFB26" w14:textId="77777777" w:rsidTr="00D40DFE">
        <w:trPr>
          <w:trHeight w:val="454"/>
        </w:trPr>
        <w:tc>
          <w:tcPr>
            <w:tcW w:w="1273" w:type="dxa"/>
            <w:shd w:val="clear" w:color="auto" w:fill="FFFFFF"/>
            <w:tcMar>
              <w:bottom w:w="57" w:type="dxa"/>
            </w:tcMar>
          </w:tcPr>
          <w:p w14:paraId="5A275A47" w14:textId="77777777" w:rsidR="006E6604" w:rsidRPr="00F14AC8" w:rsidRDefault="006E6604" w:rsidP="00394CD1">
            <w:pPr>
              <w:pStyle w:val="Tabelleninhalte"/>
            </w:pPr>
            <w:r w:rsidRPr="00F14AC8">
              <w:t>1</w:t>
            </w:r>
          </w:p>
        </w:tc>
        <w:tc>
          <w:tcPr>
            <w:tcW w:w="2190" w:type="dxa"/>
            <w:shd w:val="clear" w:color="auto" w:fill="FFFFFF"/>
            <w:tcMar>
              <w:bottom w:w="57" w:type="dxa"/>
            </w:tcMar>
          </w:tcPr>
          <w:p w14:paraId="32BF39D3" w14:textId="77777777" w:rsidR="006E6604" w:rsidRPr="00F14AC8" w:rsidRDefault="006E6604" w:rsidP="00394CD1">
            <w:pPr>
              <w:pStyle w:val="Tabelleninhalte"/>
            </w:pPr>
            <w:r w:rsidRPr="00F14AC8">
              <w:t>Abas</w:t>
            </w:r>
          </w:p>
        </w:tc>
        <w:tc>
          <w:tcPr>
            <w:tcW w:w="1070" w:type="dxa"/>
            <w:shd w:val="clear" w:color="auto" w:fill="FFFFFF"/>
            <w:tcMar>
              <w:bottom w:w="57" w:type="dxa"/>
            </w:tcMar>
          </w:tcPr>
          <w:p w14:paraId="6D1A19EF" w14:textId="77777777" w:rsidR="006E6604" w:rsidRPr="00F14AC8" w:rsidRDefault="006E6604" w:rsidP="00394CD1">
            <w:pPr>
              <w:pStyle w:val="Tabelleninhalte"/>
            </w:pPr>
            <w:r w:rsidRPr="00F14AC8">
              <w:t>0,00</w:t>
            </w:r>
          </w:p>
        </w:tc>
        <w:tc>
          <w:tcPr>
            <w:tcW w:w="1134" w:type="dxa"/>
            <w:shd w:val="clear" w:color="auto" w:fill="FFFFFF"/>
            <w:tcMar>
              <w:bottom w:w="57" w:type="dxa"/>
            </w:tcMar>
          </w:tcPr>
          <w:p w14:paraId="1D61CE34" w14:textId="77777777" w:rsidR="006E6604" w:rsidRPr="00F14AC8" w:rsidRDefault="006E6604" w:rsidP="00394CD1">
            <w:pPr>
              <w:pStyle w:val="Tabelleninhalte"/>
            </w:pPr>
            <w:r w:rsidRPr="00F14AC8">
              <w:t>0,00</w:t>
            </w:r>
          </w:p>
        </w:tc>
        <w:tc>
          <w:tcPr>
            <w:tcW w:w="1134" w:type="dxa"/>
            <w:shd w:val="clear" w:color="auto" w:fill="FFFFFF"/>
            <w:tcMar>
              <w:bottom w:w="57" w:type="dxa"/>
            </w:tcMar>
          </w:tcPr>
          <w:p w14:paraId="4C30556A" w14:textId="77777777" w:rsidR="006E6604" w:rsidRPr="00F14AC8" w:rsidRDefault="006E6604" w:rsidP="00394CD1">
            <w:pPr>
              <w:pStyle w:val="Tabelleninhalte"/>
            </w:pPr>
            <w:r w:rsidRPr="00F14AC8">
              <w:t>0,00</w:t>
            </w:r>
          </w:p>
        </w:tc>
        <w:tc>
          <w:tcPr>
            <w:tcW w:w="2271" w:type="dxa"/>
            <w:shd w:val="clear" w:color="auto" w:fill="FFFFFF"/>
            <w:tcMar>
              <w:bottom w:w="57" w:type="dxa"/>
            </w:tcMar>
          </w:tcPr>
          <w:p w14:paraId="7549AA02" w14:textId="77777777" w:rsidR="006E6604" w:rsidRPr="00F14AC8" w:rsidRDefault="006E6604" w:rsidP="00394CD1">
            <w:pPr>
              <w:pStyle w:val="Tabelleninhalte"/>
            </w:pPr>
            <w:r w:rsidRPr="00F14AC8">
              <w:t>Admin</w:t>
            </w:r>
          </w:p>
        </w:tc>
      </w:tr>
    </w:tbl>
    <w:p w14:paraId="5FE58304" w14:textId="77777777" w:rsidR="006E6604" w:rsidRPr="00F14AC8" w:rsidRDefault="006E6604" w:rsidP="00B6732D"/>
    <w:p w14:paraId="68AE5800" w14:textId="7851B38E" w:rsidR="00B6732D" w:rsidRPr="00F14AC8" w:rsidRDefault="00B6732D" w:rsidP="0078230E">
      <w:pPr>
        <w:pStyle w:val="berschrift3"/>
      </w:pPr>
      <w:bookmarkStart w:id="1643" w:name="_Toc228444508"/>
      <w:bookmarkStart w:id="1644" w:name="AP058"/>
      <w:r w:rsidRPr="00F14AC8">
        <w:t>V</w:t>
      </w:r>
      <w:r w:rsidR="0078230E" w:rsidRPr="00F14AC8">
        <w:t>erkaufse</w:t>
      </w:r>
      <w:r w:rsidRPr="00F14AC8">
        <w:t>tikett</w:t>
      </w:r>
      <w:bookmarkEnd w:id="1643"/>
    </w:p>
    <w:bookmarkEnd w:id="1644"/>
    <w:p w14:paraId="0372EAB8" w14:textId="77777777" w:rsidR="00B6732D" w:rsidRPr="00F14AC8" w:rsidRDefault="00B6732D" w:rsidP="00B6732D"/>
    <w:p w14:paraId="6AA34BD7" w14:textId="3F1207BD" w:rsidR="00B6732D" w:rsidRPr="00F14AC8" w:rsidRDefault="00FE7816" w:rsidP="00B6732D">
      <w:r w:rsidRPr="00F14AC8">
        <w:t>Das Verkaufsetikett wird</w:t>
      </w:r>
      <w:r w:rsidR="00B6732D" w:rsidRPr="00F14AC8">
        <w:t xml:space="preserve"> aus dem V</w:t>
      </w:r>
      <w:r w:rsidR="009C160F" w:rsidRPr="00F14AC8">
        <w:t>erkaufsl</w:t>
      </w:r>
      <w:r w:rsidR="00B6732D" w:rsidRPr="00F14AC8">
        <w:t xml:space="preserve">ieferschein gedruckt. </w:t>
      </w:r>
      <w:r w:rsidR="00611275" w:rsidRPr="00F14AC8">
        <w:t xml:space="preserve">Erfolgt der </w:t>
      </w:r>
      <w:r w:rsidR="00B6732D" w:rsidRPr="00F14AC8">
        <w:t xml:space="preserve">Nachdruck aus Artikelstamm, dann </w:t>
      </w:r>
      <w:r w:rsidR="00611275" w:rsidRPr="00F14AC8">
        <w:t xml:space="preserve">wird </w:t>
      </w:r>
      <w:r w:rsidR="003F571B" w:rsidRPr="00F14AC8">
        <w:t>es</w:t>
      </w:r>
      <w:r w:rsidR="00611275" w:rsidRPr="00F14AC8">
        <w:t xml:space="preserve"> </w:t>
      </w:r>
      <w:r w:rsidR="00B6732D" w:rsidRPr="00F14AC8">
        <w:t xml:space="preserve">ohne Bestell-/Auftragsnummer </w:t>
      </w:r>
      <w:r w:rsidR="00611275" w:rsidRPr="00F14AC8">
        <w:t xml:space="preserve">gedruckt. Der </w:t>
      </w:r>
      <w:r w:rsidR="00B6732D" w:rsidRPr="00F14AC8">
        <w:t xml:space="preserve">Druck </w:t>
      </w:r>
      <w:r w:rsidR="00611275" w:rsidRPr="00F14AC8">
        <w:t xml:space="preserve">soll </w:t>
      </w:r>
      <w:r w:rsidR="00B6732D" w:rsidRPr="00F14AC8">
        <w:t>bei Fertigmeldung</w:t>
      </w:r>
      <w:r w:rsidR="00611275" w:rsidRPr="00F14AC8">
        <w:t xml:space="preserve"> des Betriebsauftrags erfolgen</w:t>
      </w:r>
      <w:r w:rsidR="00B6732D" w:rsidRPr="00F14AC8">
        <w:t>.</w:t>
      </w:r>
      <w:r w:rsidR="00B26F70" w:rsidRPr="00F14AC8">
        <w:t xml:space="preserve"> Dazu wird es einen Aufrufparameter in der Rückmeldung geben.</w:t>
      </w:r>
    </w:p>
    <w:p w14:paraId="617479BA" w14:textId="77777777" w:rsidR="00B6732D" w:rsidRPr="00F14AC8" w:rsidRDefault="00B6732D" w:rsidP="00B6732D"/>
    <w:p w14:paraId="0C5617C5" w14:textId="77777777" w:rsidR="006818D9" w:rsidRPr="00F14AC8" w:rsidRDefault="006818D9" w:rsidP="006818D9">
      <w:pPr>
        <w:rPr>
          <w:b/>
          <w:bCs/>
          <w:color w:val="002060"/>
        </w:rPr>
      </w:pPr>
      <w:r w:rsidRPr="00F14AC8">
        <w:rPr>
          <w:b/>
          <w:bCs/>
          <w:color w:val="002060"/>
        </w:rPr>
        <w:t>Umsetzung ABAS</w:t>
      </w:r>
    </w:p>
    <w:p w14:paraId="49EFB624" w14:textId="2D09567A" w:rsidR="00A5023B" w:rsidRPr="00F14AC8" w:rsidRDefault="00A5023B" w:rsidP="00C32A0C"/>
    <w:p w14:paraId="6D85B2F1" w14:textId="7FBCABFF" w:rsidR="00C51CA3" w:rsidRPr="00F14AC8" w:rsidRDefault="0043687C" w:rsidP="00C32A0C">
      <w:r w:rsidRPr="00F14AC8">
        <w:rPr>
          <w:noProof/>
        </w:rPr>
        <w:drawing>
          <wp:inline distT="0" distB="0" distL="0" distR="0" wp14:anchorId="5EA64B47" wp14:editId="40650D51">
            <wp:extent cx="5753100" cy="3776980"/>
            <wp:effectExtent l="0" t="0" r="0" b="0"/>
            <wp:docPr id="1952098440"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98440" name="Grafik 1" descr="Ein Bild, das Text, Schrift, Screenshot, Reihe enthält.&#10;&#10;KI-generierte Inhalte können fehlerhaft sein."/>
                    <pic:cNvPicPr/>
                  </pic:nvPicPr>
                  <pic:blipFill>
                    <a:blip r:embed="rId39"/>
                    <a:stretch>
                      <a:fillRect/>
                    </a:stretch>
                  </pic:blipFill>
                  <pic:spPr>
                    <a:xfrm>
                      <a:off x="0" y="0"/>
                      <a:ext cx="5753100" cy="3776980"/>
                    </a:xfrm>
                    <a:prstGeom prst="rect">
                      <a:avLst/>
                    </a:prstGeom>
                  </pic:spPr>
                </pic:pic>
              </a:graphicData>
            </a:graphic>
          </wp:inline>
        </w:drawing>
      </w:r>
    </w:p>
    <w:p w14:paraId="409D3152" w14:textId="77777777" w:rsidR="0043687C" w:rsidRPr="00F14AC8" w:rsidRDefault="0043687C" w:rsidP="00C32A0C"/>
    <w:p w14:paraId="49A9B979" w14:textId="7892C2D3" w:rsidR="00C32A0C" w:rsidRPr="00F14AC8" w:rsidRDefault="00CC01B3" w:rsidP="00C32A0C">
      <w:r w:rsidRPr="00F14AC8">
        <w:t>Lieferant:</w:t>
      </w:r>
      <w:r w:rsidR="0092033E" w:rsidRPr="00F14AC8">
        <w:tab/>
      </w:r>
      <w:r w:rsidR="0092033E" w:rsidRPr="00F14AC8">
        <w:tab/>
      </w:r>
      <w:r w:rsidRPr="00F14AC8">
        <w:t xml:space="preserve">-&gt; </w:t>
      </w:r>
      <w:r w:rsidR="00C32A0C" w:rsidRPr="00F14AC8">
        <w:t xml:space="preserve">Kunde: </w:t>
      </w:r>
      <w:r w:rsidR="00C32A0C" w:rsidRPr="00F14AC8">
        <w:tab/>
      </w:r>
      <w:r w:rsidR="00C32A0C" w:rsidRPr="00F14AC8">
        <w:tab/>
        <w:t xml:space="preserve">Aus Auftrag </w:t>
      </w:r>
    </w:p>
    <w:p w14:paraId="0F3D3273" w14:textId="66663893" w:rsidR="00C32A0C" w:rsidRPr="00F14AC8" w:rsidRDefault="00CC01B3" w:rsidP="00C32A0C">
      <w:r w:rsidRPr="00F14AC8">
        <w:t xml:space="preserve">Lief-Art-Nr.: </w:t>
      </w:r>
      <w:r w:rsidR="0092033E" w:rsidRPr="00F14AC8">
        <w:tab/>
      </w:r>
      <w:r w:rsidR="0092033E" w:rsidRPr="00F14AC8">
        <w:tab/>
      </w:r>
      <w:r w:rsidRPr="00F14AC8">
        <w:t xml:space="preserve">-&gt; </w:t>
      </w:r>
      <w:r w:rsidR="00C32A0C" w:rsidRPr="00F14AC8">
        <w:t xml:space="preserve">Kunden-Art-Nr.: </w:t>
      </w:r>
      <w:r w:rsidR="00C32A0C" w:rsidRPr="00F14AC8">
        <w:tab/>
        <w:t>Kundenartikeleigenschaften</w:t>
      </w:r>
    </w:p>
    <w:p w14:paraId="39C510F0" w14:textId="1A934414" w:rsidR="00C32A0C" w:rsidRPr="00F14AC8" w:rsidRDefault="00C32A0C" w:rsidP="00C32A0C">
      <w:r w:rsidRPr="00F14AC8">
        <w:t xml:space="preserve">Lagerplatz: </w:t>
      </w:r>
      <w:r w:rsidR="00823AD4" w:rsidRPr="00F14AC8">
        <w:tab/>
      </w:r>
      <w:r w:rsidR="00823AD4" w:rsidRPr="00F14AC8">
        <w:tab/>
      </w:r>
      <w:r w:rsidRPr="00F14AC8">
        <w:t>Standardzugangslagerplatz</w:t>
      </w:r>
      <w:r w:rsidR="00823AD4" w:rsidRPr="00F14AC8">
        <w:t xml:space="preserve"> des Artikels</w:t>
      </w:r>
    </w:p>
    <w:p w14:paraId="582792A4" w14:textId="65252A15" w:rsidR="00C32A0C" w:rsidRPr="00F14AC8" w:rsidRDefault="00C32A0C" w:rsidP="00C32A0C">
      <w:r w:rsidRPr="00F14AC8">
        <w:t>HWK-Bestell-Nr.</w:t>
      </w:r>
      <w:r w:rsidR="00823AD4" w:rsidRPr="00F14AC8">
        <w:t>:</w:t>
      </w:r>
      <w:r w:rsidR="0092033E" w:rsidRPr="00F14AC8">
        <w:tab/>
        <w:t xml:space="preserve">-&gt; </w:t>
      </w:r>
      <w:r w:rsidRPr="00F14AC8">
        <w:t xml:space="preserve">KD-Bestell-Nr.: </w:t>
      </w:r>
      <w:r w:rsidR="00C51CA3" w:rsidRPr="00F14AC8">
        <w:tab/>
      </w:r>
      <w:r w:rsidRPr="00F14AC8">
        <w:t>[Kundenbestellnummer]</w:t>
      </w:r>
    </w:p>
    <w:p w14:paraId="0131740D" w14:textId="36EB2E25" w:rsidR="00C32A0C" w:rsidRPr="00F14AC8" w:rsidRDefault="00C32A0C" w:rsidP="00C32A0C">
      <w:r w:rsidRPr="00F14AC8">
        <w:lastRenderedPageBreak/>
        <w:t xml:space="preserve">Auftrag: </w:t>
      </w:r>
      <w:r w:rsidR="00823AD4" w:rsidRPr="00F14AC8">
        <w:tab/>
      </w:r>
      <w:r w:rsidR="00823AD4" w:rsidRPr="00F14AC8">
        <w:tab/>
      </w:r>
      <w:r w:rsidRPr="00F14AC8">
        <w:t>ABAS-Auftragsnummer</w:t>
      </w:r>
    </w:p>
    <w:p w14:paraId="57C154FB" w14:textId="059F0DA1" w:rsidR="0043687C" w:rsidRPr="00F14AC8" w:rsidRDefault="0043687C" w:rsidP="00C32A0C">
      <w:r w:rsidRPr="00F14AC8">
        <w:t>Verwendung:</w:t>
      </w:r>
      <w:r w:rsidRPr="00F14AC8">
        <w:tab/>
      </w:r>
      <w:r w:rsidRPr="00F14AC8">
        <w:tab/>
        <w:t>wird nicht benötigt</w:t>
      </w:r>
    </w:p>
    <w:p w14:paraId="613DBB5C" w14:textId="77777777" w:rsidR="00C32A0C" w:rsidRPr="00F14AC8" w:rsidRDefault="00C32A0C" w:rsidP="00C32A0C"/>
    <w:p w14:paraId="1849B1CF" w14:textId="65106D67" w:rsidR="00C32A0C" w:rsidRPr="00F14AC8" w:rsidRDefault="00C32A0C" w:rsidP="00C32A0C">
      <w:r w:rsidRPr="00F14AC8">
        <w:t>Ohne Mengen-Etikett und ohne Feld Lieferanten-ID</w:t>
      </w:r>
      <w:r w:rsidR="00F55036" w:rsidRPr="00F14AC8">
        <w:t xml:space="preserve"> (1)</w:t>
      </w:r>
      <w:r w:rsidRPr="00F14AC8">
        <w:t>.</w:t>
      </w:r>
    </w:p>
    <w:p w14:paraId="4FAF9D8B" w14:textId="77777777" w:rsidR="00C32A0C" w:rsidRPr="00F14AC8" w:rsidRDefault="00C32A0C" w:rsidP="00C32A0C"/>
    <w:p w14:paraId="1F3BC9C6" w14:textId="77777777" w:rsidR="00C32A0C" w:rsidRPr="00F14AC8" w:rsidRDefault="00C32A0C" w:rsidP="00C32A0C">
      <w:r w:rsidRPr="00F14AC8">
        <w:rPr>
          <w:b/>
          <w:bCs/>
          <w:u w:val="single"/>
        </w:rPr>
        <w:t>Barcodetyp</w:t>
      </w:r>
      <w:r w:rsidRPr="00F14AC8">
        <w:t>: Barcode 128</w:t>
      </w:r>
    </w:p>
    <w:p w14:paraId="53B8671A" w14:textId="77777777" w:rsidR="00C32A0C" w:rsidRPr="00F14AC8" w:rsidRDefault="00C32A0C" w:rsidP="00C32A0C"/>
    <w:p w14:paraId="645836CC" w14:textId="77777777" w:rsidR="00C32A0C" w:rsidRPr="00F14AC8" w:rsidRDefault="00C32A0C" w:rsidP="00C32A0C">
      <w:r w:rsidRPr="00F14AC8">
        <w:t xml:space="preserve">Größe des Labels: </w:t>
      </w:r>
    </w:p>
    <w:p w14:paraId="273B0E99" w14:textId="5F4E9844" w:rsidR="00C32A0C" w:rsidRPr="00F14AC8" w:rsidRDefault="00C32A0C" w:rsidP="00C32A0C">
      <w:pPr>
        <w:numPr>
          <w:ilvl w:val="0"/>
          <w:numId w:val="31"/>
        </w:numPr>
      </w:pPr>
      <w:r w:rsidRPr="00F14AC8">
        <w:t>Klein: 67 x 36mm, selbstklebend</w:t>
      </w:r>
    </w:p>
    <w:p w14:paraId="260F346D" w14:textId="25AF4935" w:rsidR="006818D9" w:rsidRPr="00F14AC8" w:rsidRDefault="00C32A0C" w:rsidP="00211C0E">
      <w:pPr>
        <w:numPr>
          <w:ilvl w:val="0"/>
          <w:numId w:val="31"/>
        </w:numPr>
      </w:pPr>
      <w:r w:rsidRPr="00F14AC8">
        <w:t>Groß: DIN A5 auf Papier quer</w:t>
      </w:r>
    </w:p>
    <w:p w14:paraId="3928E417" w14:textId="77777777" w:rsidR="00211C0E" w:rsidRPr="00F14AC8" w:rsidRDefault="00211C0E" w:rsidP="00211C0E"/>
    <w:tbl>
      <w:tblPr>
        <w:tblStyle w:val="Tabellenraster"/>
        <w:tblW w:w="0" w:type="auto"/>
        <w:tblLook w:val="04A0" w:firstRow="1" w:lastRow="0" w:firstColumn="1" w:lastColumn="0" w:noHBand="0" w:noVBand="1"/>
      </w:tblPr>
      <w:tblGrid>
        <w:gridCol w:w="2150"/>
        <w:gridCol w:w="6900"/>
      </w:tblGrid>
      <w:tr w:rsidR="00CF1F41" w:rsidRPr="00F14AC8" w14:paraId="3EFF88AC" w14:textId="77777777" w:rsidTr="00D40DFE">
        <w:tc>
          <w:tcPr>
            <w:tcW w:w="2150" w:type="dxa"/>
          </w:tcPr>
          <w:p w14:paraId="7DFEF96D" w14:textId="77777777" w:rsidR="00CF1F41" w:rsidRPr="00F14AC8" w:rsidRDefault="00CF1F41" w:rsidP="00D40DFE">
            <w:r w:rsidRPr="00F14AC8">
              <w:t>Maske</w:t>
            </w:r>
          </w:p>
        </w:tc>
        <w:tc>
          <w:tcPr>
            <w:tcW w:w="6900" w:type="dxa"/>
          </w:tcPr>
          <w:p w14:paraId="39B3BA51" w14:textId="77777777" w:rsidR="00CF1F41" w:rsidRPr="00F14AC8" w:rsidRDefault="00CF1F41" w:rsidP="00D40DFE">
            <w:r w:rsidRPr="00F14AC8">
              <w:t>Infosystem ETIKETTEN</w:t>
            </w:r>
          </w:p>
        </w:tc>
      </w:tr>
      <w:tr w:rsidR="00CF1F41" w:rsidRPr="00F14AC8" w14:paraId="5BE89629" w14:textId="77777777" w:rsidTr="00D40DFE">
        <w:tc>
          <w:tcPr>
            <w:tcW w:w="2150" w:type="dxa"/>
          </w:tcPr>
          <w:p w14:paraId="6C2B00C1" w14:textId="77777777" w:rsidR="00CF1F41" w:rsidRPr="00F14AC8" w:rsidRDefault="00CF1F41" w:rsidP="00D40DFE">
            <w:r w:rsidRPr="00F14AC8">
              <w:t>Event</w:t>
            </w:r>
          </w:p>
        </w:tc>
        <w:tc>
          <w:tcPr>
            <w:tcW w:w="6900" w:type="dxa"/>
          </w:tcPr>
          <w:p w14:paraId="48C8D6E3" w14:textId="77777777" w:rsidR="00CF1F41" w:rsidRPr="00F14AC8" w:rsidRDefault="00CF1F41" w:rsidP="00D40DFE">
            <w:r w:rsidRPr="00F14AC8">
              <w:t>Field_Exit bstart</w:t>
            </w:r>
          </w:p>
        </w:tc>
      </w:tr>
      <w:tr w:rsidR="00CF1F41" w:rsidRPr="00F14AC8" w14:paraId="215A501F" w14:textId="77777777" w:rsidTr="00D40DFE">
        <w:tc>
          <w:tcPr>
            <w:tcW w:w="2150" w:type="dxa"/>
          </w:tcPr>
          <w:p w14:paraId="04D5789E" w14:textId="77777777" w:rsidR="00CF1F41" w:rsidRPr="00F14AC8" w:rsidRDefault="00CF1F41" w:rsidP="00D40DFE">
            <w:r w:rsidRPr="00F14AC8">
              <w:t>Bedingung</w:t>
            </w:r>
          </w:p>
        </w:tc>
        <w:tc>
          <w:tcPr>
            <w:tcW w:w="6900" w:type="dxa"/>
          </w:tcPr>
          <w:p w14:paraId="0C80F116" w14:textId="466F7C86" w:rsidR="00CF1F41" w:rsidRPr="00F14AC8" w:rsidRDefault="00CF1F41" w:rsidP="00D40DFE">
            <w:pPr>
              <w:rPr>
                <w:bCs/>
              </w:rPr>
            </w:pPr>
            <w:r w:rsidRPr="00F14AC8">
              <w:rPr>
                <w:b/>
              </w:rPr>
              <w:t>„yetikett</w:t>
            </w:r>
            <w:r w:rsidRPr="00F14AC8">
              <w:rPr>
                <w:b/>
                <w:bCs/>
              </w:rPr>
              <w:t xml:space="preserve">“ </w:t>
            </w:r>
            <w:r w:rsidRPr="00F14AC8">
              <w:rPr>
                <w:bCs/>
              </w:rPr>
              <w:t>= „</w:t>
            </w:r>
            <w:r w:rsidR="00CC45EE" w:rsidRPr="00F14AC8">
              <w:rPr>
                <w:rFonts w:cs="Segoe UI"/>
                <w:color w:val="102031" w:themeColor="text2"/>
                <w:szCs w:val="16"/>
              </w:rPr>
              <w:t>Verkaufsetikett</w:t>
            </w:r>
            <w:r w:rsidRPr="00F14AC8">
              <w:rPr>
                <w:bCs/>
              </w:rPr>
              <w:t>“</w:t>
            </w:r>
          </w:p>
          <w:p w14:paraId="49AD887F" w14:textId="52F0A3B9" w:rsidR="00CF1F41" w:rsidRPr="00F14AC8" w:rsidRDefault="00CF1F41" w:rsidP="00D40DFE">
            <w:r w:rsidRPr="00F14AC8">
              <w:rPr>
                <w:bCs/>
              </w:rPr>
              <w:t xml:space="preserve">„yvorgang“ mit </w:t>
            </w:r>
            <w:r w:rsidR="001648A0" w:rsidRPr="00F14AC8">
              <w:rPr>
                <w:bCs/>
              </w:rPr>
              <w:t>einer Rückmeldung</w:t>
            </w:r>
            <w:r w:rsidRPr="00F14AC8">
              <w:rPr>
                <w:bCs/>
              </w:rPr>
              <w:t xml:space="preserve"> befüllt</w:t>
            </w:r>
          </w:p>
        </w:tc>
      </w:tr>
      <w:tr w:rsidR="00CF1F41" w:rsidRPr="00F14AC8" w14:paraId="463BAE1C" w14:textId="77777777" w:rsidTr="00D40DFE">
        <w:tc>
          <w:tcPr>
            <w:tcW w:w="2150" w:type="dxa"/>
          </w:tcPr>
          <w:p w14:paraId="20C082E4" w14:textId="77777777" w:rsidR="00CF1F41" w:rsidRPr="00F14AC8" w:rsidRDefault="00CF1F41" w:rsidP="00D40DFE">
            <w:r w:rsidRPr="00F14AC8">
              <w:t>Datenbeschaffung</w:t>
            </w:r>
          </w:p>
        </w:tc>
        <w:tc>
          <w:tcPr>
            <w:tcW w:w="6900" w:type="dxa"/>
          </w:tcPr>
          <w:p w14:paraId="2BE75F3E" w14:textId="77777777" w:rsidR="00CF1F41" w:rsidRPr="00F14AC8" w:rsidRDefault="001648A0" w:rsidP="00D40DFE">
            <w:r w:rsidRPr="00F14AC8">
              <w:t>Fertigteil aus Rückmeldung</w:t>
            </w:r>
          </w:p>
          <w:p w14:paraId="146A1F33" w14:textId="71D61DE8" w:rsidR="001648A0" w:rsidRPr="00F14AC8" w:rsidRDefault="001648A0" w:rsidP="00D40DFE">
            <w:r w:rsidRPr="00F14AC8">
              <w:t>Auftrag aus Rückmeldung</w:t>
            </w:r>
            <w:r w:rsidR="00285361" w:rsidRPr="00F14AC8">
              <w:t xml:space="preserve"> über die Verwendung</w:t>
            </w:r>
          </w:p>
        </w:tc>
      </w:tr>
    </w:tbl>
    <w:p w14:paraId="7A93460E" w14:textId="77777777" w:rsidR="00CF1F41" w:rsidRPr="00F14AC8" w:rsidRDefault="00CF1F41" w:rsidP="00CF1F41"/>
    <w:tbl>
      <w:tblPr>
        <w:tblStyle w:val="Gitternetztabelle4"/>
        <w:tblW w:w="82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869"/>
        <w:gridCol w:w="3275"/>
        <w:gridCol w:w="3082"/>
      </w:tblGrid>
      <w:tr w:rsidR="00CF1F41" w:rsidRPr="00F14AC8" w14:paraId="61ECB5F1" w14:textId="77777777" w:rsidTr="00ED38DC">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869" w:type="dxa"/>
          </w:tcPr>
          <w:p w14:paraId="7EF377C6" w14:textId="77777777" w:rsidR="00CF1F41" w:rsidRPr="00F14AC8" w:rsidRDefault="00CF1F41" w:rsidP="00D40DFE">
            <w:pPr>
              <w:keepNext/>
              <w:keepLines/>
              <w:rPr>
                <w:rFonts w:cs="Segoe UI"/>
                <w:color w:val="FCCD0C" w:themeColor="accent3"/>
                <w:sz w:val="16"/>
                <w:szCs w:val="16"/>
              </w:rPr>
            </w:pPr>
            <w:r w:rsidRPr="00F14AC8">
              <w:rPr>
                <w:rFonts w:cs="Segoe UI"/>
                <w:color w:val="92D050"/>
                <w:sz w:val="16"/>
                <w:szCs w:val="16"/>
              </w:rPr>
              <w:t>Variablen-</w:t>
            </w:r>
            <w:r w:rsidRPr="00F14AC8">
              <w:rPr>
                <w:rFonts w:cs="Segoe UI"/>
                <w:color w:val="92D050"/>
                <w:sz w:val="16"/>
                <w:szCs w:val="16"/>
              </w:rPr>
              <w:br/>
              <w:t>name</w:t>
            </w:r>
          </w:p>
        </w:tc>
        <w:tc>
          <w:tcPr>
            <w:tcW w:w="3275" w:type="dxa"/>
          </w:tcPr>
          <w:p w14:paraId="5D46EE53" w14:textId="77777777" w:rsidR="00CF1F41" w:rsidRPr="00F14AC8" w:rsidRDefault="00CF1F41" w:rsidP="00D40DFE">
            <w:pPr>
              <w:keepNext/>
              <w:keepLines/>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Werte aus</w:t>
            </w:r>
          </w:p>
        </w:tc>
        <w:tc>
          <w:tcPr>
            <w:tcW w:w="3082" w:type="dxa"/>
          </w:tcPr>
          <w:p w14:paraId="0531C8B0" w14:textId="77777777" w:rsidR="00CF1F41" w:rsidRPr="00F14AC8" w:rsidRDefault="00CF1F41" w:rsidP="00D40DFE">
            <w:pPr>
              <w:keepNext/>
              <w:keepLines/>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FCCD0C" w:themeColor="accent3"/>
                <w:sz w:val="16"/>
                <w:szCs w:val="16"/>
              </w:rPr>
              <w:t>Feld</w:t>
            </w:r>
          </w:p>
        </w:tc>
      </w:tr>
      <w:tr w:rsidR="00CF1F41" w:rsidRPr="00F14AC8" w14:paraId="00638C61"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shd w:val="clear" w:color="auto" w:fill="D9D9D9" w:themeFill="background1" w:themeFillShade="D9"/>
          </w:tcPr>
          <w:p w14:paraId="510CCC9F" w14:textId="77777777" w:rsidR="00CF1F41" w:rsidRPr="00D12F22" w:rsidRDefault="00CF1F41" w:rsidP="00D40DFE">
            <w:pPr>
              <w:keepNext/>
              <w:keepLines/>
              <w:rPr>
                <w:rFonts w:cs="Segoe UI"/>
                <w:color w:val="102031" w:themeColor="text2"/>
                <w:sz w:val="16"/>
                <w:szCs w:val="16"/>
              </w:rPr>
            </w:pPr>
            <w:r w:rsidRPr="00D12F22">
              <w:rPr>
                <w:rFonts w:cs="Segoe UI"/>
                <w:color w:val="102031" w:themeColor="text2"/>
                <w:sz w:val="16"/>
                <w:szCs w:val="16"/>
              </w:rPr>
              <w:t>„yartikel“</w:t>
            </w:r>
          </w:p>
        </w:tc>
        <w:tc>
          <w:tcPr>
            <w:tcW w:w="3275" w:type="dxa"/>
            <w:shd w:val="clear" w:color="auto" w:fill="D9D9D9" w:themeFill="background1" w:themeFillShade="D9"/>
          </w:tcPr>
          <w:p w14:paraId="7312C314" w14:textId="4A0CBFF1" w:rsidR="00CF1F41" w:rsidRPr="00F14AC8" w:rsidRDefault="00285361"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Rückmeldung</w:t>
            </w:r>
          </w:p>
        </w:tc>
        <w:tc>
          <w:tcPr>
            <w:tcW w:w="3082" w:type="dxa"/>
            <w:shd w:val="clear" w:color="auto" w:fill="D9D9D9" w:themeFill="background1" w:themeFillShade="D9"/>
          </w:tcPr>
          <w:p w14:paraId="31D2D5DF" w14:textId="06246DC3" w:rsidR="00CF1F41" w:rsidRPr="00F14AC8" w:rsidRDefault="00D12F22"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„artikel“</w:t>
            </w:r>
          </w:p>
        </w:tc>
      </w:tr>
      <w:tr w:rsidR="00CF1F41" w:rsidRPr="00F14AC8" w14:paraId="5632BF71" w14:textId="77777777" w:rsidTr="00ED38DC">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060D19D8" w14:textId="7ADEF86E" w:rsidR="00CF1F41" w:rsidRPr="00D12F22" w:rsidRDefault="00CF1F41" w:rsidP="00D40DFE">
            <w:pPr>
              <w:keepNext/>
              <w:keepLines/>
              <w:rPr>
                <w:rFonts w:cs="Segoe UI"/>
                <w:color w:val="102031" w:themeColor="text2"/>
                <w:sz w:val="16"/>
                <w:szCs w:val="16"/>
              </w:rPr>
            </w:pPr>
            <w:r w:rsidRPr="00D12F22">
              <w:rPr>
                <w:rFonts w:cs="Segoe UI"/>
                <w:color w:val="102031" w:themeColor="text2"/>
                <w:sz w:val="16"/>
                <w:szCs w:val="16"/>
              </w:rPr>
              <w:t>„y</w:t>
            </w:r>
            <w:r w:rsidR="00D65A56" w:rsidRPr="00D12F22">
              <w:rPr>
                <w:rFonts w:cs="Segoe UI"/>
                <w:color w:val="102031" w:themeColor="text2"/>
                <w:sz w:val="16"/>
                <w:szCs w:val="16"/>
              </w:rPr>
              <w:t>kunde</w:t>
            </w:r>
            <w:r w:rsidRPr="00D12F22">
              <w:rPr>
                <w:rFonts w:cs="Segoe UI"/>
                <w:color w:val="102031" w:themeColor="text2"/>
                <w:sz w:val="16"/>
                <w:szCs w:val="16"/>
              </w:rPr>
              <w:t>“</w:t>
            </w:r>
          </w:p>
        </w:tc>
        <w:tc>
          <w:tcPr>
            <w:tcW w:w="3275" w:type="dxa"/>
          </w:tcPr>
          <w:p w14:paraId="3FA51437" w14:textId="2B13BEE5" w:rsidR="00CF1F41" w:rsidRPr="00F14AC8" w:rsidRDefault="00D65A56"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Auftrag</w:t>
            </w:r>
          </w:p>
        </w:tc>
        <w:tc>
          <w:tcPr>
            <w:tcW w:w="3082" w:type="dxa"/>
          </w:tcPr>
          <w:p w14:paraId="3B05524A" w14:textId="5E9D0DDE" w:rsidR="00CF1F41" w:rsidRPr="00F14AC8" w:rsidRDefault="00CF1F41"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t>
            </w:r>
            <w:r w:rsidR="00D65A56" w:rsidRPr="00F14AC8">
              <w:rPr>
                <w:rFonts w:cs="Segoe UI"/>
                <w:sz w:val="16"/>
                <w:szCs w:val="16"/>
              </w:rPr>
              <w:t>kunde</w:t>
            </w:r>
            <w:r w:rsidRPr="00F14AC8">
              <w:rPr>
                <w:rFonts w:cs="Segoe UI"/>
                <w:sz w:val="16"/>
                <w:szCs w:val="16"/>
              </w:rPr>
              <w:t>“</w:t>
            </w:r>
          </w:p>
        </w:tc>
      </w:tr>
      <w:tr w:rsidR="00CF1F41" w:rsidRPr="00F14AC8" w14:paraId="16142EFC"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73E734BA" w14:textId="77777777" w:rsidR="00CF1F41" w:rsidRPr="00F14AC8" w:rsidRDefault="00CF1F41" w:rsidP="00D40DFE">
            <w:pPr>
              <w:keepNext/>
              <w:keepLines/>
              <w:rPr>
                <w:rFonts w:cs="Segoe UI"/>
                <w:color w:val="102031" w:themeColor="text2"/>
                <w:sz w:val="16"/>
                <w:szCs w:val="16"/>
              </w:rPr>
            </w:pPr>
            <w:r w:rsidRPr="00F14AC8">
              <w:rPr>
                <w:rFonts w:cs="Segoe UI"/>
                <w:color w:val="102031" w:themeColor="text2"/>
                <w:sz w:val="16"/>
                <w:szCs w:val="16"/>
              </w:rPr>
              <w:t>„yliefartnr“</w:t>
            </w:r>
          </w:p>
        </w:tc>
        <w:tc>
          <w:tcPr>
            <w:tcW w:w="3275" w:type="dxa"/>
          </w:tcPr>
          <w:p w14:paraId="07DECC3E" w14:textId="3B807C8B" w:rsidR="00CF1F41" w:rsidRPr="00F14AC8" w:rsidRDefault="00D65A56"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Auftragsposition</w:t>
            </w:r>
          </w:p>
        </w:tc>
        <w:tc>
          <w:tcPr>
            <w:tcW w:w="3082" w:type="dxa"/>
          </w:tcPr>
          <w:p w14:paraId="094E25FE" w14:textId="630D25BB" w:rsidR="00CF1F41" w:rsidRPr="00D12F22" w:rsidRDefault="00CF1F41"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D12F22">
              <w:rPr>
                <w:rFonts w:cs="Segoe UI"/>
                <w:sz w:val="16"/>
                <w:szCs w:val="16"/>
              </w:rPr>
              <w:t>„</w:t>
            </w:r>
            <w:r w:rsidR="00D65A56" w:rsidRPr="00D12F22">
              <w:rPr>
                <w:rFonts w:cs="Segoe UI"/>
                <w:sz w:val="16"/>
                <w:szCs w:val="16"/>
              </w:rPr>
              <w:t>kuartnr</w:t>
            </w:r>
            <w:r w:rsidRPr="00D12F22">
              <w:rPr>
                <w:rFonts w:cs="Segoe UI"/>
                <w:sz w:val="16"/>
                <w:szCs w:val="16"/>
              </w:rPr>
              <w:t>“</w:t>
            </w:r>
          </w:p>
        </w:tc>
      </w:tr>
      <w:tr w:rsidR="00CF1F41" w:rsidRPr="00F14AC8" w14:paraId="2010D2BE" w14:textId="77777777" w:rsidTr="00ED38DC">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788BAAF5" w14:textId="77777777" w:rsidR="00CF1F41" w:rsidRPr="00F14AC8" w:rsidRDefault="00CF1F41" w:rsidP="00D40DFE">
            <w:pPr>
              <w:keepNext/>
              <w:keepLines/>
              <w:rPr>
                <w:rFonts w:cs="Segoe UI"/>
                <w:color w:val="102031" w:themeColor="text2"/>
                <w:sz w:val="16"/>
                <w:szCs w:val="16"/>
              </w:rPr>
            </w:pPr>
            <w:r w:rsidRPr="00F14AC8">
              <w:rPr>
                <w:rFonts w:cs="Segoe UI"/>
                <w:color w:val="102031" w:themeColor="text2"/>
                <w:sz w:val="16"/>
                <w:szCs w:val="16"/>
              </w:rPr>
              <w:t>„yplatz“</w:t>
            </w:r>
          </w:p>
        </w:tc>
        <w:tc>
          <w:tcPr>
            <w:tcW w:w="3275" w:type="dxa"/>
          </w:tcPr>
          <w:p w14:paraId="212A631B" w14:textId="6A6ADB46" w:rsidR="00CF1F41" w:rsidRPr="00F14AC8" w:rsidRDefault="001778B3"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Auftragsposition</w:t>
            </w:r>
          </w:p>
        </w:tc>
        <w:tc>
          <w:tcPr>
            <w:tcW w:w="3082" w:type="dxa"/>
          </w:tcPr>
          <w:p w14:paraId="7228BE13" w14:textId="77777777" w:rsidR="00CF1F41" w:rsidRPr="00F14AC8" w:rsidRDefault="00CF1F41"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„platz“</w:t>
            </w:r>
          </w:p>
        </w:tc>
      </w:tr>
      <w:tr w:rsidR="00CF1F41" w:rsidRPr="00F14AC8" w14:paraId="51AC2143"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407195F8" w14:textId="77777777" w:rsidR="00CF1F41" w:rsidRPr="00F14AC8" w:rsidRDefault="00CF1F41" w:rsidP="00D40DFE">
            <w:pPr>
              <w:keepNext/>
              <w:keepLines/>
              <w:rPr>
                <w:rFonts w:cs="Segoe UI"/>
                <w:color w:val="102031" w:themeColor="text2"/>
                <w:sz w:val="16"/>
                <w:szCs w:val="16"/>
              </w:rPr>
            </w:pPr>
            <w:r w:rsidRPr="00F14AC8">
              <w:rPr>
                <w:rFonts w:cs="Segoe UI"/>
                <w:color w:val="102031" w:themeColor="text2"/>
                <w:sz w:val="16"/>
                <w:szCs w:val="16"/>
              </w:rPr>
              <w:t>„yvorgang“</w:t>
            </w:r>
          </w:p>
        </w:tc>
        <w:tc>
          <w:tcPr>
            <w:tcW w:w="3275" w:type="dxa"/>
          </w:tcPr>
          <w:p w14:paraId="609327DA" w14:textId="371F3540" w:rsidR="00CF1F41" w:rsidRPr="00F14AC8" w:rsidRDefault="001778B3"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Auftrag</w:t>
            </w:r>
          </w:p>
        </w:tc>
        <w:tc>
          <w:tcPr>
            <w:tcW w:w="3082" w:type="dxa"/>
          </w:tcPr>
          <w:p w14:paraId="086CD175" w14:textId="77777777" w:rsidR="00CF1F41" w:rsidRPr="00F14AC8" w:rsidRDefault="00CF1F41"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„id“</w:t>
            </w:r>
          </w:p>
        </w:tc>
      </w:tr>
      <w:tr w:rsidR="00CF1F41" w:rsidRPr="00F14AC8" w14:paraId="64C6DD1A" w14:textId="77777777" w:rsidTr="00ED38DC">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5C4B4E03" w14:textId="77777777" w:rsidR="00CF1F41" w:rsidRPr="00F14AC8" w:rsidRDefault="00CF1F41" w:rsidP="00D40DFE">
            <w:pPr>
              <w:keepNext/>
              <w:keepLines/>
              <w:rPr>
                <w:rFonts w:cs="Segoe UI"/>
                <w:color w:val="102031" w:themeColor="text2"/>
                <w:sz w:val="16"/>
                <w:szCs w:val="16"/>
              </w:rPr>
            </w:pPr>
            <w:r w:rsidRPr="00F14AC8">
              <w:rPr>
                <w:rFonts w:cs="Segoe UI"/>
                <w:color w:val="102031" w:themeColor="text2"/>
                <w:sz w:val="16"/>
                <w:szCs w:val="16"/>
              </w:rPr>
              <w:t>„yartbarcode“</w:t>
            </w:r>
          </w:p>
        </w:tc>
        <w:tc>
          <w:tcPr>
            <w:tcW w:w="3275" w:type="dxa"/>
          </w:tcPr>
          <w:p w14:paraId="4FFCA8D9" w14:textId="77777777" w:rsidR="00CF1F41" w:rsidRPr="00F14AC8" w:rsidRDefault="00CF1F41"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Lieferscheinposition</w:t>
            </w:r>
          </w:p>
        </w:tc>
        <w:tc>
          <w:tcPr>
            <w:tcW w:w="3082" w:type="dxa"/>
          </w:tcPr>
          <w:p w14:paraId="2AE66BEB" w14:textId="4B6A47B9" w:rsidR="00CF1F41" w:rsidRPr="00F14AC8" w:rsidRDefault="00CF1F41"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t>
            </w:r>
            <w:r w:rsidR="00006F08">
              <w:rPr>
                <w:rFonts w:cs="Segoe UI"/>
                <w:sz w:val="16"/>
                <w:szCs w:val="16"/>
              </w:rPr>
              <w:t>99</w:t>
            </w:r>
            <w:r w:rsidRPr="00F14AC8">
              <w:rPr>
                <w:rFonts w:cs="Segoe UI"/>
                <w:sz w:val="16"/>
                <w:szCs w:val="16"/>
              </w:rPr>
              <w:t>][artex^nummer]</w:t>
            </w:r>
          </w:p>
        </w:tc>
      </w:tr>
      <w:tr w:rsidR="00CF1F41" w:rsidRPr="00F14AC8" w14:paraId="36CE88B5"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4ED8C63C" w14:textId="77777777" w:rsidR="00CF1F41" w:rsidRPr="00F14AC8" w:rsidRDefault="00CF1F41" w:rsidP="00D40DFE">
            <w:pPr>
              <w:keepNext/>
              <w:keepLines/>
              <w:rPr>
                <w:rFonts w:cs="Segoe UI"/>
                <w:color w:val="102031" w:themeColor="text2"/>
                <w:sz w:val="16"/>
                <w:szCs w:val="16"/>
              </w:rPr>
            </w:pPr>
            <w:r w:rsidRPr="00F14AC8">
              <w:rPr>
                <w:rFonts w:cs="Segoe UI"/>
                <w:color w:val="102031" w:themeColor="text2"/>
                <w:sz w:val="16"/>
                <w:szCs w:val="16"/>
              </w:rPr>
              <w:t>„ylogo“</w:t>
            </w:r>
          </w:p>
        </w:tc>
        <w:tc>
          <w:tcPr>
            <w:tcW w:w="3275" w:type="dxa"/>
          </w:tcPr>
          <w:p w14:paraId="6D39DD16" w14:textId="1A5150E5" w:rsidR="00CF1F41" w:rsidRPr="00F14AC8" w:rsidRDefault="00CF1F41"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Aus Lagergruppe</w:t>
            </w:r>
            <w:r w:rsidR="00A13B7E" w:rsidRPr="00F14AC8">
              <w:rPr>
                <w:rFonts w:cs="Segoe UI"/>
                <w:color w:val="102031" w:themeColor="text2"/>
                <w:sz w:val="16"/>
                <w:szCs w:val="16"/>
              </w:rPr>
              <w:t xml:space="preserve"> der Auftragsposition</w:t>
            </w:r>
            <w:r w:rsidRPr="00F14AC8">
              <w:rPr>
                <w:rFonts w:cs="Segoe UI"/>
                <w:color w:val="102031" w:themeColor="text2"/>
                <w:sz w:val="16"/>
                <w:szCs w:val="16"/>
              </w:rPr>
              <w:t>, wenn leer dann aus Betriebsdaten</w:t>
            </w:r>
          </w:p>
        </w:tc>
        <w:tc>
          <w:tcPr>
            <w:tcW w:w="3082" w:type="dxa"/>
          </w:tcPr>
          <w:p w14:paraId="5FE38768" w14:textId="77777777" w:rsidR="00CF1F41" w:rsidRPr="00F14AC8" w:rsidRDefault="00CF1F41"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ylogo oder logo</w:t>
            </w:r>
          </w:p>
        </w:tc>
      </w:tr>
    </w:tbl>
    <w:p w14:paraId="2C5F5F1F" w14:textId="77777777" w:rsidR="00CF1F41" w:rsidRPr="00F14AC8" w:rsidRDefault="00CF1F41" w:rsidP="00CF1F41"/>
    <w:p w14:paraId="61D0FA28" w14:textId="77777777" w:rsidR="00CF1F41" w:rsidRPr="00F14AC8" w:rsidRDefault="00CF1F41" w:rsidP="00CF1F41">
      <w:pPr>
        <w:rPr>
          <w:u w:val="single"/>
        </w:rPr>
      </w:pPr>
      <w:r w:rsidRPr="00F14AC8">
        <w:rPr>
          <w:u w:val="single"/>
        </w:rPr>
        <w:t>Aufrufparameter</w:t>
      </w:r>
    </w:p>
    <w:p w14:paraId="2919BED4" w14:textId="77777777" w:rsidR="00CF1F41" w:rsidRPr="00F14AC8" w:rsidRDefault="00CF1F41" w:rsidP="00CF1F41"/>
    <w:p w14:paraId="5BBA8CE0" w14:textId="25E5363C" w:rsidR="00CF1F41" w:rsidRPr="00F14AC8" w:rsidRDefault="00CF1F41" w:rsidP="00CF1F41">
      <w:r w:rsidRPr="00F14AC8">
        <w:t>Quelle:</w:t>
      </w:r>
      <w:r w:rsidRPr="00F14AC8">
        <w:tab/>
      </w:r>
      <w:r w:rsidR="00A13B7E" w:rsidRPr="00F14AC8">
        <w:t>Rückmeldung</w:t>
      </w:r>
    </w:p>
    <w:p w14:paraId="1EBB609E" w14:textId="77777777" w:rsidR="00CF1F41" w:rsidRPr="00F14AC8" w:rsidRDefault="00CF1F41" w:rsidP="00CF1F41">
      <w:r w:rsidRPr="00F14AC8">
        <w:t>Ziel:</w:t>
      </w:r>
      <w:r w:rsidRPr="00F14AC8">
        <w:tab/>
      </w:r>
      <w:r w:rsidRPr="00F14AC8">
        <w:tab/>
        <w:t>Infosystem ETIKETTEN</w:t>
      </w:r>
    </w:p>
    <w:p w14:paraId="15764ED0" w14:textId="6D631414" w:rsidR="00CF1F41" w:rsidRPr="00F14AC8" w:rsidRDefault="00CF1F41" w:rsidP="00CF1F41">
      <w:r w:rsidRPr="00F14AC8">
        <w:t>Werte:</w:t>
      </w:r>
      <w:r w:rsidRPr="00F14AC8">
        <w:tab/>
      </w:r>
      <w:r w:rsidRPr="00F14AC8">
        <w:tab/>
        <w:t>„</w:t>
      </w:r>
      <w:r w:rsidRPr="00F14AC8">
        <w:rPr>
          <w:b/>
          <w:bCs/>
        </w:rPr>
        <w:t>yvorgang</w:t>
      </w:r>
      <w:r w:rsidRPr="00F14AC8">
        <w:t xml:space="preserve">“ </w:t>
      </w:r>
      <w:r w:rsidRPr="00F14AC8">
        <w:tab/>
        <w:t xml:space="preserve">= </w:t>
      </w:r>
      <w:r w:rsidR="00A13B7E" w:rsidRPr="00F14AC8">
        <w:t>Rückmeldungsnummer</w:t>
      </w:r>
    </w:p>
    <w:p w14:paraId="76BA4AFD" w14:textId="324E79D4" w:rsidR="00CF1F41" w:rsidRPr="00F14AC8" w:rsidRDefault="00CF1F41" w:rsidP="00CF1F41">
      <w:r w:rsidRPr="00F14AC8">
        <w:tab/>
      </w:r>
      <w:r w:rsidRPr="00F14AC8">
        <w:tab/>
        <w:t>„</w:t>
      </w:r>
      <w:r w:rsidRPr="00F14AC8">
        <w:rPr>
          <w:b/>
          <w:bCs/>
        </w:rPr>
        <w:t>yetikett</w:t>
      </w:r>
      <w:r w:rsidRPr="00F14AC8">
        <w:t xml:space="preserve">“ </w:t>
      </w:r>
      <w:r w:rsidRPr="00F14AC8">
        <w:tab/>
        <w:t>= „</w:t>
      </w:r>
      <w:r w:rsidR="00A13B7E" w:rsidRPr="00F14AC8">
        <w:t>Verkauf</w:t>
      </w:r>
      <w:r w:rsidRPr="00F14AC8">
        <w:t>setikett“</w:t>
      </w:r>
    </w:p>
    <w:p w14:paraId="63DBCC69" w14:textId="77777777" w:rsidR="00CF1F41" w:rsidRPr="00F14AC8" w:rsidRDefault="00CF1F41" w:rsidP="00CF1F41">
      <w:r w:rsidRPr="00F14AC8">
        <w:tab/>
      </w:r>
      <w:r w:rsidRPr="00F14AC8">
        <w:tab/>
        <w:t>„</w:t>
      </w:r>
      <w:r w:rsidRPr="00F14AC8">
        <w:rPr>
          <w:b/>
          <w:bCs/>
        </w:rPr>
        <w:t>bstart</w:t>
      </w:r>
      <w:r w:rsidRPr="00F14AC8">
        <w:t>“</w:t>
      </w:r>
      <w:r w:rsidRPr="00F14AC8">
        <w:tab/>
        <w:t>= ja</w:t>
      </w:r>
    </w:p>
    <w:p w14:paraId="305B1264" w14:textId="77777777" w:rsidR="006818D9" w:rsidRPr="00F14AC8" w:rsidRDefault="006818D9" w:rsidP="006818D9"/>
    <w:tbl>
      <w:tblPr>
        <w:tblStyle w:val="Tabellenraster"/>
        <w:tblW w:w="9085" w:type="dxa"/>
        <w:tblLook w:val="04A0" w:firstRow="1" w:lastRow="0" w:firstColumn="1" w:lastColumn="0" w:noHBand="0" w:noVBand="1"/>
      </w:tblPr>
      <w:tblGrid>
        <w:gridCol w:w="8018"/>
        <w:gridCol w:w="1067"/>
      </w:tblGrid>
      <w:tr w:rsidR="006818D9" w:rsidRPr="00F14AC8" w14:paraId="0647B9F4" w14:textId="77777777" w:rsidTr="00D40DFE">
        <w:tc>
          <w:tcPr>
            <w:tcW w:w="8077" w:type="dxa"/>
            <w:shd w:val="clear" w:color="auto" w:fill="DCEEA3" w:themeFill="accent6" w:themeFillTint="99"/>
          </w:tcPr>
          <w:p w14:paraId="30DD432C" w14:textId="77777777" w:rsidR="006818D9" w:rsidRPr="00F14AC8" w:rsidRDefault="006818D9" w:rsidP="00D40DFE">
            <w:r w:rsidRPr="00F14AC8">
              <w:t>Auswirkungen der Customization/Extension</w:t>
            </w:r>
          </w:p>
        </w:tc>
        <w:tc>
          <w:tcPr>
            <w:tcW w:w="1008" w:type="dxa"/>
            <w:shd w:val="clear" w:color="auto" w:fill="DCEEA3" w:themeFill="accent6" w:themeFillTint="99"/>
          </w:tcPr>
          <w:p w14:paraId="3366B558" w14:textId="77777777" w:rsidR="006818D9" w:rsidRPr="00F14AC8" w:rsidRDefault="006818D9" w:rsidP="00D40DFE">
            <w:r w:rsidRPr="00F14AC8">
              <w:t>Antwort</w:t>
            </w:r>
          </w:p>
        </w:tc>
      </w:tr>
      <w:tr w:rsidR="006818D9" w:rsidRPr="00F14AC8" w14:paraId="02906C06" w14:textId="77777777" w:rsidTr="00D40DFE">
        <w:tc>
          <w:tcPr>
            <w:tcW w:w="8077" w:type="dxa"/>
          </w:tcPr>
          <w:p w14:paraId="08B575F9" w14:textId="77777777" w:rsidR="006818D9" w:rsidRPr="00F14AC8" w:rsidRDefault="006818D9" w:rsidP="00D40DFE">
            <w:pPr>
              <w:rPr>
                <w:sz w:val="20"/>
                <w:szCs w:val="20"/>
              </w:rPr>
            </w:pPr>
            <w:r w:rsidRPr="00F14AC8">
              <w:rPr>
                <w:sz w:val="20"/>
                <w:szCs w:val="20"/>
              </w:rPr>
              <w:t xml:space="preserve">Keine besonderen Auswirkungen </w:t>
            </w:r>
          </w:p>
        </w:tc>
        <w:tc>
          <w:tcPr>
            <w:tcW w:w="1008" w:type="dxa"/>
          </w:tcPr>
          <w:p w14:paraId="347B8B01" w14:textId="77777777" w:rsidR="006818D9" w:rsidRPr="00F14AC8" w:rsidRDefault="006818D9" w:rsidP="00D40DFE">
            <w:pPr>
              <w:rPr>
                <w:sz w:val="20"/>
                <w:szCs w:val="20"/>
              </w:rPr>
            </w:pPr>
            <w:r w:rsidRPr="00F14AC8">
              <w:rPr>
                <w:sz w:val="20"/>
                <w:szCs w:val="20"/>
              </w:rPr>
              <w:t>Ja/Nein</w:t>
            </w:r>
          </w:p>
        </w:tc>
      </w:tr>
      <w:tr w:rsidR="006818D9" w:rsidRPr="00F14AC8" w14:paraId="41EC3AB6" w14:textId="77777777" w:rsidTr="00D40DFE">
        <w:tc>
          <w:tcPr>
            <w:tcW w:w="8077" w:type="dxa"/>
          </w:tcPr>
          <w:p w14:paraId="798CE0AB" w14:textId="77777777" w:rsidR="006818D9" w:rsidRPr="00F14AC8" w:rsidRDefault="006818D9"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2C93ECB2" w14:textId="77777777" w:rsidR="006818D9" w:rsidRPr="00F14AC8" w:rsidRDefault="006818D9" w:rsidP="00D40DFE">
            <w:pPr>
              <w:rPr>
                <w:sz w:val="20"/>
                <w:szCs w:val="20"/>
              </w:rPr>
            </w:pPr>
            <w:r w:rsidRPr="00F14AC8">
              <w:rPr>
                <w:sz w:val="20"/>
                <w:szCs w:val="20"/>
              </w:rPr>
              <w:t>Ja/Nein</w:t>
            </w:r>
          </w:p>
        </w:tc>
      </w:tr>
      <w:tr w:rsidR="006818D9" w:rsidRPr="00F14AC8" w14:paraId="3911BB08" w14:textId="77777777" w:rsidTr="00D40DFE">
        <w:tc>
          <w:tcPr>
            <w:tcW w:w="8077" w:type="dxa"/>
          </w:tcPr>
          <w:p w14:paraId="1E952DFD" w14:textId="77777777" w:rsidR="006818D9" w:rsidRPr="00F14AC8" w:rsidRDefault="006818D9"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5C11FC87" w14:textId="77777777" w:rsidR="006818D9" w:rsidRPr="00F14AC8" w:rsidRDefault="006818D9" w:rsidP="00D40DFE">
            <w:pPr>
              <w:rPr>
                <w:sz w:val="20"/>
                <w:szCs w:val="20"/>
              </w:rPr>
            </w:pPr>
            <w:r w:rsidRPr="00F14AC8">
              <w:rPr>
                <w:sz w:val="20"/>
                <w:szCs w:val="20"/>
              </w:rPr>
              <w:t>Ja/Nein</w:t>
            </w:r>
          </w:p>
        </w:tc>
      </w:tr>
      <w:tr w:rsidR="006818D9" w:rsidRPr="00F14AC8" w14:paraId="6A8546ED" w14:textId="77777777" w:rsidTr="00D40DFE">
        <w:tc>
          <w:tcPr>
            <w:tcW w:w="8077" w:type="dxa"/>
          </w:tcPr>
          <w:p w14:paraId="784102A3" w14:textId="77777777" w:rsidR="006818D9" w:rsidRPr="00F14AC8" w:rsidRDefault="006818D9" w:rsidP="00D40DFE">
            <w:pPr>
              <w:rPr>
                <w:sz w:val="20"/>
                <w:szCs w:val="20"/>
              </w:rPr>
            </w:pPr>
            <w:r w:rsidRPr="00F14AC8">
              <w:rPr>
                <w:sz w:val="20"/>
                <w:szCs w:val="20"/>
              </w:rPr>
              <w:lastRenderedPageBreak/>
              <w:t xml:space="preserve">Hat Auswirkungen auf die </w:t>
            </w:r>
            <w:r w:rsidRPr="00F14AC8">
              <w:rPr>
                <w:b/>
                <w:bCs/>
                <w:sz w:val="20"/>
                <w:szCs w:val="20"/>
              </w:rPr>
              <w:t>Bewertung</w:t>
            </w:r>
            <w:r w:rsidRPr="00F14AC8">
              <w:rPr>
                <w:sz w:val="20"/>
                <w:szCs w:val="20"/>
              </w:rPr>
              <w:t>.</w:t>
            </w:r>
          </w:p>
        </w:tc>
        <w:tc>
          <w:tcPr>
            <w:tcW w:w="1008" w:type="dxa"/>
          </w:tcPr>
          <w:p w14:paraId="710F1428" w14:textId="77777777" w:rsidR="006818D9" w:rsidRPr="00F14AC8" w:rsidRDefault="006818D9" w:rsidP="00D40DFE">
            <w:pPr>
              <w:rPr>
                <w:sz w:val="20"/>
                <w:szCs w:val="20"/>
              </w:rPr>
            </w:pPr>
            <w:r w:rsidRPr="00F14AC8">
              <w:rPr>
                <w:sz w:val="20"/>
                <w:szCs w:val="20"/>
              </w:rPr>
              <w:t>Ja/Nein</w:t>
            </w:r>
          </w:p>
        </w:tc>
      </w:tr>
      <w:tr w:rsidR="006818D9" w:rsidRPr="00F14AC8" w14:paraId="7ED65E84" w14:textId="77777777" w:rsidTr="00D40DFE">
        <w:tc>
          <w:tcPr>
            <w:tcW w:w="8077" w:type="dxa"/>
          </w:tcPr>
          <w:p w14:paraId="15FEF0CE" w14:textId="77777777" w:rsidR="006818D9" w:rsidRPr="00F14AC8" w:rsidRDefault="006818D9"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7068C83A" w14:textId="77777777" w:rsidR="006818D9" w:rsidRPr="00F14AC8" w:rsidRDefault="006818D9"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6818D9" w:rsidRPr="00F14AC8" w14:paraId="02725501" w14:textId="77777777" w:rsidTr="00D40DFE">
        <w:trPr>
          <w:trHeight w:hRule="exact" w:val="861"/>
        </w:trPr>
        <w:tc>
          <w:tcPr>
            <w:tcW w:w="1273" w:type="dxa"/>
            <w:shd w:val="clear" w:color="auto" w:fill="D5D5D5" w:themeFill="background2"/>
            <w:tcMar>
              <w:bottom w:w="57" w:type="dxa"/>
            </w:tcMar>
          </w:tcPr>
          <w:p w14:paraId="00F4DB21" w14:textId="77777777" w:rsidR="006818D9" w:rsidRPr="00F14AC8" w:rsidRDefault="006818D9" w:rsidP="00D40DFE">
            <w:pPr>
              <w:rPr>
                <w:b/>
              </w:rPr>
            </w:pPr>
            <w:r w:rsidRPr="00F14AC8">
              <w:rPr>
                <w:b/>
              </w:rPr>
              <w:t>Priorität</w:t>
            </w:r>
          </w:p>
        </w:tc>
        <w:tc>
          <w:tcPr>
            <w:tcW w:w="2190" w:type="dxa"/>
            <w:shd w:val="clear" w:color="auto" w:fill="D5D5D5" w:themeFill="background2"/>
            <w:tcMar>
              <w:bottom w:w="57" w:type="dxa"/>
            </w:tcMar>
          </w:tcPr>
          <w:p w14:paraId="4C872720" w14:textId="77777777" w:rsidR="006818D9" w:rsidRPr="00F14AC8" w:rsidRDefault="006818D9" w:rsidP="00D40DFE">
            <w:pPr>
              <w:rPr>
                <w:b/>
              </w:rPr>
            </w:pPr>
            <w:r w:rsidRPr="00F14AC8">
              <w:rPr>
                <w:b/>
              </w:rPr>
              <w:t>Realisierung</w:t>
            </w:r>
          </w:p>
        </w:tc>
        <w:tc>
          <w:tcPr>
            <w:tcW w:w="1070" w:type="dxa"/>
            <w:shd w:val="clear" w:color="auto" w:fill="D5D5D5" w:themeFill="background2"/>
            <w:tcMar>
              <w:bottom w:w="57" w:type="dxa"/>
            </w:tcMar>
          </w:tcPr>
          <w:p w14:paraId="77F4E1EC" w14:textId="77777777" w:rsidR="006818D9" w:rsidRPr="00F14AC8" w:rsidRDefault="006818D9" w:rsidP="00D40DFE">
            <w:pPr>
              <w:rPr>
                <w:b/>
              </w:rPr>
            </w:pPr>
            <w:r w:rsidRPr="00F14AC8">
              <w:rPr>
                <w:b/>
              </w:rPr>
              <w:t>Dauer (ca./h)</w:t>
            </w:r>
          </w:p>
        </w:tc>
        <w:tc>
          <w:tcPr>
            <w:tcW w:w="1134" w:type="dxa"/>
            <w:shd w:val="clear" w:color="auto" w:fill="D5D5D5" w:themeFill="background2"/>
            <w:tcMar>
              <w:bottom w:w="57" w:type="dxa"/>
            </w:tcMar>
          </w:tcPr>
          <w:p w14:paraId="088C043D" w14:textId="77777777" w:rsidR="006818D9" w:rsidRPr="00F14AC8" w:rsidRDefault="006818D9"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7E8B420B" w14:textId="77777777" w:rsidR="006818D9" w:rsidRPr="00F14AC8" w:rsidRDefault="006818D9"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3F718E71" w14:textId="77777777" w:rsidR="006818D9" w:rsidRPr="00F14AC8" w:rsidRDefault="006818D9" w:rsidP="00D40DFE">
            <w:pPr>
              <w:rPr>
                <w:b/>
              </w:rPr>
            </w:pPr>
            <w:r w:rsidRPr="00F14AC8">
              <w:rPr>
                <w:b/>
              </w:rPr>
              <w:t>Bereich</w:t>
            </w:r>
          </w:p>
        </w:tc>
      </w:tr>
      <w:tr w:rsidR="006818D9" w:rsidRPr="00F14AC8" w14:paraId="69F72244" w14:textId="77777777" w:rsidTr="00D40DFE">
        <w:trPr>
          <w:trHeight w:val="454"/>
        </w:trPr>
        <w:tc>
          <w:tcPr>
            <w:tcW w:w="1273" w:type="dxa"/>
            <w:shd w:val="clear" w:color="auto" w:fill="FFFFFF"/>
            <w:tcMar>
              <w:bottom w:w="57" w:type="dxa"/>
            </w:tcMar>
          </w:tcPr>
          <w:p w14:paraId="7733B391" w14:textId="77777777" w:rsidR="006818D9" w:rsidRPr="00F14AC8" w:rsidRDefault="006818D9" w:rsidP="00394CD1">
            <w:pPr>
              <w:pStyle w:val="Tabelleninhalte"/>
            </w:pPr>
            <w:r w:rsidRPr="00F14AC8">
              <w:t>1</w:t>
            </w:r>
          </w:p>
        </w:tc>
        <w:tc>
          <w:tcPr>
            <w:tcW w:w="2190" w:type="dxa"/>
            <w:shd w:val="clear" w:color="auto" w:fill="FFFFFF"/>
            <w:tcMar>
              <w:bottom w:w="57" w:type="dxa"/>
            </w:tcMar>
          </w:tcPr>
          <w:p w14:paraId="157CC854" w14:textId="77777777" w:rsidR="006818D9" w:rsidRPr="00F14AC8" w:rsidRDefault="006818D9" w:rsidP="00394CD1">
            <w:pPr>
              <w:pStyle w:val="Tabelleninhalte"/>
            </w:pPr>
            <w:r w:rsidRPr="00F14AC8">
              <w:t>Abas</w:t>
            </w:r>
          </w:p>
        </w:tc>
        <w:tc>
          <w:tcPr>
            <w:tcW w:w="1070" w:type="dxa"/>
            <w:shd w:val="clear" w:color="auto" w:fill="FFFFFF"/>
            <w:tcMar>
              <w:bottom w:w="57" w:type="dxa"/>
            </w:tcMar>
          </w:tcPr>
          <w:p w14:paraId="6F1DF24A" w14:textId="77777777" w:rsidR="006818D9" w:rsidRPr="00F14AC8" w:rsidRDefault="006818D9" w:rsidP="00394CD1">
            <w:pPr>
              <w:pStyle w:val="Tabelleninhalte"/>
            </w:pPr>
            <w:r w:rsidRPr="00F14AC8">
              <w:t>0,00</w:t>
            </w:r>
          </w:p>
        </w:tc>
        <w:tc>
          <w:tcPr>
            <w:tcW w:w="1134" w:type="dxa"/>
            <w:shd w:val="clear" w:color="auto" w:fill="FFFFFF"/>
            <w:tcMar>
              <w:bottom w:w="57" w:type="dxa"/>
            </w:tcMar>
          </w:tcPr>
          <w:p w14:paraId="6AE4EE6D" w14:textId="77777777" w:rsidR="006818D9" w:rsidRPr="00F14AC8" w:rsidRDefault="006818D9" w:rsidP="00394CD1">
            <w:pPr>
              <w:pStyle w:val="Tabelleninhalte"/>
            </w:pPr>
            <w:r w:rsidRPr="00F14AC8">
              <w:t>0,00</w:t>
            </w:r>
          </w:p>
        </w:tc>
        <w:tc>
          <w:tcPr>
            <w:tcW w:w="1134" w:type="dxa"/>
            <w:shd w:val="clear" w:color="auto" w:fill="FFFFFF"/>
            <w:tcMar>
              <w:bottom w:w="57" w:type="dxa"/>
            </w:tcMar>
          </w:tcPr>
          <w:p w14:paraId="6B9BBB04" w14:textId="77777777" w:rsidR="006818D9" w:rsidRPr="00F14AC8" w:rsidRDefault="006818D9" w:rsidP="00394CD1">
            <w:pPr>
              <w:pStyle w:val="Tabelleninhalte"/>
            </w:pPr>
            <w:r w:rsidRPr="00F14AC8">
              <w:t>0,00</w:t>
            </w:r>
          </w:p>
        </w:tc>
        <w:tc>
          <w:tcPr>
            <w:tcW w:w="2271" w:type="dxa"/>
            <w:shd w:val="clear" w:color="auto" w:fill="FFFFFF"/>
            <w:tcMar>
              <w:bottom w:w="57" w:type="dxa"/>
            </w:tcMar>
          </w:tcPr>
          <w:p w14:paraId="50626630" w14:textId="77777777" w:rsidR="006818D9" w:rsidRPr="00F14AC8" w:rsidRDefault="006818D9" w:rsidP="00394CD1">
            <w:pPr>
              <w:pStyle w:val="Tabelleninhalte"/>
            </w:pPr>
            <w:r w:rsidRPr="00F14AC8">
              <w:t>Admin</w:t>
            </w:r>
          </w:p>
        </w:tc>
      </w:tr>
    </w:tbl>
    <w:p w14:paraId="70B935E9" w14:textId="77777777" w:rsidR="006818D9" w:rsidRPr="00F14AC8" w:rsidRDefault="006818D9" w:rsidP="00B6732D"/>
    <w:p w14:paraId="4C6EC1F7" w14:textId="4870D549" w:rsidR="00B6732D" w:rsidRPr="00F14AC8" w:rsidRDefault="00291B7E" w:rsidP="00921BF7">
      <w:pPr>
        <w:pStyle w:val="berschrift2"/>
      </w:pPr>
      <w:bookmarkStart w:id="1645" w:name="_Toc228444509"/>
      <w:bookmarkStart w:id="1646" w:name="AP053"/>
      <w:r w:rsidRPr="00F14AC8">
        <w:t>Druck Fertigungspapiere</w:t>
      </w:r>
      <w:bookmarkEnd w:id="1645"/>
    </w:p>
    <w:bookmarkEnd w:id="1646"/>
    <w:p w14:paraId="55F17092" w14:textId="77777777" w:rsidR="00B6732D" w:rsidRPr="00F14AC8" w:rsidRDefault="00B6732D" w:rsidP="00B6732D"/>
    <w:p w14:paraId="3633AFA5" w14:textId="2DB770EF" w:rsidR="00992C57" w:rsidRPr="00F14AC8" w:rsidRDefault="00490669" w:rsidP="00B6732D">
      <w:r w:rsidRPr="00F14AC8">
        <w:t xml:space="preserve">Für den </w:t>
      </w:r>
      <w:r w:rsidR="00992C57" w:rsidRPr="00F14AC8">
        <w:t xml:space="preserve">Druck der Fertigungspapiere </w:t>
      </w:r>
      <w:r w:rsidRPr="00F14AC8">
        <w:t xml:space="preserve">wird die Fertigungskarte nicht benötigt. Nachfolgend wird der Kopf </w:t>
      </w:r>
      <w:r w:rsidR="00B616B3" w:rsidRPr="00F14AC8">
        <w:t>für alle weiteren Belege definiert.</w:t>
      </w:r>
    </w:p>
    <w:p w14:paraId="22F0AC8F" w14:textId="6375A2E0" w:rsidR="007F569B" w:rsidRPr="00F14AC8" w:rsidRDefault="007F569B" w:rsidP="00B6732D">
      <w:r w:rsidRPr="00F14AC8">
        <w:t>Kommissionierliste (Entnahmeliste), Laufkarte, Materialschein, Arbeitsschein</w:t>
      </w:r>
      <w:r w:rsidR="004F2B66" w:rsidRPr="00F14AC8">
        <w:t xml:space="preserve"> sowie der Verkaufs-Kommissionierliste</w:t>
      </w:r>
      <w:r w:rsidR="00E1429F" w:rsidRPr="00F14AC8">
        <w:t>, siehe 14.15</w:t>
      </w:r>
      <w:r w:rsidRPr="00F14AC8">
        <w:t>.</w:t>
      </w:r>
    </w:p>
    <w:p w14:paraId="53523019" w14:textId="77777777" w:rsidR="00B6732D" w:rsidRPr="00F14AC8" w:rsidRDefault="00B6732D" w:rsidP="00B6732D"/>
    <w:p w14:paraId="519F21CF" w14:textId="510BB2D1" w:rsidR="00B6732D" w:rsidRPr="00F14AC8" w:rsidRDefault="00DE0BAC" w:rsidP="00B6732D">
      <w:r w:rsidRPr="00F14AC8">
        <w:t>Im Screenshot wird nur exemplarisch die Fertigungskarte verwendet. Es geht hier nur um die Definition des Kopfbereiches.</w:t>
      </w:r>
      <w:r w:rsidR="0070751D" w:rsidRPr="00F14AC8">
        <w:t xml:space="preserve"> Die Fertigungskarte wird nicht weiter angepasst.</w:t>
      </w:r>
    </w:p>
    <w:p w14:paraId="54A1CCF2" w14:textId="77777777" w:rsidR="00794D97" w:rsidRPr="00F14AC8" w:rsidRDefault="00794D97" w:rsidP="00794D97">
      <w:pPr>
        <w:rPr>
          <w:u w:val="single"/>
        </w:rPr>
      </w:pPr>
    </w:p>
    <w:p w14:paraId="5B312A37" w14:textId="77777777" w:rsidR="001C70C1" w:rsidRPr="00F14AC8" w:rsidRDefault="001C70C1" w:rsidP="001C70C1">
      <w:pPr>
        <w:rPr>
          <w:b/>
          <w:bCs/>
          <w:color w:val="002060"/>
        </w:rPr>
      </w:pPr>
      <w:r w:rsidRPr="00F14AC8">
        <w:rPr>
          <w:b/>
          <w:bCs/>
          <w:color w:val="002060"/>
        </w:rPr>
        <w:t>Umsetzung ABAS</w:t>
      </w:r>
    </w:p>
    <w:p w14:paraId="610D6D90" w14:textId="77777777" w:rsidR="001C70C1" w:rsidRPr="00F14AC8" w:rsidRDefault="001C70C1" w:rsidP="00794D97">
      <w:pPr>
        <w:rPr>
          <w:u w:val="single"/>
        </w:rPr>
      </w:pPr>
    </w:p>
    <w:p w14:paraId="376D41A2" w14:textId="0A58B685" w:rsidR="00794D97" w:rsidRPr="00F14AC8" w:rsidRDefault="004363AE" w:rsidP="00794D97">
      <w:pPr>
        <w:pStyle w:val="berschrift3"/>
      </w:pPr>
      <w:bookmarkStart w:id="1647" w:name="_Toc228444510"/>
      <w:ins w:id="1648" w:author="Peter Koch" w:date="2026-05-20T13:05:00Z" w16du:dateUtc="2026-05-20T11:05:00Z">
        <w:r>
          <w:t xml:space="preserve">Druck Fertigungspapiere - </w:t>
        </w:r>
      </w:ins>
      <w:r w:rsidR="00794D97" w:rsidRPr="00F14AC8">
        <w:t>Kopfteil:</w:t>
      </w:r>
      <w:bookmarkEnd w:id="1647"/>
    </w:p>
    <w:p w14:paraId="3F069E34" w14:textId="77777777" w:rsidR="00794D97" w:rsidRPr="00F14AC8" w:rsidRDefault="00794D97" w:rsidP="00794D97">
      <w:pPr>
        <w:rPr>
          <w:u w:val="single"/>
        </w:rPr>
      </w:pPr>
    </w:p>
    <w:p w14:paraId="7A1CA184" w14:textId="77777777" w:rsidR="00794D97" w:rsidRPr="00F14AC8" w:rsidRDefault="00794D97" w:rsidP="00B6732D"/>
    <w:p w14:paraId="60E0DDE9" w14:textId="0791A968" w:rsidR="00B6732D" w:rsidRPr="00F14AC8" w:rsidRDefault="00B6732D" w:rsidP="00B6732D">
      <w:r w:rsidRPr="00F14AC8">
        <w:rPr>
          <w:noProof/>
        </w:rPr>
        <w:lastRenderedPageBreak/>
        <w:drawing>
          <wp:inline distT="0" distB="0" distL="0" distR="0" wp14:anchorId="26764BB4" wp14:editId="2343002D">
            <wp:extent cx="5753100" cy="5935980"/>
            <wp:effectExtent l="0" t="0" r="0" b="7620"/>
            <wp:docPr id="423883094"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3094" name="Grafik 1" descr="Ein Bild, das Text, Screenshot, Zahl, Schrift enthält.&#10;&#10;KI-generierte Inhalte können fehlerhaft sein."/>
                    <pic:cNvPicPr/>
                  </pic:nvPicPr>
                  <pic:blipFill>
                    <a:blip r:embed="rId40"/>
                    <a:stretch>
                      <a:fillRect/>
                    </a:stretch>
                  </pic:blipFill>
                  <pic:spPr>
                    <a:xfrm>
                      <a:off x="0" y="0"/>
                      <a:ext cx="5753100" cy="5935980"/>
                    </a:xfrm>
                    <a:prstGeom prst="rect">
                      <a:avLst/>
                    </a:prstGeom>
                  </pic:spPr>
                </pic:pic>
              </a:graphicData>
            </a:graphic>
          </wp:inline>
        </w:drawing>
      </w:r>
    </w:p>
    <w:p w14:paraId="2DAE1A13" w14:textId="77777777" w:rsidR="00B6732D" w:rsidRPr="00F14AC8" w:rsidRDefault="00B6732D" w:rsidP="00B6732D"/>
    <w:p w14:paraId="4C650116" w14:textId="77777777" w:rsidR="00B6732D" w:rsidRPr="00F14AC8" w:rsidRDefault="00B6732D" w:rsidP="00B6732D">
      <w:r w:rsidRPr="00F14AC8">
        <w:t>Beispiel Design für den Kopf:</w:t>
      </w:r>
    </w:p>
    <w:p w14:paraId="59E78AEC" w14:textId="77777777" w:rsidR="00B6732D" w:rsidRPr="00F14AC8" w:rsidRDefault="00B6732D" w:rsidP="00B6732D">
      <w:r w:rsidRPr="00F14AC8">
        <w:rPr>
          <w:noProof/>
        </w:rPr>
        <w:drawing>
          <wp:inline distT="0" distB="0" distL="0" distR="0" wp14:anchorId="5C6A7246" wp14:editId="7AAEBC8C">
            <wp:extent cx="5182323" cy="866896"/>
            <wp:effectExtent l="0" t="0" r="0" b="9525"/>
            <wp:docPr id="1815277396" name="Grafik 1" descr="Ein Bild, das Text, Screenshot, Quittung,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7396" name="Grafik 1" descr="Ein Bild, das Text, Screenshot, Quittung, Schrift enthält.&#10;&#10;KI-generierte Inhalte können fehlerhaft sein."/>
                    <pic:cNvPicPr/>
                  </pic:nvPicPr>
                  <pic:blipFill>
                    <a:blip r:embed="rId41"/>
                    <a:stretch>
                      <a:fillRect/>
                    </a:stretch>
                  </pic:blipFill>
                  <pic:spPr>
                    <a:xfrm>
                      <a:off x="0" y="0"/>
                      <a:ext cx="5182323" cy="866896"/>
                    </a:xfrm>
                    <a:prstGeom prst="rect">
                      <a:avLst/>
                    </a:prstGeom>
                  </pic:spPr>
                </pic:pic>
              </a:graphicData>
            </a:graphic>
          </wp:inline>
        </w:drawing>
      </w:r>
    </w:p>
    <w:p w14:paraId="22C96916" w14:textId="77777777" w:rsidR="00B6732D" w:rsidRPr="00F14AC8" w:rsidRDefault="00B6732D" w:rsidP="00B6732D"/>
    <w:p w14:paraId="23D1334E" w14:textId="4A2563BE" w:rsidR="00B6732D" w:rsidRPr="00F14AC8" w:rsidRDefault="00B6732D" w:rsidP="00B6732D">
      <w:r w:rsidRPr="00F14AC8">
        <w:t>Hinweis: Dies entspricht nicht exakt der Anforderung die nachfolgend skizziert wird.</w:t>
      </w:r>
    </w:p>
    <w:p w14:paraId="153B23C2" w14:textId="77777777" w:rsidR="003C1BA6" w:rsidRPr="00F14AC8" w:rsidRDefault="003C1BA6" w:rsidP="003C1BA6">
      <w:r w:rsidRPr="00F14AC8">
        <w:t>Dieser Kopf wird für Kommissionierliste (Entnahmeliste), Laufkarte, Materialschein, Arbeitsschein verwendet.</w:t>
      </w:r>
    </w:p>
    <w:p w14:paraId="2BAA07A9" w14:textId="77777777" w:rsidR="00B6732D" w:rsidRPr="00F14AC8" w:rsidRDefault="00B6732D" w:rsidP="00B6732D"/>
    <w:p w14:paraId="34F4AD72" w14:textId="77777777" w:rsidR="00B6732D" w:rsidRPr="00F14AC8" w:rsidRDefault="00B6732D" w:rsidP="005F5D00">
      <w:pPr>
        <w:pStyle w:val="Listenabsatz"/>
        <w:numPr>
          <w:ilvl w:val="0"/>
          <w:numId w:val="32"/>
        </w:numPr>
      </w:pPr>
      <w:r w:rsidRPr="00F14AC8">
        <w:t>Barcode für Fertigungsartikel</w:t>
      </w:r>
    </w:p>
    <w:p w14:paraId="29AEBA18" w14:textId="0E42361A" w:rsidR="00B6732D" w:rsidRPr="00F14AC8" w:rsidRDefault="00B6732D" w:rsidP="005F5D00">
      <w:pPr>
        <w:pStyle w:val="Listenabsatz"/>
        <w:numPr>
          <w:ilvl w:val="0"/>
          <w:numId w:val="32"/>
        </w:numPr>
      </w:pPr>
      <w:r w:rsidRPr="00F14AC8">
        <w:lastRenderedPageBreak/>
        <w:t>In Betriebsauftrag umändern und Nummer des Betriebsauftrags dahinter.</w:t>
      </w:r>
      <w:r w:rsidR="003670B7" w:rsidRPr="00F14AC8">
        <w:br/>
      </w:r>
      <w:r w:rsidR="003670B7" w:rsidRPr="00F14AC8">
        <w:rPr>
          <w:u w:val="single"/>
        </w:rPr>
        <w:t>Hinweis</w:t>
      </w:r>
      <w:r w:rsidR="003670B7" w:rsidRPr="00F14AC8">
        <w:t>:</w:t>
      </w:r>
      <w:r w:rsidR="00271A1C" w:rsidRPr="00F14AC8">
        <w:t xml:space="preserve"> in allen Belegen ist die Betriebsauftragsnummer und die Überschrift bereits enthalten. Dieser Punkt kann somit wegfallen.</w:t>
      </w:r>
    </w:p>
    <w:p w14:paraId="2F25EFBB" w14:textId="1480005F" w:rsidR="00B6732D" w:rsidRPr="00F14AC8" w:rsidRDefault="00B6732D" w:rsidP="005F5D00">
      <w:pPr>
        <w:pStyle w:val="Listenabsatz"/>
        <w:numPr>
          <w:ilvl w:val="0"/>
          <w:numId w:val="32"/>
        </w:numPr>
      </w:pPr>
      <w:r w:rsidRPr="00F14AC8">
        <w:t xml:space="preserve">Zeichnung nach rechts auf Werkstoff </w:t>
      </w:r>
      <w:r w:rsidR="00F20AE9" w:rsidRPr="00F14AC8">
        <w:t xml:space="preserve">legen </w:t>
      </w:r>
      <w:r w:rsidRPr="00F14AC8">
        <w:t xml:space="preserve">und Werkstoff </w:t>
      </w:r>
      <w:r w:rsidR="00F20AE9" w:rsidRPr="00F14AC8">
        <w:t>entfernen</w:t>
      </w:r>
      <w:r w:rsidRPr="00F14AC8">
        <w:t>.</w:t>
      </w:r>
    </w:p>
    <w:p w14:paraId="5D6A9792" w14:textId="7A92B63F" w:rsidR="00B6732D" w:rsidRPr="00F14AC8" w:rsidRDefault="00B6732D" w:rsidP="005F5D00">
      <w:pPr>
        <w:pStyle w:val="Listenabsatz"/>
        <w:numPr>
          <w:ilvl w:val="0"/>
          <w:numId w:val="32"/>
        </w:numPr>
      </w:pPr>
      <w:r w:rsidRPr="00F14AC8">
        <w:t xml:space="preserve">Links neben </w:t>
      </w:r>
      <w:r w:rsidR="00F20AE9" w:rsidRPr="00F14AC8">
        <w:t>„</w:t>
      </w:r>
      <w:r w:rsidRPr="00F14AC8">
        <w:t>Zeichnung</w:t>
      </w:r>
      <w:r w:rsidR="00F20AE9" w:rsidRPr="00F14AC8">
        <w:t>“</w:t>
      </w:r>
      <w:r w:rsidRPr="00F14AC8">
        <w:t xml:space="preserve"> die Chargennummer des Fertigteils mit Überschrift „Charge/SN“</w:t>
      </w:r>
    </w:p>
    <w:p w14:paraId="5D45B68C" w14:textId="77777777" w:rsidR="00B6732D" w:rsidRPr="00F14AC8" w:rsidRDefault="00B6732D" w:rsidP="005F5D00">
      <w:pPr>
        <w:pStyle w:val="Listenabsatz"/>
        <w:numPr>
          <w:ilvl w:val="0"/>
          <w:numId w:val="32"/>
        </w:numPr>
      </w:pPr>
      <w:r w:rsidRPr="00F14AC8">
        <w:t>Rechts neben der Zeichnung „Index“ und die Indexnummer aus dem Artikel</w:t>
      </w:r>
    </w:p>
    <w:p w14:paraId="5678F206" w14:textId="64A05DD4" w:rsidR="00B6732D" w:rsidRPr="00F14AC8" w:rsidRDefault="00B6732D" w:rsidP="00B6732D">
      <w:pPr>
        <w:pStyle w:val="Listenabsatz"/>
      </w:pPr>
      <w:r w:rsidRPr="00F14AC8">
        <w:rPr>
          <w:u w:val="single"/>
        </w:rPr>
        <w:t>Hinweis</w:t>
      </w:r>
      <w:r w:rsidR="006D6784" w:rsidRPr="00F14AC8">
        <w:rPr>
          <w:u w:val="single"/>
        </w:rPr>
        <w:t xml:space="preserve"> an HWK</w:t>
      </w:r>
      <w:r w:rsidRPr="00F14AC8">
        <w:rPr>
          <w:u w:val="single"/>
        </w:rPr>
        <w:t>:</w:t>
      </w:r>
      <w:r w:rsidRPr="00F14AC8">
        <w:t xml:space="preserve"> Wird der Index im Artikelstamm überschrieben, dann wird auch ein Nachdruck eines alten BAs den neuen Index im Beleg erhalten, auch wenn noch ein alter Index verbaut wird.</w:t>
      </w:r>
    </w:p>
    <w:p w14:paraId="78E9AFDC" w14:textId="05EC19D9" w:rsidR="00B6732D" w:rsidRPr="00F14AC8" w:rsidRDefault="00B6732D" w:rsidP="005F5D00">
      <w:pPr>
        <w:pStyle w:val="Listenabsatz"/>
        <w:numPr>
          <w:ilvl w:val="0"/>
          <w:numId w:val="32"/>
        </w:numPr>
      </w:pPr>
      <w:commentRangeStart w:id="1649"/>
      <w:commentRangeStart w:id="1650"/>
      <w:r w:rsidRPr="00F14AC8">
        <w:t>„Kunde:</w:t>
      </w:r>
      <w:ins w:id="1651" w:author="Peter Koch" w:date="2026-05-20T13:02:00Z" w16du:dateUtc="2026-05-20T11:02:00Z">
        <w:r w:rsidR="0024043A">
          <w:t xml:space="preserve"> </w:t>
        </w:r>
      </w:ins>
      <w:r w:rsidRPr="00F14AC8">
        <w:t>“ + [1. Zeile aus ans vom Kunde]</w:t>
      </w:r>
      <w:commentRangeEnd w:id="1649"/>
      <w:r w:rsidR="00824534">
        <w:rPr>
          <w:rStyle w:val="Kommentarzeichen"/>
          <w:sz w:val="24"/>
          <w:szCs w:val="24"/>
        </w:rPr>
        <w:commentReference w:id="1649"/>
      </w:r>
      <w:commentRangeEnd w:id="1650"/>
      <w:r w:rsidR="00F7646B">
        <w:rPr>
          <w:rStyle w:val="Kommentarzeichen"/>
          <w:sz w:val="24"/>
          <w:szCs w:val="24"/>
        </w:rPr>
        <w:commentReference w:id="1650"/>
      </w:r>
      <w:ins w:id="1652" w:author="Peter Koch" w:date="2026-05-20T13:02:00Z" w16du:dateUtc="2026-05-20T11:02:00Z">
        <w:r w:rsidR="0024043A">
          <w:t xml:space="preserve"> – über die Verwendung ermitteln, sofern die Verwendung vorhanden ist.</w:t>
        </w:r>
      </w:ins>
      <w:ins w:id="1653" w:author="Peter Koch" w:date="2026-05-20T13:03:00Z" w16du:dateUtc="2026-05-20T11:03:00Z">
        <w:r w:rsidR="00F7646B">
          <w:t xml:space="preserve"> Ansonsten leer lassen.</w:t>
        </w:r>
      </w:ins>
    </w:p>
    <w:p w14:paraId="380C8967" w14:textId="77777777" w:rsidR="00B6732D" w:rsidRPr="00F14AC8" w:rsidRDefault="00B6732D" w:rsidP="005F5D00">
      <w:pPr>
        <w:pStyle w:val="Listenabsatz"/>
        <w:numPr>
          <w:ilvl w:val="0"/>
          <w:numId w:val="32"/>
        </w:numPr>
      </w:pPr>
      <w:r w:rsidRPr="00F14AC8">
        <w:t>Hinter Kunden: „Zugangslagerplatz“ + [Zugangslagerplatz aus FV]</w:t>
      </w:r>
    </w:p>
    <w:p w14:paraId="53FFFF45" w14:textId="77777777" w:rsidR="00B6732D" w:rsidRPr="00F14AC8" w:rsidRDefault="00B6732D" w:rsidP="005F5D00">
      <w:pPr>
        <w:pStyle w:val="Listenabsatz"/>
        <w:numPr>
          <w:ilvl w:val="0"/>
          <w:numId w:val="32"/>
        </w:numPr>
      </w:pPr>
      <w:r w:rsidRPr="00F14AC8">
        <w:t>Unterhalb von Zugangslagerplatz: „Kostenstelle“ + [Kostenstelle aus Abteilung]</w:t>
      </w:r>
    </w:p>
    <w:p w14:paraId="1EF0E584" w14:textId="77777777" w:rsidR="00B6732D" w:rsidRPr="00F14AC8" w:rsidRDefault="00B6732D" w:rsidP="005F5D00">
      <w:pPr>
        <w:pStyle w:val="Listenabsatz"/>
        <w:numPr>
          <w:ilvl w:val="0"/>
          <w:numId w:val="32"/>
        </w:numPr>
      </w:pPr>
      <w:r w:rsidRPr="00F14AC8">
        <w:t>Unterhalb von Kunde: „Text aus Auftrag:“ + [Positionstext] war auf mehrere Zeilen erweitert worden.</w:t>
      </w:r>
    </w:p>
    <w:p w14:paraId="25B43EC9" w14:textId="77777777" w:rsidR="00B6732D" w:rsidRPr="00F14AC8" w:rsidRDefault="00B6732D" w:rsidP="00B6732D">
      <w:pPr>
        <w:rPr>
          <w:ins w:id="1654" w:author="Peter Koch" w:date="2026-05-20T13:06:00Z" w16du:dateUtc="2026-05-20T11:06:00Z"/>
        </w:rPr>
      </w:pPr>
    </w:p>
    <w:tbl>
      <w:tblPr>
        <w:tblStyle w:val="Tabellenraster"/>
        <w:tblW w:w="9085" w:type="dxa"/>
        <w:tblLook w:val="04A0" w:firstRow="1" w:lastRow="0" w:firstColumn="1" w:lastColumn="0" w:noHBand="0" w:noVBand="1"/>
      </w:tblPr>
      <w:tblGrid>
        <w:gridCol w:w="8018"/>
        <w:gridCol w:w="1067"/>
      </w:tblGrid>
      <w:tr w:rsidR="004363AE" w:rsidRPr="00F14AC8" w14:paraId="11BD5815" w14:textId="77777777" w:rsidTr="00317CA4">
        <w:trPr>
          <w:ins w:id="1655" w:author="Peter Koch" w:date="2026-05-20T13:06:00Z"/>
        </w:trPr>
        <w:tc>
          <w:tcPr>
            <w:tcW w:w="8077" w:type="dxa"/>
            <w:shd w:val="clear" w:color="auto" w:fill="DCEEA3" w:themeFill="accent6" w:themeFillTint="99"/>
          </w:tcPr>
          <w:p w14:paraId="2DEA86CB" w14:textId="77777777" w:rsidR="004363AE" w:rsidRPr="00F14AC8" w:rsidRDefault="004363AE" w:rsidP="00317CA4">
            <w:pPr>
              <w:rPr>
                <w:ins w:id="1656" w:author="Peter Koch" w:date="2026-05-20T13:06:00Z" w16du:dateUtc="2026-05-20T11:06:00Z"/>
              </w:rPr>
            </w:pPr>
            <w:ins w:id="1657" w:author="Peter Koch" w:date="2026-05-20T13:06:00Z" w16du:dateUtc="2026-05-20T11:06:00Z">
              <w:r w:rsidRPr="00F14AC8">
                <w:t>Auswirkungen der Customization/Extension</w:t>
              </w:r>
            </w:ins>
          </w:p>
        </w:tc>
        <w:tc>
          <w:tcPr>
            <w:tcW w:w="1008" w:type="dxa"/>
            <w:shd w:val="clear" w:color="auto" w:fill="DCEEA3" w:themeFill="accent6" w:themeFillTint="99"/>
          </w:tcPr>
          <w:p w14:paraId="1941F0BE" w14:textId="77777777" w:rsidR="004363AE" w:rsidRPr="00F14AC8" w:rsidRDefault="004363AE" w:rsidP="00317CA4">
            <w:pPr>
              <w:rPr>
                <w:ins w:id="1658" w:author="Peter Koch" w:date="2026-05-20T13:06:00Z" w16du:dateUtc="2026-05-20T11:06:00Z"/>
              </w:rPr>
            </w:pPr>
            <w:ins w:id="1659" w:author="Peter Koch" w:date="2026-05-20T13:06:00Z" w16du:dateUtc="2026-05-20T11:06:00Z">
              <w:r w:rsidRPr="00F14AC8">
                <w:t>Antwort</w:t>
              </w:r>
            </w:ins>
          </w:p>
        </w:tc>
      </w:tr>
      <w:tr w:rsidR="004363AE" w:rsidRPr="00F14AC8" w14:paraId="1A0D8E24" w14:textId="77777777" w:rsidTr="00317CA4">
        <w:trPr>
          <w:ins w:id="1660" w:author="Peter Koch" w:date="2026-05-20T13:06:00Z"/>
        </w:trPr>
        <w:tc>
          <w:tcPr>
            <w:tcW w:w="8077" w:type="dxa"/>
          </w:tcPr>
          <w:p w14:paraId="27E8D3CE" w14:textId="77777777" w:rsidR="004363AE" w:rsidRPr="00F14AC8" w:rsidRDefault="004363AE" w:rsidP="00317CA4">
            <w:pPr>
              <w:rPr>
                <w:ins w:id="1661" w:author="Peter Koch" w:date="2026-05-20T13:06:00Z" w16du:dateUtc="2026-05-20T11:06:00Z"/>
                <w:sz w:val="20"/>
                <w:szCs w:val="20"/>
              </w:rPr>
            </w:pPr>
            <w:ins w:id="1662" w:author="Peter Koch" w:date="2026-05-20T13:06:00Z" w16du:dateUtc="2026-05-20T11:06:00Z">
              <w:r w:rsidRPr="00F14AC8">
                <w:rPr>
                  <w:sz w:val="20"/>
                  <w:szCs w:val="20"/>
                </w:rPr>
                <w:t xml:space="preserve">Keine besonderen Auswirkungen </w:t>
              </w:r>
            </w:ins>
          </w:p>
        </w:tc>
        <w:tc>
          <w:tcPr>
            <w:tcW w:w="1008" w:type="dxa"/>
          </w:tcPr>
          <w:p w14:paraId="2A1245D4" w14:textId="77777777" w:rsidR="004363AE" w:rsidRPr="00F14AC8" w:rsidRDefault="004363AE" w:rsidP="00317CA4">
            <w:pPr>
              <w:rPr>
                <w:ins w:id="1663" w:author="Peter Koch" w:date="2026-05-20T13:06:00Z" w16du:dateUtc="2026-05-20T11:06:00Z"/>
                <w:sz w:val="20"/>
                <w:szCs w:val="20"/>
              </w:rPr>
            </w:pPr>
            <w:ins w:id="1664" w:author="Peter Koch" w:date="2026-05-20T13:06:00Z" w16du:dateUtc="2026-05-20T11:06:00Z">
              <w:r w:rsidRPr="00F14AC8">
                <w:rPr>
                  <w:sz w:val="20"/>
                  <w:szCs w:val="20"/>
                </w:rPr>
                <w:t>Ja/Nein</w:t>
              </w:r>
            </w:ins>
          </w:p>
        </w:tc>
      </w:tr>
      <w:tr w:rsidR="004363AE" w:rsidRPr="00F14AC8" w14:paraId="7330C7A1" w14:textId="77777777" w:rsidTr="00317CA4">
        <w:trPr>
          <w:ins w:id="1665" w:author="Peter Koch" w:date="2026-05-20T13:06:00Z"/>
        </w:trPr>
        <w:tc>
          <w:tcPr>
            <w:tcW w:w="8077" w:type="dxa"/>
          </w:tcPr>
          <w:p w14:paraId="1512B06E" w14:textId="77777777" w:rsidR="004363AE" w:rsidRPr="00F14AC8" w:rsidRDefault="004363AE" w:rsidP="00317CA4">
            <w:pPr>
              <w:rPr>
                <w:ins w:id="1666" w:author="Peter Koch" w:date="2026-05-20T13:06:00Z" w16du:dateUtc="2026-05-20T11:06:00Z"/>
                <w:sz w:val="20"/>
                <w:szCs w:val="20"/>
              </w:rPr>
            </w:pPr>
            <w:ins w:id="1667" w:author="Peter Koch" w:date="2026-05-20T13:06:00Z" w16du:dateUtc="2026-05-20T11:06:00Z">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ins>
          </w:p>
        </w:tc>
        <w:tc>
          <w:tcPr>
            <w:tcW w:w="1008" w:type="dxa"/>
          </w:tcPr>
          <w:p w14:paraId="09072C07" w14:textId="77777777" w:rsidR="004363AE" w:rsidRPr="00F14AC8" w:rsidRDefault="004363AE" w:rsidP="00317CA4">
            <w:pPr>
              <w:rPr>
                <w:ins w:id="1668" w:author="Peter Koch" w:date="2026-05-20T13:06:00Z" w16du:dateUtc="2026-05-20T11:06:00Z"/>
                <w:sz w:val="20"/>
                <w:szCs w:val="20"/>
              </w:rPr>
            </w:pPr>
            <w:ins w:id="1669" w:author="Peter Koch" w:date="2026-05-20T13:06:00Z" w16du:dateUtc="2026-05-20T11:06:00Z">
              <w:r w:rsidRPr="00F14AC8">
                <w:rPr>
                  <w:sz w:val="20"/>
                  <w:szCs w:val="20"/>
                </w:rPr>
                <w:t>Ja/Nein</w:t>
              </w:r>
            </w:ins>
          </w:p>
        </w:tc>
      </w:tr>
      <w:tr w:rsidR="004363AE" w:rsidRPr="00F14AC8" w14:paraId="5C5B3EFF" w14:textId="77777777" w:rsidTr="00317CA4">
        <w:trPr>
          <w:ins w:id="1670" w:author="Peter Koch" w:date="2026-05-20T13:06:00Z"/>
        </w:trPr>
        <w:tc>
          <w:tcPr>
            <w:tcW w:w="8077" w:type="dxa"/>
          </w:tcPr>
          <w:p w14:paraId="31676972" w14:textId="77777777" w:rsidR="004363AE" w:rsidRPr="00F14AC8" w:rsidRDefault="004363AE" w:rsidP="00317CA4">
            <w:pPr>
              <w:rPr>
                <w:ins w:id="1671" w:author="Peter Koch" w:date="2026-05-20T13:06:00Z" w16du:dateUtc="2026-05-20T11:06:00Z"/>
                <w:sz w:val="20"/>
                <w:szCs w:val="20"/>
              </w:rPr>
            </w:pPr>
            <w:ins w:id="1672" w:author="Peter Koch" w:date="2026-05-20T13:06:00Z" w16du:dateUtc="2026-05-20T11:06:00Z">
              <w:r w:rsidRPr="00F14AC8">
                <w:rPr>
                  <w:sz w:val="20"/>
                  <w:szCs w:val="20"/>
                </w:rPr>
                <w:t xml:space="preserve">Hat Auswirkungen auf die </w:t>
              </w:r>
              <w:r w:rsidRPr="00F14AC8">
                <w:rPr>
                  <w:b/>
                  <w:bCs/>
                  <w:sz w:val="20"/>
                  <w:szCs w:val="20"/>
                </w:rPr>
                <w:t>Disposition</w:t>
              </w:r>
              <w:r w:rsidRPr="00F14AC8">
                <w:rPr>
                  <w:sz w:val="20"/>
                  <w:szCs w:val="20"/>
                </w:rPr>
                <w:t>.</w:t>
              </w:r>
            </w:ins>
          </w:p>
        </w:tc>
        <w:tc>
          <w:tcPr>
            <w:tcW w:w="1008" w:type="dxa"/>
          </w:tcPr>
          <w:p w14:paraId="6744FAED" w14:textId="77777777" w:rsidR="004363AE" w:rsidRPr="00F14AC8" w:rsidRDefault="004363AE" w:rsidP="00317CA4">
            <w:pPr>
              <w:rPr>
                <w:ins w:id="1673" w:author="Peter Koch" w:date="2026-05-20T13:06:00Z" w16du:dateUtc="2026-05-20T11:06:00Z"/>
                <w:sz w:val="20"/>
                <w:szCs w:val="20"/>
              </w:rPr>
            </w:pPr>
            <w:ins w:id="1674" w:author="Peter Koch" w:date="2026-05-20T13:06:00Z" w16du:dateUtc="2026-05-20T11:06:00Z">
              <w:r w:rsidRPr="00F14AC8">
                <w:rPr>
                  <w:sz w:val="20"/>
                  <w:szCs w:val="20"/>
                </w:rPr>
                <w:t>Ja/Nein</w:t>
              </w:r>
            </w:ins>
          </w:p>
        </w:tc>
      </w:tr>
      <w:tr w:rsidR="004363AE" w:rsidRPr="00F14AC8" w14:paraId="3B23A40B" w14:textId="77777777" w:rsidTr="00317CA4">
        <w:trPr>
          <w:ins w:id="1675" w:author="Peter Koch" w:date="2026-05-20T13:06:00Z"/>
        </w:trPr>
        <w:tc>
          <w:tcPr>
            <w:tcW w:w="8077" w:type="dxa"/>
          </w:tcPr>
          <w:p w14:paraId="338CA1DE" w14:textId="77777777" w:rsidR="004363AE" w:rsidRPr="00F14AC8" w:rsidRDefault="004363AE" w:rsidP="00317CA4">
            <w:pPr>
              <w:rPr>
                <w:ins w:id="1676" w:author="Peter Koch" w:date="2026-05-20T13:06:00Z" w16du:dateUtc="2026-05-20T11:06:00Z"/>
                <w:sz w:val="20"/>
                <w:szCs w:val="20"/>
              </w:rPr>
            </w:pPr>
            <w:ins w:id="1677" w:author="Peter Koch" w:date="2026-05-20T13:06:00Z" w16du:dateUtc="2026-05-20T11:06:00Z">
              <w:r w:rsidRPr="00F14AC8">
                <w:rPr>
                  <w:sz w:val="20"/>
                  <w:szCs w:val="20"/>
                </w:rPr>
                <w:t xml:space="preserve">Hat Auswirkungen auf die </w:t>
              </w:r>
              <w:r w:rsidRPr="00F14AC8">
                <w:rPr>
                  <w:b/>
                  <w:bCs/>
                  <w:sz w:val="20"/>
                  <w:szCs w:val="20"/>
                </w:rPr>
                <w:t>Bewertung</w:t>
              </w:r>
              <w:r w:rsidRPr="00F14AC8">
                <w:rPr>
                  <w:sz w:val="20"/>
                  <w:szCs w:val="20"/>
                </w:rPr>
                <w:t>.</w:t>
              </w:r>
            </w:ins>
          </w:p>
        </w:tc>
        <w:tc>
          <w:tcPr>
            <w:tcW w:w="1008" w:type="dxa"/>
          </w:tcPr>
          <w:p w14:paraId="352A8456" w14:textId="77777777" w:rsidR="004363AE" w:rsidRPr="00F14AC8" w:rsidRDefault="004363AE" w:rsidP="00317CA4">
            <w:pPr>
              <w:rPr>
                <w:ins w:id="1678" w:author="Peter Koch" w:date="2026-05-20T13:06:00Z" w16du:dateUtc="2026-05-20T11:06:00Z"/>
                <w:sz w:val="20"/>
                <w:szCs w:val="20"/>
              </w:rPr>
            </w:pPr>
            <w:ins w:id="1679" w:author="Peter Koch" w:date="2026-05-20T13:06:00Z" w16du:dateUtc="2026-05-20T11:06:00Z">
              <w:r w:rsidRPr="00F14AC8">
                <w:rPr>
                  <w:sz w:val="20"/>
                  <w:szCs w:val="20"/>
                </w:rPr>
                <w:t>Ja/Nein</w:t>
              </w:r>
            </w:ins>
          </w:p>
        </w:tc>
      </w:tr>
      <w:tr w:rsidR="004363AE" w:rsidRPr="00F14AC8" w14:paraId="12A895BB" w14:textId="77777777" w:rsidTr="00317CA4">
        <w:trPr>
          <w:ins w:id="1680" w:author="Peter Koch" w:date="2026-05-20T13:06:00Z"/>
        </w:trPr>
        <w:tc>
          <w:tcPr>
            <w:tcW w:w="8077" w:type="dxa"/>
          </w:tcPr>
          <w:p w14:paraId="61591ACD" w14:textId="77777777" w:rsidR="004363AE" w:rsidRPr="00F14AC8" w:rsidRDefault="004363AE" w:rsidP="00317CA4">
            <w:pPr>
              <w:rPr>
                <w:ins w:id="1681" w:author="Peter Koch" w:date="2026-05-20T13:06:00Z" w16du:dateUtc="2026-05-20T11:06:00Z"/>
                <w:sz w:val="20"/>
                <w:szCs w:val="20"/>
              </w:rPr>
            </w:pPr>
            <w:ins w:id="1682" w:author="Peter Koch" w:date="2026-05-20T13:06:00Z" w16du:dateUtc="2026-05-20T11:06:00Z">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ins>
          </w:p>
        </w:tc>
        <w:tc>
          <w:tcPr>
            <w:tcW w:w="1008" w:type="dxa"/>
          </w:tcPr>
          <w:p w14:paraId="32661E63" w14:textId="77777777" w:rsidR="004363AE" w:rsidRPr="00F14AC8" w:rsidRDefault="004363AE" w:rsidP="00317CA4">
            <w:pPr>
              <w:rPr>
                <w:ins w:id="1683" w:author="Peter Koch" w:date="2026-05-20T13:06:00Z" w16du:dateUtc="2026-05-20T11:06:00Z"/>
                <w:sz w:val="20"/>
                <w:szCs w:val="20"/>
              </w:rPr>
            </w:pPr>
            <w:ins w:id="1684" w:author="Peter Koch" w:date="2026-05-20T13:06:00Z" w16du:dateUtc="2026-05-20T11:06:00Z">
              <w:r w:rsidRPr="00F14AC8">
                <w:rPr>
                  <w:sz w:val="20"/>
                  <w:szCs w:val="20"/>
                </w:rPr>
                <w:t>Ja/Nein</w:t>
              </w:r>
            </w:ins>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4363AE" w:rsidRPr="00F14AC8" w14:paraId="01EF5C63" w14:textId="77777777" w:rsidTr="00317CA4">
        <w:trPr>
          <w:trHeight w:hRule="exact" w:val="861"/>
          <w:ins w:id="1685" w:author="Peter Koch" w:date="2026-05-20T13:06:00Z"/>
        </w:trPr>
        <w:tc>
          <w:tcPr>
            <w:tcW w:w="1273" w:type="dxa"/>
            <w:shd w:val="clear" w:color="auto" w:fill="D5D5D5" w:themeFill="background2"/>
            <w:tcMar>
              <w:bottom w:w="57" w:type="dxa"/>
            </w:tcMar>
          </w:tcPr>
          <w:p w14:paraId="6884F1A3" w14:textId="77777777" w:rsidR="004363AE" w:rsidRPr="00F14AC8" w:rsidRDefault="004363AE" w:rsidP="00317CA4">
            <w:pPr>
              <w:rPr>
                <w:ins w:id="1686" w:author="Peter Koch" w:date="2026-05-20T13:06:00Z" w16du:dateUtc="2026-05-20T11:06:00Z"/>
                <w:b/>
              </w:rPr>
            </w:pPr>
            <w:ins w:id="1687" w:author="Peter Koch" w:date="2026-05-20T13:06:00Z" w16du:dateUtc="2026-05-20T11:06:00Z">
              <w:r w:rsidRPr="00F14AC8">
                <w:rPr>
                  <w:b/>
                </w:rPr>
                <w:t>Priorität</w:t>
              </w:r>
            </w:ins>
          </w:p>
        </w:tc>
        <w:tc>
          <w:tcPr>
            <w:tcW w:w="2190" w:type="dxa"/>
            <w:shd w:val="clear" w:color="auto" w:fill="D5D5D5" w:themeFill="background2"/>
            <w:tcMar>
              <w:bottom w:w="57" w:type="dxa"/>
            </w:tcMar>
          </w:tcPr>
          <w:p w14:paraId="4F36D7BA" w14:textId="77777777" w:rsidR="004363AE" w:rsidRPr="00F14AC8" w:rsidRDefault="004363AE" w:rsidP="00317CA4">
            <w:pPr>
              <w:rPr>
                <w:ins w:id="1688" w:author="Peter Koch" w:date="2026-05-20T13:06:00Z" w16du:dateUtc="2026-05-20T11:06:00Z"/>
                <w:b/>
              </w:rPr>
            </w:pPr>
            <w:ins w:id="1689" w:author="Peter Koch" w:date="2026-05-20T13:06:00Z" w16du:dateUtc="2026-05-20T11:06:00Z">
              <w:r w:rsidRPr="00F14AC8">
                <w:rPr>
                  <w:b/>
                </w:rPr>
                <w:t>Realisierung</w:t>
              </w:r>
            </w:ins>
          </w:p>
        </w:tc>
        <w:tc>
          <w:tcPr>
            <w:tcW w:w="1070" w:type="dxa"/>
            <w:shd w:val="clear" w:color="auto" w:fill="D5D5D5" w:themeFill="background2"/>
            <w:tcMar>
              <w:bottom w:w="57" w:type="dxa"/>
            </w:tcMar>
          </w:tcPr>
          <w:p w14:paraId="05FEC86D" w14:textId="77777777" w:rsidR="004363AE" w:rsidRPr="00F14AC8" w:rsidRDefault="004363AE" w:rsidP="00317CA4">
            <w:pPr>
              <w:rPr>
                <w:ins w:id="1690" w:author="Peter Koch" w:date="2026-05-20T13:06:00Z" w16du:dateUtc="2026-05-20T11:06:00Z"/>
                <w:b/>
              </w:rPr>
            </w:pPr>
            <w:ins w:id="1691" w:author="Peter Koch" w:date="2026-05-20T13:06:00Z" w16du:dateUtc="2026-05-20T11:06:00Z">
              <w:r w:rsidRPr="00F14AC8">
                <w:rPr>
                  <w:b/>
                </w:rPr>
                <w:t>Dauer (ca./h)</w:t>
              </w:r>
            </w:ins>
          </w:p>
        </w:tc>
        <w:tc>
          <w:tcPr>
            <w:tcW w:w="1134" w:type="dxa"/>
            <w:shd w:val="clear" w:color="auto" w:fill="D5D5D5" w:themeFill="background2"/>
            <w:tcMar>
              <w:bottom w:w="57" w:type="dxa"/>
            </w:tcMar>
          </w:tcPr>
          <w:p w14:paraId="1A5BA683" w14:textId="77777777" w:rsidR="004363AE" w:rsidRPr="00F14AC8" w:rsidRDefault="004363AE" w:rsidP="00317CA4">
            <w:pPr>
              <w:rPr>
                <w:ins w:id="1692" w:author="Peter Koch" w:date="2026-05-20T13:06:00Z" w16du:dateUtc="2026-05-20T11:06:00Z"/>
                <w:b/>
              </w:rPr>
            </w:pPr>
            <w:ins w:id="1693" w:author="Peter Koch" w:date="2026-05-20T13:06:00Z" w16du:dateUtc="2026-05-20T11:06:00Z">
              <w:r w:rsidRPr="00F14AC8">
                <w:rPr>
                  <w:b/>
                </w:rPr>
                <w:t>QS</w:t>
              </w:r>
              <w:r w:rsidRPr="00F14AC8">
                <w:rPr>
                  <w:b/>
                </w:rPr>
                <w:br/>
                <w:t>(ca./h)</w:t>
              </w:r>
            </w:ins>
          </w:p>
        </w:tc>
        <w:tc>
          <w:tcPr>
            <w:tcW w:w="1134" w:type="dxa"/>
            <w:shd w:val="clear" w:color="auto" w:fill="D5D5D5" w:themeFill="background2"/>
            <w:tcMar>
              <w:bottom w:w="57" w:type="dxa"/>
            </w:tcMar>
          </w:tcPr>
          <w:p w14:paraId="490FA9CF" w14:textId="77777777" w:rsidR="004363AE" w:rsidRPr="00F14AC8" w:rsidRDefault="004363AE" w:rsidP="00317CA4">
            <w:pPr>
              <w:rPr>
                <w:ins w:id="1694" w:author="Peter Koch" w:date="2026-05-20T13:06:00Z" w16du:dateUtc="2026-05-20T11:06:00Z"/>
                <w:b/>
              </w:rPr>
            </w:pPr>
            <w:ins w:id="1695" w:author="Peter Koch" w:date="2026-05-20T13:06:00Z" w16du:dateUtc="2026-05-20T11:06:00Z">
              <w:r w:rsidRPr="00F14AC8">
                <w:rPr>
                  <w:b/>
                </w:rPr>
                <w:t>Kunde</w:t>
              </w:r>
              <w:r w:rsidRPr="00F14AC8">
                <w:rPr>
                  <w:b/>
                </w:rPr>
                <w:br/>
                <w:t>(ca./h)</w:t>
              </w:r>
              <w:r w:rsidRPr="00F14AC8">
                <w:rPr>
                  <w:b/>
                </w:rPr>
                <w:br/>
              </w:r>
            </w:ins>
          </w:p>
        </w:tc>
        <w:tc>
          <w:tcPr>
            <w:tcW w:w="2271" w:type="dxa"/>
            <w:shd w:val="clear" w:color="auto" w:fill="D5D5D5" w:themeFill="background2"/>
            <w:tcMar>
              <w:bottom w:w="57" w:type="dxa"/>
            </w:tcMar>
          </w:tcPr>
          <w:p w14:paraId="78F24935" w14:textId="77777777" w:rsidR="004363AE" w:rsidRPr="00F14AC8" w:rsidRDefault="004363AE" w:rsidP="00317CA4">
            <w:pPr>
              <w:rPr>
                <w:ins w:id="1696" w:author="Peter Koch" w:date="2026-05-20T13:06:00Z" w16du:dateUtc="2026-05-20T11:06:00Z"/>
                <w:b/>
              </w:rPr>
            </w:pPr>
            <w:ins w:id="1697" w:author="Peter Koch" w:date="2026-05-20T13:06:00Z" w16du:dateUtc="2026-05-20T11:06:00Z">
              <w:r w:rsidRPr="00F14AC8">
                <w:rPr>
                  <w:b/>
                </w:rPr>
                <w:t>Bereich</w:t>
              </w:r>
            </w:ins>
          </w:p>
        </w:tc>
      </w:tr>
      <w:tr w:rsidR="004363AE" w:rsidRPr="00F14AC8" w14:paraId="444AF533" w14:textId="77777777" w:rsidTr="00317CA4">
        <w:trPr>
          <w:trHeight w:val="454"/>
          <w:ins w:id="1698" w:author="Peter Koch" w:date="2026-05-20T13:06:00Z"/>
        </w:trPr>
        <w:tc>
          <w:tcPr>
            <w:tcW w:w="1273" w:type="dxa"/>
            <w:shd w:val="clear" w:color="auto" w:fill="FFFFFF"/>
            <w:tcMar>
              <w:bottom w:w="57" w:type="dxa"/>
            </w:tcMar>
          </w:tcPr>
          <w:p w14:paraId="56B7E541" w14:textId="77777777" w:rsidR="004363AE" w:rsidRPr="00F14AC8" w:rsidRDefault="004363AE" w:rsidP="00317CA4">
            <w:pPr>
              <w:pStyle w:val="Tabelleninhalte"/>
              <w:rPr>
                <w:ins w:id="1699" w:author="Peter Koch" w:date="2026-05-20T13:06:00Z" w16du:dateUtc="2026-05-20T11:06:00Z"/>
              </w:rPr>
            </w:pPr>
            <w:ins w:id="1700" w:author="Peter Koch" w:date="2026-05-20T13:06:00Z" w16du:dateUtc="2026-05-20T11:06:00Z">
              <w:r w:rsidRPr="00F14AC8">
                <w:t>1</w:t>
              </w:r>
            </w:ins>
          </w:p>
        </w:tc>
        <w:tc>
          <w:tcPr>
            <w:tcW w:w="2190" w:type="dxa"/>
            <w:shd w:val="clear" w:color="auto" w:fill="FFFFFF"/>
            <w:tcMar>
              <w:bottom w:w="57" w:type="dxa"/>
            </w:tcMar>
          </w:tcPr>
          <w:p w14:paraId="67E2DDA8" w14:textId="77777777" w:rsidR="004363AE" w:rsidRPr="00F14AC8" w:rsidRDefault="004363AE" w:rsidP="00317CA4">
            <w:pPr>
              <w:pStyle w:val="Tabelleninhalte"/>
              <w:rPr>
                <w:ins w:id="1701" w:author="Peter Koch" w:date="2026-05-20T13:06:00Z" w16du:dateUtc="2026-05-20T11:06:00Z"/>
              </w:rPr>
            </w:pPr>
            <w:ins w:id="1702" w:author="Peter Koch" w:date="2026-05-20T13:06:00Z" w16du:dateUtc="2026-05-20T11:06:00Z">
              <w:r w:rsidRPr="00F14AC8">
                <w:t>Abas</w:t>
              </w:r>
            </w:ins>
          </w:p>
        </w:tc>
        <w:tc>
          <w:tcPr>
            <w:tcW w:w="1070" w:type="dxa"/>
            <w:shd w:val="clear" w:color="auto" w:fill="FFFFFF"/>
            <w:tcMar>
              <w:bottom w:w="57" w:type="dxa"/>
            </w:tcMar>
          </w:tcPr>
          <w:p w14:paraId="055E6E38" w14:textId="77777777" w:rsidR="004363AE" w:rsidRPr="00F14AC8" w:rsidRDefault="004363AE" w:rsidP="00317CA4">
            <w:pPr>
              <w:pStyle w:val="Tabelleninhalte"/>
              <w:rPr>
                <w:ins w:id="1703" w:author="Peter Koch" w:date="2026-05-20T13:06:00Z" w16du:dateUtc="2026-05-20T11:06:00Z"/>
              </w:rPr>
            </w:pPr>
            <w:ins w:id="1704" w:author="Peter Koch" w:date="2026-05-20T13:06:00Z" w16du:dateUtc="2026-05-20T11:06:00Z">
              <w:r w:rsidRPr="00F14AC8">
                <w:t>0,00</w:t>
              </w:r>
            </w:ins>
          </w:p>
        </w:tc>
        <w:tc>
          <w:tcPr>
            <w:tcW w:w="1134" w:type="dxa"/>
            <w:shd w:val="clear" w:color="auto" w:fill="FFFFFF"/>
            <w:tcMar>
              <w:bottom w:w="57" w:type="dxa"/>
            </w:tcMar>
          </w:tcPr>
          <w:p w14:paraId="12B71B4F" w14:textId="77777777" w:rsidR="004363AE" w:rsidRPr="00F14AC8" w:rsidRDefault="004363AE" w:rsidP="00317CA4">
            <w:pPr>
              <w:pStyle w:val="Tabelleninhalte"/>
              <w:rPr>
                <w:ins w:id="1705" w:author="Peter Koch" w:date="2026-05-20T13:06:00Z" w16du:dateUtc="2026-05-20T11:06:00Z"/>
              </w:rPr>
            </w:pPr>
            <w:ins w:id="1706" w:author="Peter Koch" w:date="2026-05-20T13:06:00Z" w16du:dateUtc="2026-05-20T11:06:00Z">
              <w:r w:rsidRPr="00F14AC8">
                <w:t>0,00</w:t>
              </w:r>
            </w:ins>
          </w:p>
        </w:tc>
        <w:tc>
          <w:tcPr>
            <w:tcW w:w="1134" w:type="dxa"/>
            <w:shd w:val="clear" w:color="auto" w:fill="FFFFFF"/>
            <w:tcMar>
              <w:bottom w:w="57" w:type="dxa"/>
            </w:tcMar>
          </w:tcPr>
          <w:p w14:paraId="159F6BAF" w14:textId="77777777" w:rsidR="004363AE" w:rsidRPr="00F14AC8" w:rsidRDefault="004363AE" w:rsidP="00317CA4">
            <w:pPr>
              <w:pStyle w:val="Tabelleninhalte"/>
              <w:rPr>
                <w:ins w:id="1707" w:author="Peter Koch" w:date="2026-05-20T13:06:00Z" w16du:dateUtc="2026-05-20T11:06:00Z"/>
              </w:rPr>
            </w:pPr>
            <w:ins w:id="1708" w:author="Peter Koch" w:date="2026-05-20T13:06:00Z" w16du:dateUtc="2026-05-20T11:06:00Z">
              <w:r w:rsidRPr="00F14AC8">
                <w:t>0,00</w:t>
              </w:r>
            </w:ins>
          </w:p>
        </w:tc>
        <w:tc>
          <w:tcPr>
            <w:tcW w:w="2271" w:type="dxa"/>
            <w:shd w:val="clear" w:color="auto" w:fill="FFFFFF"/>
            <w:tcMar>
              <w:bottom w:w="57" w:type="dxa"/>
            </w:tcMar>
          </w:tcPr>
          <w:p w14:paraId="1FF2E514" w14:textId="77777777" w:rsidR="004363AE" w:rsidRPr="00F14AC8" w:rsidRDefault="004363AE" w:rsidP="00317CA4">
            <w:pPr>
              <w:pStyle w:val="Tabelleninhalte"/>
              <w:rPr>
                <w:ins w:id="1709" w:author="Peter Koch" w:date="2026-05-20T13:06:00Z" w16du:dateUtc="2026-05-20T11:06:00Z"/>
              </w:rPr>
            </w:pPr>
            <w:ins w:id="1710" w:author="Peter Koch" w:date="2026-05-20T13:06:00Z" w16du:dateUtc="2026-05-20T11:06:00Z">
              <w:r w:rsidRPr="00F14AC8">
                <w:t>Admin</w:t>
              </w:r>
            </w:ins>
          </w:p>
        </w:tc>
      </w:tr>
    </w:tbl>
    <w:p w14:paraId="7DD3E708" w14:textId="77777777" w:rsidR="004363AE" w:rsidRPr="00F14AC8" w:rsidRDefault="004363AE" w:rsidP="00B6732D"/>
    <w:p w14:paraId="0ED95AD2" w14:textId="16357E03" w:rsidR="00B6732D" w:rsidRPr="00F14AC8" w:rsidRDefault="004363AE" w:rsidP="00794D97">
      <w:pPr>
        <w:pStyle w:val="berschrift3"/>
      </w:pPr>
      <w:bookmarkStart w:id="1711" w:name="_Toc228444511"/>
      <w:bookmarkStart w:id="1712" w:name="AP075"/>
      <w:ins w:id="1713" w:author="Peter Koch" w:date="2026-05-20T13:05:00Z" w16du:dateUtc="2026-05-20T11:05:00Z">
        <w:r>
          <w:t xml:space="preserve">Druck Fertigungspapiere - </w:t>
        </w:r>
      </w:ins>
      <w:r w:rsidR="00B6732D" w:rsidRPr="00F14AC8">
        <w:t>Tabellenteil</w:t>
      </w:r>
      <w:bookmarkEnd w:id="1711"/>
    </w:p>
    <w:bookmarkEnd w:id="1712"/>
    <w:p w14:paraId="671DD815" w14:textId="77777777" w:rsidR="00794D97" w:rsidRPr="00F14AC8" w:rsidRDefault="00794D97" w:rsidP="00B6732D"/>
    <w:p w14:paraId="437DEDCD" w14:textId="77777777" w:rsidR="00B6732D" w:rsidRPr="00F14AC8" w:rsidRDefault="00B6732D" w:rsidP="00B6732D">
      <w:r w:rsidRPr="00F14AC8">
        <w:rPr>
          <w:noProof/>
        </w:rPr>
        <w:lastRenderedPageBreak/>
        <w:drawing>
          <wp:inline distT="0" distB="0" distL="0" distR="0" wp14:anchorId="1C842DE3" wp14:editId="15E12E04">
            <wp:extent cx="5753100" cy="4234815"/>
            <wp:effectExtent l="0" t="0" r="0" b="0"/>
            <wp:docPr id="1820135560"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35560" name="Grafik 1" descr="Ein Bild, das Text, Screenshot, Zahl, Schrift enthält.&#10;&#10;KI-generierte Inhalte können fehlerhaft sein."/>
                    <pic:cNvPicPr/>
                  </pic:nvPicPr>
                  <pic:blipFill>
                    <a:blip r:embed="rId42"/>
                    <a:stretch>
                      <a:fillRect/>
                    </a:stretch>
                  </pic:blipFill>
                  <pic:spPr>
                    <a:xfrm>
                      <a:off x="0" y="0"/>
                      <a:ext cx="5753100" cy="4234815"/>
                    </a:xfrm>
                    <a:prstGeom prst="rect">
                      <a:avLst/>
                    </a:prstGeom>
                  </pic:spPr>
                </pic:pic>
              </a:graphicData>
            </a:graphic>
          </wp:inline>
        </w:drawing>
      </w:r>
    </w:p>
    <w:p w14:paraId="51189E33" w14:textId="77777777" w:rsidR="00B6732D" w:rsidRPr="00F14AC8" w:rsidRDefault="00B6732D" w:rsidP="00B6732D"/>
    <w:p w14:paraId="3879E45E" w14:textId="77777777" w:rsidR="00B6732D" w:rsidRPr="00F14AC8" w:rsidRDefault="00B6732D" w:rsidP="00B6732D">
      <w:r w:rsidRPr="00F14AC8">
        <w:t>Beispiel Design:</w:t>
      </w:r>
    </w:p>
    <w:p w14:paraId="373ABBD2" w14:textId="77777777" w:rsidR="00B6732D" w:rsidRPr="00F14AC8" w:rsidRDefault="00B6732D" w:rsidP="00B6732D">
      <w:r w:rsidRPr="00F14AC8">
        <w:t>Hinweis: Diese entspricht den Anforderungen.</w:t>
      </w:r>
    </w:p>
    <w:p w14:paraId="634440AD" w14:textId="77777777" w:rsidR="00B6732D" w:rsidRPr="00F14AC8" w:rsidRDefault="00B6732D" w:rsidP="00B6732D"/>
    <w:p w14:paraId="4C722170" w14:textId="706C172D" w:rsidR="00B6732D" w:rsidRPr="00F14AC8" w:rsidRDefault="00B6732D" w:rsidP="00B6732D">
      <w:commentRangeStart w:id="1714"/>
      <w:commentRangeStart w:id="1715"/>
      <w:r w:rsidRPr="00F14AC8">
        <w:rPr>
          <w:noProof/>
        </w:rPr>
        <w:drawing>
          <wp:inline distT="0" distB="0" distL="0" distR="0" wp14:anchorId="7AAF0D0A" wp14:editId="289444AD">
            <wp:extent cx="5153744" cy="2191056"/>
            <wp:effectExtent l="0" t="0" r="0" b="0"/>
            <wp:docPr id="1480569246" name="Grafik 1" descr="Ein Bild, das Text, Screenshot, Schrif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69246" name="Grafik 1" descr="Ein Bild, das Text, Screenshot, Schrift, parallel enthält.&#10;&#10;KI-generierte Inhalte können fehlerhaft sein."/>
                    <pic:cNvPicPr/>
                  </pic:nvPicPr>
                  <pic:blipFill>
                    <a:blip r:embed="rId43"/>
                    <a:stretch>
                      <a:fillRect/>
                    </a:stretch>
                  </pic:blipFill>
                  <pic:spPr>
                    <a:xfrm>
                      <a:off x="0" y="0"/>
                      <a:ext cx="5153744" cy="2191056"/>
                    </a:xfrm>
                    <a:prstGeom prst="rect">
                      <a:avLst/>
                    </a:prstGeom>
                  </pic:spPr>
                </pic:pic>
              </a:graphicData>
            </a:graphic>
          </wp:inline>
        </w:drawing>
      </w:r>
      <w:commentRangeEnd w:id="1714"/>
      <w:r w:rsidR="00485A82" w:rsidRPr="00F14AC8">
        <w:rPr>
          <w:rStyle w:val="Kommentarzeichen"/>
          <w:sz w:val="24"/>
          <w:szCs w:val="24"/>
        </w:rPr>
        <w:commentReference w:id="1714"/>
      </w:r>
      <w:commentRangeEnd w:id="1715"/>
      <w:r w:rsidR="004363AE" w:rsidRPr="00F14AC8">
        <w:rPr>
          <w:rStyle w:val="Kommentarzeichen"/>
          <w:sz w:val="24"/>
          <w:szCs w:val="24"/>
        </w:rPr>
        <w:commentReference w:id="1715"/>
      </w:r>
    </w:p>
    <w:p w14:paraId="51799170" w14:textId="5EFB5602" w:rsidR="00B6732D" w:rsidRPr="00F14AC8" w:rsidRDefault="00B6732D" w:rsidP="005F5D00">
      <w:pPr>
        <w:pStyle w:val="Listenabsatz"/>
        <w:numPr>
          <w:ilvl w:val="0"/>
          <w:numId w:val="33"/>
        </w:numPr>
      </w:pPr>
      <w:r w:rsidRPr="00F14AC8">
        <w:t>Artikelbarcode vor Positionsnummer. Führende 99 vor Artikelnummer in der Klarschrift</w:t>
      </w:r>
      <w:r w:rsidR="00AD44C6" w:rsidRPr="00F14AC8">
        <w:t xml:space="preserve"> und im Barcode</w:t>
      </w:r>
      <w:r w:rsidRPr="00F14AC8">
        <w:t>.</w:t>
      </w:r>
    </w:p>
    <w:p w14:paraId="3FCD6807" w14:textId="7D401610" w:rsidR="00B6732D" w:rsidRPr="00F14AC8" w:rsidRDefault="00B6732D" w:rsidP="005F5D00">
      <w:pPr>
        <w:pStyle w:val="Listenabsatz"/>
        <w:numPr>
          <w:ilvl w:val="0"/>
          <w:numId w:val="33"/>
        </w:numPr>
      </w:pPr>
      <w:r w:rsidRPr="00F14AC8">
        <w:t>Lagerplatz. Die Bezeichnung</w:t>
      </w:r>
      <w:r w:rsidR="00EB36BE" w:rsidRPr="00F14AC8">
        <w:t xml:space="preserve"> (Name)</w:t>
      </w:r>
      <w:r w:rsidRPr="00F14AC8">
        <w:t xml:space="preserve"> kann weg. Barcode oben und Suchwort darunter.</w:t>
      </w:r>
    </w:p>
    <w:p w14:paraId="461CB56D" w14:textId="1E9B52B5" w:rsidR="00B6732D" w:rsidRPr="00F14AC8" w:rsidRDefault="00B6732D" w:rsidP="005F5D00">
      <w:pPr>
        <w:pStyle w:val="Listenabsatz"/>
        <w:numPr>
          <w:ilvl w:val="0"/>
          <w:numId w:val="33"/>
        </w:numPr>
      </w:pPr>
      <w:r w:rsidRPr="00F14AC8">
        <w:t>Ganz rechts: Entnahmemenge: Barcode und Menge + Einheit (entspricht der Gesamtmenge)</w:t>
      </w:r>
    </w:p>
    <w:p w14:paraId="5668EB1E" w14:textId="77777777" w:rsidR="00B6732D" w:rsidRPr="00F14AC8" w:rsidRDefault="00B6732D" w:rsidP="005F5D00">
      <w:pPr>
        <w:pStyle w:val="Listenabsatz"/>
        <w:numPr>
          <w:ilvl w:val="0"/>
          <w:numId w:val="33"/>
        </w:numPr>
      </w:pPr>
      <w:r w:rsidRPr="00F14AC8">
        <w:t>Anzahl kann weg</w:t>
      </w:r>
    </w:p>
    <w:p w14:paraId="1210B38B" w14:textId="77777777" w:rsidR="00B6732D" w:rsidRPr="00F14AC8" w:rsidRDefault="00B6732D" w:rsidP="005F5D00">
      <w:pPr>
        <w:pStyle w:val="Listenabsatz"/>
        <w:numPr>
          <w:ilvl w:val="0"/>
          <w:numId w:val="33"/>
        </w:numPr>
      </w:pPr>
      <w:r w:rsidRPr="00F14AC8">
        <w:t>Artikel</w:t>
      </w:r>
    </w:p>
    <w:p w14:paraId="25C4A693" w14:textId="77777777" w:rsidR="00B6732D" w:rsidRPr="00F14AC8" w:rsidRDefault="00B6732D" w:rsidP="005F5D00">
      <w:pPr>
        <w:pStyle w:val="Listenabsatz"/>
        <w:numPr>
          <w:ilvl w:val="1"/>
          <w:numId w:val="33"/>
        </w:numPr>
      </w:pPr>
      <w:r w:rsidRPr="00F14AC8">
        <w:lastRenderedPageBreak/>
        <w:t>Lieferantenartikelnummer</w:t>
      </w:r>
    </w:p>
    <w:p w14:paraId="04372F65" w14:textId="77777777" w:rsidR="00B6732D" w:rsidRPr="00F14AC8" w:rsidRDefault="00B6732D" w:rsidP="005F5D00">
      <w:pPr>
        <w:pStyle w:val="Listenabsatz"/>
        <w:numPr>
          <w:ilvl w:val="1"/>
          <w:numId w:val="33"/>
        </w:numPr>
      </w:pPr>
      <w:r w:rsidRPr="00F14AC8">
        <w:t>Interne Artikelbezeichnung</w:t>
      </w:r>
    </w:p>
    <w:p w14:paraId="5421EEF0" w14:textId="1AB92079" w:rsidR="00B6732D" w:rsidRPr="00F14AC8" w:rsidRDefault="00B6732D" w:rsidP="005F5D00">
      <w:pPr>
        <w:pStyle w:val="Listenabsatz"/>
        <w:numPr>
          <w:ilvl w:val="0"/>
          <w:numId w:val="33"/>
        </w:numPr>
      </w:pPr>
      <w:r w:rsidRPr="00F14AC8">
        <w:t>Unterhalb der Positionsnummer: „FIFO“</w:t>
      </w:r>
      <w:r w:rsidR="009C5D12" w:rsidRPr="00F14AC8">
        <w:t xml:space="preserve">, wenn </w:t>
      </w:r>
      <w:r w:rsidRPr="00F14AC8">
        <w:t xml:space="preserve">Feld </w:t>
      </w:r>
      <w:r w:rsidR="009C5D12" w:rsidRPr="00F14AC8">
        <w:t>„</w:t>
      </w:r>
      <w:r w:rsidRPr="00F14AC8">
        <w:rPr>
          <w:b/>
        </w:rPr>
        <w:t>yfifo</w:t>
      </w:r>
      <w:r w:rsidR="009C5D12" w:rsidRPr="00F14AC8">
        <w:t>“</w:t>
      </w:r>
      <w:r w:rsidRPr="00F14AC8">
        <w:t xml:space="preserve"> im Artikelstamm </w:t>
      </w:r>
      <w:r w:rsidR="009C5D12" w:rsidRPr="00F14AC8">
        <w:t>gesetzt ist</w:t>
      </w:r>
      <w:r w:rsidR="003523FE" w:rsidRPr="00F14AC8">
        <w:t>. Dient</w:t>
      </w:r>
      <w:r w:rsidRPr="00F14AC8">
        <w:t xml:space="preserve"> für die definitive Entnahme nach FIFO. Hier geht es um Garantiezeiten. Garantie nach Verkauf und Garantie ab Wareneingang.</w:t>
      </w:r>
    </w:p>
    <w:p w14:paraId="34D83E56" w14:textId="77777777" w:rsidR="00B6732D" w:rsidRPr="00F14AC8" w:rsidRDefault="00B6732D" w:rsidP="005F5D00">
      <w:pPr>
        <w:pStyle w:val="Listenabsatz"/>
        <w:numPr>
          <w:ilvl w:val="0"/>
          <w:numId w:val="33"/>
        </w:numPr>
      </w:pPr>
      <w:r w:rsidRPr="00F14AC8">
        <w:t>Überschrift Artikel -&gt; Lieferantenartikelnummer / Bezeichnung</w:t>
      </w:r>
    </w:p>
    <w:p w14:paraId="66DC3837" w14:textId="77777777" w:rsidR="00B6732D" w:rsidRPr="00F14AC8" w:rsidRDefault="00B6732D" w:rsidP="005F5D00">
      <w:pPr>
        <w:pStyle w:val="Listenabsatz"/>
        <w:numPr>
          <w:ilvl w:val="0"/>
          <w:numId w:val="33"/>
        </w:numPr>
      </w:pPr>
      <w:r w:rsidRPr="00F14AC8">
        <w:t>Neue Spalte vor Entnahmemenge: „LP-Best.“ Hier soll der Bestand des Lagerplatzes angezeigt werden.</w:t>
      </w:r>
    </w:p>
    <w:p w14:paraId="2965810E" w14:textId="77777777" w:rsidR="00B6732D" w:rsidRPr="00F14AC8" w:rsidRDefault="00B6732D" w:rsidP="005F5D00">
      <w:pPr>
        <w:pStyle w:val="Listenabsatz"/>
        <w:numPr>
          <w:ilvl w:val="0"/>
          <w:numId w:val="33"/>
        </w:numPr>
      </w:pPr>
      <w:r w:rsidRPr="00F14AC8">
        <w:t>Unterhalb von Menge: „FEHLMENGE“, wenn die Gesamtmenge den LP-Best. nicht ausreicht.</w:t>
      </w:r>
    </w:p>
    <w:p w14:paraId="3614BF38" w14:textId="77777777" w:rsidR="00B6732D" w:rsidRPr="00F14AC8" w:rsidRDefault="00B6732D" w:rsidP="005F5D00">
      <w:pPr>
        <w:pStyle w:val="Listenabsatz"/>
        <w:numPr>
          <w:ilvl w:val="0"/>
          <w:numId w:val="33"/>
        </w:numPr>
      </w:pPr>
      <w:r w:rsidRPr="00F14AC8">
        <w:t>Länge/Breite muss entfernt werden.</w:t>
      </w:r>
    </w:p>
    <w:p w14:paraId="54F8859C" w14:textId="77777777" w:rsidR="00B6732D" w:rsidRPr="00F14AC8" w:rsidRDefault="00B6732D" w:rsidP="00B6732D"/>
    <w:p w14:paraId="5D2A8956" w14:textId="77777777" w:rsidR="00B6732D" w:rsidRPr="00F14AC8" w:rsidRDefault="00B6732D" w:rsidP="00B6732D">
      <w:r w:rsidRPr="00F14AC8">
        <w:t>Aktuell wird im Tabellenteil nur ein Lagerplatz angedruckt. Wenn es jedoch mehrere mögliche Lagerplätze für die Entnahme des Artikels gibt, dann sollen alle untereinander angedruckt werden.</w:t>
      </w:r>
    </w:p>
    <w:p w14:paraId="43E39603" w14:textId="77777777" w:rsidR="00B6732D" w:rsidRPr="00F14AC8" w:rsidRDefault="00B6732D" w:rsidP="00B6732D">
      <w:r w:rsidRPr="00F14AC8">
        <w:t>Die HWK arbeitet bewusst nicht mit der Materialzuordnung.</w:t>
      </w:r>
    </w:p>
    <w:p w14:paraId="0CFECEE7" w14:textId="77777777" w:rsidR="00B6732D" w:rsidRPr="00F14AC8" w:rsidRDefault="00B6732D" w:rsidP="00B6732D"/>
    <w:p w14:paraId="26543748" w14:textId="66FF5D11" w:rsidR="00B6732D" w:rsidRPr="00F14AC8" w:rsidRDefault="000646FE" w:rsidP="000646FE">
      <w:r w:rsidRPr="00F14AC8">
        <w:t xml:space="preserve">Der individuelle Kombidruck soll die </w:t>
      </w:r>
      <w:r w:rsidR="00B6732D" w:rsidRPr="00F14AC8">
        <w:t xml:space="preserve">Kommissionierliste und </w:t>
      </w:r>
      <w:r w:rsidRPr="00F14AC8">
        <w:t xml:space="preserve">die </w:t>
      </w:r>
      <w:r w:rsidR="00B6732D" w:rsidRPr="00F14AC8">
        <w:t>Laufkarte</w:t>
      </w:r>
      <w:r w:rsidRPr="00F14AC8">
        <w:t xml:space="preserve"> drucken.</w:t>
      </w:r>
    </w:p>
    <w:p w14:paraId="39336344" w14:textId="32D998FC" w:rsidR="00E83BBB" w:rsidRPr="00F14AC8" w:rsidRDefault="000646FE" w:rsidP="00B6732D">
      <w:r w:rsidRPr="00F14AC8">
        <w:t>Der Standardkombidruck mit allen Belegen soll</w:t>
      </w:r>
      <w:r w:rsidR="00B6732D" w:rsidRPr="00F14AC8">
        <w:t xml:space="preserve"> bleiben.</w:t>
      </w:r>
    </w:p>
    <w:p w14:paraId="10F3CB22" w14:textId="77777777" w:rsidR="00E83BBB" w:rsidRPr="00F14AC8" w:rsidRDefault="00E83BBB" w:rsidP="00B6732D"/>
    <w:p w14:paraId="068801AE" w14:textId="77777777" w:rsidR="00B6732D" w:rsidRPr="00F14AC8" w:rsidRDefault="00B6732D" w:rsidP="00B6732D">
      <w:pPr>
        <w:rPr>
          <w:b/>
          <w:bCs/>
          <w:u w:val="single"/>
        </w:rPr>
      </w:pPr>
      <w:r w:rsidRPr="00F14AC8">
        <w:rPr>
          <w:b/>
          <w:bCs/>
          <w:u w:val="single"/>
        </w:rPr>
        <w:t>Laufkarte:</w:t>
      </w:r>
    </w:p>
    <w:p w14:paraId="2AB511DB" w14:textId="77777777" w:rsidR="00B6732D" w:rsidRPr="00F14AC8" w:rsidRDefault="00B6732D" w:rsidP="00B6732D"/>
    <w:p w14:paraId="7F7AC763" w14:textId="77777777" w:rsidR="00B6732D" w:rsidRPr="00F14AC8" w:rsidRDefault="00B6732D" w:rsidP="00B6732D">
      <w:r w:rsidRPr="00F14AC8">
        <w:t>Kopf wie in Kommissionierliste und Tabelle im Standard.</w:t>
      </w:r>
    </w:p>
    <w:p w14:paraId="24401016" w14:textId="77777777" w:rsidR="00B6732D" w:rsidRPr="00F14AC8" w:rsidRDefault="00B6732D" w:rsidP="00B6732D"/>
    <w:p w14:paraId="48B5DDDB" w14:textId="77777777" w:rsidR="00B6732D" w:rsidRPr="00F14AC8" w:rsidRDefault="00B6732D" w:rsidP="00B6732D">
      <w:pPr>
        <w:rPr>
          <w:b/>
          <w:u w:val="single"/>
        </w:rPr>
      </w:pPr>
      <w:r w:rsidRPr="00F14AC8">
        <w:rPr>
          <w:b/>
          <w:u w:val="single"/>
        </w:rPr>
        <w:t>Arbeitsschein:</w:t>
      </w:r>
    </w:p>
    <w:p w14:paraId="040CE770" w14:textId="77777777" w:rsidR="00B6732D" w:rsidRPr="00F14AC8" w:rsidRDefault="00B6732D" w:rsidP="00B6732D"/>
    <w:p w14:paraId="7E177519" w14:textId="77777777" w:rsidR="00B6732D" w:rsidRPr="00F14AC8" w:rsidRDefault="00B6732D" w:rsidP="00B6732D">
      <w:r w:rsidRPr="00F14AC8">
        <w:t>Kopf wie in Kommissionierliste und Tabelle im Standard.</w:t>
      </w:r>
    </w:p>
    <w:p w14:paraId="1656C099" w14:textId="77777777" w:rsidR="00D42DCD" w:rsidRPr="00F14AC8" w:rsidRDefault="00D42DCD" w:rsidP="00B6732D"/>
    <w:p w14:paraId="507C722F" w14:textId="77777777" w:rsidR="009C09EF" w:rsidRPr="00F14AC8" w:rsidRDefault="00D42DCD" w:rsidP="00B6732D">
      <w:r w:rsidRPr="00F14AC8">
        <w:t>Abweichung</w:t>
      </w:r>
      <w:r w:rsidR="0023745D" w:rsidRPr="00F14AC8">
        <w:t>:</w:t>
      </w:r>
    </w:p>
    <w:p w14:paraId="52112D72" w14:textId="413CB1C4" w:rsidR="00D42DCD" w:rsidRPr="00F14AC8" w:rsidRDefault="0023745D" w:rsidP="00B6732D">
      <w:r w:rsidRPr="00F14AC8">
        <w:t xml:space="preserve"> </w:t>
      </w:r>
    </w:p>
    <w:p w14:paraId="3C4DBBB4" w14:textId="349BA4E1" w:rsidR="0023745D" w:rsidRPr="00F14AC8" w:rsidRDefault="00D42DCD" w:rsidP="00B6732D">
      <w:r w:rsidRPr="00F14AC8">
        <w:t>Abweichend zum Kopf hier Barcode oben rechts mit Arbeitsscheinnummer anstatt der Betriebsauftragsnummer.</w:t>
      </w:r>
    </w:p>
    <w:p w14:paraId="64F42FE0" w14:textId="77777777" w:rsidR="00B6732D" w:rsidRPr="00F14AC8" w:rsidRDefault="00B6732D" w:rsidP="00B6732D"/>
    <w:p w14:paraId="06DD7E84" w14:textId="77777777" w:rsidR="00B6732D" w:rsidRPr="00F14AC8" w:rsidRDefault="00B6732D" w:rsidP="00B6732D">
      <w:pPr>
        <w:rPr>
          <w:b/>
          <w:bCs/>
          <w:u w:val="single"/>
        </w:rPr>
      </w:pPr>
      <w:r w:rsidRPr="00F14AC8">
        <w:rPr>
          <w:b/>
          <w:bCs/>
          <w:u w:val="single"/>
        </w:rPr>
        <w:t>Materialschein:</w:t>
      </w:r>
    </w:p>
    <w:p w14:paraId="7A4B5522" w14:textId="77777777" w:rsidR="00B6732D" w:rsidRPr="00F14AC8" w:rsidRDefault="00B6732D" w:rsidP="00B6732D"/>
    <w:p w14:paraId="370DE89F" w14:textId="77777777" w:rsidR="00B6732D" w:rsidRPr="00F14AC8" w:rsidRDefault="00B6732D" w:rsidP="00B6732D">
      <w:r w:rsidRPr="00F14AC8">
        <w:t>Kopf wie in Kommissionierliste und Tabelle im Standard.</w:t>
      </w:r>
    </w:p>
    <w:p w14:paraId="2BA1EB90" w14:textId="77777777" w:rsidR="00B6732D" w:rsidRPr="00F14AC8" w:rsidRDefault="00B6732D" w:rsidP="00B6732D"/>
    <w:tbl>
      <w:tblPr>
        <w:tblStyle w:val="Tabellenraster"/>
        <w:tblW w:w="9085" w:type="dxa"/>
        <w:tblLook w:val="04A0" w:firstRow="1" w:lastRow="0" w:firstColumn="1" w:lastColumn="0" w:noHBand="0" w:noVBand="1"/>
      </w:tblPr>
      <w:tblGrid>
        <w:gridCol w:w="8018"/>
        <w:gridCol w:w="1067"/>
      </w:tblGrid>
      <w:tr w:rsidR="00291B7E" w:rsidRPr="00F14AC8" w14:paraId="3755F4CC" w14:textId="77777777" w:rsidTr="00D40DFE">
        <w:tc>
          <w:tcPr>
            <w:tcW w:w="8077" w:type="dxa"/>
            <w:shd w:val="clear" w:color="auto" w:fill="DCEEA3" w:themeFill="accent6" w:themeFillTint="99"/>
          </w:tcPr>
          <w:p w14:paraId="39E13B1C" w14:textId="77777777" w:rsidR="00291B7E" w:rsidRPr="00F14AC8" w:rsidRDefault="00291B7E" w:rsidP="00D40DFE">
            <w:r w:rsidRPr="00F14AC8">
              <w:t>Auswirkungen der Customization/Extension</w:t>
            </w:r>
          </w:p>
        </w:tc>
        <w:tc>
          <w:tcPr>
            <w:tcW w:w="1008" w:type="dxa"/>
            <w:shd w:val="clear" w:color="auto" w:fill="DCEEA3" w:themeFill="accent6" w:themeFillTint="99"/>
          </w:tcPr>
          <w:p w14:paraId="10A57A6A" w14:textId="77777777" w:rsidR="00291B7E" w:rsidRPr="00F14AC8" w:rsidRDefault="00291B7E" w:rsidP="00D40DFE">
            <w:r w:rsidRPr="00F14AC8">
              <w:t>Antwort</w:t>
            </w:r>
          </w:p>
        </w:tc>
      </w:tr>
      <w:tr w:rsidR="00291B7E" w:rsidRPr="00F14AC8" w14:paraId="40C53632" w14:textId="77777777" w:rsidTr="00D40DFE">
        <w:tc>
          <w:tcPr>
            <w:tcW w:w="8077" w:type="dxa"/>
          </w:tcPr>
          <w:p w14:paraId="779D0A1A" w14:textId="77777777" w:rsidR="00291B7E" w:rsidRPr="00F14AC8" w:rsidRDefault="00291B7E" w:rsidP="00D40DFE">
            <w:pPr>
              <w:rPr>
                <w:sz w:val="20"/>
                <w:szCs w:val="20"/>
              </w:rPr>
            </w:pPr>
            <w:r w:rsidRPr="00F14AC8">
              <w:rPr>
                <w:sz w:val="20"/>
                <w:szCs w:val="20"/>
              </w:rPr>
              <w:t xml:space="preserve">Keine besonderen Auswirkungen </w:t>
            </w:r>
          </w:p>
        </w:tc>
        <w:tc>
          <w:tcPr>
            <w:tcW w:w="1008" w:type="dxa"/>
          </w:tcPr>
          <w:p w14:paraId="5E997909" w14:textId="77777777" w:rsidR="00291B7E" w:rsidRPr="00F14AC8" w:rsidRDefault="00291B7E" w:rsidP="00D40DFE">
            <w:pPr>
              <w:rPr>
                <w:sz w:val="20"/>
                <w:szCs w:val="20"/>
              </w:rPr>
            </w:pPr>
            <w:r w:rsidRPr="00F14AC8">
              <w:rPr>
                <w:sz w:val="20"/>
                <w:szCs w:val="20"/>
              </w:rPr>
              <w:t>Ja/Nein</w:t>
            </w:r>
          </w:p>
        </w:tc>
      </w:tr>
      <w:tr w:rsidR="00291B7E" w:rsidRPr="00F14AC8" w14:paraId="6C7BCA44" w14:textId="77777777" w:rsidTr="00D40DFE">
        <w:tc>
          <w:tcPr>
            <w:tcW w:w="8077" w:type="dxa"/>
          </w:tcPr>
          <w:p w14:paraId="68BCF387" w14:textId="77777777" w:rsidR="00291B7E" w:rsidRPr="00F14AC8" w:rsidRDefault="00291B7E"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33D77A4E" w14:textId="77777777" w:rsidR="00291B7E" w:rsidRPr="00F14AC8" w:rsidRDefault="00291B7E" w:rsidP="00D40DFE">
            <w:pPr>
              <w:rPr>
                <w:sz w:val="20"/>
                <w:szCs w:val="20"/>
              </w:rPr>
            </w:pPr>
            <w:r w:rsidRPr="00F14AC8">
              <w:rPr>
                <w:sz w:val="20"/>
                <w:szCs w:val="20"/>
              </w:rPr>
              <w:t>Ja/Nein</w:t>
            </w:r>
          </w:p>
        </w:tc>
      </w:tr>
      <w:tr w:rsidR="00291B7E" w:rsidRPr="00F14AC8" w14:paraId="3976AFE4" w14:textId="77777777" w:rsidTr="00D40DFE">
        <w:tc>
          <w:tcPr>
            <w:tcW w:w="8077" w:type="dxa"/>
          </w:tcPr>
          <w:p w14:paraId="640B7AED" w14:textId="77777777" w:rsidR="00291B7E" w:rsidRPr="00F14AC8" w:rsidRDefault="00291B7E"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2777C96A" w14:textId="77777777" w:rsidR="00291B7E" w:rsidRPr="00F14AC8" w:rsidRDefault="00291B7E" w:rsidP="00D40DFE">
            <w:pPr>
              <w:rPr>
                <w:sz w:val="20"/>
                <w:szCs w:val="20"/>
              </w:rPr>
            </w:pPr>
            <w:r w:rsidRPr="00F14AC8">
              <w:rPr>
                <w:sz w:val="20"/>
                <w:szCs w:val="20"/>
              </w:rPr>
              <w:t>Ja/Nein</w:t>
            </w:r>
          </w:p>
        </w:tc>
      </w:tr>
      <w:tr w:rsidR="00291B7E" w:rsidRPr="00F14AC8" w14:paraId="44728B18" w14:textId="77777777" w:rsidTr="00D40DFE">
        <w:tc>
          <w:tcPr>
            <w:tcW w:w="8077" w:type="dxa"/>
          </w:tcPr>
          <w:p w14:paraId="19468324" w14:textId="77777777" w:rsidR="00291B7E" w:rsidRPr="00F14AC8" w:rsidRDefault="00291B7E"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121B03A" w14:textId="77777777" w:rsidR="00291B7E" w:rsidRPr="00F14AC8" w:rsidRDefault="00291B7E" w:rsidP="00D40DFE">
            <w:pPr>
              <w:rPr>
                <w:sz w:val="20"/>
                <w:szCs w:val="20"/>
              </w:rPr>
            </w:pPr>
            <w:r w:rsidRPr="00F14AC8">
              <w:rPr>
                <w:sz w:val="20"/>
                <w:szCs w:val="20"/>
              </w:rPr>
              <w:t>Ja/Nein</w:t>
            </w:r>
          </w:p>
        </w:tc>
      </w:tr>
      <w:tr w:rsidR="00291B7E" w:rsidRPr="00F14AC8" w14:paraId="1EDE5607" w14:textId="77777777" w:rsidTr="00D40DFE">
        <w:tc>
          <w:tcPr>
            <w:tcW w:w="8077" w:type="dxa"/>
          </w:tcPr>
          <w:p w14:paraId="794EF261" w14:textId="77777777" w:rsidR="00291B7E" w:rsidRPr="00F14AC8" w:rsidRDefault="00291B7E"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4B56B32" w14:textId="77777777" w:rsidR="00291B7E" w:rsidRPr="00F14AC8" w:rsidRDefault="00291B7E"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291B7E" w:rsidRPr="00F14AC8" w14:paraId="01FDA5A8" w14:textId="77777777" w:rsidTr="00D40DFE">
        <w:trPr>
          <w:trHeight w:hRule="exact" w:val="861"/>
        </w:trPr>
        <w:tc>
          <w:tcPr>
            <w:tcW w:w="1273" w:type="dxa"/>
            <w:shd w:val="clear" w:color="auto" w:fill="D5D5D5" w:themeFill="background2"/>
            <w:tcMar>
              <w:bottom w:w="57" w:type="dxa"/>
            </w:tcMar>
          </w:tcPr>
          <w:p w14:paraId="5296FD7E" w14:textId="77777777" w:rsidR="00291B7E" w:rsidRPr="00F14AC8" w:rsidRDefault="00291B7E" w:rsidP="00D40DFE">
            <w:pPr>
              <w:rPr>
                <w:b/>
              </w:rPr>
            </w:pPr>
            <w:r w:rsidRPr="00F14AC8">
              <w:rPr>
                <w:b/>
              </w:rPr>
              <w:lastRenderedPageBreak/>
              <w:t>Priorität</w:t>
            </w:r>
          </w:p>
        </w:tc>
        <w:tc>
          <w:tcPr>
            <w:tcW w:w="2190" w:type="dxa"/>
            <w:shd w:val="clear" w:color="auto" w:fill="D5D5D5" w:themeFill="background2"/>
            <w:tcMar>
              <w:bottom w:w="57" w:type="dxa"/>
            </w:tcMar>
          </w:tcPr>
          <w:p w14:paraId="0587B866" w14:textId="77777777" w:rsidR="00291B7E" w:rsidRPr="00F14AC8" w:rsidRDefault="00291B7E" w:rsidP="00D40DFE">
            <w:pPr>
              <w:rPr>
                <w:b/>
              </w:rPr>
            </w:pPr>
            <w:r w:rsidRPr="00F14AC8">
              <w:rPr>
                <w:b/>
              </w:rPr>
              <w:t>Realisierung</w:t>
            </w:r>
          </w:p>
        </w:tc>
        <w:tc>
          <w:tcPr>
            <w:tcW w:w="1070" w:type="dxa"/>
            <w:shd w:val="clear" w:color="auto" w:fill="D5D5D5" w:themeFill="background2"/>
            <w:tcMar>
              <w:bottom w:w="57" w:type="dxa"/>
            </w:tcMar>
          </w:tcPr>
          <w:p w14:paraId="42B9CA91" w14:textId="77777777" w:rsidR="00291B7E" w:rsidRPr="00F14AC8" w:rsidRDefault="00291B7E" w:rsidP="00D40DFE">
            <w:pPr>
              <w:rPr>
                <w:b/>
              </w:rPr>
            </w:pPr>
            <w:r w:rsidRPr="00F14AC8">
              <w:rPr>
                <w:b/>
              </w:rPr>
              <w:t>Dauer (ca./h)</w:t>
            </w:r>
          </w:p>
        </w:tc>
        <w:tc>
          <w:tcPr>
            <w:tcW w:w="1134" w:type="dxa"/>
            <w:shd w:val="clear" w:color="auto" w:fill="D5D5D5" w:themeFill="background2"/>
            <w:tcMar>
              <w:bottom w:w="57" w:type="dxa"/>
            </w:tcMar>
          </w:tcPr>
          <w:p w14:paraId="6C9CE847" w14:textId="77777777" w:rsidR="00291B7E" w:rsidRPr="00F14AC8" w:rsidRDefault="00291B7E"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5A87D032" w14:textId="77777777" w:rsidR="00291B7E" w:rsidRPr="00F14AC8" w:rsidRDefault="00291B7E"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274AF74A" w14:textId="77777777" w:rsidR="00291B7E" w:rsidRPr="00F14AC8" w:rsidRDefault="00291B7E" w:rsidP="00D40DFE">
            <w:pPr>
              <w:rPr>
                <w:b/>
              </w:rPr>
            </w:pPr>
            <w:r w:rsidRPr="00F14AC8">
              <w:rPr>
                <w:b/>
              </w:rPr>
              <w:t>Bereich</w:t>
            </w:r>
          </w:p>
        </w:tc>
      </w:tr>
      <w:tr w:rsidR="00291B7E" w:rsidRPr="00F14AC8" w14:paraId="02CAC177" w14:textId="77777777" w:rsidTr="00D40DFE">
        <w:trPr>
          <w:trHeight w:val="454"/>
        </w:trPr>
        <w:tc>
          <w:tcPr>
            <w:tcW w:w="1273" w:type="dxa"/>
            <w:shd w:val="clear" w:color="auto" w:fill="FFFFFF"/>
            <w:tcMar>
              <w:bottom w:w="57" w:type="dxa"/>
            </w:tcMar>
          </w:tcPr>
          <w:p w14:paraId="7AC8D45A" w14:textId="77777777" w:rsidR="00291B7E" w:rsidRPr="00F14AC8" w:rsidRDefault="00291B7E" w:rsidP="00394CD1">
            <w:pPr>
              <w:pStyle w:val="Tabelleninhalte"/>
            </w:pPr>
            <w:r w:rsidRPr="00F14AC8">
              <w:t>1</w:t>
            </w:r>
          </w:p>
        </w:tc>
        <w:tc>
          <w:tcPr>
            <w:tcW w:w="2190" w:type="dxa"/>
            <w:shd w:val="clear" w:color="auto" w:fill="FFFFFF"/>
            <w:tcMar>
              <w:bottom w:w="57" w:type="dxa"/>
            </w:tcMar>
          </w:tcPr>
          <w:p w14:paraId="058774FE" w14:textId="77777777" w:rsidR="00291B7E" w:rsidRPr="00F14AC8" w:rsidRDefault="00291B7E" w:rsidP="00394CD1">
            <w:pPr>
              <w:pStyle w:val="Tabelleninhalte"/>
            </w:pPr>
            <w:r w:rsidRPr="00F14AC8">
              <w:t>Abas</w:t>
            </w:r>
          </w:p>
        </w:tc>
        <w:tc>
          <w:tcPr>
            <w:tcW w:w="1070" w:type="dxa"/>
            <w:shd w:val="clear" w:color="auto" w:fill="FFFFFF"/>
            <w:tcMar>
              <w:bottom w:w="57" w:type="dxa"/>
            </w:tcMar>
          </w:tcPr>
          <w:p w14:paraId="389FD4DE" w14:textId="77777777" w:rsidR="00291B7E" w:rsidRPr="00F14AC8" w:rsidRDefault="00291B7E" w:rsidP="00394CD1">
            <w:pPr>
              <w:pStyle w:val="Tabelleninhalte"/>
            </w:pPr>
            <w:r w:rsidRPr="00F14AC8">
              <w:t>0,00</w:t>
            </w:r>
          </w:p>
        </w:tc>
        <w:tc>
          <w:tcPr>
            <w:tcW w:w="1134" w:type="dxa"/>
            <w:shd w:val="clear" w:color="auto" w:fill="FFFFFF"/>
            <w:tcMar>
              <w:bottom w:w="57" w:type="dxa"/>
            </w:tcMar>
          </w:tcPr>
          <w:p w14:paraId="66B62303" w14:textId="77777777" w:rsidR="00291B7E" w:rsidRPr="00F14AC8" w:rsidRDefault="00291B7E" w:rsidP="00394CD1">
            <w:pPr>
              <w:pStyle w:val="Tabelleninhalte"/>
            </w:pPr>
            <w:r w:rsidRPr="00F14AC8">
              <w:t>0,00</w:t>
            </w:r>
          </w:p>
        </w:tc>
        <w:tc>
          <w:tcPr>
            <w:tcW w:w="1134" w:type="dxa"/>
            <w:shd w:val="clear" w:color="auto" w:fill="FFFFFF"/>
            <w:tcMar>
              <w:bottom w:w="57" w:type="dxa"/>
            </w:tcMar>
          </w:tcPr>
          <w:p w14:paraId="746A062D" w14:textId="77777777" w:rsidR="00291B7E" w:rsidRPr="00F14AC8" w:rsidRDefault="00291B7E" w:rsidP="00394CD1">
            <w:pPr>
              <w:pStyle w:val="Tabelleninhalte"/>
            </w:pPr>
            <w:r w:rsidRPr="00F14AC8">
              <w:t>0,00</w:t>
            </w:r>
          </w:p>
        </w:tc>
        <w:tc>
          <w:tcPr>
            <w:tcW w:w="2271" w:type="dxa"/>
            <w:shd w:val="clear" w:color="auto" w:fill="FFFFFF"/>
            <w:tcMar>
              <w:bottom w:w="57" w:type="dxa"/>
            </w:tcMar>
          </w:tcPr>
          <w:p w14:paraId="227BCF41" w14:textId="77777777" w:rsidR="00291B7E" w:rsidRPr="00F14AC8" w:rsidRDefault="00291B7E" w:rsidP="00394CD1">
            <w:pPr>
              <w:pStyle w:val="Tabelleninhalte"/>
            </w:pPr>
            <w:r w:rsidRPr="00F14AC8">
              <w:t>Admin</w:t>
            </w:r>
          </w:p>
        </w:tc>
      </w:tr>
    </w:tbl>
    <w:p w14:paraId="7240C562" w14:textId="77777777" w:rsidR="00291B7E" w:rsidRPr="00F14AC8" w:rsidRDefault="00291B7E" w:rsidP="00B6732D"/>
    <w:p w14:paraId="34F60F7B" w14:textId="1717ADCF" w:rsidR="00927E68" w:rsidRPr="00F14AC8" w:rsidRDefault="00927E68" w:rsidP="00927E68">
      <w:pPr>
        <w:pStyle w:val="berschrift2"/>
      </w:pPr>
      <w:bookmarkStart w:id="1716" w:name="_Toc228444512"/>
      <w:bookmarkStart w:id="1717" w:name="AP054"/>
      <w:r w:rsidRPr="00F14AC8">
        <w:t>Infosystem Betriebsaufträge</w:t>
      </w:r>
      <w:bookmarkEnd w:id="1716"/>
    </w:p>
    <w:bookmarkEnd w:id="1717"/>
    <w:p w14:paraId="1A49AA51" w14:textId="77777777" w:rsidR="00927E68" w:rsidRPr="00F14AC8" w:rsidRDefault="00927E68" w:rsidP="00B6732D"/>
    <w:p w14:paraId="32D40FC9" w14:textId="77777777" w:rsidR="00927E68" w:rsidRPr="00F14AC8" w:rsidRDefault="00927E68" w:rsidP="00927E68">
      <w:r w:rsidRPr="00F14AC8">
        <w:t>Infosystem Betriebsaufträge muss individualisiert werden, da hier noch nach Lagergruppe gefiltert werden muss.</w:t>
      </w:r>
    </w:p>
    <w:p w14:paraId="5B0088F2" w14:textId="77777777" w:rsidR="00927E68" w:rsidRPr="00F14AC8" w:rsidRDefault="00927E68" w:rsidP="00B6732D"/>
    <w:p w14:paraId="38A528CC" w14:textId="77777777" w:rsidR="00E22112" w:rsidRPr="00F14AC8" w:rsidRDefault="00E22112" w:rsidP="00E22112">
      <w:pPr>
        <w:rPr>
          <w:b/>
          <w:bCs/>
          <w:color w:val="002060"/>
        </w:rPr>
      </w:pPr>
      <w:r w:rsidRPr="00F14AC8">
        <w:rPr>
          <w:b/>
          <w:bCs/>
          <w:color w:val="002060"/>
        </w:rPr>
        <w:t>Umsetzung ABAS</w:t>
      </w:r>
    </w:p>
    <w:p w14:paraId="331AE0B1" w14:textId="77777777" w:rsidR="00E22112" w:rsidRPr="00F14AC8" w:rsidRDefault="00E22112" w:rsidP="00E22112">
      <w:pPr>
        <w:rPr>
          <w:b/>
          <w:bCs/>
          <w:color w:val="002060"/>
        </w:rPr>
      </w:pPr>
    </w:p>
    <w:p w14:paraId="292AC430" w14:textId="4D16F293" w:rsidR="00E22112" w:rsidRPr="00F14AC8" w:rsidRDefault="00E22112" w:rsidP="00E22112">
      <w:r w:rsidRPr="00F14AC8">
        <w:t xml:space="preserve">Infosystem Betriebsaufträge </w:t>
      </w:r>
      <w:r w:rsidR="00456921" w:rsidRPr="00F14AC8">
        <w:t>10142 individualisieren</w:t>
      </w:r>
    </w:p>
    <w:p w14:paraId="28C7A75B" w14:textId="77777777" w:rsidR="00456921" w:rsidRPr="00F14AC8" w:rsidRDefault="00456921" w:rsidP="00E22112"/>
    <w:p w14:paraId="610230C0" w14:textId="2594B532" w:rsidR="00456921" w:rsidRPr="00F14AC8" w:rsidRDefault="00456921" w:rsidP="00E22112">
      <w:r w:rsidRPr="00F14AC8">
        <w:t>Kopffeld Lagergruppe einfügen. Filter auch auf dieses Feld ausführen. Wenn es leer ist, dann Standardfilter</w:t>
      </w:r>
      <w:r w:rsidR="00041D99" w:rsidRPr="00F14AC8">
        <w:t xml:space="preserve"> über alle Lagergruppen.</w:t>
      </w:r>
    </w:p>
    <w:p w14:paraId="781F7CAE" w14:textId="77777777" w:rsidR="00E83BBB" w:rsidRPr="00F14AC8" w:rsidRDefault="00E83BBB" w:rsidP="00E22112"/>
    <w:p w14:paraId="56512F41" w14:textId="1CA2B343" w:rsidR="00E83BBB" w:rsidRPr="00F14AC8" w:rsidRDefault="00E83BBB" w:rsidP="00E22112">
      <w:commentRangeStart w:id="1718"/>
      <w:commentRangeStart w:id="1719"/>
      <w:r w:rsidRPr="00F14AC8">
        <w:t xml:space="preserve">Einfügen des Kombidrucks </w:t>
      </w:r>
      <w:r w:rsidR="00796942" w:rsidRPr="00F14AC8">
        <w:t>Kommissionierliste und Laufkarte</w:t>
      </w:r>
      <w:ins w:id="1720" w:author="Peter Koch" w:date="2026-05-20T13:06:00Z" w16du:dateUtc="2026-05-20T11:06:00Z">
        <w:r w:rsidR="0099445B">
          <w:t>, wie in der Fertigungszentrale</w:t>
        </w:r>
      </w:ins>
      <w:r w:rsidR="00796942" w:rsidRPr="00F14AC8">
        <w:t>.</w:t>
      </w:r>
      <w:commentRangeEnd w:id="1718"/>
      <w:r w:rsidR="0077352B" w:rsidRPr="00F14AC8">
        <w:rPr>
          <w:rStyle w:val="Kommentarzeichen"/>
          <w:sz w:val="24"/>
          <w:szCs w:val="24"/>
        </w:rPr>
        <w:commentReference w:id="1718"/>
      </w:r>
      <w:commentRangeEnd w:id="1719"/>
      <w:r w:rsidR="00442ED3" w:rsidRPr="00F14AC8">
        <w:rPr>
          <w:rStyle w:val="Kommentarzeichen"/>
          <w:sz w:val="24"/>
          <w:szCs w:val="24"/>
        </w:rPr>
        <w:commentReference w:id="1719"/>
      </w:r>
    </w:p>
    <w:p w14:paraId="68B52FC4" w14:textId="77777777" w:rsidR="00E22112" w:rsidRPr="00F14AC8" w:rsidRDefault="00E22112" w:rsidP="00E22112"/>
    <w:tbl>
      <w:tblPr>
        <w:tblStyle w:val="Tabellenraster"/>
        <w:tblW w:w="9085" w:type="dxa"/>
        <w:tblLook w:val="04A0" w:firstRow="1" w:lastRow="0" w:firstColumn="1" w:lastColumn="0" w:noHBand="0" w:noVBand="1"/>
      </w:tblPr>
      <w:tblGrid>
        <w:gridCol w:w="8018"/>
        <w:gridCol w:w="1067"/>
      </w:tblGrid>
      <w:tr w:rsidR="00E22112" w:rsidRPr="00F14AC8" w14:paraId="4BF71604" w14:textId="77777777" w:rsidTr="00D40DFE">
        <w:tc>
          <w:tcPr>
            <w:tcW w:w="8077" w:type="dxa"/>
            <w:shd w:val="clear" w:color="auto" w:fill="DCEEA3" w:themeFill="accent6" w:themeFillTint="99"/>
          </w:tcPr>
          <w:p w14:paraId="09F6533D" w14:textId="77777777" w:rsidR="00E22112" w:rsidRPr="00F14AC8" w:rsidRDefault="00E22112" w:rsidP="00D40DFE">
            <w:r w:rsidRPr="00F14AC8">
              <w:t>Auswirkungen der Customization/Extension</w:t>
            </w:r>
          </w:p>
        </w:tc>
        <w:tc>
          <w:tcPr>
            <w:tcW w:w="1008" w:type="dxa"/>
            <w:shd w:val="clear" w:color="auto" w:fill="DCEEA3" w:themeFill="accent6" w:themeFillTint="99"/>
          </w:tcPr>
          <w:p w14:paraId="49E40741" w14:textId="77777777" w:rsidR="00E22112" w:rsidRPr="00F14AC8" w:rsidRDefault="00E22112" w:rsidP="00D40DFE">
            <w:r w:rsidRPr="00F14AC8">
              <w:t>Antwort</w:t>
            </w:r>
          </w:p>
        </w:tc>
      </w:tr>
      <w:tr w:rsidR="00E22112" w:rsidRPr="00F14AC8" w14:paraId="170B8636" w14:textId="77777777" w:rsidTr="00D40DFE">
        <w:tc>
          <w:tcPr>
            <w:tcW w:w="8077" w:type="dxa"/>
          </w:tcPr>
          <w:p w14:paraId="61146347" w14:textId="77777777" w:rsidR="00E22112" w:rsidRPr="00F14AC8" w:rsidRDefault="00E22112" w:rsidP="00D40DFE">
            <w:pPr>
              <w:rPr>
                <w:sz w:val="20"/>
                <w:szCs w:val="20"/>
              </w:rPr>
            </w:pPr>
            <w:r w:rsidRPr="00F14AC8">
              <w:rPr>
                <w:sz w:val="20"/>
                <w:szCs w:val="20"/>
              </w:rPr>
              <w:t xml:space="preserve">Keine besonderen Auswirkungen </w:t>
            </w:r>
          </w:p>
        </w:tc>
        <w:tc>
          <w:tcPr>
            <w:tcW w:w="1008" w:type="dxa"/>
          </w:tcPr>
          <w:p w14:paraId="6631941A" w14:textId="77777777" w:rsidR="00E22112" w:rsidRPr="00F14AC8" w:rsidRDefault="00E22112" w:rsidP="00D40DFE">
            <w:pPr>
              <w:rPr>
                <w:sz w:val="20"/>
                <w:szCs w:val="20"/>
              </w:rPr>
            </w:pPr>
            <w:r w:rsidRPr="00F14AC8">
              <w:rPr>
                <w:sz w:val="20"/>
                <w:szCs w:val="20"/>
              </w:rPr>
              <w:t>Ja/Nein</w:t>
            </w:r>
          </w:p>
        </w:tc>
      </w:tr>
      <w:tr w:rsidR="00E22112" w:rsidRPr="00F14AC8" w14:paraId="69C30BEE" w14:textId="77777777" w:rsidTr="00D40DFE">
        <w:tc>
          <w:tcPr>
            <w:tcW w:w="8077" w:type="dxa"/>
          </w:tcPr>
          <w:p w14:paraId="30287426" w14:textId="77777777" w:rsidR="00E22112" w:rsidRPr="00F14AC8" w:rsidRDefault="00E22112"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AFCA7EE" w14:textId="77777777" w:rsidR="00E22112" w:rsidRPr="00F14AC8" w:rsidRDefault="00E22112" w:rsidP="00D40DFE">
            <w:pPr>
              <w:rPr>
                <w:sz w:val="20"/>
                <w:szCs w:val="20"/>
              </w:rPr>
            </w:pPr>
            <w:r w:rsidRPr="00F14AC8">
              <w:rPr>
                <w:sz w:val="20"/>
                <w:szCs w:val="20"/>
              </w:rPr>
              <w:t>Ja/Nein</w:t>
            </w:r>
          </w:p>
        </w:tc>
      </w:tr>
      <w:tr w:rsidR="00E22112" w:rsidRPr="00F14AC8" w14:paraId="67B47079" w14:textId="77777777" w:rsidTr="00D40DFE">
        <w:tc>
          <w:tcPr>
            <w:tcW w:w="8077" w:type="dxa"/>
          </w:tcPr>
          <w:p w14:paraId="7AADABAF" w14:textId="77777777" w:rsidR="00E22112" w:rsidRPr="00F14AC8" w:rsidRDefault="00E22112"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3A04CEF" w14:textId="77777777" w:rsidR="00E22112" w:rsidRPr="00F14AC8" w:rsidRDefault="00E22112" w:rsidP="00D40DFE">
            <w:pPr>
              <w:rPr>
                <w:sz w:val="20"/>
                <w:szCs w:val="20"/>
              </w:rPr>
            </w:pPr>
            <w:r w:rsidRPr="00F14AC8">
              <w:rPr>
                <w:sz w:val="20"/>
                <w:szCs w:val="20"/>
              </w:rPr>
              <w:t>Ja/Nein</w:t>
            </w:r>
          </w:p>
        </w:tc>
      </w:tr>
      <w:tr w:rsidR="00E22112" w:rsidRPr="00F14AC8" w14:paraId="08A2A7F5" w14:textId="77777777" w:rsidTr="00D40DFE">
        <w:tc>
          <w:tcPr>
            <w:tcW w:w="8077" w:type="dxa"/>
          </w:tcPr>
          <w:p w14:paraId="104BB158" w14:textId="77777777" w:rsidR="00E22112" w:rsidRPr="00F14AC8" w:rsidRDefault="00E22112"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42DF3936" w14:textId="77777777" w:rsidR="00E22112" w:rsidRPr="00F14AC8" w:rsidRDefault="00E22112" w:rsidP="00D40DFE">
            <w:pPr>
              <w:rPr>
                <w:sz w:val="20"/>
                <w:szCs w:val="20"/>
              </w:rPr>
            </w:pPr>
            <w:r w:rsidRPr="00F14AC8">
              <w:rPr>
                <w:sz w:val="20"/>
                <w:szCs w:val="20"/>
              </w:rPr>
              <w:t>Ja/Nein</w:t>
            </w:r>
          </w:p>
        </w:tc>
      </w:tr>
      <w:tr w:rsidR="00E22112" w:rsidRPr="00F14AC8" w14:paraId="03CB27F2" w14:textId="77777777" w:rsidTr="00D40DFE">
        <w:tc>
          <w:tcPr>
            <w:tcW w:w="8077" w:type="dxa"/>
          </w:tcPr>
          <w:p w14:paraId="63122596" w14:textId="77777777" w:rsidR="00E22112" w:rsidRPr="00F14AC8" w:rsidRDefault="00E22112"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4A38E58D" w14:textId="77777777" w:rsidR="00E22112" w:rsidRPr="00F14AC8" w:rsidRDefault="00E22112"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E22112" w:rsidRPr="00F14AC8" w14:paraId="53D593F2" w14:textId="77777777" w:rsidTr="00D40DFE">
        <w:trPr>
          <w:trHeight w:hRule="exact" w:val="861"/>
        </w:trPr>
        <w:tc>
          <w:tcPr>
            <w:tcW w:w="1273" w:type="dxa"/>
            <w:shd w:val="clear" w:color="auto" w:fill="D5D5D5" w:themeFill="background2"/>
            <w:tcMar>
              <w:bottom w:w="57" w:type="dxa"/>
            </w:tcMar>
          </w:tcPr>
          <w:p w14:paraId="23C81A99" w14:textId="77777777" w:rsidR="00E22112" w:rsidRPr="00F14AC8" w:rsidRDefault="00E22112" w:rsidP="00D40DFE">
            <w:pPr>
              <w:rPr>
                <w:b/>
              </w:rPr>
            </w:pPr>
            <w:r w:rsidRPr="00F14AC8">
              <w:rPr>
                <w:b/>
              </w:rPr>
              <w:t>Priorität</w:t>
            </w:r>
          </w:p>
        </w:tc>
        <w:tc>
          <w:tcPr>
            <w:tcW w:w="2190" w:type="dxa"/>
            <w:shd w:val="clear" w:color="auto" w:fill="D5D5D5" w:themeFill="background2"/>
            <w:tcMar>
              <w:bottom w:w="57" w:type="dxa"/>
            </w:tcMar>
          </w:tcPr>
          <w:p w14:paraId="4EB13573" w14:textId="77777777" w:rsidR="00E22112" w:rsidRPr="00F14AC8" w:rsidRDefault="00E22112" w:rsidP="00D40DFE">
            <w:pPr>
              <w:rPr>
                <w:b/>
              </w:rPr>
            </w:pPr>
            <w:r w:rsidRPr="00F14AC8">
              <w:rPr>
                <w:b/>
              </w:rPr>
              <w:t>Realisierung</w:t>
            </w:r>
          </w:p>
        </w:tc>
        <w:tc>
          <w:tcPr>
            <w:tcW w:w="1070" w:type="dxa"/>
            <w:shd w:val="clear" w:color="auto" w:fill="D5D5D5" w:themeFill="background2"/>
            <w:tcMar>
              <w:bottom w:w="57" w:type="dxa"/>
            </w:tcMar>
          </w:tcPr>
          <w:p w14:paraId="7F5C5CC2" w14:textId="77777777" w:rsidR="00E22112" w:rsidRPr="00F14AC8" w:rsidRDefault="00E22112" w:rsidP="00D40DFE">
            <w:pPr>
              <w:rPr>
                <w:b/>
              </w:rPr>
            </w:pPr>
            <w:r w:rsidRPr="00F14AC8">
              <w:rPr>
                <w:b/>
              </w:rPr>
              <w:t>Dauer (ca./h)</w:t>
            </w:r>
          </w:p>
        </w:tc>
        <w:tc>
          <w:tcPr>
            <w:tcW w:w="1134" w:type="dxa"/>
            <w:shd w:val="clear" w:color="auto" w:fill="D5D5D5" w:themeFill="background2"/>
            <w:tcMar>
              <w:bottom w:w="57" w:type="dxa"/>
            </w:tcMar>
          </w:tcPr>
          <w:p w14:paraId="155F7278" w14:textId="77777777" w:rsidR="00E22112" w:rsidRPr="00F14AC8" w:rsidRDefault="00E22112"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09B71FF7" w14:textId="77777777" w:rsidR="00E22112" w:rsidRPr="00F14AC8" w:rsidRDefault="00E22112"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51520D50" w14:textId="77777777" w:rsidR="00E22112" w:rsidRPr="00F14AC8" w:rsidRDefault="00E22112" w:rsidP="00D40DFE">
            <w:pPr>
              <w:rPr>
                <w:b/>
              </w:rPr>
            </w:pPr>
            <w:r w:rsidRPr="00F14AC8">
              <w:rPr>
                <w:b/>
              </w:rPr>
              <w:t>Bereich</w:t>
            </w:r>
          </w:p>
        </w:tc>
      </w:tr>
      <w:tr w:rsidR="00E22112" w:rsidRPr="00F14AC8" w14:paraId="5E8DA85E" w14:textId="77777777" w:rsidTr="00D40DFE">
        <w:trPr>
          <w:trHeight w:val="454"/>
        </w:trPr>
        <w:tc>
          <w:tcPr>
            <w:tcW w:w="1273" w:type="dxa"/>
            <w:shd w:val="clear" w:color="auto" w:fill="FFFFFF"/>
            <w:tcMar>
              <w:bottom w:w="57" w:type="dxa"/>
            </w:tcMar>
          </w:tcPr>
          <w:p w14:paraId="43999B9B" w14:textId="77777777" w:rsidR="00E22112" w:rsidRPr="00F14AC8" w:rsidRDefault="00E22112" w:rsidP="00394CD1">
            <w:pPr>
              <w:pStyle w:val="Tabelleninhalte"/>
            </w:pPr>
            <w:r w:rsidRPr="00F14AC8">
              <w:t>1</w:t>
            </w:r>
          </w:p>
        </w:tc>
        <w:tc>
          <w:tcPr>
            <w:tcW w:w="2190" w:type="dxa"/>
            <w:shd w:val="clear" w:color="auto" w:fill="FFFFFF"/>
            <w:tcMar>
              <w:bottom w:w="57" w:type="dxa"/>
            </w:tcMar>
          </w:tcPr>
          <w:p w14:paraId="76F36A56" w14:textId="77777777" w:rsidR="00E22112" w:rsidRPr="00F14AC8" w:rsidRDefault="00E22112" w:rsidP="00394CD1">
            <w:pPr>
              <w:pStyle w:val="Tabelleninhalte"/>
            </w:pPr>
            <w:r w:rsidRPr="00F14AC8">
              <w:t>Abas</w:t>
            </w:r>
          </w:p>
        </w:tc>
        <w:tc>
          <w:tcPr>
            <w:tcW w:w="1070" w:type="dxa"/>
            <w:shd w:val="clear" w:color="auto" w:fill="FFFFFF"/>
            <w:tcMar>
              <w:bottom w:w="57" w:type="dxa"/>
            </w:tcMar>
          </w:tcPr>
          <w:p w14:paraId="73436E0F" w14:textId="77777777" w:rsidR="00E22112" w:rsidRPr="00F14AC8" w:rsidRDefault="00E22112" w:rsidP="00394CD1">
            <w:pPr>
              <w:pStyle w:val="Tabelleninhalte"/>
            </w:pPr>
            <w:r w:rsidRPr="00F14AC8">
              <w:t>0,00</w:t>
            </w:r>
          </w:p>
        </w:tc>
        <w:tc>
          <w:tcPr>
            <w:tcW w:w="1134" w:type="dxa"/>
            <w:shd w:val="clear" w:color="auto" w:fill="FFFFFF"/>
            <w:tcMar>
              <w:bottom w:w="57" w:type="dxa"/>
            </w:tcMar>
          </w:tcPr>
          <w:p w14:paraId="7CE2295C" w14:textId="77777777" w:rsidR="00E22112" w:rsidRPr="00F14AC8" w:rsidRDefault="00E22112" w:rsidP="00394CD1">
            <w:pPr>
              <w:pStyle w:val="Tabelleninhalte"/>
            </w:pPr>
            <w:r w:rsidRPr="00F14AC8">
              <w:t>0,00</w:t>
            </w:r>
          </w:p>
        </w:tc>
        <w:tc>
          <w:tcPr>
            <w:tcW w:w="1134" w:type="dxa"/>
            <w:shd w:val="clear" w:color="auto" w:fill="FFFFFF"/>
            <w:tcMar>
              <w:bottom w:w="57" w:type="dxa"/>
            </w:tcMar>
          </w:tcPr>
          <w:p w14:paraId="0B59AEA1" w14:textId="77777777" w:rsidR="00E22112" w:rsidRPr="00F14AC8" w:rsidRDefault="00E22112" w:rsidP="00394CD1">
            <w:pPr>
              <w:pStyle w:val="Tabelleninhalte"/>
            </w:pPr>
            <w:r w:rsidRPr="00F14AC8">
              <w:t>0,00</w:t>
            </w:r>
          </w:p>
        </w:tc>
        <w:tc>
          <w:tcPr>
            <w:tcW w:w="2271" w:type="dxa"/>
            <w:shd w:val="clear" w:color="auto" w:fill="FFFFFF"/>
            <w:tcMar>
              <w:bottom w:w="57" w:type="dxa"/>
            </w:tcMar>
          </w:tcPr>
          <w:p w14:paraId="0A8D01E0" w14:textId="77777777" w:rsidR="00E22112" w:rsidRPr="00F14AC8" w:rsidRDefault="00E22112" w:rsidP="00394CD1">
            <w:pPr>
              <w:pStyle w:val="Tabelleninhalte"/>
            </w:pPr>
            <w:r w:rsidRPr="00F14AC8">
              <w:t>Admin</w:t>
            </w:r>
          </w:p>
        </w:tc>
      </w:tr>
    </w:tbl>
    <w:p w14:paraId="3730C0CC" w14:textId="77777777" w:rsidR="00927E68" w:rsidRPr="00F14AC8" w:rsidRDefault="00927E68" w:rsidP="00B6732D"/>
    <w:p w14:paraId="055F644D" w14:textId="77777777" w:rsidR="00927E68" w:rsidRPr="00F14AC8" w:rsidRDefault="00927E68" w:rsidP="00B6732D"/>
    <w:p w14:paraId="7DD6B7F2" w14:textId="1507F142" w:rsidR="00B6732D" w:rsidRPr="00F14AC8" w:rsidRDefault="00B6732D" w:rsidP="00921BF7">
      <w:pPr>
        <w:pStyle w:val="berschrift2"/>
      </w:pPr>
      <w:bookmarkStart w:id="1721" w:name="_Toc228444513"/>
      <w:bookmarkStart w:id="1722" w:name="AP055"/>
      <w:r w:rsidRPr="00F14AC8">
        <w:t>V</w:t>
      </w:r>
      <w:r w:rsidR="00B51621" w:rsidRPr="00F14AC8">
        <w:t>erkauf-K</w:t>
      </w:r>
      <w:r w:rsidRPr="00F14AC8">
        <w:t>ommissionierliste</w:t>
      </w:r>
      <w:bookmarkEnd w:id="1721"/>
    </w:p>
    <w:bookmarkEnd w:id="1722"/>
    <w:p w14:paraId="315BA771" w14:textId="77777777" w:rsidR="00B6732D" w:rsidRPr="00F14AC8" w:rsidRDefault="00B6732D" w:rsidP="00B6732D"/>
    <w:p w14:paraId="26B010F8" w14:textId="689B63A9" w:rsidR="00B51621" w:rsidRPr="00F14AC8" w:rsidRDefault="00B51621" w:rsidP="00B6732D">
      <w:pPr>
        <w:rPr>
          <w:ins w:id="1723" w:author="Peter Koch" w:date="2026-05-20T13:07:00Z" w16du:dateUtc="2026-05-20T11:07:00Z"/>
        </w:rPr>
      </w:pPr>
      <w:commentRangeStart w:id="1724"/>
      <w:commentRangeStart w:id="1725"/>
      <w:r w:rsidRPr="00F14AC8">
        <w:t xml:space="preserve">Der Druck der Verkauf-Kommissionierliste erfolgt aus dem </w:t>
      </w:r>
      <w:r w:rsidR="006B3575" w:rsidRPr="00F14AC8">
        <w:t>Verkaufs</w:t>
      </w:r>
      <w:r w:rsidR="00431F1D" w:rsidRPr="00F14AC8">
        <w:t>auftrag</w:t>
      </w:r>
      <w:r w:rsidRPr="00F14AC8">
        <w:t>.</w:t>
      </w:r>
      <w:commentRangeEnd w:id="1724"/>
      <w:r w:rsidR="0077352B" w:rsidRPr="00F14AC8">
        <w:rPr>
          <w:rStyle w:val="Kommentarzeichen"/>
          <w:sz w:val="24"/>
          <w:szCs w:val="24"/>
        </w:rPr>
        <w:commentReference w:id="1724"/>
      </w:r>
      <w:commentRangeEnd w:id="1725"/>
      <w:r w:rsidR="00DA6432" w:rsidRPr="00F14AC8">
        <w:rPr>
          <w:rStyle w:val="Kommentarzeichen"/>
          <w:sz w:val="24"/>
          <w:szCs w:val="24"/>
        </w:rPr>
        <w:commentReference w:id="1725"/>
      </w:r>
    </w:p>
    <w:p w14:paraId="7A0CF522" w14:textId="77777777" w:rsidR="00E2644C" w:rsidRDefault="00E2644C" w:rsidP="00B6732D">
      <w:pPr>
        <w:rPr>
          <w:ins w:id="1726" w:author="Peter Koch" w:date="2026-05-20T13:07:00Z" w16du:dateUtc="2026-05-20T11:07:00Z"/>
        </w:rPr>
      </w:pPr>
    </w:p>
    <w:p w14:paraId="5F934554" w14:textId="77777777" w:rsidR="00E2644C" w:rsidRPr="00F14AC8" w:rsidRDefault="00E2644C" w:rsidP="00E2644C">
      <w:pPr>
        <w:rPr>
          <w:ins w:id="1727" w:author="Peter Koch" w:date="2026-05-20T13:07:00Z" w16du:dateUtc="2026-05-20T11:07:00Z"/>
          <w:b/>
          <w:bCs/>
          <w:color w:val="002060"/>
        </w:rPr>
      </w:pPr>
      <w:ins w:id="1728" w:author="Peter Koch" w:date="2026-05-20T13:07:00Z" w16du:dateUtc="2026-05-20T11:07:00Z">
        <w:r w:rsidRPr="00F14AC8">
          <w:rPr>
            <w:b/>
            <w:bCs/>
            <w:color w:val="002060"/>
          </w:rPr>
          <w:t>Umsetzung ABAS</w:t>
        </w:r>
      </w:ins>
    </w:p>
    <w:p w14:paraId="4856F863" w14:textId="77777777" w:rsidR="00E2644C" w:rsidRDefault="00E2644C" w:rsidP="00B6732D">
      <w:pPr>
        <w:rPr>
          <w:ins w:id="1729" w:author="Peter Koch" w:date="2026-05-20T13:07:00Z" w16du:dateUtc="2026-05-20T11:07:00Z"/>
        </w:rPr>
      </w:pPr>
    </w:p>
    <w:p w14:paraId="11160F86" w14:textId="18F01C26" w:rsidR="00E2644C" w:rsidRPr="00F14AC8" w:rsidRDefault="00E2644C" w:rsidP="00B6732D">
      <w:ins w:id="1730" w:author="Peter Koch" w:date="2026-05-20T13:08:00Z" w16du:dateUtc="2026-05-20T11:08:00Z">
        <w:r>
          <w:t>Neues Sammellayout anlegen.</w:t>
        </w:r>
      </w:ins>
    </w:p>
    <w:p w14:paraId="4414D101" w14:textId="77777777" w:rsidR="00B6732D" w:rsidRPr="00F14AC8" w:rsidRDefault="00B6732D" w:rsidP="00B6732D">
      <w:r w:rsidRPr="00F14AC8">
        <w:rPr>
          <w:noProof/>
        </w:rPr>
        <w:lastRenderedPageBreak/>
        <w:drawing>
          <wp:inline distT="0" distB="0" distL="0" distR="0" wp14:anchorId="5B1B670E" wp14:editId="454D657E">
            <wp:extent cx="5620534" cy="6096851"/>
            <wp:effectExtent l="0" t="0" r="0" b="0"/>
            <wp:docPr id="972760660"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60660" name="Grafik 1" descr="Ein Bild, das Text, Screenshot, Zahl, Schrift enthält.&#10;&#10;KI-generierte Inhalte können fehlerhaft sein."/>
                    <pic:cNvPicPr/>
                  </pic:nvPicPr>
                  <pic:blipFill>
                    <a:blip r:embed="rId44"/>
                    <a:stretch>
                      <a:fillRect/>
                    </a:stretch>
                  </pic:blipFill>
                  <pic:spPr>
                    <a:xfrm>
                      <a:off x="0" y="0"/>
                      <a:ext cx="5620534" cy="6096851"/>
                    </a:xfrm>
                    <a:prstGeom prst="rect">
                      <a:avLst/>
                    </a:prstGeom>
                  </pic:spPr>
                </pic:pic>
              </a:graphicData>
            </a:graphic>
          </wp:inline>
        </w:drawing>
      </w:r>
    </w:p>
    <w:p w14:paraId="6DA2DFCA" w14:textId="77777777" w:rsidR="00B6732D" w:rsidRPr="00F14AC8" w:rsidRDefault="00B6732D" w:rsidP="00B6732D"/>
    <w:p w14:paraId="1C702CB7" w14:textId="77777777" w:rsidR="00B6732D" w:rsidRPr="00F14AC8" w:rsidRDefault="00B6732D" w:rsidP="00B6732D">
      <w:pPr>
        <w:rPr>
          <w:b/>
          <w:u w:val="single"/>
        </w:rPr>
      </w:pPr>
      <w:r w:rsidRPr="00F14AC8">
        <w:rPr>
          <w:b/>
          <w:u w:val="single"/>
        </w:rPr>
        <w:t>Kopfteil:</w:t>
      </w:r>
    </w:p>
    <w:p w14:paraId="0194A7FF" w14:textId="55EC0614" w:rsidR="006A559E" w:rsidRPr="00F14AC8" w:rsidRDefault="006A559E" w:rsidP="004F2B66">
      <w:r w:rsidRPr="00F14AC8">
        <w:t>Logo aus Betriebsdaten, außer in der Lagergruppe ist ein anderes Logo in „</w:t>
      </w:r>
      <w:r w:rsidRPr="00F14AC8">
        <w:rPr>
          <w:b/>
        </w:rPr>
        <w:t>ylogo</w:t>
      </w:r>
      <w:r w:rsidRPr="00F14AC8">
        <w:t>“ hinterlegt.</w:t>
      </w:r>
    </w:p>
    <w:p w14:paraId="1670245A" w14:textId="25CC4ABF" w:rsidR="00B6732D" w:rsidRPr="00F14AC8" w:rsidRDefault="00B6732D" w:rsidP="00B6732D">
      <w:r w:rsidRPr="00F14AC8">
        <w:t xml:space="preserve">Barcode oben rechts = Auftragsnummer </w:t>
      </w:r>
      <w:r w:rsidR="004F0665" w:rsidRPr="00F14AC8">
        <w:t xml:space="preserve">mit Klarschrift </w:t>
      </w:r>
      <w:r w:rsidRPr="00F14AC8">
        <w:t>(nicht wie im Screenshot)</w:t>
      </w:r>
    </w:p>
    <w:p w14:paraId="672F4930" w14:textId="77777777" w:rsidR="00B6732D" w:rsidRPr="00F14AC8" w:rsidRDefault="00B6732D" w:rsidP="00B6732D">
      <w:r w:rsidRPr="00F14AC8">
        <w:t>Kundenanschrift und Lieferanschrift wird benötigt.</w:t>
      </w:r>
    </w:p>
    <w:p w14:paraId="1C17B4FE" w14:textId="53E50EDB" w:rsidR="00B6732D" w:rsidRPr="00F14AC8" w:rsidRDefault="00FC4587" w:rsidP="00B6732D">
      <w:r w:rsidRPr="00F14AC8">
        <w:t>Spediteur und Betreff aus Auftrag.</w:t>
      </w:r>
    </w:p>
    <w:p w14:paraId="1D35E870" w14:textId="26394CF5" w:rsidR="00C2501B" w:rsidRPr="00F14AC8" w:rsidRDefault="00C2501B" w:rsidP="00B6732D">
      <w:r w:rsidRPr="00F14AC8">
        <w:t>Auftragsdatum:</w:t>
      </w:r>
      <w:r w:rsidRPr="00F14AC8">
        <w:tab/>
        <w:t>Belegdatum (</w:t>
      </w:r>
      <w:r w:rsidR="004F0665" w:rsidRPr="00F14AC8">
        <w:t>„</w:t>
      </w:r>
      <w:r w:rsidRPr="00F14AC8">
        <w:rPr>
          <w:b/>
        </w:rPr>
        <w:t>vom</w:t>
      </w:r>
      <w:r w:rsidR="004F0665" w:rsidRPr="00F14AC8">
        <w:t>“</w:t>
      </w:r>
      <w:r w:rsidRPr="00F14AC8">
        <w:t>)</w:t>
      </w:r>
    </w:p>
    <w:p w14:paraId="36A0A24B" w14:textId="72B31D7D" w:rsidR="00C2501B" w:rsidRPr="00F14AC8" w:rsidRDefault="00C2501B" w:rsidP="00B6732D">
      <w:r w:rsidRPr="00F14AC8">
        <w:t xml:space="preserve">Anzahl Positionen </w:t>
      </w:r>
      <w:r w:rsidR="004F0665" w:rsidRPr="00F14AC8">
        <w:tab/>
      </w:r>
      <w:r w:rsidRPr="00F14AC8">
        <w:t>Artikelpositionen</w:t>
      </w:r>
    </w:p>
    <w:p w14:paraId="2DCD5D08" w14:textId="77777777" w:rsidR="00FC4587" w:rsidRPr="00F14AC8" w:rsidRDefault="00FC4587" w:rsidP="00B6732D"/>
    <w:p w14:paraId="54874618" w14:textId="77777777" w:rsidR="00B6732D" w:rsidRPr="00F14AC8" w:rsidRDefault="00B6732D" w:rsidP="00B6732D">
      <w:pPr>
        <w:rPr>
          <w:b/>
          <w:u w:val="single"/>
        </w:rPr>
      </w:pPr>
      <w:r w:rsidRPr="00F14AC8">
        <w:rPr>
          <w:b/>
          <w:u w:val="single"/>
        </w:rPr>
        <w:t xml:space="preserve">Tabellenteil: </w:t>
      </w:r>
    </w:p>
    <w:p w14:paraId="6498EE0B" w14:textId="77777777" w:rsidR="00B6732D" w:rsidRPr="00F14AC8" w:rsidRDefault="00B6732D" w:rsidP="00B6732D">
      <w:r w:rsidRPr="00F14AC8">
        <w:t>wie Kommissionierliste aus Betriebsauftrag.</w:t>
      </w:r>
    </w:p>
    <w:p w14:paraId="59F10857" w14:textId="77777777" w:rsidR="00B6732D" w:rsidRPr="00F14AC8" w:rsidRDefault="00B6732D" w:rsidP="00B6732D">
      <w:r w:rsidRPr="00F14AC8">
        <w:t>Zusätzlich „Liefertermin“ aus Auftragsposition rechts neben Gesamtmenge. Auf Höhe des Barcodes.</w:t>
      </w:r>
    </w:p>
    <w:p w14:paraId="0ED9E479" w14:textId="77777777" w:rsidR="00B6732D" w:rsidRPr="00F14AC8" w:rsidRDefault="00B6732D" w:rsidP="00B6732D"/>
    <w:p w14:paraId="5DF87295" w14:textId="7D1648EA" w:rsidR="00431F1D" w:rsidRPr="00F14AC8" w:rsidRDefault="00431F1D" w:rsidP="00B6732D">
      <w:pPr>
        <w:rPr>
          <w:b/>
          <w:bCs/>
          <w:u w:val="single"/>
        </w:rPr>
      </w:pPr>
      <w:r w:rsidRPr="00F14AC8">
        <w:rPr>
          <w:b/>
          <w:bCs/>
          <w:u w:val="single"/>
        </w:rPr>
        <w:t>Fußteil:</w:t>
      </w:r>
    </w:p>
    <w:p w14:paraId="39D34E68" w14:textId="6956589E" w:rsidR="00431F1D" w:rsidRPr="00F14AC8" w:rsidRDefault="00431F1D" w:rsidP="00B6732D">
      <w:r w:rsidRPr="00F14AC8">
        <w:t>Wie im Screenshot.</w:t>
      </w:r>
    </w:p>
    <w:p w14:paraId="2B7E80D6" w14:textId="77777777" w:rsidR="00EF70FE" w:rsidRPr="00F14AC8" w:rsidRDefault="00EF70FE" w:rsidP="00B6732D"/>
    <w:tbl>
      <w:tblPr>
        <w:tblStyle w:val="Tabellenraster"/>
        <w:tblW w:w="9085" w:type="dxa"/>
        <w:tblLook w:val="04A0" w:firstRow="1" w:lastRow="0" w:firstColumn="1" w:lastColumn="0" w:noHBand="0" w:noVBand="1"/>
      </w:tblPr>
      <w:tblGrid>
        <w:gridCol w:w="8018"/>
        <w:gridCol w:w="1067"/>
      </w:tblGrid>
      <w:tr w:rsidR="00D84FD4" w:rsidRPr="00F14AC8" w14:paraId="259E0EB5" w14:textId="77777777" w:rsidTr="00D40DFE">
        <w:tc>
          <w:tcPr>
            <w:tcW w:w="8077" w:type="dxa"/>
            <w:shd w:val="clear" w:color="auto" w:fill="DCEEA3" w:themeFill="accent6" w:themeFillTint="99"/>
          </w:tcPr>
          <w:p w14:paraId="2E4A6535" w14:textId="77777777" w:rsidR="00D84FD4" w:rsidRPr="00F14AC8" w:rsidRDefault="00D84FD4" w:rsidP="00D40DFE">
            <w:r w:rsidRPr="00F14AC8">
              <w:t>Auswirkungen der Customization/Extension</w:t>
            </w:r>
          </w:p>
        </w:tc>
        <w:tc>
          <w:tcPr>
            <w:tcW w:w="1008" w:type="dxa"/>
            <w:shd w:val="clear" w:color="auto" w:fill="DCEEA3" w:themeFill="accent6" w:themeFillTint="99"/>
          </w:tcPr>
          <w:p w14:paraId="77196E01" w14:textId="77777777" w:rsidR="00D84FD4" w:rsidRPr="00F14AC8" w:rsidRDefault="00D84FD4" w:rsidP="00D40DFE">
            <w:r w:rsidRPr="00F14AC8">
              <w:t>Antwort</w:t>
            </w:r>
          </w:p>
        </w:tc>
      </w:tr>
      <w:tr w:rsidR="00D84FD4" w:rsidRPr="00F14AC8" w14:paraId="6A7EF0B3" w14:textId="77777777" w:rsidTr="00D40DFE">
        <w:tc>
          <w:tcPr>
            <w:tcW w:w="8077" w:type="dxa"/>
          </w:tcPr>
          <w:p w14:paraId="3BA6F06C" w14:textId="77777777" w:rsidR="00D84FD4" w:rsidRPr="00F14AC8" w:rsidRDefault="00D84FD4" w:rsidP="00D40DFE">
            <w:pPr>
              <w:rPr>
                <w:sz w:val="20"/>
                <w:szCs w:val="20"/>
              </w:rPr>
            </w:pPr>
            <w:r w:rsidRPr="00F14AC8">
              <w:rPr>
                <w:sz w:val="20"/>
                <w:szCs w:val="20"/>
              </w:rPr>
              <w:t xml:space="preserve">Keine besonderen Auswirkungen </w:t>
            </w:r>
          </w:p>
        </w:tc>
        <w:tc>
          <w:tcPr>
            <w:tcW w:w="1008" w:type="dxa"/>
          </w:tcPr>
          <w:p w14:paraId="0E6241B2" w14:textId="77777777" w:rsidR="00D84FD4" w:rsidRPr="00F14AC8" w:rsidRDefault="00D84FD4" w:rsidP="00D40DFE">
            <w:pPr>
              <w:rPr>
                <w:sz w:val="20"/>
                <w:szCs w:val="20"/>
              </w:rPr>
            </w:pPr>
            <w:r w:rsidRPr="00F14AC8">
              <w:rPr>
                <w:sz w:val="20"/>
                <w:szCs w:val="20"/>
              </w:rPr>
              <w:t>Ja/Nein</w:t>
            </w:r>
          </w:p>
        </w:tc>
      </w:tr>
      <w:tr w:rsidR="00D84FD4" w:rsidRPr="00F14AC8" w14:paraId="519C4BA5" w14:textId="77777777" w:rsidTr="00D40DFE">
        <w:tc>
          <w:tcPr>
            <w:tcW w:w="8077" w:type="dxa"/>
          </w:tcPr>
          <w:p w14:paraId="22E4F538" w14:textId="77777777" w:rsidR="00D84FD4" w:rsidRPr="00F14AC8" w:rsidRDefault="00D84FD4"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44A0384A" w14:textId="77777777" w:rsidR="00D84FD4" w:rsidRPr="00F14AC8" w:rsidRDefault="00D84FD4" w:rsidP="00D40DFE">
            <w:pPr>
              <w:rPr>
                <w:sz w:val="20"/>
                <w:szCs w:val="20"/>
              </w:rPr>
            </w:pPr>
            <w:r w:rsidRPr="00F14AC8">
              <w:rPr>
                <w:sz w:val="20"/>
                <w:szCs w:val="20"/>
              </w:rPr>
              <w:t>Ja/Nein</w:t>
            </w:r>
          </w:p>
        </w:tc>
      </w:tr>
      <w:tr w:rsidR="00D84FD4" w:rsidRPr="00F14AC8" w14:paraId="24266720" w14:textId="77777777" w:rsidTr="00D40DFE">
        <w:tc>
          <w:tcPr>
            <w:tcW w:w="8077" w:type="dxa"/>
          </w:tcPr>
          <w:p w14:paraId="740ECDD5" w14:textId="77777777" w:rsidR="00D84FD4" w:rsidRPr="00F14AC8" w:rsidRDefault="00D84FD4"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76FB5CDC" w14:textId="77777777" w:rsidR="00D84FD4" w:rsidRPr="00F14AC8" w:rsidRDefault="00D84FD4" w:rsidP="00D40DFE">
            <w:pPr>
              <w:rPr>
                <w:sz w:val="20"/>
                <w:szCs w:val="20"/>
              </w:rPr>
            </w:pPr>
            <w:r w:rsidRPr="00F14AC8">
              <w:rPr>
                <w:sz w:val="20"/>
                <w:szCs w:val="20"/>
              </w:rPr>
              <w:t>Ja/Nein</w:t>
            </w:r>
          </w:p>
        </w:tc>
      </w:tr>
      <w:tr w:rsidR="00D84FD4" w:rsidRPr="00F14AC8" w14:paraId="01B92261" w14:textId="77777777" w:rsidTr="00D40DFE">
        <w:tc>
          <w:tcPr>
            <w:tcW w:w="8077" w:type="dxa"/>
          </w:tcPr>
          <w:p w14:paraId="704EEC32" w14:textId="77777777" w:rsidR="00D84FD4" w:rsidRPr="00F14AC8" w:rsidRDefault="00D84FD4"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1EC83580" w14:textId="77777777" w:rsidR="00D84FD4" w:rsidRPr="00F14AC8" w:rsidRDefault="00D84FD4" w:rsidP="00D40DFE">
            <w:pPr>
              <w:rPr>
                <w:sz w:val="20"/>
                <w:szCs w:val="20"/>
              </w:rPr>
            </w:pPr>
            <w:r w:rsidRPr="00F14AC8">
              <w:rPr>
                <w:sz w:val="20"/>
                <w:szCs w:val="20"/>
              </w:rPr>
              <w:t>Ja/Nein</w:t>
            </w:r>
          </w:p>
        </w:tc>
      </w:tr>
      <w:tr w:rsidR="00D84FD4" w:rsidRPr="00F14AC8" w14:paraId="73C9CFDC" w14:textId="77777777" w:rsidTr="00D40DFE">
        <w:tc>
          <w:tcPr>
            <w:tcW w:w="8077" w:type="dxa"/>
          </w:tcPr>
          <w:p w14:paraId="3668A387" w14:textId="77777777" w:rsidR="00D84FD4" w:rsidRPr="00F14AC8" w:rsidRDefault="00D84FD4"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6756460A" w14:textId="77777777" w:rsidR="00D84FD4" w:rsidRPr="00F14AC8" w:rsidRDefault="00D84FD4"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D84FD4" w:rsidRPr="00F14AC8" w14:paraId="23340E89" w14:textId="77777777" w:rsidTr="00D40DFE">
        <w:trPr>
          <w:trHeight w:hRule="exact" w:val="861"/>
        </w:trPr>
        <w:tc>
          <w:tcPr>
            <w:tcW w:w="1273" w:type="dxa"/>
            <w:shd w:val="clear" w:color="auto" w:fill="D5D5D5" w:themeFill="background2"/>
            <w:tcMar>
              <w:bottom w:w="57" w:type="dxa"/>
            </w:tcMar>
          </w:tcPr>
          <w:p w14:paraId="20383026" w14:textId="77777777" w:rsidR="00D84FD4" w:rsidRPr="00F14AC8" w:rsidRDefault="00D84FD4" w:rsidP="00D40DFE">
            <w:pPr>
              <w:rPr>
                <w:b/>
              </w:rPr>
            </w:pPr>
            <w:r w:rsidRPr="00F14AC8">
              <w:rPr>
                <w:b/>
              </w:rPr>
              <w:t>Priorität</w:t>
            </w:r>
          </w:p>
        </w:tc>
        <w:tc>
          <w:tcPr>
            <w:tcW w:w="2190" w:type="dxa"/>
            <w:shd w:val="clear" w:color="auto" w:fill="D5D5D5" w:themeFill="background2"/>
            <w:tcMar>
              <w:bottom w:w="57" w:type="dxa"/>
            </w:tcMar>
          </w:tcPr>
          <w:p w14:paraId="269BD3C9" w14:textId="77777777" w:rsidR="00D84FD4" w:rsidRPr="00F14AC8" w:rsidRDefault="00D84FD4" w:rsidP="00D40DFE">
            <w:pPr>
              <w:rPr>
                <w:b/>
              </w:rPr>
            </w:pPr>
            <w:r w:rsidRPr="00F14AC8">
              <w:rPr>
                <w:b/>
              </w:rPr>
              <w:t>Realisierung</w:t>
            </w:r>
          </w:p>
        </w:tc>
        <w:tc>
          <w:tcPr>
            <w:tcW w:w="1070" w:type="dxa"/>
            <w:shd w:val="clear" w:color="auto" w:fill="D5D5D5" w:themeFill="background2"/>
            <w:tcMar>
              <w:bottom w:w="57" w:type="dxa"/>
            </w:tcMar>
          </w:tcPr>
          <w:p w14:paraId="43187F6A" w14:textId="77777777" w:rsidR="00D84FD4" w:rsidRPr="00F14AC8" w:rsidRDefault="00D84FD4" w:rsidP="00D40DFE">
            <w:pPr>
              <w:rPr>
                <w:b/>
              </w:rPr>
            </w:pPr>
            <w:r w:rsidRPr="00F14AC8">
              <w:rPr>
                <w:b/>
              </w:rPr>
              <w:t>Dauer (ca./h)</w:t>
            </w:r>
          </w:p>
        </w:tc>
        <w:tc>
          <w:tcPr>
            <w:tcW w:w="1134" w:type="dxa"/>
            <w:shd w:val="clear" w:color="auto" w:fill="D5D5D5" w:themeFill="background2"/>
            <w:tcMar>
              <w:bottom w:w="57" w:type="dxa"/>
            </w:tcMar>
          </w:tcPr>
          <w:p w14:paraId="1DDCE498" w14:textId="77777777" w:rsidR="00D84FD4" w:rsidRPr="00F14AC8" w:rsidRDefault="00D84FD4"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3E3A61F4" w14:textId="77777777" w:rsidR="00D84FD4" w:rsidRPr="00F14AC8" w:rsidRDefault="00D84FD4"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60CC9319" w14:textId="77777777" w:rsidR="00D84FD4" w:rsidRPr="00F14AC8" w:rsidRDefault="00D84FD4" w:rsidP="00D40DFE">
            <w:pPr>
              <w:rPr>
                <w:b/>
              </w:rPr>
            </w:pPr>
            <w:r w:rsidRPr="00F14AC8">
              <w:rPr>
                <w:b/>
              </w:rPr>
              <w:t>Bereich</w:t>
            </w:r>
          </w:p>
        </w:tc>
      </w:tr>
      <w:tr w:rsidR="00D84FD4" w:rsidRPr="00F14AC8" w14:paraId="381EB7C5" w14:textId="77777777" w:rsidTr="00D40DFE">
        <w:trPr>
          <w:trHeight w:val="454"/>
        </w:trPr>
        <w:tc>
          <w:tcPr>
            <w:tcW w:w="1273" w:type="dxa"/>
            <w:shd w:val="clear" w:color="auto" w:fill="FFFFFF"/>
            <w:tcMar>
              <w:bottom w:w="57" w:type="dxa"/>
            </w:tcMar>
          </w:tcPr>
          <w:p w14:paraId="1F1E5931" w14:textId="77777777" w:rsidR="00D84FD4" w:rsidRPr="00F14AC8" w:rsidRDefault="00D84FD4" w:rsidP="00394CD1">
            <w:pPr>
              <w:pStyle w:val="Tabelleninhalte"/>
            </w:pPr>
            <w:r w:rsidRPr="00F14AC8">
              <w:t>1</w:t>
            </w:r>
          </w:p>
        </w:tc>
        <w:tc>
          <w:tcPr>
            <w:tcW w:w="2190" w:type="dxa"/>
            <w:shd w:val="clear" w:color="auto" w:fill="FFFFFF"/>
            <w:tcMar>
              <w:bottom w:w="57" w:type="dxa"/>
            </w:tcMar>
          </w:tcPr>
          <w:p w14:paraId="6A5061D9" w14:textId="77777777" w:rsidR="00D84FD4" w:rsidRPr="00F14AC8" w:rsidRDefault="00D84FD4" w:rsidP="00394CD1">
            <w:pPr>
              <w:pStyle w:val="Tabelleninhalte"/>
            </w:pPr>
            <w:r w:rsidRPr="00F14AC8">
              <w:t>Abas</w:t>
            </w:r>
          </w:p>
        </w:tc>
        <w:tc>
          <w:tcPr>
            <w:tcW w:w="1070" w:type="dxa"/>
            <w:shd w:val="clear" w:color="auto" w:fill="FFFFFF"/>
            <w:tcMar>
              <w:bottom w:w="57" w:type="dxa"/>
            </w:tcMar>
          </w:tcPr>
          <w:p w14:paraId="28C6B2C0" w14:textId="77777777" w:rsidR="00D84FD4" w:rsidRPr="00F14AC8" w:rsidRDefault="00D84FD4" w:rsidP="00394CD1">
            <w:pPr>
              <w:pStyle w:val="Tabelleninhalte"/>
            </w:pPr>
            <w:r w:rsidRPr="00F14AC8">
              <w:t>0,00</w:t>
            </w:r>
          </w:p>
        </w:tc>
        <w:tc>
          <w:tcPr>
            <w:tcW w:w="1134" w:type="dxa"/>
            <w:shd w:val="clear" w:color="auto" w:fill="FFFFFF"/>
            <w:tcMar>
              <w:bottom w:w="57" w:type="dxa"/>
            </w:tcMar>
          </w:tcPr>
          <w:p w14:paraId="69C43F52" w14:textId="77777777" w:rsidR="00D84FD4" w:rsidRPr="00F14AC8" w:rsidRDefault="00D84FD4" w:rsidP="00394CD1">
            <w:pPr>
              <w:pStyle w:val="Tabelleninhalte"/>
            </w:pPr>
            <w:r w:rsidRPr="00F14AC8">
              <w:t>0,00</w:t>
            </w:r>
          </w:p>
        </w:tc>
        <w:tc>
          <w:tcPr>
            <w:tcW w:w="1134" w:type="dxa"/>
            <w:shd w:val="clear" w:color="auto" w:fill="FFFFFF"/>
            <w:tcMar>
              <w:bottom w:w="57" w:type="dxa"/>
            </w:tcMar>
          </w:tcPr>
          <w:p w14:paraId="28BE293F" w14:textId="77777777" w:rsidR="00D84FD4" w:rsidRPr="00F14AC8" w:rsidRDefault="00D84FD4" w:rsidP="00394CD1">
            <w:pPr>
              <w:pStyle w:val="Tabelleninhalte"/>
            </w:pPr>
            <w:r w:rsidRPr="00F14AC8">
              <w:t>0,00</w:t>
            </w:r>
          </w:p>
        </w:tc>
        <w:tc>
          <w:tcPr>
            <w:tcW w:w="2271" w:type="dxa"/>
            <w:shd w:val="clear" w:color="auto" w:fill="FFFFFF"/>
            <w:tcMar>
              <w:bottom w:w="57" w:type="dxa"/>
            </w:tcMar>
          </w:tcPr>
          <w:p w14:paraId="2241246A" w14:textId="77777777" w:rsidR="00D84FD4" w:rsidRPr="00F14AC8" w:rsidRDefault="00D84FD4" w:rsidP="00394CD1">
            <w:pPr>
              <w:pStyle w:val="Tabelleninhalte"/>
            </w:pPr>
            <w:r w:rsidRPr="00F14AC8">
              <w:t>Admin</w:t>
            </w:r>
          </w:p>
        </w:tc>
      </w:tr>
    </w:tbl>
    <w:p w14:paraId="2E4EBA24" w14:textId="77777777" w:rsidR="00EF70FE" w:rsidRPr="00F14AC8" w:rsidRDefault="00EF70FE" w:rsidP="00B6732D"/>
    <w:p w14:paraId="581EBAE4" w14:textId="594AD06A" w:rsidR="00B6732D" w:rsidRPr="00F14AC8" w:rsidRDefault="00B6732D" w:rsidP="00921BF7">
      <w:pPr>
        <w:pStyle w:val="berschrift2"/>
      </w:pPr>
      <w:bookmarkStart w:id="1731" w:name="_Toc228444514"/>
      <w:r w:rsidRPr="00F14AC8">
        <w:t>Interne Lieferschein</w:t>
      </w:r>
      <w:bookmarkEnd w:id="1731"/>
    </w:p>
    <w:p w14:paraId="2DF49ADD" w14:textId="77777777" w:rsidR="00B6732D" w:rsidRPr="00F14AC8" w:rsidRDefault="00B6732D" w:rsidP="00B6732D"/>
    <w:p w14:paraId="1BE5E88E" w14:textId="6F9AB980" w:rsidR="00B6732D" w:rsidRPr="00F14AC8" w:rsidRDefault="00B6732D" w:rsidP="00B6732D">
      <w:r w:rsidRPr="00F14AC8">
        <w:t xml:space="preserve">Aktuell ist noch nicht klar, wie der interne Logistikprozess zwischen den einzelnen Lagergruppen laufen soll. Daher wird an dieser Stelle der Beleg noch nicht </w:t>
      </w:r>
      <w:r w:rsidR="00D84FD4" w:rsidRPr="00F14AC8">
        <w:t>definiert</w:t>
      </w:r>
      <w:r w:rsidRPr="00F14AC8">
        <w:t xml:space="preserve">. </w:t>
      </w:r>
    </w:p>
    <w:p w14:paraId="5E174203" w14:textId="77777777" w:rsidR="00B6732D" w:rsidRPr="00F14AC8" w:rsidRDefault="00B6732D" w:rsidP="00B6732D">
      <w:r w:rsidRPr="00F14AC8">
        <w:t>Als Vorschlag wurden die Umlagerungsvorschläge mit Lieferscheinerstellung unterbreitet.</w:t>
      </w:r>
    </w:p>
    <w:p w14:paraId="3D4C504C" w14:textId="77777777" w:rsidR="00B6732D" w:rsidRPr="00F14AC8" w:rsidRDefault="00B6732D" w:rsidP="00B6732D"/>
    <w:p w14:paraId="33B139F8" w14:textId="1D77A559" w:rsidR="00B6732D" w:rsidRPr="00F14AC8" w:rsidRDefault="00B6732D" w:rsidP="00C6791C">
      <w:pPr>
        <w:pStyle w:val="berschrift2"/>
      </w:pPr>
      <w:bookmarkStart w:id="1732" w:name="_Toc228444515"/>
      <w:bookmarkStart w:id="1733" w:name="AP056"/>
      <w:commentRangeStart w:id="1734"/>
      <w:commentRangeStart w:id="1735"/>
      <w:r w:rsidRPr="00F14AC8">
        <w:t>Lagerplatzlabel</w:t>
      </w:r>
      <w:bookmarkEnd w:id="1732"/>
      <w:commentRangeEnd w:id="1734"/>
      <w:r w:rsidR="00AB39B3" w:rsidRPr="00F14AC8">
        <w:rPr>
          <w:rStyle w:val="Kommentarzeichen"/>
          <w:sz w:val="32"/>
          <w:szCs w:val="26"/>
        </w:rPr>
        <w:commentReference w:id="1734"/>
      </w:r>
      <w:commentRangeEnd w:id="1735"/>
      <w:r w:rsidR="00404C20" w:rsidRPr="00F14AC8">
        <w:rPr>
          <w:rStyle w:val="Kommentarzeichen"/>
          <w:sz w:val="32"/>
          <w:szCs w:val="26"/>
        </w:rPr>
        <w:commentReference w:id="1735"/>
      </w:r>
    </w:p>
    <w:bookmarkEnd w:id="1733"/>
    <w:p w14:paraId="3109A813" w14:textId="77777777" w:rsidR="00B6732D" w:rsidRPr="00F14AC8" w:rsidRDefault="00B6732D" w:rsidP="00B6732D"/>
    <w:p w14:paraId="7FD1D7AF" w14:textId="0CFB0D56" w:rsidR="0086055D" w:rsidRPr="00F14AC8" w:rsidRDefault="000A55C2" w:rsidP="00B6732D">
      <w:r w:rsidRPr="00F14AC8">
        <w:t>Die Anbindung des Label</w:t>
      </w:r>
      <w:r w:rsidR="0001391A" w:rsidRPr="00F14AC8">
        <w:t>druck</w:t>
      </w:r>
      <w:r w:rsidR="00E54292" w:rsidRPr="00F14AC8">
        <w:t>e</w:t>
      </w:r>
      <w:r w:rsidR="0001391A" w:rsidRPr="00F14AC8">
        <w:t>s</w:t>
      </w:r>
      <w:r w:rsidRPr="00F14AC8">
        <w:t xml:space="preserve"> an ein Infosystem oder Datenbank wurde nicht besprochen. Daher wird das Label vorläufig an die Maske Lagerplatz angebunden. Somit können Lagerplatzlabels nur einzeln gedruckt werden.</w:t>
      </w:r>
    </w:p>
    <w:p w14:paraId="7B155995" w14:textId="218B317D" w:rsidR="0086055D" w:rsidRPr="00F14AC8" w:rsidRDefault="00E54292" w:rsidP="00B6732D">
      <w:r w:rsidRPr="00F14AC8">
        <w:t xml:space="preserve">Sollte </w:t>
      </w:r>
      <w:r w:rsidR="009A079E" w:rsidRPr="00F14AC8">
        <w:t>der</w:t>
      </w:r>
      <w:r w:rsidRPr="00F14AC8">
        <w:t xml:space="preserve"> Nachdruck eines ganzen Regals oder Lagers benötigt werden, dann muss dies gesondert besprochen und beauftragt werden.</w:t>
      </w:r>
    </w:p>
    <w:p w14:paraId="11FECE99" w14:textId="77777777" w:rsidR="00E54292" w:rsidRPr="00F14AC8" w:rsidRDefault="00E54292" w:rsidP="00B6732D"/>
    <w:p w14:paraId="7BF33A1E" w14:textId="77777777" w:rsidR="0081649C" w:rsidRPr="00F14AC8" w:rsidRDefault="0081649C" w:rsidP="0081649C">
      <w:pPr>
        <w:rPr>
          <w:b/>
          <w:bCs/>
          <w:color w:val="002060"/>
        </w:rPr>
      </w:pPr>
      <w:r w:rsidRPr="00F14AC8">
        <w:rPr>
          <w:b/>
          <w:bCs/>
          <w:color w:val="002060"/>
        </w:rPr>
        <w:t>Umsetzung ABAS</w:t>
      </w:r>
    </w:p>
    <w:p w14:paraId="34F6D26C" w14:textId="77777777" w:rsidR="0081649C" w:rsidRPr="00F14AC8" w:rsidRDefault="0081649C" w:rsidP="00B6732D"/>
    <w:p w14:paraId="2089321B" w14:textId="6A6CA3A8" w:rsidR="0081649C" w:rsidRDefault="0081649C" w:rsidP="00B6732D">
      <w:r w:rsidRPr="00F14AC8">
        <w:t>Anlage mehrerer neuer Drucklayouts im Lagerplatzobjekt.</w:t>
      </w:r>
      <w:r w:rsidR="00BD5CD2">
        <w:t xml:space="preserve"> Infosystem ETIKETTEN verwenden. </w:t>
      </w:r>
    </w:p>
    <w:p w14:paraId="7F5880A1" w14:textId="77777777" w:rsidR="00BD5CD2" w:rsidRDefault="00BD5CD2" w:rsidP="00B6732D"/>
    <w:tbl>
      <w:tblPr>
        <w:tblStyle w:val="Gitternetztabelle4"/>
        <w:tblW w:w="82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1869"/>
        <w:gridCol w:w="3275"/>
        <w:gridCol w:w="3082"/>
      </w:tblGrid>
      <w:tr w:rsidR="00277C63" w:rsidRPr="00F14AC8" w14:paraId="0C7E4B68" w14:textId="77777777" w:rsidTr="00ED38DC">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869" w:type="dxa"/>
          </w:tcPr>
          <w:p w14:paraId="35E1C6CD" w14:textId="77777777" w:rsidR="00277C63" w:rsidRPr="00F14AC8" w:rsidRDefault="00277C63" w:rsidP="00D40DFE">
            <w:pPr>
              <w:keepNext/>
              <w:keepLines/>
              <w:rPr>
                <w:rFonts w:cs="Segoe UI"/>
                <w:color w:val="FCCD0C" w:themeColor="accent3"/>
                <w:sz w:val="16"/>
                <w:szCs w:val="16"/>
              </w:rPr>
            </w:pPr>
            <w:r w:rsidRPr="00F14AC8">
              <w:rPr>
                <w:rFonts w:cs="Segoe UI"/>
                <w:color w:val="92D050"/>
                <w:sz w:val="16"/>
                <w:szCs w:val="16"/>
              </w:rPr>
              <w:lastRenderedPageBreak/>
              <w:t>Variablen-</w:t>
            </w:r>
            <w:r w:rsidRPr="00F14AC8">
              <w:rPr>
                <w:rFonts w:cs="Segoe UI"/>
                <w:color w:val="92D050"/>
                <w:sz w:val="16"/>
                <w:szCs w:val="16"/>
              </w:rPr>
              <w:br/>
              <w:t>name</w:t>
            </w:r>
          </w:p>
        </w:tc>
        <w:tc>
          <w:tcPr>
            <w:tcW w:w="3275" w:type="dxa"/>
          </w:tcPr>
          <w:p w14:paraId="31947DC4" w14:textId="77777777" w:rsidR="00277C63" w:rsidRPr="00F14AC8" w:rsidRDefault="00277C63" w:rsidP="00D40DFE">
            <w:pPr>
              <w:keepNext/>
              <w:keepLines/>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F14AC8">
              <w:rPr>
                <w:rFonts w:cs="Segoe UI"/>
                <w:color w:val="92D050"/>
                <w:sz w:val="16"/>
                <w:szCs w:val="16"/>
              </w:rPr>
              <w:t>Werte aus</w:t>
            </w:r>
          </w:p>
        </w:tc>
        <w:tc>
          <w:tcPr>
            <w:tcW w:w="3082" w:type="dxa"/>
          </w:tcPr>
          <w:p w14:paraId="28A99322" w14:textId="77777777" w:rsidR="00277C63" w:rsidRPr="00F14AC8" w:rsidRDefault="00277C63" w:rsidP="00D40DFE">
            <w:pPr>
              <w:keepNext/>
              <w:keepLines/>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F14AC8">
              <w:rPr>
                <w:rFonts w:cs="Segoe UI"/>
                <w:color w:val="FCCD0C" w:themeColor="accent3"/>
                <w:sz w:val="16"/>
                <w:szCs w:val="16"/>
              </w:rPr>
              <w:t>Feld</w:t>
            </w:r>
          </w:p>
        </w:tc>
      </w:tr>
      <w:tr w:rsidR="00277C63" w:rsidRPr="00F14AC8" w14:paraId="61A8339C"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35405A55" w14:textId="77777777" w:rsidR="00277C63" w:rsidRPr="00D12F22" w:rsidRDefault="00277C63" w:rsidP="00D40DFE">
            <w:pPr>
              <w:keepNext/>
              <w:keepLines/>
              <w:rPr>
                <w:rFonts w:cs="Segoe UI"/>
                <w:color w:val="102031" w:themeColor="text2"/>
                <w:sz w:val="16"/>
                <w:szCs w:val="16"/>
              </w:rPr>
            </w:pPr>
            <w:r w:rsidRPr="00D12F22">
              <w:rPr>
                <w:rFonts w:cs="Segoe UI"/>
                <w:color w:val="102031" w:themeColor="text2"/>
                <w:sz w:val="16"/>
                <w:szCs w:val="16"/>
              </w:rPr>
              <w:t>„yvorgang“</w:t>
            </w:r>
          </w:p>
        </w:tc>
        <w:tc>
          <w:tcPr>
            <w:tcW w:w="3275" w:type="dxa"/>
          </w:tcPr>
          <w:p w14:paraId="00D65191" w14:textId="59E86A61" w:rsidR="00277C63" w:rsidRPr="00F14AC8" w:rsidRDefault="00DF0EFC"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Lagerplatz</w:t>
            </w:r>
          </w:p>
        </w:tc>
        <w:tc>
          <w:tcPr>
            <w:tcW w:w="3082" w:type="dxa"/>
          </w:tcPr>
          <w:p w14:paraId="3903CBA4" w14:textId="7E2544C4" w:rsidR="00277C63" w:rsidRPr="00F14AC8" w:rsidRDefault="00277C63"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w:t>
            </w:r>
            <w:r w:rsidR="00DF0EFC">
              <w:rPr>
                <w:rFonts w:cs="Segoe UI"/>
                <w:sz w:val="16"/>
                <w:szCs w:val="16"/>
              </w:rPr>
              <w:t>id</w:t>
            </w:r>
            <w:r w:rsidRPr="00F14AC8">
              <w:rPr>
                <w:rFonts w:cs="Segoe UI"/>
                <w:sz w:val="16"/>
                <w:szCs w:val="16"/>
              </w:rPr>
              <w:t>“</w:t>
            </w:r>
          </w:p>
        </w:tc>
      </w:tr>
      <w:tr w:rsidR="00277C63" w:rsidRPr="00F14AC8" w14:paraId="42F57550" w14:textId="77777777" w:rsidTr="00ED38DC">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456691A1" w14:textId="77777777" w:rsidR="00277C63" w:rsidRPr="00D12F22" w:rsidRDefault="00277C63" w:rsidP="00D40DFE">
            <w:pPr>
              <w:keepNext/>
              <w:keepLines/>
              <w:rPr>
                <w:rFonts w:cs="Segoe UI"/>
                <w:color w:val="102031" w:themeColor="text2"/>
                <w:sz w:val="16"/>
                <w:szCs w:val="16"/>
              </w:rPr>
            </w:pPr>
            <w:r w:rsidRPr="00D12F22">
              <w:rPr>
                <w:rFonts w:cs="Segoe UI"/>
                <w:color w:val="102031" w:themeColor="text2"/>
                <w:sz w:val="16"/>
                <w:szCs w:val="16"/>
              </w:rPr>
              <w:t>„yplatzbarcode“</w:t>
            </w:r>
          </w:p>
        </w:tc>
        <w:tc>
          <w:tcPr>
            <w:tcW w:w="3275" w:type="dxa"/>
          </w:tcPr>
          <w:p w14:paraId="0AEDA90E" w14:textId="593B4A5A" w:rsidR="00277C63" w:rsidRPr="00F14AC8" w:rsidRDefault="000676C1"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 xml:space="preserve">Konstante, </w:t>
            </w:r>
            <w:r w:rsidR="00DF0EFC">
              <w:rPr>
                <w:rFonts w:cs="Segoe UI"/>
                <w:color w:val="102031" w:themeColor="text2"/>
                <w:sz w:val="16"/>
                <w:szCs w:val="16"/>
              </w:rPr>
              <w:t>Lagerplatz</w:t>
            </w:r>
          </w:p>
        </w:tc>
        <w:tc>
          <w:tcPr>
            <w:tcW w:w="3082" w:type="dxa"/>
          </w:tcPr>
          <w:p w14:paraId="5A7B3036" w14:textId="0E170B76" w:rsidR="00277C63" w:rsidRPr="00F14AC8" w:rsidRDefault="00277C63"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w:t>
            </w:r>
            <w:r w:rsidR="007E51CE">
              <w:rPr>
                <w:rFonts w:cs="Segoe UI"/>
                <w:sz w:val="16"/>
                <w:szCs w:val="16"/>
              </w:rPr>
              <w:t>77</w:t>
            </w:r>
            <w:r w:rsidRPr="00F14AC8">
              <w:rPr>
                <w:rFonts w:cs="Segoe UI"/>
                <w:sz w:val="16"/>
                <w:szCs w:val="16"/>
              </w:rPr>
              <w:t>][</w:t>
            </w:r>
            <w:r w:rsidR="00DF0EFC">
              <w:rPr>
                <w:rFonts w:cs="Segoe UI"/>
                <w:sz w:val="16"/>
                <w:szCs w:val="16"/>
              </w:rPr>
              <w:t>nummer</w:t>
            </w:r>
            <w:r w:rsidRPr="00F14AC8">
              <w:rPr>
                <w:rFonts w:cs="Segoe UI"/>
                <w:sz w:val="16"/>
                <w:szCs w:val="16"/>
              </w:rPr>
              <w:t>]</w:t>
            </w:r>
          </w:p>
        </w:tc>
      </w:tr>
      <w:tr w:rsidR="00277C63" w:rsidRPr="00F14AC8" w14:paraId="427DE300"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5DA254E7" w14:textId="77777777" w:rsidR="00277C63" w:rsidRPr="00D12F22" w:rsidRDefault="00277C63" w:rsidP="00D40DFE">
            <w:pPr>
              <w:keepNext/>
              <w:keepLines/>
              <w:rPr>
                <w:rFonts w:cs="Segoe UI"/>
                <w:color w:val="102031" w:themeColor="text2"/>
                <w:sz w:val="16"/>
                <w:szCs w:val="16"/>
              </w:rPr>
            </w:pPr>
            <w:r w:rsidRPr="00D12F22">
              <w:rPr>
                <w:rFonts w:cs="Segoe UI"/>
                <w:color w:val="102031" w:themeColor="text2"/>
                <w:sz w:val="16"/>
                <w:szCs w:val="16"/>
              </w:rPr>
              <w:t>„yplatzteil1“</w:t>
            </w:r>
          </w:p>
        </w:tc>
        <w:tc>
          <w:tcPr>
            <w:tcW w:w="3275" w:type="dxa"/>
          </w:tcPr>
          <w:p w14:paraId="37A00FC4" w14:textId="03776E68" w:rsidR="00277C63" w:rsidRPr="00F14AC8" w:rsidRDefault="00DF0EFC"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Lagerplatz</w:t>
            </w:r>
          </w:p>
        </w:tc>
        <w:tc>
          <w:tcPr>
            <w:tcW w:w="3082" w:type="dxa"/>
          </w:tcPr>
          <w:p w14:paraId="1289909F" w14:textId="1CAC25F1" w:rsidR="00277C63" w:rsidRPr="00F14AC8" w:rsidRDefault="00277C63"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ersten neun Zeichen von „such“</w:t>
            </w:r>
          </w:p>
        </w:tc>
      </w:tr>
      <w:tr w:rsidR="00277C63" w:rsidRPr="00F14AC8" w14:paraId="5974672C" w14:textId="77777777" w:rsidTr="00ED38DC">
        <w:trPr>
          <w:trHeight w:val="255"/>
        </w:trPr>
        <w:tc>
          <w:tcPr>
            <w:cnfStyle w:val="001000000000" w:firstRow="0" w:lastRow="0" w:firstColumn="1" w:lastColumn="0" w:oddVBand="0" w:evenVBand="0" w:oddHBand="0" w:evenHBand="0" w:firstRowFirstColumn="0" w:firstRowLastColumn="0" w:lastRowFirstColumn="0" w:lastRowLastColumn="0"/>
            <w:tcW w:w="1869" w:type="dxa"/>
          </w:tcPr>
          <w:p w14:paraId="727A5C86" w14:textId="77777777" w:rsidR="00277C63" w:rsidRPr="00D12F22" w:rsidRDefault="00277C63" w:rsidP="00D40DFE">
            <w:pPr>
              <w:keepNext/>
              <w:keepLines/>
              <w:rPr>
                <w:rFonts w:cs="Segoe UI"/>
                <w:color w:val="102031" w:themeColor="text2"/>
                <w:sz w:val="16"/>
                <w:szCs w:val="16"/>
              </w:rPr>
            </w:pPr>
            <w:r w:rsidRPr="00D12F22">
              <w:rPr>
                <w:rFonts w:cs="Segoe UI"/>
                <w:color w:val="102031" w:themeColor="text2"/>
                <w:sz w:val="16"/>
                <w:szCs w:val="16"/>
              </w:rPr>
              <w:t>„yplatzteil2“</w:t>
            </w:r>
          </w:p>
        </w:tc>
        <w:tc>
          <w:tcPr>
            <w:tcW w:w="3275" w:type="dxa"/>
          </w:tcPr>
          <w:p w14:paraId="5B3C859A" w14:textId="203F80DB" w:rsidR="00277C63" w:rsidRPr="00F14AC8" w:rsidRDefault="00DF0EFC" w:rsidP="00D40DFE">
            <w:pPr>
              <w:keepNext/>
              <w:keepLines/>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Lagerplatz</w:t>
            </w:r>
          </w:p>
        </w:tc>
        <w:tc>
          <w:tcPr>
            <w:tcW w:w="3082" w:type="dxa"/>
          </w:tcPr>
          <w:p w14:paraId="3BDE47C7" w14:textId="0FD0D70E" w:rsidR="00277C63" w:rsidRPr="00F14AC8" w:rsidRDefault="00277C63" w:rsidP="00D40DFE">
            <w:pPr>
              <w:keepNext/>
              <w:keepLines/>
              <w:cnfStyle w:val="000000000000" w:firstRow="0" w:lastRow="0" w:firstColumn="0" w:lastColumn="0" w:oddVBand="0" w:evenVBand="0" w:oddHBand="0" w:evenHBand="0" w:firstRowFirstColumn="0" w:firstRowLastColumn="0" w:lastRowFirstColumn="0" w:lastRowLastColumn="0"/>
              <w:rPr>
                <w:rFonts w:cs="Segoe UI"/>
                <w:sz w:val="16"/>
                <w:szCs w:val="16"/>
              </w:rPr>
            </w:pPr>
            <w:r w:rsidRPr="00F14AC8">
              <w:rPr>
                <w:rFonts w:cs="Segoe UI"/>
                <w:sz w:val="16"/>
                <w:szCs w:val="16"/>
              </w:rPr>
              <w:t>ab der 10. Stelle von „such“</w:t>
            </w:r>
          </w:p>
        </w:tc>
      </w:tr>
      <w:tr w:rsidR="00277C63" w:rsidRPr="00F14AC8" w14:paraId="60A3515A" w14:textId="77777777" w:rsidTr="00ED38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69" w:type="dxa"/>
          </w:tcPr>
          <w:p w14:paraId="5C235FE2" w14:textId="77777777" w:rsidR="00277C63" w:rsidRPr="00D12F22" w:rsidRDefault="00277C63" w:rsidP="00D40DFE">
            <w:pPr>
              <w:keepNext/>
              <w:keepLines/>
              <w:rPr>
                <w:rFonts w:cs="Segoe UI"/>
                <w:color w:val="102031" w:themeColor="text2"/>
                <w:sz w:val="16"/>
                <w:szCs w:val="16"/>
              </w:rPr>
            </w:pPr>
            <w:r w:rsidRPr="00D12F22">
              <w:rPr>
                <w:rFonts w:cs="Segoe UI"/>
                <w:color w:val="102031" w:themeColor="text2"/>
                <w:sz w:val="16"/>
                <w:szCs w:val="16"/>
              </w:rPr>
              <w:t>„ylogo“</w:t>
            </w:r>
          </w:p>
        </w:tc>
        <w:tc>
          <w:tcPr>
            <w:tcW w:w="3275" w:type="dxa"/>
          </w:tcPr>
          <w:p w14:paraId="542245BB" w14:textId="77777777" w:rsidR="00277C63" w:rsidRPr="00F14AC8" w:rsidRDefault="00277C63" w:rsidP="00D40DFE">
            <w:pPr>
              <w:keepNext/>
              <w:keepLines/>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F14AC8">
              <w:rPr>
                <w:rFonts w:cs="Segoe UI"/>
                <w:color w:val="102031" w:themeColor="text2"/>
                <w:sz w:val="16"/>
                <w:szCs w:val="16"/>
              </w:rPr>
              <w:t>Aus Lagergruppe, wenn leer dann aus Betriebsdaten</w:t>
            </w:r>
          </w:p>
        </w:tc>
        <w:tc>
          <w:tcPr>
            <w:tcW w:w="3082" w:type="dxa"/>
          </w:tcPr>
          <w:p w14:paraId="41D9EE9A" w14:textId="77777777" w:rsidR="00277C63" w:rsidRPr="00F14AC8" w:rsidRDefault="00277C63" w:rsidP="00D40DFE">
            <w:pPr>
              <w:keepNext/>
              <w:keepLines/>
              <w:cnfStyle w:val="000000100000" w:firstRow="0" w:lastRow="0" w:firstColumn="0" w:lastColumn="0" w:oddVBand="0" w:evenVBand="0" w:oddHBand="1" w:evenHBand="0" w:firstRowFirstColumn="0" w:firstRowLastColumn="0" w:lastRowFirstColumn="0" w:lastRowLastColumn="0"/>
              <w:rPr>
                <w:rFonts w:cs="Segoe UI"/>
                <w:sz w:val="16"/>
                <w:szCs w:val="16"/>
              </w:rPr>
            </w:pPr>
            <w:r w:rsidRPr="00F14AC8">
              <w:rPr>
                <w:rFonts w:cs="Segoe UI"/>
                <w:sz w:val="16"/>
                <w:szCs w:val="16"/>
              </w:rPr>
              <w:t>ylogo oder logo</w:t>
            </w:r>
          </w:p>
        </w:tc>
      </w:tr>
    </w:tbl>
    <w:p w14:paraId="7474C781" w14:textId="77777777" w:rsidR="00277C63" w:rsidRPr="00F14AC8" w:rsidRDefault="00277C63" w:rsidP="00277C63"/>
    <w:p w14:paraId="3F168996" w14:textId="77777777" w:rsidR="00277C63" w:rsidRPr="00F14AC8" w:rsidRDefault="00277C63" w:rsidP="00277C63">
      <w:pPr>
        <w:rPr>
          <w:u w:val="single"/>
        </w:rPr>
      </w:pPr>
      <w:r w:rsidRPr="00F14AC8">
        <w:rPr>
          <w:u w:val="single"/>
        </w:rPr>
        <w:t>Aufrufparameter</w:t>
      </w:r>
    </w:p>
    <w:p w14:paraId="5EA924B8" w14:textId="77777777" w:rsidR="00277C63" w:rsidRPr="00F14AC8" w:rsidRDefault="00277C63" w:rsidP="00277C63"/>
    <w:p w14:paraId="19F28FE5" w14:textId="647054FC" w:rsidR="00277C63" w:rsidRPr="00F14AC8" w:rsidRDefault="00277C63" w:rsidP="00277C63">
      <w:r w:rsidRPr="00F14AC8">
        <w:t>Quelle:</w:t>
      </w:r>
      <w:r w:rsidRPr="00F14AC8">
        <w:tab/>
      </w:r>
      <w:r w:rsidR="000676C1">
        <w:t>Lagerplatz</w:t>
      </w:r>
    </w:p>
    <w:p w14:paraId="098710FF" w14:textId="77777777" w:rsidR="00277C63" w:rsidRPr="00F14AC8" w:rsidRDefault="00277C63" w:rsidP="00277C63">
      <w:r w:rsidRPr="00F14AC8">
        <w:t>Ziel:</w:t>
      </w:r>
      <w:r w:rsidRPr="00F14AC8">
        <w:tab/>
      </w:r>
      <w:r w:rsidRPr="00F14AC8">
        <w:tab/>
        <w:t>Infosystem ETIKETTEN</w:t>
      </w:r>
    </w:p>
    <w:p w14:paraId="1DA3C115" w14:textId="0431EE95" w:rsidR="00277C63" w:rsidRPr="00F14AC8" w:rsidRDefault="00277C63" w:rsidP="00277C63">
      <w:r w:rsidRPr="00F14AC8">
        <w:t>Werte:</w:t>
      </w:r>
      <w:r w:rsidRPr="00F14AC8">
        <w:tab/>
      </w:r>
      <w:r w:rsidRPr="00F14AC8">
        <w:tab/>
        <w:t>„</w:t>
      </w:r>
      <w:r w:rsidRPr="00F14AC8">
        <w:rPr>
          <w:b/>
          <w:bCs/>
        </w:rPr>
        <w:t>yvorgang</w:t>
      </w:r>
      <w:r w:rsidRPr="00F14AC8">
        <w:t xml:space="preserve">“ </w:t>
      </w:r>
      <w:r w:rsidRPr="00F14AC8">
        <w:tab/>
        <w:t xml:space="preserve">= </w:t>
      </w:r>
      <w:r w:rsidR="000676C1">
        <w:t>Lagerplatz ID</w:t>
      </w:r>
    </w:p>
    <w:p w14:paraId="2E33102E" w14:textId="7F58034E" w:rsidR="00277C63" w:rsidRPr="00F14AC8" w:rsidRDefault="00277C63" w:rsidP="00277C63">
      <w:r w:rsidRPr="00F14AC8">
        <w:tab/>
      </w:r>
      <w:r w:rsidRPr="00F14AC8">
        <w:tab/>
        <w:t>„</w:t>
      </w:r>
      <w:r w:rsidRPr="00F14AC8">
        <w:rPr>
          <w:b/>
          <w:bCs/>
        </w:rPr>
        <w:t>yetikett</w:t>
      </w:r>
      <w:r w:rsidRPr="00F14AC8">
        <w:t xml:space="preserve">“ </w:t>
      </w:r>
      <w:r w:rsidRPr="00F14AC8">
        <w:tab/>
        <w:t>= „</w:t>
      </w:r>
      <w:r w:rsidR="000676C1">
        <w:t>Lagerplatz</w:t>
      </w:r>
      <w:r w:rsidRPr="00F14AC8">
        <w:t>etikett“</w:t>
      </w:r>
    </w:p>
    <w:p w14:paraId="78008E79" w14:textId="77777777" w:rsidR="00277C63" w:rsidRPr="00F14AC8" w:rsidRDefault="00277C63" w:rsidP="00277C63">
      <w:r w:rsidRPr="00F14AC8">
        <w:tab/>
      </w:r>
      <w:r w:rsidRPr="00F14AC8">
        <w:tab/>
        <w:t>„</w:t>
      </w:r>
      <w:r w:rsidRPr="00F14AC8">
        <w:rPr>
          <w:b/>
          <w:bCs/>
        </w:rPr>
        <w:t>bstart</w:t>
      </w:r>
      <w:r w:rsidRPr="00F14AC8">
        <w:t>“</w:t>
      </w:r>
      <w:r w:rsidRPr="00F14AC8">
        <w:tab/>
        <w:t>= ja</w:t>
      </w:r>
    </w:p>
    <w:p w14:paraId="58B40E1A" w14:textId="77777777" w:rsidR="008838E0" w:rsidRPr="00F14AC8" w:rsidRDefault="008838E0" w:rsidP="00B6732D"/>
    <w:p w14:paraId="461059C9" w14:textId="77777777" w:rsidR="0081649C" w:rsidRPr="00F14AC8" w:rsidRDefault="0081649C" w:rsidP="00B6732D"/>
    <w:p w14:paraId="609664EB" w14:textId="0CEBE3AB" w:rsidR="00BB08BB" w:rsidRPr="00F14AC8" w:rsidRDefault="00BB08BB" w:rsidP="00B6732D">
      <w:pPr>
        <w:pStyle w:val="berschrift3"/>
      </w:pPr>
      <w:bookmarkStart w:id="1736" w:name="_Toc228444516"/>
      <w:r w:rsidRPr="00F14AC8">
        <w:t>Größen der Lageplatzlabels</w:t>
      </w:r>
      <w:bookmarkEnd w:id="1736"/>
    </w:p>
    <w:p w14:paraId="3647CDF5" w14:textId="77777777" w:rsidR="00BB08BB" w:rsidRPr="00F14AC8" w:rsidRDefault="00BB08BB" w:rsidP="00B6732D"/>
    <w:p w14:paraId="5A81B798" w14:textId="77777777" w:rsidR="00B6732D" w:rsidRPr="00E454D6" w:rsidRDefault="00B6732D" w:rsidP="00B6732D">
      <w:r w:rsidRPr="00E454D6">
        <w:t xml:space="preserve">S = 137 x 30 mm </w:t>
      </w:r>
    </w:p>
    <w:p w14:paraId="3D6D2221" w14:textId="77777777" w:rsidR="00B6732D" w:rsidRPr="00E454D6" w:rsidRDefault="00B6732D" w:rsidP="00B6732D">
      <w:r w:rsidRPr="00E454D6">
        <w:t>M = 191 x 50 mm</w:t>
      </w:r>
    </w:p>
    <w:p w14:paraId="1EC312A6" w14:textId="77777777" w:rsidR="00B6732D" w:rsidRPr="00E454D6" w:rsidRDefault="00B6732D" w:rsidP="00B6732D">
      <w:r w:rsidRPr="00E454D6">
        <w:t>L = 287 x 75 mm</w:t>
      </w:r>
    </w:p>
    <w:p w14:paraId="3CAF28CC" w14:textId="77777777" w:rsidR="00B6732D" w:rsidRPr="00E454D6" w:rsidRDefault="00B6732D" w:rsidP="00B6732D"/>
    <w:p w14:paraId="03C3944B" w14:textId="3DF6424F" w:rsidR="00EA4C6A" w:rsidRPr="00F14AC8" w:rsidRDefault="00EA4C6A" w:rsidP="00B6732D">
      <w:r w:rsidRPr="00F14AC8">
        <w:t>Es werden zwei Layouts pro Größe benötigt.</w:t>
      </w:r>
      <w:r w:rsidR="00C21254" w:rsidRPr="00F14AC8">
        <w:t xml:space="preserve"> Siehe 14.17.3</w:t>
      </w:r>
    </w:p>
    <w:p w14:paraId="0E54C18E" w14:textId="77777777" w:rsidR="00EA4C6A" w:rsidRPr="00F14AC8" w:rsidRDefault="00EA4C6A" w:rsidP="00B6732D"/>
    <w:p w14:paraId="6B198E36" w14:textId="60D74803" w:rsidR="00BB08BB" w:rsidRPr="00F14AC8" w:rsidRDefault="00BB08BB" w:rsidP="00BB08BB">
      <w:pPr>
        <w:pStyle w:val="berschrift3"/>
      </w:pPr>
      <w:bookmarkStart w:id="1737" w:name="_Toc228444517"/>
      <w:r w:rsidRPr="00F14AC8">
        <w:t>Aufbau der Lagerplatzbezeichnungen</w:t>
      </w:r>
      <w:bookmarkEnd w:id="1737"/>
    </w:p>
    <w:p w14:paraId="093567AF" w14:textId="77777777" w:rsidR="00BB08BB" w:rsidRPr="00F14AC8" w:rsidRDefault="00BB08BB" w:rsidP="00B6732D"/>
    <w:p w14:paraId="25871E51" w14:textId="77777777" w:rsidR="00B6732D" w:rsidRPr="00F14AC8" w:rsidRDefault="00B6732D" w:rsidP="00B6732D">
      <w:r w:rsidRPr="00F14AC8">
        <w:rPr>
          <w:noProof/>
        </w:rPr>
        <w:lastRenderedPageBreak/>
        <w:drawing>
          <wp:inline distT="0" distB="0" distL="0" distR="0" wp14:anchorId="453B71B5" wp14:editId="14860BEA">
            <wp:extent cx="5753100" cy="4194810"/>
            <wp:effectExtent l="0" t="0" r="0" b="0"/>
            <wp:docPr id="325533544"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33544" name="Grafik 1" descr="Ein Bild, das Text, Screenshot, Diagramm, Reihe enthält.&#10;&#10;KI-generierte Inhalte können fehlerhaft sein."/>
                    <pic:cNvPicPr/>
                  </pic:nvPicPr>
                  <pic:blipFill>
                    <a:blip r:embed="rId45"/>
                    <a:stretch>
                      <a:fillRect/>
                    </a:stretch>
                  </pic:blipFill>
                  <pic:spPr>
                    <a:xfrm>
                      <a:off x="0" y="0"/>
                      <a:ext cx="5753100" cy="4194810"/>
                    </a:xfrm>
                    <a:prstGeom prst="rect">
                      <a:avLst/>
                    </a:prstGeom>
                  </pic:spPr>
                </pic:pic>
              </a:graphicData>
            </a:graphic>
          </wp:inline>
        </w:drawing>
      </w:r>
    </w:p>
    <w:p w14:paraId="2A64CDC2" w14:textId="77777777" w:rsidR="004A7881" w:rsidRPr="00F14AC8" w:rsidRDefault="004A7881" w:rsidP="00B6732D"/>
    <w:p w14:paraId="57D15D81" w14:textId="3D86E21F" w:rsidR="004A7881" w:rsidRPr="00F14AC8" w:rsidRDefault="004A7881" w:rsidP="004A7881">
      <w:pPr>
        <w:pStyle w:val="berschrift3"/>
      </w:pPr>
      <w:bookmarkStart w:id="1738" w:name="_Toc228444518"/>
      <w:r w:rsidRPr="00F14AC8">
        <w:t>Design Lagerplatzlabel</w:t>
      </w:r>
      <w:bookmarkEnd w:id="1738"/>
    </w:p>
    <w:p w14:paraId="4BA2C239" w14:textId="77777777" w:rsidR="00B6732D" w:rsidRPr="00F14AC8" w:rsidRDefault="00B6732D" w:rsidP="00B6732D"/>
    <w:p w14:paraId="3E01D268" w14:textId="77777777" w:rsidR="00B6732D" w:rsidRPr="00F14AC8" w:rsidRDefault="00B6732D" w:rsidP="00B6732D">
      <w:r w:rsidRPr="00F14AC8">
        <w:rPr>
          <w:noProof/>
        </w:rPr>
        <w:drawing>
          <wp:inline distT="0" distB="0" distL="0" distR="0" wp14:anchorId="7583DDB5" wp14:editId="5EDD5074">
            <wp:extent cx="5753100" cy="1760220"/>
            <wp:effectExtent l="0" t="0" r="0" b="0"/>
            <wp:docPr id="36182807" name="Grafik 1"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2807" name="Grafik 1" descr="Ein Bild, das Text, Schrift, Logo, Grafiken enthält.&#10;&#10;KI-generierte Inhalte können fehlerhaft sein."/>
                    <pic:cNvPicPr/>
                  </pic:nvPicPr>
                  <pic:blipFill>
                    <a:blip r:embed="rId46"/>
                    <a:stretch>
                      <a:fillRect/>
                    </a:stretch>
                  </pic:blipFill>
                  <pic:spPr>
                    <a:xfrm>
                      <a:off x="0" y="0"/>
                      <a:ext cx="5753100" cy="1760220"/>
                    </a:xfrm>
                    <a:prstGeom prst="rect">
                      <a:avLst/>
                    </a:prstGeom>
                  </pic:spPr>
                </pic:pic>
              </a:graphicData>
            </a:graphic>
          </wp:inline>
        </w:drawing>
      </w:r>
    </w:p>
    <w:p w14:paraId="66F1C77B" w14:textId="77777777" w:rsidR="00B6732D" w:rsidRPr="00F14AC8" w:rsidRDefault="00B6732D" w:rsidP="00B6732D"/>
    <w:p w14:paraId="647EA282" w14:textId="1810445E" w:rsidR="00B6732D" w:rsidRPr="00F14AC8" w:rsidRDefault="00012156" w:rsidP="00B6732D">
      <w:r w:rsidRPr="00F14AC8">
        <w:t xml:space="preserve">Die </w:t>
      </w:r>
      <w:r w:rsidR="00B6732D" w:rsidRPr="00F14AC8">
        <w:t xml:space="preserve">Klarschrift und </w:t>
      </w:r>
      <w:r w:rsidRPr="00F14AC8">
        <w:t xml:space="preserve">der </w:t>
      </w:r>
      <w:r w:rsidR="00B6732D" w:rsidRPr="00F14AC8">
        <w:t xml:space="preserve">Barcode </w:t>
      </w:r>
      <w:r w:rsidRPr="00F14AC8">
        <w:t>starten mit einer führenden „</w:t>
      </w:r>
      <w:r w:rsidR="00332986">
        <w:t>77</w:t>
      </w:r>
      <w:r w:rsidRPr="00F14AC8">
        <w:t xml:space="preserve">“ und der Lagerplatz-Identnummer. </w:t>
      </w:r>
      <w:r w:rsidR="00B6732D" w:rsidRPr="00F14AC8">
        <w:t>[</w:t>
      </w:r>
      <w:r w:rsidR="00332986">
        <w:t>77</w:t>
      </w:r>
      <w:r w:rsidR="00B6732D" w:rsidRPr="00F14AC8">
        <w:t>][ABAS-Identnummer]</w:t>
      </w:r>
    </w:p>
    <w:p w14:paraId="692D337C" w14:textId="77777777" w:rsidR="00B6732D" w:rsidRPr="00F14AC8" w:rsidRDefault="00B6732D" w:rsidP="00B6732D"/>
    <w:p w14:paraId="061D0939" w14:textId="23CEA7BE" w:rsidR="00B6732D" w:rsidRPr="00F14AC8" w:rsidRDefault="00B6732D" w:rsidP="00B6732D">
      <w:r w:rsidRPr="00F14AC8">
        <w:t>Zwei Layouts</w:t>
      </w:r>
      <w:r w:rsidR="0081649C" w:rsidRPr="00F14AC8">
        <w:t xml:space="preserve"> pro Größe</w:t>
      </w:r>
      <w:r w:rsidRPr="00F14AC8">
        <w:t>:</w:t>
      </w:r>
    </w:p>
    <w:p w14:paraId="22F775C6" w14:textId="77777777" w:rsidR="00B6732D" w:rsidRPr="00F14AC8" w:rsidRDefault="00B6732D" w:rsidP="00B6732D"/>
    <w:p w14:paraId="0A6DEAE6" w14:textId="77777777" w:rsidR="00B6732D" w:rsidRPr="00F14AC8" w:rsidRDefault="00B6732D" w:rsidP="005F5D00">
      <w:pPr>
        <w:pStyle w:val="Listenabsatz"/>
        <w:numPr>
          <w:ilvl w:val="1"/>
          <w:numId w:val="31"/>
        </w:numPr>
      </w:pPr>
      <w:r w:rsidRPr="00F14AC8">
        <w:t>Bodenlayout mit Pfeil nach unten</w:t>
      </w:r>
    </w:p>
    <w:p w14:paraId="35D93559" w14:textId="77777777" w:rsidR="00B6732D" w:rsidRPr="00F14AC8" w:rsidRDefault="00B6732D" w:rsidP="005F5D00">
      <w:pPr>
        <w:pStyle w:val="Listenabsatz"/>
        <w:numPr>
          <w:ilvl w:val="1"/>
          <w:numId w:val="31"/>
        </w:numPr>
      </w:pPr>
      <w:r w:rsidRPr="00F14AC8">
        <w:t>Normales Layout ohne Pfeil</w:t>
      </w:r>
    </w:p>
    <w:p w14:paraId="68E06F39" w14:textId="77777777" w:rsidR="00B6732D" w:rsidRPr="00F14AC8" w:rsidRDefault="00B6732D" w:rsidP="00B6732D"/>
    <w:p w14:paraId="0517BA06" w14:textId="77777777" w:rsidR="00B6732D" w:rsidRPr="00F14AC8" w:rsidRDefault="00B6732D" w:rsidP="00B6732D">
      <w:r w:rsidRPr="00F14AC8">
        <w:t>Die ersten 9 Zeichen des Suchworts vom Lagerplatz müssen über den Barcode und in kleiner Schriftart gesetzt werden und den Rest in groß daneben.</w:t>
      </w:r>
    </w:p>
    <w:p w14:paraId="16F9AF08" w14:textId="77777777" w:rsidR="0082129B" w:rsidRPr="00F14AC8" w:rsidRDefault="0082129B" w:rsidP="00B6732D"/>
    <w:p w14:paraId="6F980122" w14:textId="36A25A62" w:rsidR="0082129B" w:rsidRPr="00F14AC8" w:rsidRDefault="0082129B" w:rsidP="00B6732D">
      <w:r w:rsidRPr="00F14AC8">
        <w:t xml:space="preserve">Sollte es Lagerplätze mit einer abweichenden Nomenklatur geben, so wird </w:t>
      </w:r>
      <w:r w:rsidR="004C0EEB" w:rsidRPr="00F14AC8">
        <w:t>darauf keine Rücksicht genommen. Dieses Layout bezieht sich nur auf Lageplätze mit 15-stelligem Suchwort.</w:t>
      </w:r>
    </w:p>
    <w:p w14:paraId="7A482343" w14:textId="77777777" w:rsidR="00B6732D" w:rsidRPr="00F14AC8" w:rsidRDefault="00B6732D" w:rsidP="00B6732D"/>
    <w:p w14:paraId="64AC427F" w14:textId="3F7FF993" w:rsidR="004C0EEB" w:rsidRPr="00F14AC8" w:rsidRDefault="00B6732D" w:rsidP="004C0EEB">
      <w:pPr>
        <w:pStyle w:val="berschrift3"/>
      </w:pPr>
      <w:bookmarkStart w:id="1739" w:name="_Toc228444519"/>
      <w:commentRangeStart w:id="1740"/>
      <w:commentRangeStart w:id="1741"/>
      <w:r w:rsidRPr="00F14AC8">
        <w:t>Barcodetyp:</w:t>
      </w:r>
      <w:bookmarkEnd w:id="1739"/>
      <w:r w:rsidRPr="00F14AC8">
        <w:t xml:space="preserve"> </w:t>
      </w:r>
      <w:commentRangeEnd w:id="1740"/>
      <w:r w:rsidR="00AB39B3" w:rsidRPr="00F14AC8">
        <w:rPr>
          <w:rStyle w:val="Kommentarzeichen"/>
          <w:sz w:val="28"/>
          <w:szCs w:val="24"/>
        </w:rPr>
        <w:commentReference w:id="1740"/>
      </w:r>
      <w:commentRangeEnd w:id="1741"/>
      <w:r w:rsidRPr="00F14AC8">
        <w:rPr>
          <w:rStyle w:val="Kommentarzeichen"/>
          <w:sz w:val="28"/>
          <w:szCs w:val="24"/>
        </w:rPr>
        <w:commentReference w:id="1741"/>
      </w:r>
    </w:p>
    <w:p w14:paraId="063CC4CF" w14:textId="77777777" w:rsidR="004C0EEB" w:rsidRPr="00F14AC8" w:rsidRDefault="004C0EEB" w:rsidP="00B6732D"/>
    <w:p w14:paraId="3C7DAC30" w14:textId="148D27CE" w:rsidR="00B6732D" w:rsidRPr="00F14AC8" w:rsidRDefault="00B6732D" w:rsidP="00B6732D">
      <w:r w:rsidRPr="00F14AC8">
        <w:t>Barcode 128</w:t>
      </w:r>
    </w:p>
    <w:p w14:paraId="608B3DA0" w14:textId="77777777" w:rsidR="00414626" w:rsidRPr="00F14AC8" w:rsidRDefault="00414626" w:rsidP="00C6791C"/>
    <w:tbl>
      <w:tblPr>
        <w:tblStyle w:val="Tabellenraster"/>
        <w:tblW w:w="9085" w:type="dxa"/>
        <w:tblLook w:val="04A0" w:firstRow="1" w:lastRow="0" w:firstColumn="1" w:lastColumn="0" w:noHBand="0" w:noVBand="1"/>
      </w:tblPr>
      <w:tblGrid>
        <w:gridCol w:w="8018"/>
        <w:gridCol w:w="1067"/>
      </w:tblGrid>
      <w:tr w:rsidR="00BB08BB" w:rsidRPr="00F14AC8" w14:paraId="0966D3E5" w14:textId="77777777" w:rsidTr="00D40DFE">
        <w:tc>
          <w:tcPr>
            <w:tcW w:w="8077" w:type="dxa"/>
            <w:shd w:val="clear" w:color="auto" w:fill="DCEEA3" w:themeFill="accent6" w:themeFillTint="99"/>
          </w:tcPr>
          <w:p w14:paraId="15902E44" w14:textId="77777777" w:rsidR="00BB08BB" w:rsidRPr="00F14AC8" w:rsidRDefault="00BB08BB" w:rsidP="00D40DFE">
            <w:r w:rsidRPr="00F14AC8">
              <w:t>Auswirkungen der Customization/Extension</w:t>
            </w:r>
          </w:p>
        </w:tc>
        <w:tc>
          <w:tcPr>
            <w:tcW w:w="1008" w:type="dxa"/>
            <w:shd w:val="clear" w:color="auto" w:fill="DCEEA3" w:themeFill="accent6" w:themeFillTint="99"/>
          </w:tcPr>
          <w:p w14:paraId="574B9382" w14:textId="77777777" w:rsidR="00BB08BB" w:rsidRPr="00F14AC8" w:rsidRDefault="00BB08BB" w:rsidP="00D40DFE">
            <w:r w:rsidRPr="00F14AC8">
              <w:t>Antwort</w:t>
            </w:r>
          </w:p>
        </w:tc>
      </w:tr>
      <w:tr w:rsidR="00BB08BB" w:rsidRPr="00F14AC8" w14:paraId="2EEAD06A" w14:textId="77777777" w:rsidTr="00D40DFE">
        <w:tc>
          <w:tcPr>
            <w:tcW w:w="8077" w:type="dxa"/>
          </w:tcPr>
          <w:p w14:paraId="48DBC0B9" w14:textId="77777777" w:rsidR="00BB08BB" w:rsidRPr="00F14AC8" w:rsidRDefault="00BB08BB" w:rsidP="00D40DFE">
            <w:pPr>
              <w:rPr>
                <w:sz w:val="20"/>
                <w:szCs w:val="20"/>
              </w:rPr>
            </w:pPr>
            <w:r w:rsidRPr="00F14AC8">
              <w:rPr>
                <w:sz w:val="20"/>
                <w:szCs w:val="20"/>
              </w:rPr>
              <w:t xml:space="preserve">Keine besonderen Auswirkungen </w:t>
            </w:r>
          </w:p>
        </w:tc>
        <w:tc>
          <w:tcPr>
            <w:tcW w:w="1008" w:type="dxa"/>
          </w:tcPr>
          <w:p w14:paraId="317D4C74" w14:textId="77777777" w:rsidR="00BB08BB" w:rsidRPr="00F14AC8" w:rsidRDefault="00BB08BB" w:rsidP="00D40DFE">
            <w:pPr>
              <w:rPr>
                <w:sz w:val="20"/>
                <w:szCs w:val="20"/>
              </w:rPr>
            </w:pPr>
            <w:r w:rsidRPr="00F14AC8">
              <w:rPr>
                <w:sz w:val="20"/>
                <w:szCs w:val="20"/>
              </w:rPr>
              <w:t>Ja/Nein</w:t>
            </w:r>
          </w:p>
        </w:tc>
      </w:tr>
      <w:tr w:rsidR="00BB08BB" w:rsidRPr="00F14AC8" w14:paraId="3444E706" w14:textId="77777777" w:rsidTr="00D40DFE">
        <w:tc>
          <w:tcPr>
            <w:tcW w:w="8077" w:type="dxa"/>
          </w:tcPr>
          <w:p w14:paraId="014A36EC" w14:textId="77777777" w:rsidR="00BB08BB" w:rsidRPr="00F14AC8" w:rsidRDefault="00BB08BB" w:rsidP="00D40DFE">
            <w:pPr>
              <w:rPr>
                <w:sz w:val="20"/>
                <w:szCs w:val="20"/>
              </w:rPr>
            </w:pPr>
            <w:r w:rsidRPr="00F14AC8">
              <w:rPr>
                <w:sz w:val="20"/>
                <w:szCs w:val="20"/>
              </w:rPr>
              <w:t xml:space="preserve">Wird ganz oder teilweise durch </w:t>
            </w:r>
            <w:r w:rsidRPr="00F14AC8">
              <w:rPr>
                <w:b/>
                <w:bCs/>
                <w:sz w:val="20"/>
                <w:szCs w:val="20"/>
              </w:rPr>
              <w:t>künftige Produktfunktionalitäten</w:t>
            </w:r>
            <w:r w:rsidRPr="00F14AC8">
              <w:rPr>
                <w:sz w:val="20"/>
                <w:szCs w:val="20"/>
              </w:rPr>
              <w:t xml:space="preserve"> obsolet.</w:t>
            </w:r>
          </w:p>
        </w:tc>
        <w:tc>
          <w:tcPr>
            <w:tcW w:w="1008" w:type="dxa"/>
          </w:tcPr>
          <w:p w14:paraId="1729A8FE" w14:textId="77777777" w:rsidR="00BB08BB" w:rsidRPr="00F14AC8" w:rsidRDefault="00BB08BB" w:rsidP="00D40DFE">
            <w:pPr>
              <w:rPr>
                <w:sz w:val="20"/>
                <w:szCs w:val="20"/>
              </w:rPr>
            </w:pPr>
            <w:r w:rsidRPr="00F14AC8">
              <w:rPr>
                <w:sz w:val="20"/>
                <w:szCs w:val="20"/>
              </w:rPr>
              <w:t>Ja/Nein</w:t>
            </w:r>
          </w:p>
        </w:tc>
      </w:tr>
      <w:tr w:rsidR="00BB08BB" w:rsidRPr="00F14AC8" w14:paraId="59ADBE69" w14:textId="77777777" w:rsidTr="00D40DFE">
        <w:tc>
          <w:tcPr>
            <w:tcW w:w="8077" w:type="dxa"/>
          </w:tcPr>
          <w:p w14:paraId="525FB2D9" w14:textId="77777777" w:rsidR="00BB08BB" w:rsidRPr="00F14AC8" w:rsidRDefault="00BB08BB" w:rsidP="00D40DFE">
            <w:pPr>
              <w:rPr>
                <w:sz w:val="20"/>
                <w:szCs w:val="20"/>
              </w:rPr>
            </w:pPr>
            <w:r w:rsidRPr="00F14AC8">
              <w:rPr>
                <w:sz w:val="20"/>
                <w:szCs w:val="20"/>
              </w:rPr>
              <w:t xml:space="preserve">Hat Auswirkungen auf die </w:t>
            </w:r>
            <w:r w:rsidRPr="00F14AC8">
              <w:rPr>
                <w:b/>
                <w:bCs/>
                <w:sz w:val="20"/>
                <w:szCs w:val="20"/>
              </w:rPr>
              <w:t>Disposition</w:t>
            </w:r>
            <w:r w:rsidRPr="00F14AC8">
              <w:rPr>
                <w:sz w:val="20"/>
                <w:szCs w:val="20"/>
              </w:rPr>
              <w:t>.</w:t>
            </w:r>
          </w:p>
        </w:tc>
        <w:tc>
          <w:tcPr>
            <w:tcW w:w="1008" w:type="dxa"/>
          </w:tcPr>
          <w:p w14:paraId="3C5D12F9" w14:textId="77777777" w:rsidR="00BB08BB" w:rsidRPr="00F14AC8" w:rsidRDefault="00BB08BB" w:rsidP="00D40DFE">
            <w:pPr>
              <w:rPr>
                <w:sz w:val="20"/>
                <w:szCs w:val="20"/>
              </w:rPr>
            </w:pPr>
            <w:r w:rsidRPr="00F14AC8">
              <w:rPr>
                <w:sz w:val="20"/>
                <w:szCs w:val="20"/>
              </w:rPr>
              <w:t>Ja/Nein</w:t>
            </w:r>
          </w:p>
        </w:tc>
      </w:tr>
      <w:tr w:rsidR="00BB08BB" w:rsidRPr="00F14AC8" w14:paraId="334F6C76" w14:textId="77777777" w:rsidTr="00D40DFE">
        <w:tc>
          <w:tcPr>
            <w:tcW w:w="8077" w:type="dxa"/>
          </w:tcPr>
          <w:p w14:paraId="796EA7D2" w14:textId="77777777" w:rsidR="00BB08BB" w:rsidRPr="00F14AC8" w:rsidRDefault="00BB08BB" w:rsidP="00D40DFE">
            <w:pPr>
              <w:rPr>
                <w:sz w:val="20"/>
                <w:szCs w:val="20"/>
              </w:rPr>
            </w:pPr>
            <w:r w:rsidRPr="00F14AC8">
              <w:rPr>
                <w:sz w:val="20"/>
                <w:szCs w:val="20"/>
              </w:rPr>
              <w:t xml:space="preserve">Hat Auswirkungen auf die </w:t>
            </w:r>
            <w:r w:rsidRPr="00F14AC8">
              <w:rPr>
                <w:b/>
                <w:bCs/>
                <w:sz w:val="20"/>
                <w:szCs w:val="20"/>
              </w:rPr>
              <w:t>Bewertung</w:t>
            </w:r>
            <w:r w:rsidRPr="00F14AC8">
              <w:rPr>
                <w:sz w:val="20"/>
                <w:szCs w:val="20"/>
              </w:rPr>
              <w:t>.</w:t>
            </w:r>
          </w:p>
        </w:tc>
        <w:tc>
          <w:tcPr>
            <w:tcW w:w="1008" w:type="dxa"/>
          </w:tcPr>
          <w:p w14:paraId="25290FCA" w14:textId="77777777" w:rsidR="00BB08BB" w:rsidRPr="00F14AC8" w:rsidRDefault="00BB08BB" w:rsidP="00D40DFE">
            <w:pPr>
              <w:rPr>
                <w:sz w:val="20"/>
                <w:szCs w:val="20"/>
              </w:rPr>
            </w:pPr>
            <w:r w:rsidRPr="00F14AC8">
              <w:rPr>
                <w:sz w:val="20"/>
                <w:szCs w:val="20"/>
              </w:rPr>
              <w:t>Ja/Nein</w:t>
            </w:r>
          </w:p>
        </w:tc>
      </w:tr>
      <w:tr w:rsidR="00BB08BB" w:rsidRPr="00F14AC8" w14:paraId="33B4B885" w14:textId="77777777" w:rsidTr="00D40DFE">
        <w:tc>
          <w:tcPr>
            <w:tcW w:w="8077" w:type="dxa"/>
          </w:tcPr>
          <w:p w14:paraId="0900A790" w14:textId="77777777" w:rsidR="00BB08BB" w:rsidRPr="00F14AC8" w:rsidRDefault="00BB08BB" w:rsidP="00D40DFE">
            <w:pPr>
              <w:rPr>
                <w:sz w:val="20"/>
                <w:szCs w:val="20"/>
              </w:rPr>
            </w:pPr>
            <w:r w:rsidRPr="00F14AC8">
              <w:rPr>
                <w:sz w:val="20"/>
                <w:szCs w:val="20"/>
              </w:rPr>
              <w:t xml:space="preserve">Ist funktional </w:t>
            </w:r>
            <w:r w:rsidRPr="00F14AC8">
              <w:rPr>
                <w:b/>
                <w:bCs/>
                <w:sz w:val="20"/>
                <w:szCs w:val="20"/>
              </w:rPr>
              <w:t>komplex</w:t>
            </w:r>
            <w:r w:rsidRPr="00F14AC8">
              <w:rPr>
                <w:sz w:val="20"/>
                <w:szCs w:val="20"/>
              </w:rPr>
              <w:t xml:space="preserve"> oder bezieht sich auf eine </w:t>
            </w:r>
            <w:r w:rsidRPr="00F14AC8">
              <w:rPr>
                <w:b/>
                <w:bCs/>
                <w:sz w:val="20"/>
                <w:szCs w:val="20"/>
              </w:rPr>
              <w:t>große Datenmenge</w:t>
            </w:r>
            <w:r w:rsidRPr="00F14AC8">
              <w:rPr>
                <w:sz w:val="20"/>
                <w:szCs w:val="20"/>
              </w:rPr>
              <w:t xml:space="preserve"> und ist daher möglicherweise performancekritisch.</w:t>
            </w:r>
          </w:p>
        </w:tc>
        <w:tc>
          <w:tcPr>
            <w:tcW w:w="1008" w:type="dxa"/>
          </w:tcPr>
          <w:p w14:paraId="7928F7BB" w14:textId="77777777" w:rsidR="00BB08BB" w:rsidRPr="00F14AC8" w:rsidRDefault="00BB08BB" w:rsidP="00D40DFE">
            <w:pPr>
              <w:rPr>
                <w:sz w:val="20"/>
                <w:szCs w:val="20"/>
              </w:rPr>
            </w:pPr>
            <w:r w:rsidRPr="00F14AC8">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BB08BB" w:rsidRPr="00F14AC8" w14:paraId="53D3241F" w14:textId="77777777" w:rsidTr="00D40DFE">
        <w:trPr>
          <w:trHeight w:hRule="exact" w:val="861"/>
        </w:trPr>
        <w:tc>
          <w:tcPr>
            <w:tcW w:w="1273" w:type="dxa"/>
            <w:shd w:val="clear" w:color="auto" w:fill="D5D5D5" w:themeFill="background2"/>
            <w:tcMar>
              <w:bottom w:w="57" w:type="dxa"/>
            </w:tcMar>
          </w:tcPr>
          <w:p w14:paraId="37179C43" w14:textId="77777777" w:rsidR="00BB08BB" w:rsidRPr="00F14AC8" w:rsidRDefault="00BB08BB" w:rsidP="00D40DFE">
            <w:pPr>
              <w:rPr>
                <w:b/>
              </w:rPr>
            </w:pPr>
            <w:r w:rsidRPr="00F14AC8">
              <w:rPr>
                <w:b/>
              </w:rPr>
              <w:t>Priorität</w:t>
            </w:r>
          </w:p>
        </w:tc>
        <w:tc>
          <w:tcPr>
            <w:tcW w:w="2190" w:type="dxa"/>
            <w:shd w:val="clear" w:color="auto" w:fill="D5D5D5" w:themeFill="background2"/>
            <w:tcMar>
              <w:bottom w:w="57" w:type="dxa"/>
            </w:tcMar>
          </w:tcPr>
          <w:p w14:paraId="1FD276EE" w14:textId="77777777" w:rsidR="00BB08BB" w:rsidRPr="00F14AC8" w:rsidRDefault="00BB08BB" w:rsidP="00D40DFE">
            <w:pPr>
              <w:rPr>
                <w:b/>
              </w:rPr>
            </w:pPr>
            <w:r w:rsidRPr="00F14AC8">
              <w:rPr>
                <w:b/>
              </w:rPr>
              <w:t>Realisierung</w:t>
            </w:r>
          </w:p>
        </w:tc>
        <w:tc>
          <w:tcPr>
            <w:tcW w:w="1070" w:type="dxa"/>
            <w:shd w:val="clear" w:color="auto" w:fill="D5D5D5" w:themeFill="background2"/>
            <w:tcMar>
              <w:bottom w:w="57" w:type="dxa"/>
            </w:tcMar>
          </w:tcPr>
          <w:p w14:paraId="682951F7" w14:textId="77777777" w:rsidR="00BB08BB" w:rsidRPr="00F14AC8" w:rsidRDefault="00BB08BB" w:rsidP="00D40DFE">
            <w:pPr>
              <w:rPr>
                <w:b/>
              </w:rPr>
            </w:pPr>
            <w:r w:rsidRPr="00F14AC8">
              <w:rPr>
                <w:b/>
              </w:rPr>
              <w:t>Dauer (ca./h)</w:t>
            </w:r>
          </w:p>
        </w:tc>
        <w:tc>
          <w:tcPr>
            <w:tcW w:w="1134" w:type="dxa"/>
            <w:shd w:val="clear" w:color="auto" w:fill="D5D5D5" w:themeFill="background2"/>
            <w:tcMar>
              <w:bottom w:w="57" w:type="dxa"/>
            </w:tcMar>
          </w:tcPr>
          <w:p w14:paraId="143A51D7" w14:textId="77777777" w:rsidR="00BB08BB" w:rsidRPr="00F14AC8" w:rsidRDefault="00BB08BB" w:rsidP="00D40DFE">
            <w:pPr>
              <w:rPr>
                <w:b/>
              </w:rPr>
            </w:pPr>
            <w:r w:rsidRPr="00F14AC8">
              <w:rPr>
                <w:b/>
              </w:rPr>
              <w:t>QS</w:t>
            </w:r>
            <w:r w:rsidRPr="00F14AC8">
              <w:rPr>
                <w:b/>
              </w:rPr>
              <w:br/>
              <w:t>(ca./h)</w:t>
            </w:r>
          </w:p>
        </w:tc>
        <w:tc>
          <w:tcPr>
            <w:tcW w:w="1134" w:type="dxa"/>
            <w:shd w:val="clear" w:color="auto" w:fill="D5D5D5" w:themeFill="background2"/>
            <w:tcMar>
              <w:bottom w:w="57" w:type="dxa"/>
            </w:tcMar>
          </w:tcPr>
          <w:p w14:paraId="1C62682B" w14:textId="77777777" w:rsidR="00BB08BB" w:rsidRPr="00F14AC8" w:rsidRDefault="00BB08BB" w:rsidP="00D40DFE">
            <w:pPr>
              <w:rPr>
                <w:b/>
              </w:rPr>
            </w:pPr>
            <w:r w:rsidRPr="00F14AC8">
              <w:rPr>
                <w:b/>
              </w:rPr>
              <w:t>Kunde</w:t>
            </w:r>
            <w:r w:rsidRPr="00F14AC8">
              <w:rPr>
                <w:b/>
              </w:rPr>
              <w:br/>
              <w:t>(ca./h)</w:t>
            </w:r>
            <w:r w:rsidRPr="00F14AC8">
              <w:rPr>
                <w:b/>
              </w:rPr>
              <w:br/>
            </w:r>
          </w:p>
        </w:tc>
        <w:tc>
          <w:tcPr>
            <w:tcW w:w="2271" w:type="dxa"/>
            <w:shd w:val="clear" w:color="auto" w:fill="D5D5D5" w:themeFill="background2"/>
            <w:tcMar>
              <w:bottom w:w="57" w:type="dxa"/>
            </w:tcMar>
          </w:tcPr>
          <w:p w14:paraId="064302E8" w14:textId="77777777" w:rsidR="00BB08BB" w:rsidRPr="00F14AC8" w:rsidRDefault="00BB08BB" w:rsidP="00D40DFE">
            <w:pPr>
              <w:rPr>
                <w:b/>
              </w:rPr>
            </w:pPr>
            <w:r w:rsidRPr="00F14AC8">
              <w:rPr>
                <w:b/>
              </w:rPr>
              <w:t>Bereich</w:t>
            </w:r>
          </w:p>
        </w:tc>
      </w:tr>
      <w:tr w:rsidR="00BB08BB" w:rsidRPr="00F14AC8" w14:paraId="7C793050" w14:textId="77777777" w:rsidTr="00D40DFE">
        <w:trPr>
          <w:trHeight w:val="454"/>
        </w:trPr>
        <w:tc>
          <w:tcPr>
            <w:tcW w:w="1273" w:type="dxa"/>
            <w:shd w:val="clear" w:color="auto" w:fill="FFFFFF"/>
            <w:tcMar>
              <w:bottom w:w="57" w:type="dxa"/>
            </w:tcMar>
          </w:tcPr>
          <w:p w14:paraId="661D88AF" w14:textId="77777777" w:rsidR="00BB08BB" w:rsidRPr="00F14AC8" w:rsidRDefault="00BB08BB" w:rsidP="00394CD1">
            <w:pPr>
              <w:pStyle w:val="Tabelleninhalte"/>
            </w:pPr>
            <w:r w:rsidRPr="00F14AC8">
              <w:t>1</w:t>
            </w:r>
          </w:p>
        </w:tc>
        <w:tc>
          <w:tcPr>
            <w:tcW w:w="2190" w:type="dxa"/>
            <w:shd w:val="clear" w:color="auto" w:fill="FFFFFF"/>
            <w:tcMar>
              <w:bottom w:w="57" w:type="dxa"/>
            </w:tcMar>
          </w:tcPr>
          <w:p w14:paraId="16119019" w14:textId="77777777" w:rsidR="00BB08BB" w:rsidRPr="00F14AC8" w:rsidRDefault="00BB08BB" w:rsidP="00394CD1">
            <w:pPr>
              <w:pStyle w:val="Tabelleninhalte"/>
            </w:pPr>
            <w:r w:rsidRPr="00F14AC8">
              <w:t>Abas</w:t>
            </w:r>
          </w:p>
        </w:tc>
        <w:tc>
          <w:tcPr>
            <w:tcW w:w="1070" w:type="dxa"/>
            <w:shd w:val="clear" w:color="auto" w:fill="FFFFFF"/>
            <w:tcMar>
              <w:bottom w:w="57" w:type="dxa"/>
            </w:tcMar>
          </w:tcPr>
          <w:p w14:paraId="3AD1BF7D" w14:textId="77777777" w:rsidR="00BB08BB" w:rsidRPr="00F14AC8" w:rsidRDefault="00BB08BB" w:rsidP="00394CD1">
            <w:pPr>
              <w:pStyle w:val="Tabelleninhalte"/>
            </w:pPr>
            <w:r w:rsidRPr="00F14AC8">
              <w:t>0,00</w:t>
            </w:r>
          </w:p>
        </w:tc>
        <w:tc>
          <w:tcPr>
            <w:tcW w:w="1134" w:type="dxa"/>
            <w:shd w:val="clear" w:color="auto" w:fill="FFFFFF"/>
            <w:tcMar>
              <w:bottom w:w="57" w:type="dxa"/>
            </w:tcMar>
          </w:tcPr>
          <w:p w14:paraId="1BABDEED" w14:textId="77777777" w:rsidR="00BB08BB" w:rsidRPr="00F14AC8" w:rsidRDefault="00BB08BB" w:rsidP="00394CD1">
            <w:pPr>
              <w:pStyle w:val="Tabelleninhalte"/>
            </w:pPr>
            <w:r w:rsidRPr="00F14AC8">
              <w:t>0,00</w:t>
            </w:r>
          </w:p>
        </w:tc>
        <w:tc>
          <w:tcPr>
            <w:tcW w:w="1134" w:type="dxa"/>
            <w:shd w:val="clear" w:color="auto" w:fill="FFFFFF"/>
            <w:tcMar>
              <w:bottom w:w="57" w:type="dxa"/>
            </w:tcMar>
          </w:tcPr>
          <w:p w14:paraId="2B93ECA3" w14:textId="77777777" w:rsidR="00BB08BB" w:rsidRPr="00F14AC8" w:rsidRDefault="00BB08BB" w:rsidP="00394CD1">
            <w:pPr>
              <w:pStyle w:val="Tabelleninhalte"/>
            </w:pPr>
            <w:r w:rsidRPr="00F14AC8">
              <w:t>0,00</w:t>
            </w:r>
          </w:p>
        </w:tc>
        <w:tc>
          <w:tcPr>
            <w:tcW w:w="2271" w:type="dxa"/>
            <w:shd w:val="clear" w:color="auto" w:fill="FFFFFF"/>
            <w:tcMar>
              <w:bottom w:w="57" w:type="dxa"/>
            </w:tcMar>
          </w:tcPr>
          <w:p w14:paraId="64E9E814" w14:textId="77777777" w:rsidR="00BB08BB" w:rsidRPr="00F14AC8" w:rsidRDefault="00BB08BB" w:rsidP="00394CD1">
            <w:pPr>
              <w:pStyle w:val="Tabelleninhalte"/>
            </w:pPr>
            <w:r w:rsidRPr="00F14AC8">
              <w:t>Admin</w:t>
            </w:r>
          </w:p>
        </w:tc>
      </w:tr>
    </w:tbl>
    <w:p w14:paraId="15C3DA08" w14:textId="77777777" w:rsidR="00BB08BB" w:rsidRPr="00F14AC8" w:rsidRDefault="00BB08BB" w:rsidP="00C6791C"/>
    <w:p w14:paraId="3BEEDF57" w14:textId="77777777" w:rsidR="00822DAD" w:rsidRPr="00D65027" w:rsidRDefault="00822DAD" w:rsidP="00822DAD">
      <w:pPr>
        <w:rPr>
          <w:noProof/>
        </w:rPr>
      </w:pPr>
    </w:p>
    <w:sectPr w:rsidR="00822DAD" w:rsidRPr="00D65027" w:rsidSect="00EC52D9">
      <w:headerReference w:type="even" r:id="rId47"/>
      <w:headerReference w:type="default" r:id="rId48"/>
      <w:footerReference w:type="even" r:id="rId49"/>
      <w:footerReference w:type="default" r:id="rId50"/>
      <w:headerReference w:type="first" r:id="rId51"/>
      <w:footerReference w:type="first" r:id="rId52"/>
      <w:pgSz w:w="11894" w:h="16834"/>
      <w:pgMar w:top="1417" w:right="1417" w:bottom="1134" w:left="1417" w:header="720" w:footer="14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Florian Petersen" w:date="2026-05-06T08:35:00Z" w:initials="FP">
    <w:p w14:paraId="0F6A4EB9" w14:textId="77777777" w:rsidR="007263BC" w:rsidRDefault="007263BC" w:rsidP="007263BC">
      <w:pPr>
        <w:pStyle w:val="Kommentartext"/>
      </w:pPr>
      <w:r>
        <w:rPr>
          <w:rStyle w:val="Kommentarzeichen"/>
        </w:rPr>
        <w:annotationRef/>
      </w:r>
      <w:r>
        <w:t>Das machen wir eigentlich nicht mehr, wir stellen auf „Keine Ausgabe“ damit es nicht zu Problemen mit den Nummernkreisen kommt. - Die Vorlage ist zum Glück nur 10 Jahre alt...</w:t>
      </w:r>
    </w:p>
  </w:comment>
  <w:comment w:id="105" w:author="Florian Petersen" w:date="2026-05-06T08:37:00Z" w:initials="FP">
    <w:p w14:paraId="605BD871" w14:textId="0A2CC2CF" w:rsidR="0097070D" w:rsidRDefault="0097070D" w:rsidP="0097070D">
      <w:pPr>
        <w:pStyle w:val="Kommentartext"/>
      </w:pPr>
      <w:r>
        <w:rPr>
          <w:rStyle w:val="Kommentarzeichen"/>
        </w:rPr>
        <w:annotationRef/>
      </w:r>
      <w:r>
        <w:t>Wird auch nicht mehr gemacht. Da haben sie sich ja geeinigt vor ein paar Monaten, das wir es immer direkt übertragen ins den ERP und bei Nacharbeiten das nochmal in den ERP schrieben. Mal Sandra/Markus Fragen, was wir mit dem hier machen.</w:t>
      </w:r>
    </w:p>
  </w:comment>
  <w:comment w:id="106" w:author="Peter Koch" w:date="2026-05-15T10:34:00Z" w:initials="PK">
    <w:p w14:paraId="6B82BA9B" w14:textId="77777777" w:rsidR="004E28DC" w:rsidRDefault="004E28DC" w:rsidP="004E28DC">
      <w:pPr>
        <w:pStyle w:val="Kommentartext"/>
      </w:pPr>
      <w:r>
        <w:rPr>
          <w:rStyle w:val="Kommentarzeichen"/>
        </w:rPr>
        <w:annotationRef/>
      </w:r>
      <w:r>
        <w:t>Ich ändere hier nichts solange die Vorlage nicht geändert wird.</w:t>
      </w:r>
    </w:p>
  </w:comment>
  <w:comment w:id="111" w:author="Florian Petersen" w:date="2026-05-06T08:41:00Z" w:initials="FP">
    <w:p w14:paraId="48379862" w14:textId="77777777" w:rsidR="00A571A5" w:rsidRDefault="00A571A5" w:rsidP="00A571A5">
      <w:pPr>
        <w:pStyle w:val="Kommentartext"/>
      </w:pPr>
      <w:r>
        <w:rPr>
          <w:rStyle w:val="Kommentarzeichen"/>
        </w:rPr>
        <w:annotationRef/>
      </w:r>
      <w:r>
        <w:t xml:space="preserve">Heißt aber, es wird alles immer überall hin übertragen? - Vllt Hinweis, auch für die Entwicklung, was ihr da genau vorhabt. Für die „Unterscheidung“, verwende ich oft das Infosystem „WORKINGPACKAGE“ dann kriegt jedes AP eine Nummer und kann pro Mandanten ein/ausgeschaltet werden. das liegt im abas Home auch als Multisite-Beispiel ganz unten: </w:t>
      </w:r>
      <w:hyperlink r:id="rId1" w:history="1">
        <w:r w:rsidRPr="00966A78">
          <w:rPr>
            <w:rStyle w:val="Hyperlink"/>
          </w:rPr>
          <w:t>https://abascloud.atlassian.net/wiki/spaces/SOLARCHITECH/pages/192675184755/Automatisierte+Verteilung+in+Kundeninstallationen</w:t>
        </w:r>
      </w:hyperlink>
    </w:p>
  </w:comment>
  <w:comment w:id="112" w:author="Peter Koch" w:date="2026-05-15T10:25:00Z" w:initials="PK">
    <w:p w14:paraId="1FD97E63" w14:textId="77777777" w:rsidR="00C82FE2" w:rsidRDefault="00C82FE2" w:rsidP="00C82FE2">
      <w:pPr>
        <w:pStyle w:val="Kommentartext"/>
      </w:pPr>
      <w:r>
        <w:rPr>
          <w:rStyle w:val="Kommentarzeichen"/>
        </w:rPr>
        <w:annotationRef/>
      </w:r>
      <w:r>
        <w:t>Das würde ich auch gerne machen, aber jetzt fehlt das Budget, um das noch einzubauen.  Ich habe es als nicht so entscheidend bei nur zwei Mandanten gesehen. Ich denke, dass am Ende vieles gleich sein wird.</w:t>
      </w:r>
    </w:p>
  </w:comment>
  <w:comment w:id="120" w:author="Florian Petersen" w:date="2026-05-06T08:37:00Z" w:initials="FP">
    <w:p w14:paraId="477A6912" w14:textId="77777777" w:rsidR="00761369" w:rsidRDefault="00761369" w:rsidP="00761369">
      <w:pPr>
        <w:pStyle w:val="Kommentartext"/>
      </w:pPr>
      <w:r>
        <w:rPr>
          <w:rStyle w:val="Kommentarzeichen"/>
        </w:rPr>
        <w:annotationRef/>
      </w:r>
      <w:r>
        <w:t>Gibbet nicht mehr</w:t>
      </w:r>
    </w:p>
  </w:comment>
  <w:comment w:id="130" w:author="Florian Petersen" w:date="2026-05-06T08:37:00Z" w:initials="FP">
    <w:p w14:paraId="6F6D7441" w14:textId="77777777" w:rsidR="00761369" w:rsidRDefault="00761369" w:rsidP="00761369">
      <w:pPr>
        <w:pStyle w:val="Kommentartext"/>
      </w:pPr>
      <w:r>
        <w:rPr>
          <w:rStyle w:val="Kommentarzeichen"/>
        </w:rPr>
        <w:annotationRef/>
      </w:r>
      <w:r>
        <w:t>Auch hier auf Dashboards anpassen</w:t>
      </w:r>
    </w:p>
  </w:comment>
  <w:comment w:id="135" w:author="Florian Petersen" w:date="2026-05-06T08:38:00Z" w:initials="FP">
    <w:p w14:paraId="1298BE7E" w14:textId="77777777" w:rsidR="00761369" w:rsidRDefault="00761369" w:rsidP="00761369">
      <w:pPr>
        <w:pStyle w:val="Kommentartext"/>
      </w:pPr>
      <w:r>
        <w:rPr>
          <w:rStyle w:val="Kommentarzeichen"/>
        </w:rPr>
        <w:annotationRef/>
      </w:r>
      <w:r>
        <w:t>Guck mal bei Spinner ins Konzept. Da muss mehr installiert werden und eingerichtet werden. Da gibt’s ja auch das ESDK als Projekttoolbox und git muss eingerichtet werden.</w:t>
      </w:r>
    </w:p>
  </w:comment>
  <w:comment w:id="136" w:author="Peter Koch" w:date="2026-05-15T10:27:00Z" w:initials="PK">
    <w:p w14:paraId="113892C7" w14:textId="77777777" w:rsidR="005915DE" w:rsidRDefault="005915DE" w:rsidP="005915DE">
      <w:pPr>
        <w:pStyle w:val="Kommentartext"/>
      </w:pPr>
      <w:r>
        <w:rPr>
          <w:rStyle w:val="Kommentarzeichen"/>
        </w:rPr>
        <w:annotationRef/>
      </w:r>
      <w:r>
        <w:t>Was genau noch?</w:t>
      </w:r>
    </w:p>
  </w:comment>
  <w:comment w:id="143" w:author="Torben Schulze" w:date="2026-05-19T09:16:00Z" w:initials="TS">
    <w:p w14:paraId="36BD22BD" w14:textId="77777777" w:rsidR="00330F62" w:rsidRDefault="00330F62" w:rsidP="00330F62">
      <w:pPr>
        <w:pStyle w:val="Kommentartext"/>
      </w:pPr>
      <w:r>
        <w:rPr>
          <w:rStyle w:val="Kommentarzeichen"/>
        </w:rPr>
        <w:annotationRef/>
      </w:r>
      <w:r>
        <w:t>Falsche Datenbank (1:1) --&gt; Zeilen darunter ebenfalls</w:t>
      </w:r>
    </w:p>
  </w:comment>
  <w:comment w:id="242" w:author="Florian Petersen" w:date="2026-05-06T08:43:00Z" w:initials="FP">
    <w:p w14:paraId="4F786005" w14:textId="568DB618" w:rsidR="00322F0B" w:rsidRDefault="00322F0B" w:rsidP="00322F0B">
      <w:pPr>
        <w:pStyle w:val="Kommentartext"/>
      </w:pPr>
      <w:r>
        <w:rPr>
          <w:rStyle w:val="Kommentarzeichen"/>
        </w:rPr>
        <w:annotationRef/>
      </w:r>
      <w:r>
        <w:t>Was möchte man mir damit sagen? Gibt’s da was zu tun? Wenns keinen gibt, brauchen wir einen? Ist es der Standardübernahme zum GO-Live? Wer macht das ?</w:t>
      </w:r>
    </w:p>
  </w:comment>
  <w:comment w:id="243" w:author="Peter Koch" w:date="2026-05-15T10:29:00Z" w:initials="PK">
    <w:p w14:paraId="65212094" w14:textId="77777777" w:rsidR="003A14DE" w:rsidRDefault="003A14DE" w:rsidP="003A14DE">
      <w:pPr>
        <w:pStyle w:val="Kommentartext"/>
      </w:pPr>
      <w:r>
        <w:rPr>
          <w:rStyle w:val="Kommentarzeichen"/>
        </w:rPr>
        <w:annotationRef/>
      </w:r>
      <w:r>
        <w:t>Das macht alles die HWK.</w:t>
      </w:r>
    </w:p>
  </w:comment>
  <w:comment w:id="244" w:author="Peter Koch" w:date="2026-05-15T10:30:00Z" w:initials="PK">
    <w:p w14:paraId="0577168B" w14:textId="77777777" w:rsidR="00F155BA" w:rsidRDefault="00F155BA" w:rsidP="00F155BA">
      <w:pPr>
        <w:pStyle w:val="Kommentartext"/>
      </w:pPr>
      <w:r>
        <w:rPr>
          <w:rStyle w:val="Kommentarzeichen"/>
        </w:rPr>
        <w:annotationRef/>
      </w:r>
      <w:r>
        <w:t>Bzw. wird das später über den SDL von HWK gemacht. Ich wollte damit eigentlich nur ausdrücken, dass es kein PDM/PLM gibt, welches regelmäßig Artikel importiert.</w:t>
      </w:r>
    </w:p>
  </w:comment>
  <w:comment w:id="253" w:author="Florian Petersen" w:date="2026-05-06T08:44:00Z" w:initials="FP">
    <w:p w14:paraId="6B322D41" w14:textId="77777777" w:rsidR="00F341AE" w:rsidRDefault="00F341AE" w:rsidP="00F341AE">
      <w:pPr>
        <w:pStyle w:val="Kommentartext"/>
      </w:pPr>
      <w:r>
        <w:rPr>
          <w:rStyle w:val="Kommentarzeichen"/>
        </w:rPr>
        <w:annotationRef/>
      </w:r>
      <w:r>
        <w:t>Vllt hinweis. Das wir „alte“ Daten da nicht übernehmen können.</w:t>
      </w:r>
    </w:p>
  </w:comment>
  <w:comment w:id="254" w:author="Peter Koch" w:date="2026-05-15T10:31:00Z" w:initials="PK">
    <w:p w14:paraId="18DFA680" w14:textId="77777777" w:rsidR="00F155BA" w:rsidRDefault="00F155BA" w:rsidP="00F155BA">
      <w:pPr>
        <w:pStyle w:val="Kommentartext"/>
      </w:pPr>
      <w:r>
        <w:rPr>
          <w:rStyle w:val="Kommentarzeichen"/>
        </w:rPr>
        <w:annotationRef/>
      </w:r>
      <w:r>
        <w:t>Topp!</w:t>
      </w:r>
    </w:p>
  </w:comment>
  <w:comment w:id="259" w:author="Florian Petersen" w:date="2026-05-06T08:46:00Z" w:initials="FP">
    <w:p w14:paraId="51BD53AD" w14:textId="77777777" w:rsidR="00B55F45" w:rsidRDefault="00B55F45" w:rsidP="00B55F45">
      <w:pPr>
        <w:pStyle w:val="Kommentartext"/>
      </w:pPr>
      <w:r>
        <w:rPr>
          <w:rStyle w:val="Kommentarzeichen"/>
        </w:rPr>
        <w:annotationRef/>
      </w:r>
      <w:r>
        <w:t>Ok, den ist dann aber auch klar, das dann kein LS dafür erstellt werden darf? Verstehe den Punkt nicht ganz</w:t>
      </w:r>
    </w:p>
  </w:comment>
  <w:comment w:id="260" w:author="Peter Koch" w:date="2026-05-15T10:32:00Z" w:initials="PK">
    <w:p w14:paraId="21DB832E" w14:textId="77777777" w:rsidR="00A25255" w:rsidRDefault="00A25255" w:rsidP="00A25255">
      <w:pPr>
        <w:pStyle w:val="Kommentartext"/>
      </w:pPr>
      <w:r>
        <w:rPr>
          <w:rStyle w:val="Kommentarzeichen"/>
        </w:rPr>
        <w:annotationRef/>
      </w:r>
      <w:r>
        <w:t>Immer wenn es von unserer Seite nichts zu tun gibt, bin ich so schlampig beim Ausformulieren.</w:t>
      </w:r>
    </w:p>
  </w:comment>
  <w:comment w:id="265" w:author="Florian Petersen" w:date="2026-05-06T08:48:00Z" w:initials="FP">
    <w:p w14:paraId="6A8E8C61" w14:textId="77777777" w:rsidR="00EF7A7F" w:rsidRDefault="00EF7A7F" w:rsidP="00EF7A7F">
      <w:pPr>
        <w:pStyle w:val="Kommentartext"/>
      </w:pPr>
      <w:r>
        <w:rPr>
          <w:rStyle w:val="Kommentarzeichen"/>
        </w:rPr>
        <w:annotationRef/>
      </w:r>
      <w:r>
        <w:t>Das ist ja schon abgeschlossen dann oder?</w:t>
      </w:r>
    </w:p>
  </w:comment>
  <w:comment w:id="266" w:author="Peter Koch" w:date="2026-05-15T10:33:00Z" w:initials="PK">
    <w:p w14:paraId="0E54BC2C" w14:textId="77777777" w:rsidR="0022764C" w:rsidRDefault="0022764C" w:rsidP="0022764C">
      <w:pPr>
        <w:pStyle w:val="Kommentartext"/>
      </w:pPr>
      <w:r>
        <w:rPr>
          <w:rStyle w:val="Kommentarzeichen"/>
        </w:rPr>
        <w:annotationRef/>
      </w:r>
      <w:r>
        <w:t>Jo, es kam nichts, also muss das neu budgetiert und konzeptioniert werden.</w:t>
      </w:r>
    </w:p>
  </w:comment>
  <w:comment w:id="269" w:author="Florian Petersen" w:date="2026-05-06T08:56:00Z" w:initials="FP">
    <w:p w14:paraId="4367C13D" w14:textId="77777777" w:rsidR="008C1578" w:rsidRDefault="008C1578" w:rsidP="008C1578">
      <w:pPr>
        <w:pStyle w:val="Kommentartext"/>
      </w:pPr>
      <w:r>
        <w:rPr>
          <w:rStyle w:val="Kommentarzeichen"/>
        </w:rPr>
        <w:annotationRef/>
      </w:r>
      <w:r>
        <w:t>Was hat das im Konzept zu tun? Möchtest du das der Kunde das tut, dann mach da doch das als Aps, dass es eine Aufforderung ist, das die sich drum kümmern müssen</w:t>
      </w:r>
    </w:p>
  </w:comment>
  <w:comment w:id="270" w:author="Peter Koch" w:date="2026-05-15T10:35:00Z" w:initials="PK">
    <w:p w14:paraId="57D6AD09" w14:textId="77777777" w:rsidR="00E72AF9" w:rsidRDefault="00E72AF9" w:rsidP="00E72AF9">
      <w:pPr>
        <w:pStyle w:val="Kommentartext"/>
      </w:pPr>
      <w:r>
        <w:rPr>
          <w:rStyle w:val="Kommentarzeichen"/>
        </w:rPr>
        <w:annotationRef/>
      </w:r>
      <w:r>
        <w:t>Ich hatte bei ALFATEC immer „Umsetzung ABAS - Keine“ dazugeschrieben. Ich sollte das hier auch wieder einführen.</w:t>
      </w:r>
    </w:p>
  </w:comment>
  <w:comment w:id="280" w:author="Florian Petersen" w:date="2026-05-06T08:48:00Z" w:initials="FP">
    <w:p w14:paraId="2F5BC325" w14:textId="77777777" w:rsidR="00EF7A7F" w:rsidRDefault="00EF7A7F" w:rsidP="00EF7A7F">
      <w:pPr>
        <w:pStyle w:val="Kommentartext"/>
      </w:pPr>
      <w:r>
        <w:rPr>
          <w:rStyle w:val="Kommentarzeichen"/>
        </w:rPr>
        <w:annotationRef/>
      </w:r>
      <w:r>
        <w:t>Same wie oben. Keine übernahme der alt-daten</w:t>
      </w:r>
    </w:p>
  </w:comment>
  <w:comment w:id="286" w:author="Florian Petersen" w:date="2026-05-06T08:49:00Z" w:initials="FP">
    <w:p w14:paraId="473B434D" w14:textId="77777777" w:rsidR="005E7E7A" w:rsidRDefault="005E7E7A" w:rsidP="005E7E7A">
      <w:pPr>
        <w:pStyle w:val="Kommentartext"/>
      </w:pPr>
      <w:r>
        <w:rPr>
          <w:rStyle w:val="Kommentarzeichen"/>
        </w:rPr>
        <w:annotationRef/>
      </w:r>
      <w:r>
        <w:t>Im Hinblick auf unsere neue Test-Generierungslogik, wäre es natürlich hier ein Traum, zu wissen wie das Feld heißt :P (auch wenn es oben wahrscheinlich in der Tabelle ist)</w:t>
      </w:r>
    </w:p>
  </w:comment>
  <w:comment w:id="287" w:author="Peter Koch" w:date="2026-05-15T10:37:00Z" w:initials="PK">
    <w:p w14:paraId="2AD8CD40" w14:textId="77777777" w:rsidR="00B533AF" w:rsidRDefault="00B533AF" w:rsidP="00B533AF">
      <w:pPr>
        <w:pStyle w:val="Kommentartext"/>
      </w:pPr>
      <w:r>
        <w:rPr>
          <w:rStyle w:val="Kommentarzeichen"/>
        </w:rPr>
        <w:annotationRef/>
      </w:r>
      <w:r>
        <w:t>Ja steht oben drin. Sind aber noch logikfreie Felder</w:t>
      </w:r>
    </w:p>
  </w:comment>
  <w:comment w:id="289" w:author="Florian Petersen" w:date="2026-05-06T08:59:00Z" w:initials="FP">
    <w:p w14:paraId="222F57C2" w14:textId="77777777" w:rsidR="00FD6832" w:rsidRDefault="00FD6832" w:rsidP="00FD6832">
      <w:pPr>
        <w:pStyle w:val="Kommentartext"/>
      </w:pPr>
      <w:r>
        <w:rPr>
          <w:rStyle w:val="Kommentarzeichen"/>
        </w:rPr>
        <w:annotationRef/>
      </w:r>
      <w:r>
        <w:t>Was für Kenner, wie heißt der? Wenn ihr das nicht über den Kenner macht wie ist denn allgemein der Prozess zur Lieferantenanlage</w:t>
      </w:r>
    </w:p>
  </w:comment>
  <w:comment w:id="290" w:author="Peter Koch" w:date="2026-05-15T10:38:00Z" w:initials="PK">
    <w:p w14:paraId="7012E96B" w14:textId="77777777" w:rsidR="009F022C" w:rsidRDefault="009F022C" w:rsidP="009F022C">
      <w:pPr>
        <w:pStyle w:val="Kommentartext"/>
      </w:pPr>
      <w:r>
        <w:rPr>
          <w:rStyle w:val="Kommentarzeichen"/>
        </w:rPr>
        <w:annotationRef/>
      </w:r>
      <w:r>
        <w:t>Damit war ein Kenner in deren alten ABAS gemeint. Die haben so viele Individualisierungen von denen die nicht mehr wissen, wie sie genau funktionieren. Das ist hier erstmal wie eine Rückkehr zum Standard.</w:t>
      </w:r>
    </w:p>
  </w:comment>
  <w:comment w:id="596" w:author="Florian Petersen" w:date="2026-05-06T09:08:00Z" w:initials="FP">
    <w:p w14:paraId="185565B9" w14:textId="77777777" w:rsidR="00205340" w:rsidRDefault="00205340" w:rsidP="00205340">
      <w:pPr>
        <w:pStyle w:val="Kommentartext"/>
      </w:pPr>
      <w:r>
        <w:rPr>
          <w:rStyle w:val="Kommentarzeichen"/>
        </w:rPr>
        <w:annotationRef/>
      </w:r>
      <w:r>
        <w:t>Das geht aber nicht. Maskenaustritt programmieren wir nichts. Wenn Maskenprüfung. Wenn du das in die Entwicklung gibst, werden sie sich auch fragen, was passiert ab -99 oder ob das egal ist.</w:t>
      </w:r>
    </w:p>
  </w:comment>
  <w:comment w:id="597" w:author="Florian Petersen" w:date="2026-05-06T09:09:00Z" w:initials="FP">
    <w:p w14:paraId="649C9B04" w14:textId="77777777" w:rsidR="00205340" w:rsidRDefault="00205340" w:rsidP="00205340">
      <w:pPr>
        <w:pStyle w:val="Kommentartext"/>
      </w:pPr>
      <w:r>
        <w:rPr>
          <w:rStyle w:val="Kommentarzeichen"/>
        </w:rPr>
        <w:annotationRef/>
      </w:r>
      <w:r>
        <w:t>Und Umsetzungsbox fehlt</w:t>
      </w:r>
    </w:p>
  </w:comment>
  <w:comment w:id="598" w:author="Peter Koch" w:date="2026-05-15T10:40:00Z" w:initials="PK">
    <w:p w14:paraId="77BCF43B" w14:textId="77777777" w:rsidR="001509CA" w:rsidRDefault="001509CA" w:rsidP="001509CA">
      <w:pPr>
        <w:pStyle w:val="Kommentartext"/>
      </w:pPr>
      <w:r>
        <w:rPr>
          <w:rStyle w:val="Kommentarzeichen"/>
        </w:rPr>
        <w:annotationRef/>
      </w:r>
      <w:r>
        <w:t>Correcto mundo! Die Umsetzungsbox steht weiter unten und fasst mehrere Punkte zusammen, damit hier etwas Masse für die Entwicklung zusammenkommt.</w:t>
      </w:r>
    </w:p>
  </w:comment>
  <w:comment w:id="606" w:author="Torben Schulze" w:date="2026-05-20T22:37:00Z" w:initials="TS">
    <w:p w14:paraId="5BFE71EA" w14:textId="77777777" w:rsidR="000C47C7" w:rsidRDefault="000C47C7" w:rsidP="000C47C7">
      <w:pPr>
        <w:pStyle w:val="Kommentartext"/>
      </w:pPr>
      <w:r>
        <w:rPr>
          <w:rStyle w:val="Kommentarzeichen"/>
        </w:rPr>
        <w:annotationRef/>
      </w:r>
      <w:r>
        <w:t>Lieferantenkontakte</w:t>
      </w:r>
    </w:p>
  </w:comment>
  <w:comment w:id="607" w:author="Peter Koch" w:date="2026-05-21T07:17:00Z" w:initials="PK">
    <w:p w14:paraId="04309AA7" w14:textId="77777777" w:rsidR="009B1AD6" w:rsidRDefault="009B1AD6" w:rsidP="009B1AD6">
      <w:pPr>
        <w:pStyle w:val="Kommentartext"/>
      </w:pPr>
      <w:r>
        <w:rPr>
          <w:rStyle w:val="Kommentarzeichen"/>
        </w:rPr>
        <w:annotationRef/>
      </w:r>
      <w:r>
        <w:t>erledigt</w:t>
      </w:r>
    </w:p>
  </w:comment>
  <w:comment w:id="602" w:author="Philipp Merkel" w:date="2026-05-12T13:26:00Z" w:initials="PM">
    <w:p w14:paraId="02672E6C" w14:textId="7FE204D7" w:rsidR="001C60E3" w:rsidRDefault="001C60E3" w:rsidP="001C60E3">
      <w:pPr>
        <w:pStyle w:val="Kommentartext"/>
      </w:pPr>
      <w:r>
        <w:rPr>
          <w:rStyle w:val="Kommentarzeichen"/>
        </w:rPr>
        <w:annotationRef/>
      </w:r>
      <w:r>
        <w:t>Nur lebendige oder auch abgelegt berücksichtigen? Was gilt als letzter Kontakt? Höchste Identnummer oder neustes Erfass-Datum? Und ja, wie Florian sagt, was passiert aufwärts der 99?</w:t>
      </w:r>
    </w:p>
  </w:comment>
  <w:comment w:id="603" w:author="Peter Koch" w:date="2026-05-15T10:46:00Z" w:initials="PK">
    <w:p w14:paraId="1370FCA7" w14:textId="77777777" w:rsidR="007A536C" w:rsidRDefault="007A536C" w:rsidP="007A536C">
      <w:pPr>
        <w:pStyle w:val="Kommentartext"/>
      </w:pPr>
      <w:r>
        <w:rPr>
          <w:rStyle w:val="Kommentarzeichen"/>
        </w:rPr>
        <w:annotationRef/>
      </w:r>
      <w:r>
        <w:t>Absolut korrekt. Habe ich nochmal angepasst.</w:t>
      </w:r>
    </w:p>
  </w:comment>
  <w:comment w:id="628" w:author="Florian Petersen" w:date="2026-05-06T09:09:00Z" w:initials="FP">
    <w:p w14:paraId="47745EED" w14:textId="3761D95A" w:rsidR="00205340" w:rsidRDefault="00205340" w:rsidP="00205340">
      <w:pPr>
        <w:pStyle w:val="Kommentartext"/>
      </w:pPr>
      <w:r>
        <w:rPr>
          <w:rStyle w:val="Kommentarzeichen"/>
        </w:rPr>
        <w:annotationRef/>
      </w:r>
      <w:r>
        <w:t>Konfig-Box fehlt</w:t>
      </w:r>
    </w:p>
  </w:comment>
  <w:comment w:id="629" w:author="Peter Koch" w:date="2026-05-15T10:47:00Z" w:initials="PK">
    <w:p w14:paraId="39E6BAA8" w14:textId="77777777" w:rsidR="007A536C" w:rsidRDefault="007A536C" w:rsidP="007A536C">
      <w:pPr>
        <w:pStyle w:val="Kommentartext"/>
      </w:pPr>
      <w:r>
        <w:rPr>
          <w:rStyle w:val="Kommentarzeichen"/>
        </w:rPr>
        <w:annotationRef/>
      </w:r>
      <w:r>
        <w:t>Nö, siehe unten</w:t>
      </w:r>
    </w:p>
  </w:comment>
  <w:comment w:id="641" w:author="Philipp Merkel" w:date="2026-05-12T13:32:00Z" w:initials="PM">
    <w:p w14:paraId="509A83A0" w14:textId="77777777" w:rsidR="002D0B81" w:rsidRDefault="002D0B81" w:rsidP="002D0B81">
      <w:pPr>
        <w:pStyle w:val="Kommentartext"/>
      </w:pPr>
      <w:r>
        <w:rPr>
          <w:rStyle w:val="Kommentarzeichen"/>
        </w:rPr>
        <w:annotationRef/>
      </w:r>
      <w:r>
        <w:t>Verstehe hier nicht ganz was gewollt ist? Braucht es dann nicht auch noch ein Feldaustritt „Artikel“. Oder wann wird was in die Belegposition geschrieben? Unten ist ja nur von Maskenprüfung und Eintritt die Rede...</w:t>
      </w:r>
    </w:p>
  </w:comment>
  <w:comment w:id="642" w:author="Peter Koch" w:date="2026-05-15T10:54:00Z" w:initials="PK">
    <w:p w14:paraId="6F2525F4" w14:textId="77777777" w:rsidR="00766174" w:rsidRDefault="00766174" w:rsidP="00766174">
      <w:pPr>
        <w:pStyle w:val="Kommentartext"/>
      </w:pPr>
      <w:r>
        <w:rPr>
          <w:rStyle w:val="Kommentarzeichen"/>
        </w:rPr>
        <w:annotationRef/>
      </w:r>
      <w:r>
        <w:t>Ich habe die Logik nochmal angepasst. Jetzt ist es Bestandteil des zweiten EFOPs.</w:t>
      </w:r>
    </w:p>
  </w:comment>
  <w:comment w:id="643" w:author="Torben Schulze" w:date="2026-05-19T09:56:00Z" w:initials="TS">
    <w:p w14:paraId="239B0C0F" w14:textId="77777777" w:rsidR="00486C90" w:rsidRDefault="00486C90" w:rsidP="00486C90">
      <w:pPr>
        <w:pStyle w:val="Kommentartext"/>
      </w:pPr>
      <w:r>
        <w:rPr>
          <w:rStyle w:val="Kommentarzeichen"/>
        </w:rPr>
        <w:annotationRef/>
      </w:r>
      <w:r>
        <w:t>Dann werden aber nur die Positionen berücksichtigt, die bei ME vorhanden sind, neu entstehende Positionen blieben so leer, wenn der Vorgang nicht erneut bearbeitet wird.</w:t>
      </w:r>
    </w:p>
  </w:comment>
  <w:comment w:id="644" w:author="Peter Koch" w:date="2026-05-20T09:59:00Z" w:initials="PK">
    <w:p w14:paraId="1DCF3616" w14:textId="77777777" w:rsidR="00487682" w:rsidRDefault="00487682" w:rsidP="00487682">
      <w:pPr>
        <w:pStyle w:val="Kommentartext"/>
      </w:pPr>
      <w:r>
        <w:rPr>
          <w:rStyle w:val="Kommentarzeichen"/>
        </w:rPr>
        <w:annotationRef/>
      </w:r>
      <w:r>
        <w:t>Hier geht es dann nicht mehr um Positionen. Wird der Beleg im Neumodus geöffnet, wird sofort die Lagergruppenadresse des Mitarbeiters in die Versandadresse übernommen.</w:t>
      </w:r>
    </w:p>
  </w:comment>
  <w:comment w:id="690" w:author="Florian Petersen" w:date="2026-05-06T09:13:00Z" w:initials="FP">
    <w:p w14:paraId="6879670B" w14:textId="60F79E67" w:rsidR="00EE0705" w:rsidRDefault="00EE0705" w:rsidP="00EE0705">
      <w:pPr>
        <w:pStyle w:val="Kommentartext"/>
      </w:pPr>
      <w:r>
        <w:rPr>
          <w:rStyle w:val="Kommentarzeichen"/>
        </w:rPr>
        <w:annotationRef/>
      </w:r>
      <w:r>
        <w:t>Ich kenne nicht alles. Aber gilt das für ALLES oder reden wir von normalen Bestellungen? Werden Umlagerungen verwendet? Muss der Typ mit abgefragt werden?</w:t>
      </w:r>
    </w:p>
  </w:comment>
  <w:comment w:id="691" w:author="Peter Koch" w:date="2026-05-15T10:55:00Z" w:initials="PK">
    <w:p w14:paraId="06203F20" w14:textId="77777777" w:rsidR="00FC5D83" w:rsidRDefault="00FC5D83" w:rsidP="00FC5D83">
      <w:pPr>
        <w:pStyle w:val="Kommentartext"/>
      </w:pPr>
      <w:r>
        <w:rPr>
          <w:rStyle w:val="Kommentarzeichen"/>
        </w:rPr>
        <w:annotationRef/>
      </w:r>
      <w:r>
        <w:t>Gilt für alles. Die Interne Lagergruppe bleibt komplett tot für alle Prozesse.</w:t>
      </w:r>
    </w:p>
  </w:comment>
  <w:comment w:id="716" w:author="Florian Petersen" w:date="2026-05-06T09:19:00Z" w:initials="FP">
    <w:p w14:paraId="51E903FE" w14:textId="77777777" w:rsidR="00F03978" w:rsidRDefault="00F03978" w:rsidP="00F03978">
      <w:pPr>
        <w:pStyle w:val="Kommentartext"/>
      </w:pPr>
      <w:r>
        <w:rPr>
          <w:rStyle w:val="Kommentarzeichen"/>
        </w:rPr>
        <w:annotationRef/>
      </w:r>
      <w:r>
        <w:t>Versteh ich nicht ganz. Möchtest du jetzt „Beleg anfügen auch oder nur Maskeneintritt von oben? Das sind ja zwei unterschiedliche Events</w:t>
      </w:r>
    </w:p>
  </w:comment>
  <w:comment w:id="717" w:author="Peter Koch" w:date="2026-05-15T11:05:00Z" w:initials="PK">
    <w:p w14:paraId="6D46EF5E" w14:textId="77777777" w:rsidR="00A576B8" w:rsidRDefault="00A576B8" w:rsidP="00A576B8">
      <w:pPr>
        <w:pStyle w:val="Kommentartext"/>
      </w:pPr>
      <w:r>
        <w:rPr>
          <w:rStyle w:val="Kommentarzeichen"/>
        </w:rPr>
        <w:annotationRef/>
      </w:r>
      <w:r>
        <w:t>Angepasst</w:t>
      </w:r>
    </w:p>
  </w:comment>
  <w:comment w:id="748" w:author="Florian Petersen" w:date="2026-05-06T09:20:00Z" w:initials="FP">
    <w:p w14:paraId="09CF75CD" w14:textId="77777777" w:rsidR="00534380" w:rsidRDefault="00534380" w:rsidP="00534380">
      <w:pPr>
        <w:pStyle w:val="Kommentartext"/>
      </w:pPr>
      <w:r>
        <w:rPr>
          <w:rStyle w:val="Kommentarzeichen"/>
        </w:rPr>
        <w:annotationRef/>
      </w:r>
      <w:r>
        <w:t>Wer macht das? Box?</w:t>
      </w:r>
    </w:p>
  </w:comment>
  <w:comment w:id="749" w:author="Peter Koch" w:date="2026-05-15T11:07:00Z" w:initials="PK">
    <w:p w14:paraId="28D48121" w14:textId="77777777" w:rsidR="00D8645C" w:rsidRDefault="00D8645C" w:rsidP="00D8645C">
      <w:pPr>
        <w:pStyle w:val="Kommentartext"/>
      </w:pPr>
      <w:r>
        <w:rPr>
          <w:rStyle w:val="Kommentarzeichen"/>
        </w:rPr>
        <w:annotationRef/>
      </w:r>
      <w:r>
        <w:t>ergänzt</w:t>
      </w:r>
    </w:p>
  </w:comment>
  <w:comment w:id="807" w:author="Florian Petersen" w:date="2026-05-06T09:21:00Z" w:initials="FP">
    <w:p w14:paraId="72994DD6" w14:textId="77777777" w:rsidR="00A3187F" w:rsidRDefault="00A3187F" w:rsidP="00A3187F">
      <w:pPr>
        <w:pStyle w:val="Kommentartext"/>
      </w:pPr>
      <w:r>
        <w:rPr>
          <w:rStyle w:val="Kommentarzeichen"/>
        </w:rPr>
        <w:annotationRef/>
      </w:r>
      <w:r>
        <w:t>Ok, was machen wir nun ? Wir machen keine Anpassung, soweit verstanden, nehmen wir Positionsfreitext?</w:t>
      </w:r>
    </w:p>
  </w:comment>
  <w:comment w:id="808" w:author="Florian Petersen" w:date="2026-05-06T09:22:00Z" w:initials="FP">
    <w:p w14:paraId="5A17A373" w14:textId="77777777" w:rsidR="00502AE4" w:rsidRDefault="00502AE4" w:rsidP="00502AE4">
      <w:pPr>
        <w:pStyle w:val="Kommentartext"/>
      </w:pPr>
      <w:r>
        <w:rPr>
          <w:rStyle w:val="Kommentarzeichen"/>
        </w:rPr>
        <w:annotationRef/>
      </w:r>
      <w:r>
        <w:t>Versteh ich nicht, was ist definitiv? Satz</w:t>
      </w:r>
    </w:p>
  </w:comment>
  <w:comment w:id="812" w:author="Florian Petersen" w:date="2026-05-06T09:24:00Z" w:initials="FP">
    <w:p w14:paraId="40388B3F" w14:textId="77777777" w:rsidR="000746A5" w:rsidRDefault="000746A5" w:rsidP="000746A5">
      <w:pPr>
        <w:pStyle w:val="Kommentartext"/>
      </w:pPr>
      <w:r>
        <w:rPr>
          <w:rStyle w:val="Kommentarzeichen"/>
        </w:rPr>
        <w:annotationRef/>
      </w:r>
      <w:r>
        <w:t>OK, hat das einen Hintergrund den ich wissen muss, dass das hier steht?</w:t>
      </w:r>
    </w:p>
  </w:comment>
  <w:comment w:id="813" w:author="Peter Koch" w:date="2026-05-15T11:08:00Z" w:initials="PK">
    <w:p w14:paraId="78217A2B" w14:textId="77777777" w:rsidR="002537B4" w:rsidRDefault="002537B4" w:rsidP="002537B4">
      <w:pPr>
        <w:pStyle w:val="Kommentartext"/>
      </w:pPr>
      <w:r>
        <w:rPr>
          <w:rStyle w:val="Kommentarzeichen"/>
        </w:rPr>
        <w:annotationRef/>
      </w:r>
      <w:r>
        <w:t>nö</w:t>
      </w:r>
    </w:p>
  </w:comment>
  <w:comment w:id="814" w:author="Florian Petersen" w:date="2026-05-06T09:27:00Z" w:initials="FP">
    <w:p w14:paraId="1E365A19" w14:textId="77777777" w:rsidR="00BA6249" w:rsidRDefault="00BA6249" w:rsidP="00BA6249">
      <w:pPr>
        <w:pStyle w:val="Kommentartext"/>
      </w:pPr>
      <w:r>
        <w:rPr>
          <w:rStyle w:val="Kommentarzeichen"/>
        </w:rPr>
        <w:annotationRef/>
      </w:r>
      <w:r>
        <w:t>Also hier sind die Buttons bzw Felder nur hier beschrieben, andere Felder oben sind nicht technisch, aber von der Beschreibung in der Gesamttabelle beschrieben. Ich glaub da muss nochmal ein Cross-Check her ☺️</w:t>
      </w:r>
    </w:p>
  </w:comment>
  <w:comment w:id="815" w:author="Peter Koch" w:date="2026-05-15T11:12:00Z" w:initials="PK">
    <w:p w14:paraId="54136653" w14:textId="77777777" w:rsidR="0044765C" w:rsidRDefault="0044765C" w:rsidP="0044765C">
      <w:pPr>
        <w:pStyle w:val="Kommentartext"/>
      </w:pPr>
      <w:r>
        <w:rPr>
          <w:rStyle w:val="Kommentarzeichen"/>
        </w:rPr>
        <w:annotationRef/>
      </w:r>
      <w:r>
        <w:t>Erledigt</w:t>
      </w:r>
    </w:p>
  </w:comment>
  <w:comment w:id="819" w:author="Florian Petersen" w:date="2026-05-06T09:27:00Z" w:initials="FP">
    <w:p w14:paraId="031C9F0D" w14:textId="77777777" w:rsidR="00BA6249" w:rsidRDefault="00BA6249" w:rsidP="00BA6249">
      <w:pPr>
        <w:pStyle w:val="Kommentartext"/>
      </w:pPr>
      <w:r>
        <w:rPr>
          <w:rStyle w:val="Kommentarzeichen"/>
        </w:rPr>
        <w:annotationRef/>
      </w:r>
      <w:r>
        <w:t>Box</w:t>
      </w:r>
    </w:p>
  </w:comment>
  <w:comment w:id="820" w:author="Peter Koch" w:date="2026-05-15T11:12:00Z" w:initials="PK">
    <w:p w14:paraId="61ECABB0" w14:textId="77777777" w:rsidR="00B9712D" w:rsidRDefault="00B9712D" w:rsidP="00B9712D">
      <w:pPr>
        <w:pStyle w:val="Kommentartext"/>
      </w:pPr>
      <w:r>
        <w:rPr>
          <w:rStyle w:val="Kommentarzeichen"/>
        </w:rPr>
        <w:annotationRef/>
      </w:r>
      <w:r>
        <w:t>Ist doch schon erledigt</w:t>
      </w:r>
    </w:p>
  </w:comment>
  <w:comment w:id="821" w:author="Florian Petersen" w:date="2026-05-06T09:35:00Z" w:initials="FP">
    <w:p w14:paraId="764FF0A5" w14:textId="77777777" w:rsidR="00F41940" w:rsidRDefault="00F41940" w:rsidP="00F41940">
      <w:pPr>
        <w:pStyle w:val="Kommentartext"/>
      </w:pPr>
      <w:r>
        <w:rPr>
          <w:rStyle w:val="Kommentarzeichen"/>
        </w:rPr>
        <w:annotationRef/>
      </w:r>
      <w:r>
        <w:t xml:space="preserve">Box fehlt, was passiert bei Beleg anfügen? Ich würde das glaub immer einfach im Maskenprüfen generieren lassen. </w:t>
      </w:r>
    </w:p>
  </w:comment>
  <w:comment w:id="822" w:author="Peter Koch" w:date="2026-05-15T11:13:00Z" w:initials="PK">
    <w:p w14:paraId="69505633" w14:textId="77777777" w:rsidR="002658F2" w:rsidRDefault="002658F2" w:rsidP="002658F2">
      <w:pPr>
        <w:pStyle w:val="Kommentartext"/>
      </w:pPr>
      <w:r>
        <w:rPr>
          <w:rStyle w:val="Kommentarzeichen"/>
        </w:rPr>
        <w:annotationRef/>
      </w:r>
      <w:r>
        <w:t>Nein bleibt so und die Box ist ganz unten</w:t>
      </w:r>
    </w:p>
  </w:comment>
  <w:comment w:id="823" w:author="Philipp Merkel" w:date="2026-05-12T13:40:00Z" w:initials="PM">
    <w:p w14:paraId="15996917" w14:textId="77777777" w:rsidR="006A08BA" w:rsidRDefault="006A08BA" w:rsidP="006A08BA">
      <w:pPr>
        <w:pStyle w:val="Kommentartext"/>
      </w:pPr>
      <w:r>
        <w:rPr>
          <w:rStyle w:val="Kommentarzeichen"/>
        </w:rPr>
        <w:annotationRef/>
      </w:r>
      <w:r>
        <w:t>Was wenn kstelle in keiner Position befüllt ist?</w:t>
      </w:r>
    </w:p>
  </w:comment>
  <w:comment w:id="824" w:author="Peter Koch" w:date="2026-05-15T11:15:00Z" w:initials="PK">
    <w:p w14:paraId="3094281F" w14:textId="77777777" w:rsidR="00BE2F5E" w:rsidRDefault="00BE2F5E" w:rsidP="00BE2F5E">
      <w:pPr>
        <w:pStyle w:val="Kommentartext"/>
      </w:pPr>
      <w:r>
        <w:rPr>
          <w:rStyle w:val="Kommentarzeichen"/>
        </w:rPr>
        <w:annotationRef/>
      </w:r>
      <w:r>
        <w:t>Nichts weiter. Der Text führt dann keine Nummer.</w:t>
      </w:r>
    </w:p>
  </w:comment>
  <w:comment w:id="829" w:author="Torben Schulze" w:date="2026-05-20T21:50:00Z" w:initials="TS">
    <w:p w14:paraId="39538B9F" w14:textId="77777777" w:rsidR="005C3DAE" w:rsidRDefault="005C3DAE" w:rsidP="005C3DAE">
      <w:pPr>
        <w:pStyle w:val="Kommentartext"/>
      </w:pPr>
      <w:r>
        <w:rPr>
          <w:rStyle w:val="Kommentarzeichen"/>
        </w:rPr>
        <w:annotationRef/>
      </w:r>
      <w:r>
        <w:t>Damit schreiben wir das aus dem Maskeneintritt doppelt rein….keine Duplikatsprüfung?</w:t>
      </w:r>
    </w:p>
  </w:comment>
  <w:comment w:id="830" w:author="Peter Koch" w:date="2026-05-21T07:22:00Z" w:initials="PK">
    <w:p w14:paraId="48A2D774" w14:textId="77777777" w:rsidR="00C922B2" w:rsidRDefault="00C922B2" w:rsidP="00C922B2">
      <w:pPr>
        <w:pStyle w:val="Kommentartext"/>
      </w:pPr>
      <w:r>
        <w:rPr>
          <w:rStyle w:val="Kommentarzeichen"/>
        </w:rPr>
        <w:annotationRef/>
      </w:r>
      <w:r>
        <w:t>Korrigiert.</w:t>
      </w:r>
    </w:p>
  </w:comment>
  <w:comment w:id="835" w:author="Florian Petersen" w:date="2026-05-06T09:42:00Z" w:initials="FP">
    <w:p w14:paraId="255F26F8" w14:textId="106270D6" w:rsidR="009322B9" w:rsidRDefault="009322B9" w:rsidP="009322B9">
      <w:pPr>
        <w:pStyle w:val="Kommentartext"/>
      </w:pPr>
      <w:r>
        <w:rPr>
          <w:rStyle w:val="Kommentarzeichen"/>
        </w:rPr>
        <w:annotationRef/>
      </w:r>
      <w:r>
        <w:t>Und dann passiert mit den Texten? Kommt das im Druck Kapitel?</w:t>
      </w:r>
    </w:p>
  </w:comment>
  <w:comment w:id="836" w:author="Peter Koch" w:date="2026-05-15T11:16:00Z" w:initials="PK">
    <w:p w14:paraId="05656FB4" w14:textId="77777777" w:rsidR="004F1C05" w:rsidRDefault="004F1C05" w:rsidP="004F1C05">
      <w:pPr>
        <w:pStyle w:val="Kommentartext"/>
      </w:pPr>
      <w:r>
        <w:rPr>
          <w:rStyle w:val="Kommentarzeichen"/>
        </w:rPr>
        <w:annotationRef/>
      </w:r>
      <w:r>
        <w:t>ergänzt</w:t>
      </w:r>
    </w:p>
  </w:comment>
  <w:comment w:id="843" w:author="Torben Schulze" w:date="2026-05-20T21:53:00Z" w:initials="TS">
    <w:p w14:paraId="368320A7" w14:textId="77777777" w:rsidR="001B1A74" w:rsidRDefault="001B1A74" w:rsidP="001B1A74">
      <w:pPr>
        <w:pStyle w:val="Kommentartext"/>
      </w:pPr>
      <w:r>
        <w:rPr>
          <w:rStyle w:val="Kommentarzeichen"/>
        </w:rPr>
        <w:annotationRef/>
      </w:r>
      <w:r>
        <w:t>Modus=Lieferung im LS</w:t>
      </w:r>
    </w:p>
  </w:comment>
  <w:comment w:id="844" w:author="Peter Koch" w:date="2026-05-21T07:22:00Z" w:initials="PK">
    <w:p w14:paraId="4494EABF" w14:textId="77777777" w:rsidR="00C922B2" w:rsidRDefault="00C922B2" w:rsidP="00C922B2">
      <w:pPr>
        <w:pStyle w:val="Kommentartext"/>
      </w:pPr>
      <w:r>
        <w:rPr>
          <w:rStyle w:val="Kommentarzeichen"/>
        </w:rPr>
        <w:annotationRef/>
      </w:r>
      <w:r>
        <w:t>Korrigiert.</w:t>
      </w:r>
    </w:p>
  </w:comment>
  <w:comment w:id="847" w:author="Torben Schulze" w:date="2026-05-20T21:54:00Z" w:initials="TS">
    <w:p w14:paraId="337C9DBA" w14:textId="77777777" w:rsidR="009E5CDA" w:rsidRDefault="009E5CDA" w:rsidP="009E5CDA">
      <w:pPr>
        <w:pStyle w:val="Kommentartext"/>
      </w:pPr>
      <w:r>
        <w:rPr>
          <w:rStyle w:val="Kommentarzeichen"/>
        </w:rPr>
        <w:annotationRef/>
      </w:r>
      <w:r>
        <w:t>Dann könnte man das Feld auch direkt setzen, der MA hat ja bereits zugestimmt zu buchen.</w:t>
      </w:r>
    </w:p>
  </w:comment>
  <w:comment w:id="848" w:author="Peter Koch" w:date="2026-05-21T07:23:00Z" w:initials="PK">
    <w:p w14:paraId="765F556A" w14:textId="77777777" w:rsidR="005C3EB9" w:rsidRDefault="005C3EB9" w:rsidP="005C3EB9">
      <w:pPr>
        <w:pStyle w:val="Kommentartext"/>
      </w:pPr>
      <w:r>
        <w:rPr>
          <w:rStyle w:val="Kommentarzeichen"/>
        </w:rPr>
        <w:annotationRef/>
      </w:r>
      <w:r>
        <w:t>Nein, der Wunsch war, dass er lediglich informiert wird.</w:t>
      </w:r>
    </w:p>
  </w:comment>
  <w:comment w:id="852" w:author="Florian Petersen" w:date="2026-05-06T10:07:00Z" w:initials="FP">
    <w:p w14:paraId="2BF75692" w14:textId="712C1B9B" w:rsidR="00D1203C" w:rsidRDefault="00D1203C" w:rsidP="00D1203C">
      <w:pPr>
        <w:pStyle w:val="Kommentartext"/>
      </w:pPr>
      <w:r>
        <w:rPr>
          <w:rStyle w:val="Kommentarzeichen"/>
        </w:rPr>
        <w:annotationRef/>
      </w:r>
      <w:r>
        <w:t>Ich weiß nicht wie ganz genau der Prozess bei euch da läuft. Aber das ihr kein „mix“ haben könnt mir Bestand und ohne bestand und teilweise aus Lieferschein und teilweise manuell, das hast du mit dennen besprochen?</w:t>
      </w:r>
    </w:p>
  </w:comment>
  <w:comment w:id="853" w:author="Peter Koch" w:date="2026-05-15T11:17:00Z" w:initials="PK">
    <w:p w14:paraId="3DACFD3D" w14:textId="77777777" w:rsidR="00650B80" w:rsidRDefault="00650B80" w:rsidP="00650B80">
      <w:pPr>
        <w:pStyle w:val="Kommentartext"/>
      </w:pPr>
      <w:r>
        <w:rPr>
          <w:rStyle w:val="Kommentarzeichen"/>
        </w:rPr>
        <w:annotationRef/>
      </w:r>
      <w:r>
        <w:t>Das ist doch nur ein Hinweis. Wenn sie Bestand buchen wollen, dann lassen sie den Kenner drin.</w:t>
      </w:r>
    </w:p>
  </w:comment>
  <w:comment w:id="855" w:author="Florian Petersen" w:date="2026-05-06T10:10:00Z" w:initials="FP">
    <w:p w14:paraId="6288F6E0" w14:textId="77777777" w:rsidR="003834CD" w:rsidRDefault="003834CD" w:rsidP="003834CD">
      <w:pPr>
        <w:pStyle w:val="Kommentartext"/>
      </w:pPr>
      <w:r>
        <w:rPr>
          <w:rStyle w:val="Kommentarzeichen"/>
        </w:rPr>
        <w:annotationRef/>
      </w:r>
      <w:r>
        <w:t>Habt ihr da irgendwo eine Einweisung geplant?</w:t>
      </w:r>
    </w:p>
  </w:comment>
  <w:comment w:id="856" w:author="Peter Koch" w:date="2026-05-15T11:17:00Z" w:initials="PK">
    <w:p w14:paraId="27D3F7A3" w14:textId="77777777" w:rsidR="00650B80" w:rsidRDefault="00650B80" w:rsidP="00650B80">
      <w:pPr>
        <w:pStyle w:val="Kommentartext"/>
      </w:pPr>
      <w:r>
        <w:rPr>
          <w:rStyle w:val="Kommentarzeichen"/>
        </w:rPr>
        <w:annotationRef/>
      </w:r>
      <w:r>
        <w:t>Ist wohl schon gemacht.</w:t>
      </w:r>
    </w:p>
  </w:comment>
  <w:comment w:id="923" w:author="Florian Petersen" w:date="2026-05-06T10:23:00Z" w:initials="FP">
    <w:p w14:paraId="01583B0E" w14:textId="77777777" w:rsidR="00442131" w:rsidRDefault="00442131" w:rsidP="00442131">
      <w:pPr>
        <w:pStyle w:val="Kommentartext"/>
      </w:pPr>
      <w:r>
        <w:rPr>
          <w:rStyle w:val="Kommentarzeichen"/>
        </w:rPr>
        <w:annotationRef/>
      </w:r>
      <w:r>
        <w:t xml:space="preserve">Bild wäre vllt Hilfreich wie die finale Sturktur aussehen soll. </w:t>
      </w:r>
    </w:p>
  </w:comment>
  <w:comment w:id="924" w:author="Peter Koch" w:date="2026-05-15T11:18:00Z" w:initials="PK">
    <w:p w14:paraId="169F31EA" w14:textId="77777777" w:rsidR="007A41AE" w:rsidRDefault="007A41AE" w:rsidP="007A41AE">
      <w:pPr>
        <w:pStyle w:val="Kommentartext"/>
      </w:pPr>
      <w:r>
        <w:rPr>
          <w:rStyle w:val="Kommentarzeichen"/>
        </w:rPr>
        <w:annotationRef/>
      </w:r>
      <w:r>
        <w:t>Da denke ich das nächste mal dran</w:t>
      </w:r>
    </w:p>
  </w:comment>
  <w:comment w:id="927" w:author="Florian Petersen" w:date="2026-05-06T10:17:00Z" w:initials="FP">
    <w:p w14:paraId="43728C2F" w14:textId="77777777" w:rsidR="000F20CC" w:rsidRDefault="000F20CC" w:rsidP="000F20CC">
      <w:pPr>
        <w:pStyle w:val="Kommentartext"/>
      </w:pPr>
      <w:r>
        <w:rPr>
          <w:rStyle w:val="Kommentarzeichen"/>
        </w:rPr>
        <w:annotationRef/>
      </w:r>
      <w:r>
        <w:t>Das dann das Material Bewertungstechnisch mit rein rutscht ist mit dem Wirtschaftsprüfer abgeklärt?</w:t>
      </w:r>
    </w:p>
  </w:comment>
  <w:comment w:id="928" w:author="Florian Petersen" w:date="2026-05-06T10:19:00Z" w:initials="FP">
    <w:p w14:paraId="1AD4ACDC" w14:textId="77777777" w:rsidR="00EB6E86" w:rsidRDefault="00EB6E86" w:rsidP="00EB6E86">
      <w:pPr>
        <w:pStyle w:val="Kommentartext"/>
      </w:pPr>
      <w:r>
        <w:rPr>
          <w:rStyle w:val="Kommentarzeichen"/>
        </w:rPr>
        <w:annotationRef/>
      </w:r>
      <w:r>
        <w:t>Auch Bewertungstechnisch geht dann der Artikel mit ins Produkt. Ich glaub der wird dann immer mit Vorgansgpreis bewwertet und bei Preis = 0 gibt’s Fehler. Frag hier nochmal Tobias.</w:t>
      </w:r>
    </w:p>
  </w:comment>
  <w:comment w:id="929" w:author="Peter Koch" w:date="2026-05-15T11:20:00Z" w:initials="PK">
    <w:p w14:paraId="1FAA290E" w14:textId="77777777" w:rsidR="000F7F6F" w:rsidRDefault="000F7F6F" w:rsidP="000F7F6F">
      <w:pPr>
        <w:pStyle w:val="Kommentartext"/>
      </w:pPr>
      <w:r>
        <w:rPr>
          <w:rStyle w:val="Kommentarzeichen"/>
        </w:rPr>
        <w:annotationRef/>
      </w:r>
      <w:r>
        <w:t>Das macht man über die Nullbewertung. Die müssen dann eh fix Kosten reinrechnen. Da eine Zuschlagskalkulation dann nicht mehr geht. Da gab es viele Vorschläge von Joachim. Mehr braucht es hier nicht.</w:t>
      </w:r>
    </w:p>
  </w:comment>
  <w:comment w:id="931" w:author="Florian Petersen" w:date="2026-05-06T10:20:00Z" w:initials="FP">
    <w:p w14:paraId="6CA9BEBD" w14:textId="77777777" w:rsidR="00623880" w:rsidRDefault="009E0BED" w:rsidP="00623880">
      <w:pPr>
        <w:pStyle w:val="Kommentartext"/>
      </w:pPr>
      <w:r>
        <w:rPr>
          <w:rStyle w:val="Kommentarzeichen"/>
        </w:rPr>
        <w:annotationRef/>
      </w:r>
      <w:r w:rsidR="00623880">
        <w:t>Wo Definition der Anpassung genau?</w:t>
      </w:r>
    </w:p>
  </w:comment>
  <w:comment w:id="932" w:author="Peter Koch" w:date="2026-05-15T11:21:00Z" w:initials="PK">
    <w:p w14:paraId="68FE8A46" w14:textId="77777777" w:rsidR="0047223F" w:rsidRDefault="0047223F" w:rsidP="0047223F">
      <w:pPr>
        <w:pStyle w:val="Kommentartext"/>
      </w:pPr>
      <w:r>
        <w:rPr>
          <w:rStyle w:val="Kommentarzeichen"/>
        </w:rPr>
        <w:annotationRef/>
      </w:r>
      <w:r>
        <w:t>Nur in der Variablenanpassungen im 11:1. Das reicht als Beschreibung. Alle weiteren Prozesse greifen dann auf die Information im MA zu.</w:t>
      </w:r>
    </w:p>
  </w:comment>
  <w:comment w:id="935" w:author="Philipp Merkel" w:date="2026-05-12T13:46:00Z" w:initials="PM">
    <w:p w14:paraId="69F7225F" w14:textId="77777777" w:rsidR="00D22103" w:rsidRDefault="00D22103" w:rsidP="00D22103">
      <w:pPr>
        <w:pStyle w:val="Kommentartext"/>
      </w:pPr>
      <w:r>
        <w:rPr>
          <w:rStyle w:val="Kommentarzeichen"/>
        </w:rPr>
        <w:annotationRef/>
      </w:r>
      <w:r>
        <w:t>Das widerspricht soweit ich weiß den Programmierrichtlinien.</w:t>
      </w:r>
    </w:p>
  </w:comment>
  <w:comment w:id="936" w:author="Peter Koch" w:date="2026-05-15T11:22:00Z" w:initials="PK">
    <w:p w14:paraId="410355D8" w14:textId="77777777" w:rsidR="00F570CD" w:rsidRDefault="00F570CD" w:rsidP="00F570CD">
      <w:pPr>
        <w:pStyle w:val="Kommentartext"/>
      </w:pPr>
      <w:r>
        <w:rPr>
          <w:rStyle w:val="Kommentarzeichen"/>
        </w:rPr>
        <w:annotationRef/>
      </w:r>
      <w:r>
        <w:t>Hä? Das ändert man doch nur bei der Druckindividualisierung. Ich habe immer mal das Problem, dass mir einer IPRODLIST macht und dann ist das Mist.</w:t>
      </w:r>
    </w:p>
  </w:comment>
  <w:comment w:id="948" w:author="Florian Petersen" w:date="2026-05-06T10:24:00Z" w:initials="FP">
    <w:p w14:paraId="3DF08508" w14:textId="77777777" w:rsidR="00442131" w:rsidRDefault="00442131" w:rsidP="00442131">
      <w:pPr>
        <w:pStyle w:val="Kommentartext"/>
      </w:pPr>
      <w:r>
        <w:rPr>
          <w:rStyle w:val="Kommentarzeichen"/>
        </w:rPr>
        <w:annotationRef/>
      </w:r>
      <w:r>
        <w:t>Diese Felder gehen immer auf die interne Lagergruppe, aber oben haben wir ja beschrieben, das wir unterschiedliche Lagergruppen haben. Ich bin verwirrt. Reicht das so aus oder müsste man eigentlich die Plankarte je nach Lagergruppe des Mitarbeiters aufrufen und gucken was da vorhanden/zugeteilt ist?</w:t>
      </w:r>
    </w:p>
  </w:comment>
  <w:comment w:id="949" w:author="Peter Koch" w:date="2026-05-15T11:25:00Z" w:initials="PK">
    <w:p w14:paraId="15D70156" w14:textId="77777777" w:rsidR="008059D2" w:rsidRDefault="008059D2" w:rsidP="008059D2">
      <w:pPr>
        <w:pStyle w:val="Kommentartext"/>
      </w:pPr>
      <w:r>
        <w:rPr>
          <w:rStyle w:val="Kommentarzeichen"/>
        </w:rPr>
        <w:annotationRef/>
      </w:r>
      <w:r>
        <w:t>Ja, verdammt. Jetzt kann das ganze Ding in die Tonne.</w:t>
      </w:r>
    </w:p>
  </w:comment>
  <w:comment w:id="950" w:author="Peter Koch" w:date="2026-05-15T11:30:00Z" w:initials="PK">
    <w:p w14:paraId="32CD5B6B" w14:textId="77777777" w:rsidR="00D82731" w:rsidRDefault="00D82731" w:rsidP="00D82731">
      <w:pPr>
        <w:pStyle w:val="Kommentartext"/>
      </w:pPr>
      <w:r>
        <w:rPr>
          <w:rStyle w:val="Kommentarzeichen"/>
        </w:rPr>
        <w:annotationRef/>
      </w:r>
      <w:r>
        <w:t>Nein doch nicht. In den Lagergruppeneigenschaften des Artikels gibt es die Felder auch.</w:t>
      </w:r>
    </w:p>
  </w:comment>
  <w:comment w:id="957" w:author="Martin Stehle" w:date="2026-05-04T14:37:00Z" w:initials="MS">
    <w:p w14:paraId="379CC1C4" w14:textId="4DA3C80E" w:rsidR="00C15492" w:rsidRDefault="00C15492" w:rsidP="00C15492">
      <w:pPr>
        <w:pStyle w:val="Kommentartext"/>
      </w:pPr>
      <w:r>
        <w:rPr>
          <w:rStyle w:val="Kommentarzeichen"/>
        </w:rPr>
        <w:annotationRef/>
      </w:r>
      <w:r>
        <w:fldChar w:fldCharType="begin"/>
      </w:r>
      <w:r>
        <w:instrText>HYPERLINK "mailto:peter.koch@forterro.com"</w:instrText>
      </w:r>
      <w:bookmarkStart w:id="960" w:name="_@_7FFDD2AD5D874234A66EC7187212DB38Z"/>
      <w:r>
        <w:fldChar w:fldCharType="separate"/>
      </w:r>
      <w:bookmarkEnd w:id="960"/>
      <w:r w:rsidRPr="00C15492">
        <w:rPr>
          <w:rStyle w:val="Erwhnung"/>
          <w:noProof/>
        </w:rPr>
        <w:t>@Peter Koch</w:t>
      </w:r>
      <w:r>
        <w:fldChar w:fldCharType="end"/>
      </w:r>
      <w:r>
        <w:t xml:space="preserve"> Bitte füge hier noch den Kommentar hinzu, dass die Einrichtung von EDI kein Teil dieses EFK ist und gesondert beauftragt werden muss.</w:t>
      </w:r>
    </w:p>
  </w:comment>
  <w:comment w:id="958" w:author="Peter Koch" w:date="2026-05-15T11:31:00Z" w:initials="PK">
    <w:p w14:paraId="37674F59" w14:textId="77777777" w:rsidR="00D82731" w:rsidRDefault="00D82731" w:rsidP="00D82731">
      <w:pPr>
        <w:pStyle w:val="Kommentartext"/>
      </w:pPr>
      <w:r>
        <w:rPr>
          <w:rStyle w:val="Kommentarzeichen"/>
        </w:rPr>
        <w:annotationRef/>
      </w:r>
      <w:r>
        <w:t>ergänzt</w:t>
      </w:r>
    </w:p>
  </w:comment>
  <w:comment w:id="964" w:author="Florian Petersen" w:date="2026-05-06T10:25:00Z" w:initials="FP">
    <w:p w14:paraId="6F4007C5" w14:textId="77777777" w:rsidR="00245D7B" w:rsidRDefault="00245D7B" w:rsidP="00245D7B">
      <w:pPr>
        <w:pStyle w:val="Kommentartext"/>
      </w:pPr>
      <w:r>
        <w:rPr>
          <w:rStyle w:val="Kommentarzeichen"/>
        </w:rPr>
        <w:annotationRef/>
      </w:r>
      <w:r>
        <w:t>Ich hoffe ihr habt keine Variante?</w:t>
      </w:r>
    </w:p>
  </w:comment>
  <w:comment w:id="965" w:author="Peter Koch" w:date="2026-05-15T11:31:00Z" w:initials="PK">
    <w:p w14:paraId="1995E01E" w14:textId="77777777" w:rsidR="00D82731" w:rsidRDefault="00D82731" w:rsidP="00D82731">
      <w:pPr>
        <w:pStyle w:val="Kommentartext"/>
      </w:pPr>
      <w:r>
        <w:rPr>
          <w:rStyle w:val="Kommentarzeichen"/>
        </w:rPr>
        <w:annotationRef/>
      </w:r>
      <w:r>
        <w:t>nö</w:t>
      </w:r>
    </w:p>
  </w:comment>
  <w:comment w:id="966" w:author="Florian Petersen" w:date="2026-05-06T10:26:00Z" w:initials="FP">
    <w:p w14:paraId="64A3816E" w14:textId="77777777" w:rsidR="003714F0" w:rsidRDefault="003714F0" w:rsidP="003714F0">
      <w:pPr>
        <w:pStyle w:val="Kommentartext"/>
      </w:pPr>
      <w:r>
        <w:rPr>
          <w:rStyle w:val="Kommentarzeichen"/>
        </w:rPr>
        <w:annotationRef/>
      </w:r>
      <w:r>
        <w:t>Wofür braucht ihr eine Rechnung für interne Umlagerungen?</w:t>
      </w:r>
    </w:p>
  </w:comment>
  <w:comment w:id="967" w:author="Peter Koch" w:date="2026-05-15T11:32:00Z" w:initials="PK">
    <w:p w14:paraId="7ABD83C8" w14:textId="77777777" w:rsidR="00D82731" w:rsidRDefault="00D82731" w:rsidP="00D82731">
      <w:pPr>
        <w:pStyle w:val="Kommentartext"/>
      </w:pPr>
      <w:r>
        <w:rPr>
          <w:rStyle w:val="Kommentarzeichen"/>
        </w:rPr>
        <w:annotationRef/>
      </w:r>
      <w:r>
        <w:t>Hier geht es nicht um interne Umlagerungen, sondern um die Zusammenfassung von zwei Warenausgängen. Aber das nur als Hinweis. Ich denke nicht, dass die das machen werden.</w:t>
      </w:r>
    </w:p>
  </w:comment>
  <w:comment w:id="971" w:author="Florian Petersen" w:date="2026-05-06T10:45:00Z" w:initials="FP">
    <w:p w14:paraId="33BA019E" w14:textId="77777777" w:rsidR="00CE7F92" w:rsidRDefault="00CE7F92" w:rsidP="00CE7F92">
      <w:pPr>
        <w:pStyle w:val="Kommentartext"/>
      </w:pPr>
      <w:r>
        <w:rPr>
          <w:rStyle w:val="Kommentarzeichen"/>
        </w:rPr>
        <w:annotationRef/>
      </w:r>
      <w:r>
        <w:t>Hast du das schonmal gemacht? Ich bin mir nicht sicher, ob die Dispo das dann sauber überträgt. Wenn nicht, vielleicht nochmal in der SA runde fragen. Vielleicht noch in hweins ergänzen, das es andere infosysteme gibt die kein Betsandteil sind, dass man die anpasst.</w:t>
      </w:r>
    </w:p>
  </w:comment>
  <w:comment w:id="972" w:author="Peter Koch" w:date="2026-05-15T11:41:00Z" w:initials="PK">
    <w:p w14:paraId="63675667" w14:textId="77777777" w:rsidR="0012263F" w:rsidRDefault="0012263F" w:rsidP="0012263F">
      <w:pPr>
        <w:pStyle w:val="Kommentartext"/>
      </w:pPr>
      <w:r>
        <w:rPr>
          <w:rStyle w:val="Kommentarzeichen"/>
        </w:rPr>
        <w:annotationRef/>
      </w:r>
      <w:r>
        <w:t>Ja das klappt.</w:t>
      </w:r>
    </w:p>
  </w:comment>
  <w:comment w:id="983" w:author="Florian Petersen" w:date="2026-05-06T10:46:00Z" w:initials="FP">
    <w:p w14:paraId="3C0D65B8" w14:textId="77777777" w:rsidR="00F361BE" w:rsidRDefault="00F361BE" w:rsidP="00F361BE">
      <w:pPr>
        <w:pStyle w:val="Kommentartext"/>
      </w:pPr>
      <w:r>
        <w:rPr>
          <w:rStyle w:val="Kommentarzeichen"/>
        </w:rPr>
        <w:annotationRef/>
      </w:r>
      <w:r>
        <w:t>Aufrufparameter? Kundenbox</w:t>
      </w:r>
    </w:p>
  </w:comment>
  <w:comment w:id="984" w:author="Peter Koch" w:date="2026-05-15T11:42:00Z" w:initials="PK">
    <w:p w14:paraId="18D0B2C5" w14:textId="77777777" w:rsidR="00B04D34" w:rsidRDefault="00B04D34" w:rsidP="00B04D34">
      <w:pPr>
        <w:pStyle w:val="Kommentartext"/>
      </w:pPr>
      <w:r>
        <w:rPr>
          <w:rStyle w:val="Kommentarzeichen"/>
        </w:rPr>
        <w:annotationRef/>
      </w:r>
      <w:r>
        <w:t>Keine Umsetzung durch uns. Im Text klar beschrieben, was sie machen sollen.</w:t>
      </w:r>
    </w:p>
  </w:comment>
  <w:comment w:id="990" w:author="Florian Petersen" w:date="2026-05-06T10:47:00Z" w:initials="FP">
    <w:p w14:paraId="25320FA2" w14:textId="77777777" w:rsidR="002260C8" w:rsidRDefault="002260C8" w:rsidP="002260C8">
      <w:pPr>
        <w:pStyle w:val="Kommentartext"/>
      </w:pPr>
      <w:r>
        <w:rPr>
          <w:rStyle w:val="Kommentarzeichen"/>
        </w:rPr>
        <w:annotationRef/>
      </w:r>
      <w:r>
        <w:t>Was ist mit Beleg anfügen?</w:t>
      </w:r>
    </w:p>
  </w:comment>
  <w:comment w:id="991" w:author="Florian Petersen" w:date="2026-05-06T10:48:00Z" w:initials="FP">
    <w:p w14:paraId="61695A5A" w14:textId="77777777" w:rsidR="002260C8" w:rsidRDefault="002260C8" w:rsidP="002260C8">
      <w:pPr>
        <w:pStyle w:val="Kommentartext"/>
      </w:pPr>
      <w:r>
        <w:rPr>
          <w:rStyle w:val="Kommentarzeichen"/>
        </w:rPr>
        <w:annotationRef/>
      </w:r>
      <w:r>
        <w:t>Gleiche gilt für unten</w:t>
      </w:r>
    </w:p>
  </w:comment>
  <w:comment w:id="992" w:author="Peter Koch" w:date="2026-05-15T11:43:00Z" w:initials="PK">
    <w:p w14:paraId="75C22231" w14:textId="77777777" w:rsidR="00C24191" w:rsidRDefault="00C24191" w:rsidP="00C24191">
      <w:pPr>
        <w:pStyle w:val="Kommentartext"/>
      </w:pPr>
      <w:r>
        <w:rPr>
          <w:rStyle w:val="Kommentarzeichen"/>
        </w:rPr>
        <w:annotationRef/>
      </w:r>
      <w:r>
        <w:t>Eigentlich kommt per Beleg anfügen schon die Lagergruppe mit. Halt die von dem MA der den Vorgängerbeleg erzeugt hat. Somit ist bei Beleg anfügen keine Anpassung der Lagergruppe nötig/möglich.</w:t>
      </w:r>
    </w:p>
  </w:comment>
  <w:comment w:id="997" w:author="Florian Petersen" w:date="2026-05-06T10:54:00Z" w:initials="FP">
    <w:p w14:paraId="68B357AA" w14:textId="77777777" w:rsidR="00682A77" w:rsidRDefault="00682A77" w:rsidP="00682A77">
      <w:pPr>
        <w:pStyle w:val="Kommentartext"/>
      </w:pPr>
      <w:r>
        <w:rPr>
          <w:rStyle w:val="Kommentarzeichen"/>
        </w:rPr>
        <w:annotationRef/>
      </w:r>
      <w:r>
        <w:t>Was meinst du hier genau? Sind damit die Aufrufparmaeter gmeeint? Willst du alle individualsisieren und dann ein Programm schreiben ? Was genau hast du hier vor?</w:t>
      </w:r>
    </w:p>
  </w:comment>
  <w:comment w:id="998" w:author="Peter Koch" w:date="2026-05-15T11:47:00Z" w:initials="PK">
    <w:p w14:paraId="536F68F1" w14:textId="77777777" w:rsidR="00F402C8" w:rsidRDefault="00F402C8" w:rsidP="00F402C8">
      <w:pPr>
        <w:pStyle w:val="Kommentartext"/>
      </w:pPr>
      <w:r>
        <w:rPr>
          <w:rStyle w:val="Kommentarzeichen"/>
        </w:rPr>
        <w:annotationRef/>
      </w:r>
      <w:r>
        <w:t>ergänzt</w:t>
      </w:r>
    </w:p>
  </w:comment>
  <w:comment w:id="1004" w:author="Florian Petersen" w:date="2026-05-06T11:01:00Z" w:initials="FP">
    <w:p w14:paraId="4CD25069" w14:textId="77777777" w:rsidR="002C385C" w:rsidRDefault="002C385C" w:rsidP="002C385C">
      <w:pPr>
        <w:pStyle w:val="Kommentartext"/>
      </w:pPr>
      <w:r>
        <w:rPr>
          <w:rStyle w:val="Kommentarzeichen"/>
        </w:rPr>
        <w:annotationRef/>
      </w:r>
      <w:r>
        <w:t>Das die Werte dann nich mehr im Kopf bzw die Verbindungen zum Klicken nicht mehr passen ist dann ok? Gibt eventuel ein FOP fehler. Vllt als Hinweis mit aufnehmen.</w:t>
      </w:r>
    </w:p>
  </w:comment>
  <w:comment w:id="1005" w:author="Peter Koch" w:date="2026-05-15T11:49:00Z" w:initials="PK">
    <w:p w14:paraId="12B35F5F" w14:textId="77777777" w:rsidR="00F029EB" w:rsidRDefault="00F029EB" w:rsidP="00F029EB">
      <w:pPr>
        <w:pStyle w:val="Kommentartext"/>
      </w:pPr>
      <w:r>
        <w:rPr>
          <w:rStyle w:val="Kommentarzeichen"/>
        </w:rPr>
        <w:annotationRef/>
      </w:r>
      <w:r>
        <w:t>Eigentlich kann der Punkt weg. Wir haben nicht mehr so viele Umlagerungen.</w:t>
      </w:r>
    </w:p>
  </w:comment>
  <w:comment w:id="1007" w:author="Peter Koch" w:date="2026-04-29T15:22:00Z" w:initials="PK">
    <w:p w14:paraId="5D283EB0" w14:textId="77777777" w:rsidR="008A4FC2" w:rsidRDefault="00265DAF" w:rsidP="008A4FC2">
      <w:pPr>
        <w:pStyle w:val="Kommentartext"/>
      </w:pPr>
      <w:r>
        <w:rPr>
          <w:rStyle w:val="Kommentarzeichen"/>
        </w:rPr>
        <w:annotationRef/>
      </w:r>
      <w:r w:rsidR="008A4FC2">
        <w:t>Dieser Punkt wurde besprochen, bevor die Lagergruppenstruktur verringert wurde. Ist das dann wirklich noch nötig?</w:t>
      </w:r>
    </w:p>
  </w:comment>
  <w:comment w:id="1035" w:author="Torben Schulze" w:date="2026-05-20T22:20:00Z" w:initials="TS">
    <w:p w14:paraId="011C308F" w14:textId="77777777" w:rsidR="004A71DA" w:rsidRDefault="004A71DA" w:rsidP="004A71DA">
      <w:pPr>
        <w:pStyle w:val="Kommentartext"/>
      </w:pPr>
      <w:r>
        <w:rPr>
          <w:rStyle w:val="Kommentarzeichen"/>
        </w:rPr>
        <w:annotationRef/>
      </w:r>
      <w:r>
        <w:t>Womit arbeitet der Kunde? Mit der Inventurzentrale und müsste diese individualisiert werden? Oder können wir das an konkrete Masken hängen?</w:t>
      </w:r>
    </w:p>
  </w:comment>
  <w:comment w:id="1036" w:author="Peter Koch" w:date="2026-05-21T07:24:00Z" w:initials="PK">
    <w:p w14:paraId="552A19F2" w14:textId="77777777" w:rsidR="00BA077F" w:rsidRDefault="00BA077F" w:rsidP="00BA077F">
      <w:pPr>
        <w:pStyle w:val="Kommentartext"/>
      </w:pPr>
      <w:r>
        <w:rPr>
          <w:rStyle w:val="Kommentarzeichen"/>
        </w:rPr>
        <w:annotationRef/>
      </w:r>
      <w:r>
        <w:t>Ich denke, dass die Inventurzentrale das Rennen macht.</w:t>
      </w:r>
    </w:p>
  </w:comment>
  <w:comment w:id="1037" w:author="Florian Petersen" w:date="2026-05-06T11:12:00Z" w:initials="FP">
    <w:p w14:paraId="0AA62922" w14:textId="1292A740" w:rsidR="00731BD5" w:rsidRDefault="00731BD5" w:rsidP="00731BD5">
      <w:pPr>
        <w:pStyle w:val="Kommentartext"/>
      </w:pPr>
      <w:r>
        <w:rPr>
          <w:rStyle w:val="Kommentarzeichen"/>
        </w:rPr>
        <w:annotationRef/>
      </w:r>
      <w:r>
        <w:t xml:space="preserve">Und warum nehmt ihr nicht das? Kannst du doch auch eine Selektionsleiste machen und bist im Standard unterwegs. Der einzige Unterschied ist, das du das nicht direkt im Platz siehst und bist damit super genau. </w:t>
      </w:r>
    </w:p>
  </w:comment>
  <w:comment w:id="1038" w:author="Peter Koch" w:date="2026-05-15T11:51:00Z" w:initials="PK">
    <w:p w14:paraId="48E82A20" w14:textId="77777777" w:rsidR="00D91281" w:rsidRDefault="00D91281" w:rsidP="00D91281">
      <w:pPr>
        <w:pStyle w:val="Kommentartext"/>
      </w:pPr>
      <w:r>
        <w:rPr>
          <w:rStyle w:val="Kommentarzeichen"/>
        </w:rPr>
        <w:annotationRef/>
      </w:r>
      <w:r>
        <w:t>Aber ich kann es nicht vorbelegen. Da ich hier die Daten aus dem Altsystem brauche.</w:t>
      </w:r>
    </w:p>
  </w:comment>
  <w:comment w:id="1040" w:author="Florian Petersen" w:date="2026-05-06T11:14:00Z" w:initials="FP">
    <w:p w14:paraId="710C85F0" w14:textId="77777777" w:rsidR="000F0BD7" w:rsidRDefault="000F0BD7" w:rsidP="000F0BD7">
      <w:pPr>
        <w:pStyle w:val="Kommentartext"/>
      </w:pPr>
      <w:r>
        <w:rPr>
          <w:rStyle w:val="Kommentarzeichen"/>
        </w:rPr>
        <w:annotationRef/>
      </w:r>
      <w:r>
        <w:t>Sind die in der Cloud? Sonst Hinweis, das der webclient nur für cloud geht</w:t>
      </w:r>
    </w:p>
  </w:comment>
  <w:comment w:id="1041" w:author="Peter Koch" w:date="2026-05-15T11:52:00Z" w:initials="PK">
    <w:p w14:paraId="4EBC0C1C" w14:textId="77777777" w:rsidR="00D91281" w:rsidRDefault="00D91281" w:rsidP="00D91281">
      <w:pPr>
        <w:pStyle w:val="Kommentartext"/>
      </w:pPr>
      <w:r>
        <w:rPr>
          <w:rStyle w:val="Kommentarzeichen"/>
        </w:rPr>
        <w:annotationRef/>
      </w:r>
      <w:r>
        <w:t>Ist ein Cloud-Kunde</w:t>
      </w:r>
    </w:p>
  </w:comment>
  <w:comment w:id="1048" w:author="Florian Petersen" w:date="2026-05-06T11:20:00Z" w:initials="FP">
    <w:p w14:paraId="28955547" w14:textId="77777777" w:rsidR="00525AC0" w:rsidRDefault="00525AC0" w:rsidP="00525AC0">
      <w:pPr>
        <w:pStyle w:val="Kommentartext"/>
      </w:pPr>
      <w:r>
        <w:rPr>
          <w:rStyle w:val="Kommentarzeichen"/>
        </w:rPr>
        <w:annotationRef/>
      </w:r>
      <w:r>
        <w:t>Hinweis vllt für den Kunden wo die Meldugn angezeigt wird, wenn es eien Standard-Fehlermeldung ist mit .error glaub ich auch, dann wird diese oben dargestellt und nicht an der Stelle wo es eingegeben wurde</w:t>
      </w:r>
    </w:p>
  </w:comment>
  <w:comment w:id="1049" w:author="Peter Koch" w:date="2026-05-15T11:53:00Z" w:initials="PK">
    <w:p w14:paraId="4DB2025E" w14:textId="77777777" w:rsidR="006A330E" w:rsidRDefault="006A330E" w:rsidP="006A330E">
      <w:pPr>
        <w:pStyle w:val="Kommentartext"/>
      </w:pPr>
      <w:r>
        <w:rPr>
          <w:rStyle w:val="Kommentarzeichen"/>
        </w:rPr>
        <w:annotationRef/>
      </w:r>
      <w:r>
        <w:t>ergänzt</w:t>
      </w:r>
    </w:p>
  </w:comment>
  <w:comment w:id="1054" w:author="Florian Petersen" w:date="2026-05-06T11:25:00Z" w:initials="FP">
    <w:p w14:paraId="6B6811E6" w14:textId="77777777" w:rsidR="000506A5" w:rsidRDefault="00C56156" w:rsidP="000506A5">
      <w:pPr>
        <w:pStyle w:val="Kommentartext"/>
      </w:pPr>
      <w:r>
        <w:rPr>
          <w:rStyle w:val="Kommentarzeichen"/>
        </w:rPr>
        <w:annotationRef/>
      </w:r>
      <w:r w:rsidR="000506A5">
        <w:t xml:space="preserve">Felder sind nicht definiert für yvpe &amp; </w:t>
      </w:r>
      <w:r w:rsidR="000506A5">
        <w:rPr>
          <w:b/>
          <w:bCs/>
        </w:rPr>
        <w:t xml:space="preserve">yvpemge </w:t>
      </w:r>
      <w:r w:rsidR="000506A5">
        <w:t xml:space="preserve">oder ich seh sie nicht. Ich versteh auch nicht ganz, du möchtest diese setzen, im Zeigen? Warum? Wir setzen im Zeigen eigentlich nur skip-Felder. </w:t>
      </w:r>
    </w:p>
  </w:comment>
  <w:comment w:id="1055" w:author="Peter Koch" w:date="2026-05-15T11:56:00Z" w:initials="PK">
    <w:p w14:paraId="22499B39" w14:textId="77777777" w:rsidR="00082719" w:rsidRDefault="00082719" w:rsidP="00082719">
      <w:pPr>
        <w:pStyle w:val="Kommentartext"/>
      </w:pPr>
      <w:r>
        <w:rPr>
          <w:rStyle w:val="Kommentarzeichen"/>
        </w:rPr>
        <w:annotationRef/>
      </w:r>
      <w:r>
        <w:t>ergänzt</w:t>
      </w:r>
    </w:p>
  </w:comment>
  <w:comment w:id="1056" w:author="Florian Petersen" w:date="2026-05-06T11:25:00Z" w:initials="FP">
    <w:p w14:paraId="72C4FB44" w14:textId="03604EEB" w:rsidR="00C56156" w:rsidRDefault="00C56156" w:rsidP="00C56156">
      <w:pPr>
        <w:pStyle w:val="Kommentartext"/>
      </w:pPr>
      <w:r>
        <w:rPr>
          <w:rStyle w:val="Kommentarzeichen"/>
        </w:rPr>
        <w:annotationRef/>
      </w:r>
      <w:r>
        <w:t>Nur wenn abweichend ist oder ?</w:t>
      </w:r>
    </w:p>
  </w:comment>
  <w:comment w:id="1057" w:author="Peter Koch" w:date="2026-05-15T11:57:00Z" w:initials="PK">
    <w:p w14:paraId="5D015B9B" w14:textId="77777777" w:rsidR="0004340E" w:rsidRDefault="0004340E" w:rsidP="0004340E">
      <w:pPr>
        <w:pStyle w:val="Kommentartext"/>
      </w:pPr>
      <w:r>
        <w:rPr>
          <w:rStyle w:val="Kommentarzeichen"/>
        </w:rPr>
        <w:annotationRef/>
      </w:r>
      <w:r>
        <w:t>Der MA ändert das in den Feldern. Also gehe ich mal davon aus, dass er das geändert hat. Wenn nicht, muss er halt die Sekunde warten bis das System Gleiches mit Gleichem ersetzt hat.</w:t>
      </w:r>
    </w:p>
  </w:comment>
  <w:comment w:id="1058" w:author="Florian Petersen" w:date="2026-05-06T11:26:00Z" w:initials="FP">
    <w:p w14:paraId="30E92BAF" w14:textId="77777777" w:rsidR="00F8547D" w:rsidRDefault="00F8547D" w:rsidP="00F8547D">
      <w:pPr>
        <w:pStyle w:val="Kommentartext"/>
      </w:pPr>
      <w:r>
        <w:rPr>
          <w:rStyle w:val="Kommentarzeichen"/>
        </w:rPr>
        <w:annotationRef/>
      </w:r>
      <w:r>
        <w:t xml:space="preserve">Wie genau soll das geprüft werden, auf welches Feld? Fest im Code? Find ich nicht so gut. </w:t>
      </w:r>
    </w:p>
  </w:comment>
  <w:comment w:id="1059" w:author="Peter Koch" w:date="2026-05-15T11:58:00Z" w:initials="PK">
    <w:p w14:paraId="3A6D142A" w14:textId="77777777" w:rsidR="0004340E" w:rsidRDefault="0004340E" w:rsidP="0004340E">
      <w:pPr>
        <w:pStyle w:val="Kommentartext"/>
      </w:pPr>
      <w:r>
        <w:rPr>
          <w:rStyle w:val="Kommentarzeichen"/>
        </w:rPr>
        <w:annotationRef/>
      </w:r>
      <w:r>
        <w:t>Ja geht nicht anders. Wurde auch irgendwo im Confluence so beschrieben. Finde ich auch beschissen. Es gibt halt kein G|warehouse oder sowas.</w:t>
      </w:r>
    </w:p>
  </w:comment>
  <w:comment w:id="1060" w:author="Florian Petersen" w:date="2026-05-06T11:26:00Z" w:initials="FP">
    <w:p w14:paraId="74618744" w14:textId="77777777" w:rsidR="00305046" w:rsidRDefault="00305046" w:rsidP="00305046">
      <w:pPr>
        <w:pStyle w:val="Kommentartext"/>
      </w:pPr>
      <w:r>
        <w:rPr>
          <w:rStyle w:val="Kommentarzeichen"/>
        </w:rPr>
        <w:annotationRef/>
      </w:r>
      <w:r>
        <w:t>Gleiche wie zuvor</w:t>
      </w:r>
    </w:p>
  </w:comment>
  <w:comment w:id="1061" w:author="Florian Petersen" w:date="2026-05-06T11:27:00Z" w:initials="FP">
    <w:p w14:paraId="59E5A217" w14:textId="77777777" w:rsidR="00305046" w:rsidRDefault="00305046" w:rsidP="00305046">
      <w:pPr>
        <w:pStyle w:val="Kommentartext"/>
      </w:pPr>
      <w:r>
        <w:rPr>
          <w:rStyle w:val="Kommentarzeichen"/>
        </w:rPr>
        <w:annotationRef/>
      </w:r>
      <w:r>
        <w:t>Denk bitte dran, wenn du das später fürs Warehouse anbindest. Ein .box geht nicht. Nur Kern-Meldungen und ich glaub .error. Sonst Freitextfeld.</w:t>
      </w:r>
    </w:p>
  </w:comment>
  <w:comment w:id="1062" w:author="Peter Koch" w:date="2026-05-15T11:59:00Z" w:initials="PK">
    <w:p w14:paraId="3341813F" w14:textId="77777777" w:rsidR="00DE61A1" w:rsidRDefault="00DE61A1" w:rsidP="00DE61A1">
      <w:pPr>
        <w:pStyle w:val="Kommentartext"/>
      </w:pPr>
      <w:r>
        <w:rPr>
          <w:rStyle w:val="Kommentarzeichen"/>
        </w:rPr>
        <w:annotationRef/>
      </w:r>
      <w:r>
        <w:t>Ja ist dann so, Hauptsache der Eintrag wird wieder gelöscht.</w:t>
      </w:r>
    </w:p>
  </w:comment>
  <w:comment w:id="1065" w:author="Florian Petersen" w:date="2026-05-06T11:37:00Z" w:initials="FP">
    <w:p w14:paraId="384C3289" w14:textId="77777777" w:rsidR="00C01DDB" w:rsidRDefault="0077565F" w:rsidP="00C01DDB">
      <w:pPr>
        <w:pStyle w:val="Kommentartext"/>
      </w:pPr>
      <w:r>
        <w:rPr>
          <w:rStyle w:val="Kommentarzeichen"/>
        </w:rPr>
        <w:annotationRef/>
      </w:r>
      <w:r w:rsidR="00C01DDB">
        <w:t>Was ist denn hier mit dem scannen der 99er Nummer? Brauchen wir hier auch am Artikel  für den Filter ein Programm? - Gleiche gilts für Lagergruppe.</w:t>
      </w:r>
    </w:p>
  </w:comment>
  <w:comment w:id="1066" w:author="Peter Koch" w:date="2026-05-15T12:00:00Z" w:initials="PK">
    <w:p w14:paraId="1BF7A834" w14:textId="77777777" w:rsidR="00356948" w:rsidRDefault="00356948" w:rsidP="00356948">
      <w:pPr>
        <w:pStyle w:val="Kommentartext"/>
      </w:pPr>
      <w:r>
        <w:rPr>
          <w:rStyle w:val="Kommentarzeichen"/>
        </w:rPr>
        <w:annotationRef/>
      </w:r>
      <w:r>
        <w:t>Ist hier nicht gefragt.</w:t>
      </w:r>
    </w:p>
  </w:comment>
  <w:comment w:id="1067" w:author="Philipp Merkel" w:date="2026-05-12T14:31:00Z" w:initials="PM">
    <w:p w14:paraId="70BA48E9" w14:textId="77777777" w:rsidR="00F86245" w:rsidRDefault="00F86245" w:rsidP="00F86245">
      <w:pPr>
        <w:pStyle w:val="Kommentartext"/>
      </w:pPr>
      <w:r>
        <w:rPr>
          <w:rStyle w:val="Kommentarzeichen"/>
        </w:rPr>
        <w:annotationRef/>
      </w:r>
      <w:r>
        <w:t>Exakter Vergleich oder „enthalten“? Was wenn mehrere Treffer vorkommen?</w:t>
      </w:r>
    </w:p>
  </w:comment>
  <w:comment w:id="1068" w:author="Peter Koch" w:date="2026-05-15T12:02:00Z" w:initials="PK">
    <w:p w14:paraId="3549E524" w14:textId="77777777" w:rsidR="008D49EC" w:rsidRDefault="008D49EC" w:rsidP="008D49EC">
      <w:pPr>
        <w:pStyle w:val="Kommentartext"/>
      </w:pPr>
      <w:r>
        <w:rPr>
          <w:rStyle w:val="Kommentarzeichen"/>
        </w:rPr>
        <w:annotationRef/>
      </w:r>
      <w:r>
        <w:t xml:space="preserve">Korrekt. Exakter Treffer. Den ersten Treffer nehmen. @maxtreffer=1. </w:t>
      </w:r>
    </w:p>
  </w:comment>
  <w:comment w:id="1072" w:author="Philipp Merkel" w:date="2026-05-12T14:34:00Z" w:initials="PM">
    <w:p w14:paraId="73892A8D" w14:textId="77777777" w:rsidR="00CB550E" w:rsidRDefault="00CB550E" w:rsidP="00CB550E">
      <w:pPr>
        <w:pStyle w:val="Kommentartext"/>
      </w:pPr>
      <w:r>
        <w:rPr>
          <w:rStyle w:val="Kommentarzeichen"/>
        </w:rPr>
        <w:annotationRef/>
      </w:r>
      <w:r>
        <w:t>Das müssen wir vermutlich mit mehreren Selektionen lösen...Ich glaube eine doppelte ODER Verknüpfung geht nicht...</w:t>
      </w:r>
    </w:p>
  </w:comment>
  <w:comment w:id="1073" w:author="Peter Koch" w:date="2026-05-15T12:04:00Z" w:initials="PK">
    <w:p w14:paraId="49C4B57A" w14:textId="77777777" w:rsidR="00023FBE" w:rsidRDefault="00023FBE" w:rsidP="00023FBE">
      <w:pPr>
        <w:pStyle w:val="Kommentartext"/>
      </w:pPr>
      <w:r>
        <w:rPr>
          <w:rStyle w:val="Kommentarzeichen"/>
        </w:rPr>
        <w:annotationRef/>
      </w:r>
      <w:r>
        <w:t>Sehe ich auch so.</w:t>
      </w:r>
    </w:p>
  </w:comment>
  <w:comment w:id="1074" w:author="Florian Petersen" w:date="2026-05-06T11:39:00Z" w:initials="FP">
    <w:p w14:paraId="26E9CE98" w14:textId="77777777" w:rsidR="00A36FC1" w:rsidRDefault="00A36FC1" w:rsidP="00A36FC1">
      <w:pPr>
        <w:pStyle w:val="Kommentartext"/>
      </w:pPr>
      <w:r>
        <w:rPr>
          <w:rStyle w:val="Kommentarzeichen"/>
        </w:rPr>
        <w:annotationRef/>
      </w:r>
      <w:r>
        <w:t>Box geht meines wissens nach nicht im Warehouse</w:t>
      </w:r>
    </w:p>
  </w:comment>
  <w:comment w:id="1075" w:author="Peter Koch" w:date="2026-05-15T12:04:00Z" w:initials="PK">
    <w:p w14:paraId="2ABFA89A" w14:textId="77777777" w:rsidR="00197EEF" w:rsidRDefault="00197EEF" w:rsidP="00197EEF">
      <w:pPr>
        <w:pStyle w:val="Kommentartext"/>
      </w:pPr>
      <w:r>
        <w:rPr>
          <w:rStyle w:val="Kommentarzeichen"/>
        </w:rPr>
        <w:annotationRef/>
      </w:r>
      <w:r>
        <w:t>Hab es auf .error umgestellt.</w:t>
      </w:r>
    </w:p>
  </w:comment>
  <w:comment w:id="1078" w:author="Florian Petersen" w:date="2026-05-06T11:41:00Z" w:initials="FP">
    <w:p w14:paraId="0F96D226" w14:textId="77777777" w:rsidR="003E008C" w:rsidRDefault="001E3EE8" w:rsidP="003E008C">
      <w:pPr>
        <w:pStyle w:val="Kommentartext"/>
      </w:pPr>
      <w:r>
        <w:rPr>
          <w:rStyle w:val="Kommentarzeichen"/>
        </w:rPr>
        <w:annotationRef/>
      </w:r>
      <w:r w:rsidR="003E008C">
        <w:t xml:space="preserve">Oben wird das Feld  </w:t>
      </w:r>
      <w:r w:rsidR="003E008C">
        <w:rPr>
          <w:b/>
          <w:bCs/>
        </w:rPr>
        <w:t xml:space="preserve">yfilterliefart </w:t>
      </w:r>
      <w:r w:rsidR="003E008C">
        <w:t>beschrieben und hier steht nix davon. Dafür sind hier noch andere schöne Felder drin</w:t>
      </w:r>
    </w:p>
  </w:comment>
  <w:comment w:id="1079" w:author="Peter Koch" w:date="2026-05-15T12:06:00Z" w:initials="PK">
    <w:p w14:paraId="3BDB8BA1" w14:textId="77777777" w:rsidR="00C744D8" w:rsidRDefault="00C744D8" w:rsidP="00C744D8">
      <w:pPr>
        <w:pStyle w:val="Kommentartext"/>
      </w:pPr>
      <w:r>
        <w:rPr>
          <w:rStyle w:val="Kommentarzeichen"/>
        </w:rPr>
        <w:annotationRef/>
      </w:r>
      <w:r>
        <w:t>Hast ja so recht.</w:t>
      </w:r>
    </w:p>
  </w:comment>
  <w:comment w:id="1084" w:author="Florian Petersen" w:date="2026-05-06T11:50:00Z" w:initials="FP">
    <w:p w14:paraId="5360EC27" w14:textId="77777777" w:rsidR="00887DD7" w:rsidRDefault="00887DD7" w:rsidP="00887DD7">
      <w:pPr>
        <w:pStyle w:val="Kommentartext"/>
      </w:pPr>
      <w:r>
        <w:rPr>
          <w:rStyle w:val="Kommentarzeichen"/>
        </w:rPr>
        <w:annotationRef/>
      </w:r>
      <w:r>
        <w:t>Ich mag keine festen Bearbeiter Zeichen. Lieber dann beim Speichern eines LS prüfen ob G|batchmode im Modus neu und dann irgendwie ein Kennzeichen oder so setzen. Oder es gibt im Warehouse eine Funktion „onSave“ oder so, da kann man glaub ich ein Kenne rmitgeben „Web abgeschlossen“ oder so. Dann ist es ganz egal mit dem Benutzer und man kann auf den Kenner filtern.</w:t>
      </w:r>
    </w:p>
  </w:comment>
  <w:comment w:id="1085" w:author="Peter Koch" w:date="2026-05-15T12:08:00Z" w:initials="PK">
    <w:p w14:paraId="0E79DACD" w14:textId="77777777" w:rsidR="007D0B8B" w:rsidRDefault="007D0B8B" w:rsidP="007D0B8B">
      <w:pPr>
        <w:pStyle w:val="Kommentartext"/>
      </w:pPr>
      <w:r>
        <w:rPr>
          <w:rStyle w:val="Kommentarzeichen"/>
        </w:rPr>
        <w:annotationRef/>
      </w:r>
      <w:r>
        <w:t>Ich habe mir nach dem Schreiben die Hände gründlich mit Seife abwaschen müssen, aber ich finde nichts besseres. Ich bin da voll auf deiner Seite.</w:t>
      </w:r>
    </w:p>
  </w:comment>
  <w:comment w:id="1087" w:author="Martin Stehle" w:date="2026-05-04T14:46:00Z" w:initials="MS">
    <w:p w14:paraId="74089F1A" w14:textId="77777777" w:rsidR="00A66E62" w:rsidRDefault="00A66E62" w:rsidP="00A66E62">
      <w:pPr>
        <w:pStyle w:val="Kommentartext"/>
      </w:pPr>
      <w:r>
        <w:rPr>
          <w:rStyle w:val="Kommentarzeichen"/>
        </w:rPr>
        <w:annotationRef/>
      </w:r>
      <w:r>
        <w:t>...werden.</w:t>
      </w:r>
    </w:p>
  </w:comment>
  <w:comment w:id="1093" w:author="Florian Petersen" w:date="2026-05-06T11:55:00Z" w:initials="FP">
    <w:p w14:paraId="4E5CC0B2" w14:textId="77777777" w:rsidR="00F05E98" w:rsidRDefault="00F05E98" w:rsidP="00F05E98">
      <w:pPr>
        <w:pStyle w:val="Kommentartext"/>
      </w:pPr>
      <w:r>
        <w:rPr>
          <w:rStyle w:val="Kommentarzeichen"/>
        </w:rPr>
        <w:annotationRef/>
      </w:r>
      <w:r>
        <w:t>Bitte angeben auf welche Felder du dich hier beziehst</w:t>
      </w:r>
    </w:p>
  </w:comment>
  <w:comment w:id="1094" w:author="Peter Koch" w:date="2026-05-15T12:10:00Z" w:initials="PK">
    <w:p w14:paraId="75FC2B3E" w14:textId="77777777" w:rsidR="00FD5AF8" w:rsidRDefault="00FD5AF8" w:rsidP="00FD5AF8">
      <w:pPr>
        <w:pStyle w:val="Kommentartext"/>
      </w:pPr>
      <w:r>
        <w:rPr>
          <w:rStyle w:val="Kommentarzeichen"/>
        </w:rPr>
        <w:annotationRef/>
      </w:r>
      <w:r>
        <w:t>Das überlasse ich dem Mate.</w:t>
      </w:r>
    </w:p>
  </w:comment>
  <w:comment w:id="1095" w:author="Florian Petersen" w:date="2026-05-06T11:55:00Z" w:initials="FP">
    <w:p w14:paraId="4A421462" w14:textId="77777777" w:rsidR="00DC12A8" w:rsidRDefault="00DC12A8" w:rsidP="00DC12A8">
      <w:pPr>
        <w:pStyle w:val="Kommentartext"/>
      </w:pPr>
      <w:r>
        <w:rPr>
          <w:rStyle w:val="Kommentarzeichen"/>
        </w:rPr>
        <w:annotationRef/>
      </w:r>
      <w:r>
        <w:t>Logik muss dann irgendwo definiert werden mit Feldern. Warehouse hat ja keine Logik ☺️</w:t>
      </w:r>
    </w:p>
  </w:comment>
  <w:comment w:id="1096" w:author="Peter Koch" w:date="2026-05-15T12:11:00Z" w:initials="PK">
    <w:p w14:paraId="60731963" w14:textId="77777777" w:rsidR="00FD5AF8" w:rsidRDefault="00FD5AF8" w:rsidP="00FD5AF8">
      <w:pPr>
        <w:pStyle w:val="Kommentartext"/>
      </w:pPr>
      <w:r>
        <w:rPr>
          <w:rStyle w:val="Kommentarzeichen"/>
        </w:rPr>
        <w:annotationRef/>
      </w:r>
      <w:r>
        <w:t>Warehouse nicht, aber das Infosystem dahinter.</w:t>
      </w:r>
    </w:p>
  </w:comment>
  <w:comment w:id="1099" w:author="Florian Petersen" w:date="2026-05-06T12:01:00Z" w:initials="FP">
    <w:p w14:paraId="72C2B319" w14:textId="77777777" w:rsidR="00A616FC" w:rsidRDefault="00A616FC" w:rsidP="00A616FC">
      <w:pPr>
        <w:pStyle w:val="Kommentartext"/>
      </w:pPr>
      <w:r>
        <w:rPr>
          <w:rStyle w:val="Kommentarzeichen"/>
        </w:rPr>
        <w:annotationRef/>
      </w:r>
      <w:r>
        <w:t>Um welche Infosystem geht’s hier eigentlich?</w:t>
      </w:r>
    </w:p>
  </w:comment>
  <w:comment w:id="1100" w:author="Peter Koch" w:date="2026-05-15T12:11:00Z" w:initials="PK">
    <w:p w14:paraId="630D0888" w14:textId="77777777" w:rsidR="00B14035" w:rsidRDefault="00B14035" w:rsidP="00B14035">
      <w:pPr>
        <w:pStyle w:val="Kommentartext"/>
      </w:pPr>
      <w:r>
        <w:rPr>
          <w:rStyle w:val="Kommentarzeichen"/>
        </w:rPr>
        <w:annotationRef/>
      </w:r>
      <w:r>
        <w:t>Die von der Intralogistik. Ich weiß die auch nicht im einzelnen. Da ist Mate fitter.</w:t>
      </w:r>
    </w:p>
  </w:comment>
  <w:comment w:id="1101" w:author="Florian Petersen" w:date="2026-05-06T12:00:00Z" w:initials="FP">
    <w:p w14:paraId="19F39D34" w14:textId="77777777" w:rsidR="00A616FC" w:rsidRDefault="00A616FC" w:rsidP="00A616FC">
      <w:pPr>
        <w:pStyle w:val="Kommentartext"/>
      </w:pPr>
      <w:r>
        <w:rPr>
          <w:rStyle w:val="Kommentarzeichen"/>
        </w:rPr>
        <w:annotationRef/>
      </w:r>
      <w:r>
        <w:t>Das hier ist aber anders wie unten. Das hier ist nicht aufsteigend sortiert</w:t>
      </w:r>
    </w:p>
  </w:comment>
  <w:comment w:id="1102" w:author="Peter Koch" w:date="2026-05-15T12:13:00Z" w:initials="PK">
    <w:p w14:paraId="60D1667F" w14:textId="77777777" w:rsidR="00C90FFB" w:rsidRDefault="00C90FFB" w:rsidP="00C90FFB">
      <w:pPr>
        <w:pStyle w:val="Kommentartext"/>
      </w:pPr>
      <w:r>
        <w:rPr>
          <w:rStyle w:val="Kommentarzeichen"/>
        </w:rPr>
        <w:annotationRef/>
      </w:r>
      <w:r>
        <w:t>Das Suchergebnis ist nicht sortiert. Das ist ja auch der Grund der Anpassung. Am Ende muss die vom Kunden gewünschte Sortierung rauskommen.</w:t>
      </w:r>
    </w:p>
  </w:comment>
  <w:comment w:id="1105" w:author="Florian Petersen" w:date="2026-05-06T12:01:00Z" w:initials="FP">
    <w:p w14:paraId="70EE1BA8" w14:textId="77777777" w:rsidR="009935D0" w:rsidRDefault="009935D0" w:rsidP="009935D0">
      <w:pPr>
        <w:pStyle w:val="Kommentartext"/>
      </w:pPr>
      <w:r>
        <w:rPr>
          <w:rStyle w:val="Kommentarzeichen"/>
        </w:rPr>
        <w:annotationRef/>
      </w:r>
      <w:r>
        <w:t>Bitte aufschreiben welches</w:t>
      </w:r>
    </w:p>
  </w:comment>
  <w:comment w:id="1106" w:author="Peter Koch" w:date="2026-05-15T12:14:00Z" w:initials="PK">
    <w:p w14:paraId="2D71447E" w14:textId="77777777" w:rsidR="00C90FFB" w:rsidRDefault="00C90FFB" w:rsidP="00C90FFB">
      <w:pPr>
        <w:pStyle w:val="Kommentartext"/>
      </w:pPr>
      <w:r>
        <w:rPr>
          <w:rStyle w:val="Kommentarzeichen"/>
        </w:rPr>
        <w:annotationRef/>
      </w:r>
      <w:r>
        <w:t>Nein kann ich nicht. Muss Mate selber herausfinden.</w:t>
      </w:r>
    </w:p>
  </w:comment>
  <w:comment w:id="1108" w:author="Philipp Merkel" w:date="2026-05-12T14:44:00Z" w:initials="PM">
    <w:p w14:paraId="4CE62814" w14:textId="77777777" w:rsidR="00EB3831" w:rsidRDefault="00EB3831" w:rsidP="00EB3831">
      <w:pPr>
        <w:pStyle w:val="Kommentartext"/>
      </w:pPr>
      <w:r>
        <w:rPr>
          <w:rStyle w:val="Kommentarzeichen"/>
        </w:rPr>
        <w:annotationRef/>
      </w:r>
      <w:r>
        <w:t>Auch hier wieder die Frage nach exakt oder „enthalten“. Was bei mehreren Treffern?</w:t>
      </w:r>
    </w:p>
  </w:comment>
  <w:comment w:id="1109" w:author="Peter Koch" w:date="2026-05-15T12:14:00Z" w:initials="PK">
    <w:p w14:paraId="4047A1D7" w14:textId="77777777" w:rsidR="00A13FCC" w:rsidRDefault="00A13FCC" w:rsidP="00A13FCC">
      <w:pPr>
        <w:pStyle w:val="Kommentartext"/>
      </w:pPr>
      <w:r>
        <w:rPr>
          <w:rStyle w:val="Kommentarzeichen"/>
        </w:rPr>
        <w:annotationRef/>
      </w:r>
      <w:r>
        <w:t>ergänzt</w:t>
      </w:r>
    </w:p>
  </w:comment>
  <w:comment w:id="1113" w:author="Florian Petersen" w:date="2026-05-06T12:58:00Z" w:initials="FP">
    <w:p w14:paraId="1FFDC879" w14:textId="77777777" w:rsidR="00C35085" w:rsidRDefault="00C35085" w:rsidP="00C35085">
      <w:pPr>
        <w:pStyle w:val="Kommentartext"/>
      </w:pPr>
      <w:r>
        <w:rPr>
          <w:rStyle w:val="Kommentarzeichen"/>
        </w:rPr>
        <w:annotationRef/>
      </w:r>
      <w:r>
        <w:t xml:space="preserve">Also das Kapitel wird für die Entwicklung glaub ich nicht ausreichen sind. Was für Datenbank soll verwendet werden, wie funktioniert das bzw was muss gesucht werden bzw was sind dafür die richtigen Felder. Wenn ich es richtig in Errinerung habe, wenn du auf mehreren Lagerplätze das Material hast, müsste du jedes mal wieder den neuen Kommissionierugsauftrag suchen, weil immer ein neuer angelegt wird. </w:t>
      </w:r>
      <w:r>
        <w:br/>
      </w:r>
      <w:r>
        <w:br/>
        <w:t>Und was ich auch noch nicht ganz verstanden habe. Es geht nur um die Umbuchung der Mengen hier oder?</w:t>
      </w:r>
    </w:p>
  </w:comment>
  <w:comment w:id="1114" w:author="Peter Koch" w:date="2026-05-15T12:16:00Z" w:initials="PK">
    <w:p w14:paraId="023A0131" w14:textId="77777777" w:rsidR="00775797" w:rsidRDefault="00775797" w:rsidP="00775797">
      <w:pPr>
        <w:pStyle w:val="Kommentartext"/>
      </w:pPr>
      <w:r>
        <w:rPr>
          <w:rStyle w:val="Kommentarzeichen"/>
        </w:rPr>
        <w:annotationRef/>
      </w:r>
      <w:r>
        <w:t xml:space="preserve">Ja es geht nur um die Umbuchung. Die Logik ist ja bereits oben beschrieben. </w:t>
      </w:r>
    </w:p>
  </w:comment>
  <w:comment w:id="1117" w:author="Florian Petersen" w:date="2026-05-06T13:03:00Z" w:initials="FP">
    <w:p w14:paraId="1E6B9D2D" w14:textId="77777777" w:rsidR="00C553D8" w:rsidRDefault="00C553D8" w:rsidP="00C553D8">
      <w:pPr>
        <w:pStyle w:val="Kommentartext"/>
      </w:pPr>
      <w:r>
        <w:rPr>
          <w:rStyle w:val="Kommentarzeichen"/>
        </w:rPr>
        <w:annotationRef/>
      </w:r>
      <w:r>
        <w:t xml:space="preserve">Das verstehe ich nicht. Hast du nicht X Logistikaufträge zu einem BA? Welches Feld da drin soll genau überschrieben werden bzw auch wann? Direkt beim Scannen? Hat das sonst keine Auswirkung später, hast du das geprüft? Nicht das es Probleme mit irgendwelchen Zuordnungen gibt , wenn die Logistikaufträge auf einmal alle 1315 drin stehen haben. </w:t>
      </w:r>
    </w:p>
  </w:comment>
  <w:comment w:id="1118" w:author="Peter Koch" w:date="2026-05-15T12:18:00Z" w:initials="PK">
    <w:p w14:paraId="4AF3AFBF" w14:textId="77777777" w:rsidR="00572BA3" w:rsidRDefault="00572BA3" w:rsidP="00572BA3">
      <w:pPr>
        <w:pStyle w:val="Kommentartext"/>
      </w:pPr>
      <w:r>
        <w:rPr>
          <w:rStyle w:val="Kommentarzeichen"/>
        </w:rPr>
        <w:annotationRef/>
      </w:r>
      <w:r>
        <w:t>Ich sollte das von Mate nochmal gegenlesen lassen.</w:t>
      </w:r>
    </w:p>
  </w:comment>
  <w:comment w:id="1121" w:author="Florian Petersen" w:date="2026-05-06T13:04:00Z" w:initials="FP">
    <w:p w14:paraId="4F86B61D" w14:textId="77777777" w:rsidR="00AA4E1B" w:rsidRDefault="00AA4E1B" w:rsidP="00AA4E1B">
      <w:pPr>
        <w:pStyle w:val="Kommentartext"/>
      </w:pPr>
      <w:r>
        <w:rPr>
          <w:rStyle w:val="Kommentarzeichen"/>
        </w:rPr>
        <w:annotationRef/>
      </w:r>
      <w:r>
        <w:t>Neue Felder notwendig?</w:t>
      </w:r>
    </w:p>
  </w:comment>
  <w:comment w:id="1122" w:author="Peter Koch" w:date="2026-05-15T12:18:00Z" w:initials="PK">
    <w:p w14:paraId="2496B303" w14:textId="77777777" w:rsidR="003F34DA" w:rsidRDefault="003F34DA" w:rsidP="003F34DA">
      <w:pPr>
        <w:pStyle w:val="Kommentartext"/>
      </w:pPr>
      <w:r>
        <w:rPr>
          <w:rStyle w:val="Kommentarzeichen"/>
        </w:rPr>
        <w:annotationRef/>
      </w:r>
      <w:r>
        <w:t>Das überlasse ich auch Mate</w:t>
      </w:r>
    </w:p>
  </w:comment>
  <w:comment w:id="1123" w:author="Florian Petersen" w:date="2026-05-06T13:04:00Z" w:initials="FP">
    <w:p w14:paraId="3B5B9CD2" w14:textId="77777777" w:rsidR="00AA4E1B" w:rsidRDefault="00AA4E1B" w:rsidP="00AA4E1B">
      <w:pPr>
        <w:pStyle w:val="Kommentartext"/>
      </w:pPr>
      <w:r>
        <w:rPr>
          <w:rStyle w:val="Kommentarzeichen"/>
        </w:rPr>
        <w:annotationRef/>
      </w:r>
      <w:r>
        <w:t>Das wird doch Logik im IS sein oder?</w:t>
      </w:r>
    </w:p>
  </w:comment>
  <w:comment w:id="1124" w:author="Peter Koch" w:date="2026-05-15T12:19:00Z" w:initials="PK">
    <w:p w14:paraId="152EF974" w14:textId="77777777" w:rsidR="003F34DA" w:rsidRDefault="003F34DA" w:rsidP="003F34DA">
      <w:pPr>
        <w:pStyle w:val="Kommentartext"/>
      </w:pPr>
      <w:r>
        <w:rPr>
          <w:rStyle w:val="Kommentarzeichen"/>
        </w:rPr>
        <w:annotationRef/>
      </w:r>
      <w:r>
        <w:t>Keine Ahnung. Für mich ist das ein Bug</w:t>
      </w:r>
    </w:p>
  </w:comment>
  <w:comment w:id="1127" w:author="Florian Petersen" w:date="2026-05-06T13:05:00Z" w:initials="FP">
    <w:p w14:paraId="5C26B176" w14:textId="77777777" w:rsidR="00AC5AA9" w:rsidRDefault="00AC5AA9" w:rsidP="00AC5AA9">
      <w:pPr>
        <w:pStyle w:val="Kommentartext"/>
      </w:pPr>
      <w:r>
        <w:rPr>
          <w:rStyle w:val="Kommentarzeichen"/>
        </w:rPr>
        <w:annotationRef/>
      </w:r>
      <w:r>
        <w:t>Und welches IS ist das?</w:t>
      </w:r>
    </w:p>
  </w:comment>
  <w:comment w:id="1128" w:author="Peter Koch" w:date="2026-05-15T12:19:00Z" w:initials="PK">
    <w:p w14:paraId="4D445A32" w14:textId="77777777" w:rsidR="003F34DA" w:rsidRDefault="003F34DA" w:rsidP="003F34DA">
      <w:pPr>
        <w:pStyle w:val="Kommentartext"/>
      </w:pPr>
      <w:r>
        <w:rPr>
          <w:rStyle w:val="Kommentarzeichen"/>
        </w:rPr>
        <w:annotationRef/>
      </w:r>
      <w:r>
        <w:t>Mate.</w:t>
      </w:r>
    </w:p>
  </w:comment>
  <w:comment w:id="1131" w:author="Florian Petersen" w:date="2026-05-06T13:18:00Z" w:initials="FP">
    <w:p w14:paraId="1B317FD2" w14:textId="77777777" w:rsidR="00C21700" w:rsidRDefault="00C21700" w:rsidP="00C21700">
      <w:pPr>
        <w:pStyle w:val="Kommentartext"/>
      </w:pPr>
      <w:r>
        <w:rPr>
          <w:rStyle w:val="Kommentarzeichen"/>
        </w:rPr>
        <w:annotationRef/>
      </w:r>
      <w:r>
        <w:t>??? Das ist hat doch nur Zugangslagerplatz und öffnet das für Nachfolge Logistikaufträge. Ich verstehe die Verwendung nicht. Vllt auch für die Entwicklung näher beschrieben eventuell grafisch den Ablauf. Und was soll da vorbelegt werden wenn man das aufruft? Aufruf von solchen Sub Infosystemen muss im warehouse erfolgen</w:t>
      </w:r>
    </w:p>
  </w:comment>
  <w:comment w:id="1132" w:author="Peter Koch" w:date="2026-05-15T12:20:00Z" w:initials="PK">
    <w:p w14:paraId="11E06D1B" w14:textId="77777777" w:rsidR="00514E5A" w:rsidRDefault="00514E5A" w:rsidP="00514E5A">
      <w:pPr>
        <w:pStyle w:val="Kommentartext"/>
      </w:pPr>
      <w:r>
        <w:rPr>
          <w:rStyle w:val="Kommentarzeichen"/>
        </w:rPr>
        <w:annotationRef/>
      </w:r>
      <w:r>
        <w:t>Ich sehe das weniger kritisch. Mal sehen was Mate dazu sagt.</w:t>
      </w:r>
    </w:p>
  </w:comment>
  <w:comment w:id="1136" w:author="Florian Petersen" w:date="2026-05-06T13:19:00Z" w:initials="FP">
    <w:p w14:paraId="45D26D2B" w14:textId="77777777" w:rsidR="00B20FE3" w:rsidRDefault="00B20FE3" w:rsidP="00B20FE3">
      <w:pPr>
        <w:pStyle w:val="Kommentartext"/>
      </w:pPr>
      <w:r>
        <w:rPr>
          <w:rStyle w:val="Kommentarzeichen"/>
        </w:rPr>
        <w:annotationRef/>
      </w:r>
      <w:r>
        <w:t>Und welches Programm ist das?</w:t>
      </w:r>
    </w:p>
  </w:comment>
  <w:comment w:id="1137" w:author="Peter Koch" w:date="2026-05-15T12:20:00Z" w:initials="PK">
    <w:p w14:paraId="02726E04" w14:textId="77777777" w:rsidR="009E363D" w:rsidRDefault="009E363D" w:rsidP="009E363D">
      <w:pPr>
        <w:pStyle w:val="Kommentartext"/>
      </w:pPr>
      <w:r>
        <w:rPr>
          <w:rStyle w:val="Kommentarzeichen"/>
        </w:rPr>
        <w:annotationRef/>
      </w:r>
      <w:r>
        <w:t>Das weiß Mate am besten.</w:t>
      </w:r>
    </w:p>
  </w:comment>
  <w:comment w:id="1138" w:author="Philipp Merkel" w:date="2026-05-12T14:53:00Z" w:initials="PM">
    <w:p w14:paraId="2B093233" w14:textId="77777777" w:rsidR="00C841D0" w:rsidRDefault="00C841D0" w:rsidP="00C841D0">
      <w:pPr>
        <w:pStyle w:val="Kommentartext"/>
      </w:pPr>
      <w:r>
        <w:rPr>
          <w:rStyle w:val="Kommentarzeichen"/>
        </w:rPr>
        <w:annotationRef/>
      </w:r>
      <w:r>
        <w:t>Widerspricht den Programmierrichtlinien</w:t>
      </w:r>
    </w:p>
  </w:comment>
  <w:comment w:id="1139" w:author="Peter Koch" w:date="2026-05-15T12:25:00Z" w:initials="PK">
    <w:p w14:paraId="2AC2ABF0" w14:textId="77777777" w:rsidR="003320BA" w:rsidRDefault="003320BA" w:rsidP="003320BA">
      <w:pPr>
        <w:pStyle w:val="Kommentartext"/>
      </w:pPr>
      <w:r>
        <w:rPr>
          <w:rStyle w:val="Kommentarzeichen"/>
        </w:rPr>
        <w:annotationRef/>
      </w:r>
      <w:r>
        <w:t>Nein, nur bei der Individualisierung von Druckinfosystemen muss ein „I“ davor. Bei allen anderen muss das Suchwort gleich bleiben.</w:t>
      </w:r>
    </w:p>
  </w:comment>
  <w:comment w:id="1142" w:author="Florian Petersen" w:date="2026-05-06T13:21:00Z" w:initials="FP">
    <w:p w14:paraId="2FF4FB18" w14:textId="77777777" w:rsidR="001E3272" w:rsidRDefault="001E3272" w:rsidP="001E3272">
      <w:pPr>
        <w:pStyle w:val="Kommentartext"/>
      </w:pPr>
      <w:r>
        <w:rPr>
          <w:rStyle w:val="Kommentarzeichen"/>
        </w:rPr>
        <w:annotationRef/>
      </w:r>
      <w:r>
        <w:t>? Was heißt alle. Bitte genauer definieren welche - „Alle“ wirst du im Schätzpoker nicht durchbekommen glaub ich. Außerdem wie soll die Vorbelegung erfolgen? Anhand des Aps?</w:t>
      </w:r>
    </w:p>
  </w:comment>
  <w:comment w:id="1143" w:author="Peter Koch" w:date="2026-05-15T12:29:00Z" w:initials="PK">
    <w:p w14:paraId="27B59E07" w14:textId="77777777" w:rsidR="00B57A14" w:rsidRDefault="00B57A14" w:rsidP="00B57A14">
      <w:pPr>
        <w:pStyle w:val="Kommentartext"/>
      </w:pPr>
      <w:r>
        <w:rPr>
          <w:rStyle w:val="Kommentarzeichen"/>
        </w:rPr>
        <w:annotationRef/>
      </w:r>
      <w:r>
        <w:t>ergänzt</w:t>
      </w:r>
    </w:p>
  </w:comment>
  <w:comment w:id="1145" w:author="Florian Petersen" w:date="2026-05-06T13:20:00Z" w:initials="FP">
    <w:p w14:paraId="74E7320E" w14:textId="77777777" w:rsidR="00F66248" w:rsidRDefault="00F66248" w:rsidP="00F66248">
      <w:pPr>
        <w:pStyle w:val="Kommentartext"/>
      </w:pPr>
      <w:r>
        <w:rPr>
          <w:rStyle w:val="Kommentarzeichen"/>
        </w:rPr>
        <w:annotationRef/>
      </w:r>
      <w:r>
        <w:t>Schwierig, glaub das Feld ist ja dynmisch für vieles. Was genau willst du denn für ein Typ da haben?</w:t>
      </w:r>
    </w:p>
  </w:comment>
  <w:comment w:id="1146" w:author="Peter Koch" w:date="2026-05-15T12:30:00Z" w:initials="PK">
    <w:p w14:paraId="1B5F0E37" w14:textId="77777777" w:rsidR="0026716C" w:rsidRDefault="0026716C" w:rsidP="0026716C">
      <w:pPr>
        <w:pStyle w:val="Kommentartext"/>
      </w:pPr>
      <w:r>
        <w:rPr>
          <w:rStyle w:val="Kommentarzeichen"/>
        </w:rPr>
        <w:annotationRef/>
      </w:r>
      <w:r>
        <w:t>Typ? Das ist doch nur ein Textfeld.</w:t>
      </w:r>
    </w:p>
  </w:comment>
  <w:comment w:id="1151" w:author="Florian Petersen" w:date="2026-05-06T13:22:00Z" w:initials="FP">
    <w:p w14:paraId="232B2E12" w14:textId="77777777" w:rsidR="004B0595" w:rsidRDefault="004B0595" w:rsidP="004B0595">
      <w:pPr>
        <w:pStyle w:val="Kommentartext"/>
      </w:pPr>
      <w:r>
        <w:rPr>
          <w:rStyle w:val="Kommentarzeichen"/>
        </w:rPr>
        <w:annotationRef/>
      </w:r>
      <w:r>
        <w:t>Was ist ein SDL ? 😃Erleuchte mich</w:t>
      </w:r>
    </w:p>
  </w:comment>
  <w:comment w:id="1152" w:author="Peter Koch" w:date="2026-05-15T12:30:00Z" w:initials="PK">
    <w:p w14:paraId="4B10AE30" w14:textId="77777777" w:rsidR="0082108E" w:rsidRDefault="0082108E" w:rsidP="0082108E">
      <w:pPr>
        <w:pStyle w:val="Kommentartext"/>
      </w:pPr>
      <w:r>
        <w:rPr>
          <w:rStyle w:val="Kommentarzeichen"/>
        </w:rPr>
        <w:annotationRef/>
      </w:r>
      <w:r>
        <w:t>Steht doch da. Stammdatenlayer. Das ist von der HWK eine Middleware.</w:t>
      </w:r>
    </w:p>
  </w:comment>
  <w:comment w:id="1155" w:author="Florian Petersen" w:date="2026-05-06T13:22:00Z" w:initials="FP">
    <w:p w14:paraId="4ACBC49F" w14:textId="77777777" w:rsidR="004B0595" w:rsidRDefault="004B0595" w:rsidP="004B0595">
      <w:pPr>
        <w:pStyle w:val="Kommentartext"/>
      </w:pPr>
      <w:r>
        <w:rPr>
          <w:rStyle w:val="Kommentarzeichen"/>
        </w:rPr>
        <w:annotationRef/>
      </w:r>
      <w:r>
        <w:t>Wer macht das? Box</w:t>
      </w:r>
    </w:p>
  </w:comment>
  <w:comment w:id="1156" w:author="Peter Koch" w:date="2026-05-15T12:30:00Z" w:initials="PK">
    <w:p w14:paraId="62352C8F" w14:textId="77777777" w:rsidR="0082108E" w:rsidRDefault="0082108E" w:rsidP="0082108E">
      <w:pPr>
        <w:pStyle w:val="Kommentartext"/>
      </w:pPr>
      <w:r>
        <w:rPr>
          <w:rStyle w:val="Kommentarzeichen"/>
        </w:rPr>
        <w:annotationRef/>
      </w:r>
      <w:r>
        <w:t>… wird von der HWK...</w:t>
      </w:r>
    </w:p>
  </w:comment>
  <w:comment w:id="1157" w:author="Florian Petersen" w:date="2026-05-06T13:23:00Z" w:initials="FP">
    <w:p w14:paraId="4A21AD0F" w14:textId="77777777" w:rsidR="00AC46ED" w:rsidRDefault="00AC46ED" w:rsidP="00AC46ED">
      <w:pPr>
        <w:pStyle w:val="Kommentartext"/>
      </w:pPr>
      <w:r>
        <w:rPr>
          <w:rStyle w:val="Kommentarzeichen"/>
        </w:rPr>
        <w:annotationRef/>
      </w:r>
      <w:r>
        <w:t>Hinweis vllt das es in kapitel 2 angelegt wird</w:t>
      </w:r>
    </w:p>
  </w:comment>
  <w:comment w:id="1158" w:author="Peter Koch" w:date="2026-05-15T12:31:00Z" w:initials="PK">
    <w:p w14:paraId="2F80F963" w14:textId="77777777" w:rsidR="0082108E" w:rsidRDefault="0082108E" w:rsidP="0082108E">
      <w:pPr>
        <w:pStyle w:val="Kommentartext"/>
      </w:pPr>
      <w:r>
        <w:rPr>
          <w:rStyle w:val="Kommentarzeichen"/>
        </w:rPr>
        <w:annotationRef/>
      </w:r>
      <w:r>
        <w:t>Ist schon</w:t>
      </w:r>
    </w:p>
  </w:comment>
  <w:comment w:id="1161" w:author="Florian Petersen" w:date="2026-05-06T13:25:00Z" w:initials="FP">
    <w:p w14:paraId="0C1DAF6D" w14:textId="77777777" w:rsidR="00FF10AA" w:rsidRDefault="00FF10AA" w:rsidP="00FF10AA">
      <w:pPr>
        <w:pStyle w:val="Kommentartext"/>
      </w:pPr>
      <w:r>
        <w:rPr>
          <w:rStyle w:val="Kommentarzeichen"/>
        </w:rPr>
        <w:annotationRef/>
      </w:r>
      <w:r>
        <w:t xml:space="preserve">Wo kommt der auf einmal her ? ^^ Was übernimmt er? </w:t>
      </w:r>
    </w:p>
  </w:comment>
  <w:comment w:id="1162" w:author="Peter Koch" w:date="2026-05-15T12:31:00Z" w:initials="PK">
    <w:p w14:paraId="0642655C" w14:textId="77777777" w:rsidR="0082108E" w:rsidRDefault="0082108E" w:rsidP="0082108E">
      <w:pPr>
        <w:pStyle w:val="Kommentartext"/>
      </w:pPr>
      <w:r>
        <w:rPr>
          <w:rStyle w:val="Kommentarzeichen"/>
        </w:rPr>
        <w:annotationRef/>
      </w:r>
      <w:r>
        <w:t>Ist von der HWK eine Middleware</w:t>
      </w:r>
    </w:p>
  </w:comment>
  <w:comment w:id="1164" w:author="Torben Schulze" w:date="2026-05-20T22:31:00Z" w:initials="TS">
    <w:p w14:paraId="3457FFBC" w14:textId="77777777" w:rsidR="003445B8" w:rsidRDefault="003445B8" w:rsidP="003445B8">
      <w:pPr>
        <w:pStyle w:val="Kommentartext"/>
      </w:pPr>
      <w:r>
        <w:rPr>
          <w:rStyle w:val="Kommentarzeichen"/>
        </w:rPr>
        <w:annotationRef/>
      </w:r>
      <w:r>
        <w:t>Dann würde ich die Felder schreibschützen, sonst glaubt der Benutzer da was eintragen zu können oder müssen.</w:t>
      </w:r>
    </w:p>
  </w:comment>
  <w:comment w:id="1165" w:author="Peter Koch" w:date="2026-05-21T07:25:00Z" w:initials="PK">
    <w:p w14:paraId="67F1A25C" w14:textId="77777777" w:rsidR="00B42C0C" w:rsidRDefault="00B42C0C" w:rsidP="00B42C0C">
      <w:pPr>
        <w:pStyle w:val="Kommentartext"/>
      </w:pPr>
      <w:r>
        <w:rPr>
          <w:rStyle w:val="Kommentarzeichen"/>
        </w:rPr>
        <w:annotationRef/>
      </w:r>
      <w:r>
        <w:t>Gute Idee, ist korrigiert</w:t>
      </w:r>
    </w:p>
  </w:comment>
  <w:comment w:id="1166" w:author="Philipp Merkel" w:date="2026-05-13T14:09:00Z" w:initials="PM">
    <w:p w14:paraId="5BE2EAD6" w14:textId="635C94B3" w:rsidR="00860B35" w:rsidRDefault="00860B35" w:rsidP="00860B35">
      <w:pPr>
        <w:pStyle w:val="Kommentartext"/>
      </w:pPr>
      <w:r>
        <w:rPr>
          <w:rStyle w:val="Kommentarzeichen"/>
        </w:rPr>
        <w:annotationRef/>
      </w:r>
      <w:r>
        <w:t>Bitte definiert das genauer. Wie viele Zeichen? Was passiert mit Sonderzeichen etc..</w:t>
      </w:r>
    </w:p>
  </w:comment>
  <w:comment w:id="1167" w:author="Peter Koch" w:date="2026-05-15T12:33:00Z" w:initials="PK">
    <w:p w14:paraId="543D758C" w14:textId="77777777" w:rsidR="008B4E5C" w:rsidRDefault="008B4E5C" w:rsidP="008B4E5C">
      <w:pPr>
        <w:pStyle w:val="Kommentartext"/>
      </w:pPr>
      <w:r>
        <w:rPr>
          <w:rStyle w:val="Kommentarzeichen"/>
        </w:rPr>
        <w:annotationRef/>
      </w:r>
      <w:r>
        <w:t>Ich wäre jetzt davon ausgegangen, das die meisten Entwickler hier wissen, was getan werden muss. Nicht? ☹️</w:t>
      </w:r>
    </w:p>
  </w:comment>
  <w:comment w:id="1168" w:author="Peter Koch" w:date="2026-05-20T10:05:00Z" w:initials="PK">
    <w:p w14:paraId="5D877E17" w14:textId="77777777" w:rsidR="00796808" w:rsidRDefault="00DC5D66" w:rsidP="00796808">
      <w:pPr>
        <w:pStyle w:val="Kommentartext"/>
      </w:pPr>
      <w:r>
        <w:rPr>
          <w:rStyle w:val="Kommentarzeichen"/>
        </w:rPr>
        <w:annotationRef/>
      </w:r>
      <w:r w:rsidR="00796808">
        <w:t>Rausgeklaut bei KARE</w:t>
      </w:r>
    </w:p>
  </w:comment>
  <w:comment w:id="1172" w:author="Torben Schulze" w:date="2026-05-20T22:30:00Z" w:initials="TS">
    <w:p w14:paraId="418C56AA" w14:textId="77777777" w:rsidR="00063346" w:rsidRDefault="00063346" w:rsidP="00063346">
      <w:pPr>
        <w:pStyle w:val="Kommentartext"/>
      </w:pPr>
      <w:r>
        <w:rPr>
          <w:rStyle w:val="Kommentarzeichen"/>
        </w:rPr>
        <w:annotationRef/>
      </w:r>
      <w:r>
        <w:t>Ich würde davon absehen FO-Quellcode ins EFK zu kopieren….kurz beschreiben, was zu tun ist (Auflistung der nicht erlaubten Zeichen und was mit führender Ziffer passieren soll), der Kunde soll es ja auch verstehen, wie sich das zusammensetzt.</w:t>
      </w:r>
    </w:p>
  </w:comment>
  <w:comment w:id="1173" w:author="Peter Koch" w:date="2026-05-21T07:26:00Z" w:initials="PK">
    <w:p w14:paraId="6570BABA" w14:textId="77777777" w:rsidR="000F30C0" w:rsidRDefault="000F30C0" w:rsidP="000F30C0">
      <w:pPr>
        <w:pStyle w:val="Kommentartext"/>
      </w:pPr>
      <w:r>
        <w:rPr>
          <w:rStyle w:val="Kommentarzeichen"/>
        </w:rPr>
        <w:annotationRef/>
      </w:r>
      <w:r>
        <w:t>Das mach ich dann später schön. War nur ein Schnellschuss, da Philipp das ebenso wünschte.</w:t>
      </w:r>
    </w:p>
  </w:comment>
  <w:comment w:id="1257" w:author="Florian Petersen" w:date="2026-05-06T13:26:00Z" w:initials="FP">
    <w:p w14:paraId="6EB5866A" w14:textId="3BC086A2" w:rsidR="00276698" w:rsidRDefault="00276698" w:rsidP="00276698">
      <w:pPr>
        <w:pStyle w:val="Kommentartext"/>
      </w:pPr>
      <w:r>
        <w:rPr>
          <w:rStyle w:val="Kommentarzeichen"/>
        </w:rPr>
        <w:annotationRef/>
      </w:r>
      <w:r>
        <w:t>Ah die Frage hatte ich oben schonmal gestellt. Dann mach doch eine Optinale Box für Schulung rein</w:t>
      </w:r>
    </w:p>
  </w:comment>
  <w:comment w:id="1258" w:author="Peter Koch" w:date="2026-05-15T12:33:00Z" w:initials="PK">
    <w:p w14:paraId="52DBBE2F" w14:textId="77777777" w:rsidR="008A7DD3" w:rsidRDefault="008A7DD3" w:rsidP="008A7DD3">
      <w:pPr>
        <w:pStyle w:val="Kommentartext"/>
      </w:pPr>
      <w:r>
        <w:rPr>
          <w:rStyle w:val="Kommentarzeichen"/>
        </w:rPr>
        <w:annotationRef/>
      </w:r>
      <w:r>
        <w:t>Keine Box. Steht doch da, dass beauftragt werden muss.</w:t>
      </w:r>
    </w:p>
  </w:comment>
  <w:comment w:id="1260" w:author="Florian Petersen" w:date="2026-05-06T13:28:00Z" w:initials="FP">
    <w:p w14:paraId="76F85CE3" w14:textId="77777777" w:rsidR="000C40DE" w:rsidRDefault="000C40DE" w:rsidP="000C40DE">
      <w:pPr>
        <w:pStyle w:val="Kommentartext"/>
      </w:pPr>
      <w:r>
        <w:rPr>
          <w:rStyle w:val="Kommentarzeichen"/>
        </w:rPr>
        <w:annotationRef/>
      </w:r>
      <w:r>
        <w:t>Warum benutzen wir hier nicht Standard? Wir befinden uns hier im Kapitel der kundenanalage, aber belegen hier die Vorgänge vor ? Versteh ich nicht</w:t>
      </w:r>
    </w:p>
  </w:comment>
  <w:comment w:id="1261" w:author="Peter Koch" w:date="2026-05-15T12:35:00Z" w:initials="PK">
    <w:p w14:paraId="2E7508E8" w14:textId="77777777" w:rsidR="00A40407" w:rsidRDefault="00A40407" w:rsidP="00A40407">
      <w:pPr>
        <w:pStyle w:val="Kommentartext"/>
      </w:pPr>
      <w:r>
        <w:rPr>
          <w:rStyle w:val="Kommentarzeichen"/>
        </w:rPr>
        <w:annotationRef/>
      </w:r>
      <w:r>
        <w:t xml:space="preserve">Du hast völlig recht. Das muss Vorbelegungen im Kunden heißen. </w:t>
      </w:r>
    </w:p>
  </w:comment>
  <w:comment w:id="1264" w:author="Torben Schulze" w:date="2026-05-20T22:33:00Z" w:initials="TS">
    <w:p w14:paraId="4212360F" w14:textId="77777777" w:rsidR="004E08C7" w:rsidRDefault="004E08C7" w:rsidP="004E08C7">
      <w:pPr>
        <w:pStyle w:val="Kommentartext"/>
      </w:pPr>
      <w:r>
        <w:rPr>
          <w:rStyle w:val="Kommentarzeichen"/>
        </w:rPr>
        <w:annotationRef/>
      </w:r>
      <w:r>
        <w:t>Passt nicht zum Kapitel (Vorbelegung im Kunden)</w:t>
      </w:r>
    </w:p>
  </w:comment>
  <w:comment w:id="1265" w:author="Peter Koch" w:date="2026-05-21T07:29:00Z" w:initials="PK">
    <w:p w14:paraId="6493CFDD" w14:textId="77777777" w:rsidR="005453B4" w:rsidRDefault="005453B4" w:rsidP="005453B4">
      <w:pPr>
        <w:pStyle w:val="Kommentartext"/>
      </w:pPr>
      <w:r>
        <w:rPr>
          <w:rStyle w:val="Kommentarzeichen"/>
        </w:rPr>
        <w:annotationRef/>
      </w:r>
      <w:r>
        <w:t>Korrigiert,</w:t>
      </w:r>
    </w:p>
  </w:comment>
  <w:comment w:id="1271" w:author="Florian Petersen" w:date="2026-05-06T13:30:00Z" w:initials="FP">
    <w:p w14:paraId="15449BF5" w14:textId="6614F96B" w:rsidR="00DA0D0A" w:rsidRDefault="00DA0D0A" w:rsidP="00DA0D0A">
      <w:pPr>
        <w:pStyle w:val="Kommentartext"/>
      </w:pPr>
      <w:r>
        <w:rPr>
          <w:rStyle w:val="Kommentarzeichen"/>
        </w:rPr>
        <w:annotationRef/>
      </w:r>
      <w:r>
        <w:t>Gleiche Anmerkung wie oben mit Nummer und Event ist falsch</w:t>
      </w:r>
    </w:p>
  </w:comment>
  <w:comment w:id="1272" w:author="Peter Koch" w:date="2026-05-15T12:36:00Z" w:initials="PK">
    <w:p w14:paraId="6BE365D8" w14:textId="77777777" w:rsidR="006D401A" w:rsidRDefault="006D401A" w:rsidP="006D401A">
      <w:pPr>
        <w:pStyle w:val="Kommentartext"/>
      </w:pPr>
      <w:r>
        <w:rPr>
          <w:rStyle w:val="Kommentarzeichen"/>
        </w:rPr>
        <w:annotationRef/>
      </w:r>
      <w:r>
        <w:t>ergänzt</w:t>
      </w:r>
    </w:p>
  </w:comment>
  <w:comment w:id="1275" w:author="Philipp Merkel" w:date="2026-05-13T14:13:00Z" w:initials="PM">
    <w:p w14:paraId="7B394754" w14:textId="77777777" w:rsidR="00F502F2" w:rsidRDefault="00F502F2" w:rsidP="00F502F2">
      <w:pPr>
        <w:pStyle w:val="Kommentartext"/>
      </w:pPr>
      <w:r>
        <w:rPr>
          <w:rStyle w:val="Kommentarzeichen"/>
        </w:rPr>
        <w:annotationRef/>
      </w:r>
      <w:r>
        <w:t>Auch bei mir selbe Fragen wie oben</w:t>
      </w:r>
    </w:p>
  </w:comment>
  <w:comment w:id="1276" w:author="Peter Koch" w:date="2026-05-15T12:36:00Z" w:initials="PK">
    <w:p w14:paraId="5533A2A6" w14:textId="77777777" w:rsidR="006D401A" w:rsidRDefault="006D401A" w:rsidP="006D401A">
      <w:pPr>
        <w:pStyle w:val="Kommentartext"/>
      </w:pPr>
      <w:r>
        <w:rPr>
          <w:rStyle w:val="Kommentarzeichen"/>
        </w:rPr>
        <w:annotationRef/>
      </w:r>
      <w:r>
        <w:t>ergänzt</w:t>
      </w:r>
    </w:p>
  </w:comment>
  <w:comment w:id="1299" w:author="Florian Petersen" w:date="2026-05-06T13:33:00Z" w:initials="FP">
    <w:p w14:paraId="3AD71782" w14:textId="77777777" w:rsidR="005E02CA" w:rsidRDefault="005E02CA" w:rsidP="005E02CA">
      <w:pPr>
        <w:pStyle w:val="Kommentartext"/>
      </w:pPr>
      <w:r>
        <w:rPr>
          <w:rStyle w:val="Kommentarzeichen"/>
        </w:rPr>
        <w:annotationRef/>
      </w:r>
      <w:r>
        <w:t xml:space="preserve">Nimmt doch lieber den Drucktyp </w:t>
      </w:r>
      <w:r>
        <w:rPr>
          <w:b/>
          <w:bCs/>
        </w:rPr>
        <w:t>druckertyp</w:t>
      </w:r>
      <w:r>
        <w:t xml:space="preserve"> - Da auf STMP Server oder E-Mail , dann ist es egal wie sie es versenden ob über Server oder Outlog oderähnliches. </w:t>
      </w:r>
    </w:p>
    <w:p w14:paraId="084D136C" w14:textId="77777777" w:rsidR="005E02CA" w:rsidRDefault="005E02CA" w:rsidP="005E02CA">
      <w:pPr>
        <w:pStyle w:val="Kommentartext"/>
      </w:pPr>
      <w:r>
        <w:t>Drucker kann auch durch Layout vorbelegt werden. Also müsste es eigentlich auch ans Layout.</w:t>
      </w:r>
    </w:p>
  </w:comment>
  <w:comment w:id="1300" w:author="Peter Koch" w:date="2026-05-15T12:38:00Z" w:initials="PK">
    <w:p w14:paraId="33457159" w14:textId="77777777" w:rsidR="00147A6D" w:rsidRDefault="00147A6D" w:rsidP="00147A6D">
      <w:pPr>
        <w:pStyle w:val="Kommentartext"/>
      </w:pPr>
      <w:r>
        <w:rPr>
          <w:rStyle w:val="Kommentarzeichen"/>
        </w:rPr>
        <w:annotationRef/>
      </w:r>
      <w:r>
        <w:t>ergänzt</w:t>
      </w:r>
    </w:p>
  </w:comment>
  <w:comment w:id="1316" w:author="Torben Schulze" w:date="2026-05-20T22:44:00Z" w:initials="TS">
    <w:p w14:paraId="6B134B23" w14:textId="77777777" w:rsidR="001E0BE8" w:rsidRDefault="001E0BE8" w:rsidP="001E0BE8">
      <w:pPr>
        <w:pStyle w:val="Kommentartext"/>
      </w:pPr>
      <w:r>
        <w:rPr>
          <w:rStyle w:val="Kommentarzeichen"/>
        </w:rPr>
        <w:annotationRef/>
      </w:r>
      <w:r>
        <w:t>Ich würde es in einem Paket zusammenfassen. In beiden APs steht auch noch textuell das mit dem Suchwort drin.</w:t>
      </w:r>
    </w:p>
  </w:comment>
  <w:comment w:id="1317" w:author="Peter Koch" w:date="2026-05-21T07:35:00Z" w:initials="PK">
    <w:p w14:paraId="3CF3DF53" w14:textId="77777777" w:rsidR="00F95324" w:rsidRDefault="00F95324" w:rsidP="00F95324">
      <w:pPr>
        <w:pStyle w:val="Kommentartext"/>
      </w:pPr>
      <w:r>
        <w:rPr>
          <w:rStyle w:val="Kommentarzeichen"/>
        </w:rPr>
        <w:annotationRef/>
      </w:r>
      <w:r>
        <w:t>erledigt</w:t>
      </w:r>
    </w:p>
  </w:comment>
  <w:comment w:id="1309" w:author="Florian Petersen" w:date="2026-05-06T13:38:00Z" w:initials="FP">
    <w:p w14:paraId="5B4F1158" w14:textId="1D202462" w:rsidR="006634D4" w:rsidRDefault="006634D4" w:rsidP="006634D4">
      <w:pPr>
        <w:pStyle w:val="Kommentartext"/>
      </w:pPr>
      <w:r>
        <w:rPr>
          <w:rStyle w:val="Kommentarzeichen"/>
        </w:rPr>
        <w:annotationRef/>
      </w:r>
      <w:r>
        <w:t>Gleicher Punkt wie oben. Vielleicht sprichst du auch mit Tobi oder guckst mal ins Spinner Konzept. Teilweise lösen wir es dynmisch über INI-Dateien.</w:t>
      </w:r>
    </w:p>
  </w:comment>
  <w:comment w:id="1310" w:author="Peter Koch" w:date="2026-05-15T12:38:00Z" w:initials="PK">
    <w:p w14:paraId="76857163" w14:textId="77777777" w:rsidR="00147A6D" w:rsidRDefault="00147A6D" w:rsidP="00147A6D">
      <w:pPr>
        <w:pStyle w:val="Kommentartext"/>
      </w:pPr>
      <w:r>
        <w:rPr>
          <w:rStyle w:val="Kommentarzeichen"/>
        </w:rPr>
        <w:annotationRef/>
      </w:r>
      <w:r>
        <w:t>ergänzt</w:t>
      </w:r>
    </w:p>
  </w:comment>
  <w:comment w:id="1327" w:author="Florian Petersen" w:date="2026-05-06T13:41:00Z" w:initials="FP">
    <w:p w14:paraId="33C9A575" w14:textId="77777777" w:rsidR="006E6AE8" w:rsidRDefault="006E6AE8" w:rsidP="006E6AE8">
      <w:pPr>
        <w:pStyle w:val="Kommentartext"/>
      </w:pPr>
      <w:r>
        <w:rPr>
          <w:rStyle w:val="Kommentarzeichen"/>
        </w:rPr>
        <w:annotationRef/>
      </w:r>
      <w:r>
        <w:t>Ich hab noch nirgends gesehen das die Vorkalkulation angeworfen wird, machen die das manuell?</w:t>
      </w:r>
    </w:p>
  </w:comment>
  <w:comment w:id="1328" w:author="Peter Koch" w:date="2026-05-15T12:39:00Z" w:initials="PK">
    <w:p w14:paraId="7F6FE0BF" w14:textId="77777777" w:rsidR="00BF6F6A" w:rsidRDefault="00BF6F6A" w:rsidP="00BF6F6A">
      <w:pPr>
        <w:pStyle w:val="Kommentartext"/>
      </w:pPr>
      <w:r>
        <w:rPr>
          <w:rStyle w:val="Kommentarzeichen"/>
        </w:rPr>
        <w:annotationRef/>
      </w:r>
      <w:r>
        <w:t>Die wird manuell gemacht.</w:t>
      </w:r>
    </w:p>
  </w:comment>
  <w:comment w:id="1329" w:author="Philipp Merkel" w:date="2026-05-13T14:17:00Z" w:initials="PM">
    <w:p w14:paraId="00E1F255" w14:textId="77777777" w:rsidR="00E45BF5" w:rsidRDefault="00E45BF5" w:rsidP="00E45BF5">
      <w:pPr>
        <w:pStyle w:val="Kommentartext"/>
      </w:pPr>
      <w:r>
        <w:rPr>
          <w:rStyle w:val="Kommentarzeichen"/>
        </w:rPr>
        <w:annotationRef/>
      </w:r>
      <w:r>
        <w:t>Was wenn keine gültige Kalkulation vorhanden ist? Dann null?</w:t>
      </w:r>
    </w:p>
  </w:comment>
  <w:comment w:id="1330" w:author="Peter Koch" w:date="2026-05-15T12:40:00Z" w:initials="PK">
    <w:p w14:paraId="55D3DE79" w14:textId="77777777" w:rsidR="00BF6F6A" w:rsidRDefault="00BF6F6A" w:rsidP="00BF6F6A">
      <w:pPr>
        <w:pStyle w:val="Kommentartext"/>
      </w:pPr>
      <w:r>
        <w:rPr>
          <w:rStyle w:val="Kommentarzeichen"/>
        </w:rPr>
        <w:annotationRef/>
      </w:r>
      <w:r>
        <w:t>SISO</w:t>
      </w:r>
    </w:p>
  </w:comment>
  <w:comment w:id="1331" w:author="Philipp Merkel" w:date="2026-05-13T14:18:00Z" w:initials="PM">
    <w:p w14:paraId="3F93EF7A" w14:textId="2687336D" w:rsidR="00E45BF5" w:rsidRDefault="00E45BF5" w:rsidP="00E45BF5">
      <w:pPr>
        <w:pStyle w:val="Kommentartext"/>
      </w:pPr>
      <w:r>
        <w:rPr>
          <w:rStyle w:val="Kommentarzeichen"/>
        </w:rPr>
        <w:annotationRef/>
      </w:r>
      <w:r>
        <w:t>Was wenn nicht? Dann null?</w:t>
      </w:r>
    </w:p>
  </w:comment>
  <w:comment w:id="1332" w:author="Peter Koch" w:date="2026-05-15T12:40:00Z" w:initials="PK">
    <w:p w14:paraId="6A3C23F1" w14:textId="77777777" w:rsidR="00BF6F6A" w:rsidRDefault="00BF6F6A" w:rsidP="00BF6F6A">
      <w:pPr>
        <w:pStyle w:val="Kommentartext"/>
      </w:pPr>
      <w:r>
        <w:rPr>
          <w:rStyle w:val="Kommentarzeichen"/>
        </w:rPr>
        <w:annotationRef/>
      </w:r>
      <w:r>
        <w:t>SISO</w:t>
      </w:r>
    </w:p>
  </w:comment>
  <w:comment w:id="1342" w:author="Florian Petersen" w:date="2026-05-06T14:33:00Z" w:initials="FP">
    <w:p w14:paraId="7075EAD1" w14:textId="77777777" w:rsidR="00330EBB" w:rsidRDefault="00330EBB" w:rsidP="001078F4">
      <w:pPr>
        <w:pStyle w:val="Kommentartext"/>
      </w:pPr>
      <w:r>
        <w:rPr>
          <w:rStyle w:val="Kommentarzeichen"/>
        </w:rPr>
        <w:annotationRef/>
      </w:r>
      <w:r>
        <w:t>Im Druck Oder vorgang schon?</w:t>
      </w:r>
    </w:p>
  </w:comment>
  <w:comment w:id="1343" w:author="Peter Koch" w:date="2026-05-20T12:51:00Z" w:initials="PK">
    <w:p w14:paraId="3214B091" w14:textId="77777777" w:rsidR="0040299A" w:rsidRDefault="0040299A" w:rsidP="0040299A">
      <w:pPr>
        <w:pStyle w:val="Kommentartext"/>
      </w:pPr>
      <w:r>
        <w:rPr>
          <w:rStyle w:val="Kommentarzeichen"/>
        </w:rPr>
        <w:annotationRef/>
      </w:r>
      <w:r>
        <w:t>Verschoben auf Verkauf</w:t>
      </w:r>
    </w:p>
  </w:comment>
  <w:comment w:id="1355" w:author="Torben Schulze" w:date="2026-05-20T22:49:00Z" w:initials="TS">
    <w:p w14:paraId="1746576F" w14:textId="77777777" w:rsidR="009F2C5E" w:rsidRDefault="009F2C5E" w:rsidP="009F2C5E">
      <w:pPr>
        <w:pStyle w:val="Kommentartext"/>
      </w:pPr>
      <w:r>
        <w:rPr>
          <w:rStyle w:val="Kommentarzeichen"/>
        </w:rPr>
        <w:annotationRef/>
      </w:r>
      <w:r>
        <w:t>Nur bei neu und freigeben/Lieferung? Oder auch bei ändern und dann vorher NS und ggf. Steuer+ES rauswerfen?</w:t>
      </w:r>
    </w:p>
  </w:comment>
  <w:comment w:id="1356" w:author="Peter Koch" w:date="2026-05-21T07:57:00Z" w:initials="PK">
    <w:p w14:paraId="07D35B2B" w14:textId="77777777" w:rsidR="0076789A" w:rsidRDefault="0076789A" w:rsidP="0076789A">
      <w:pPr>
        <w:pStyle w:val="Kommentartext"/>
      </w:pPr>
      <w:r>
        <w:rPr>
          <w:rStyle w:val="Kommentarzeichen"/>
        </w:rPr>
        <w:annotationRef/>
      </w:r>
      <w:r>
        <w:t>Korrigiert.</w:t>
      </w:r>
    </w:p>
  </w:comment>
  <w:comment w:id="1352" w:author="Philipp Merkel" w:date="2026-05-13T14:55:00Z" w:initials="PM">
    <w:p w14:paraId="6A92CE4C" w14:textId="27FE29F4" w:rsidR="00A97C7B" w:rsidRDefault="00A97C7B" w:rsidP="00C32036">
      <w:pPr>
        <w:pStyle w:val="Kommentartext"/>
      </w:pPr>
      <w:r>
        <w:rPr>
          <w:rStyle w:val="Kommentarzeichen"/>
        </w:rPr>
        <w:annotationRef/>
      </w:r>
      <w:r>
        <w:t>?</w:t>
      </w:r>
    </w:p>
  </w:comment>
  <w:comment w:id="1353" w:author="Peter Koch" w:date="2026-05-20T12:52:00Z" w:initials="PK">
    <w:p w14:paraId="273B0908" w14:textId="77777777" w:rsidR="0040299A" w:rsidRDefault="0040299A" w:rsidP="0040299A">
      <w:pPr>
        <w:pStyle w:val="Kommentartext"/>
      </w:pPr>
      <w:r>
        <w:rPr>
          <w:rStyle w:val="Kommentarzeichen"/>
        </w:rPr>
        <w:annotationRef/>
      </w:r>
      <w:r>
        <w:t>Verschoben auf Verkauf</w:t>
      </w:r>
    </w:p>
  </w:comment>
  <w:comment w:id="1420" w:author="Florian Petersen" w:date="2026-05-06T13:44:00Z" w:initials="FP">
    <w:p w14:paraId="6CADC2CB" w14:textId="77777777" w:rsidR="00E02D2C" w:rsidRDefault="00E02D2C" w:rsidP="00E02D2C">
      <w:pPr>
        <w:pStyle w:val="Kommentartext"/>
      </w:pPr>
      <w:r>
        <w:rPr>
          <w:rStyle w:val="Kommentarzeichen"/>
        </w:rPr>
        <w:annotationRef/>
      </w:r>
      <w:r>
        <w:t>Ich würde es neu laden und direkt aufbauen, sonst bei aufgeklappten Sachen sonst besonders.</w:t>
      </w:r>
    </w:p>
  </w:comment>
  <w:comment w:id="1421" w:author="Peter Koch" w:date="2026-05-20T10:09:00Z" w:initials="PK">
    <w:p w14:paraId="530A1ED5" w14:textId="77777777" w:rsidR="003E31C8" w:rsidRDefault="003E31C8" w:rsidP="003E31C8">
      <w:pPr>
        <w:pStyle w:val="Kommentartext"/>
      </w:pPr>
      <w:r>
        <w:rPr>
          <w:rStyle w:val="Kommentarzeichen"/>
        </w:rPr>
        <w:annotationRef/>
      </w:r>
      <w:r>
        <w:t>Korrekt</w:t>
      </w:r>
    </w:p>
  </w:comment>
  <w:comment w:id="1427" w:author="Florian Petersen" w:date="2026-05-06T13:45:00Z" w:initials="FP">
    <w:p w14:paraId="19933FEF" w14:textId="77777777" w:rsidR="00BC7A45" w:rsidRDefault="00BC7A45" w:rsidP="00BC7A45">
      <w:pPr>
        <w:pStyle w:val="Kommentartext"/>
      </w:pPr>
      <w:r>
        <w:rPr>
          <w:rStyle w:val="Kommentarzeichen"/>
        </w:rPr>
        <w:annotationRef/>
      </w:r>
      <w:r>
        <w:t>Heißt wir machen erstmal keine Chargen ?</w:t>
      </w:r>
    </w:p>
  </w:comment>
  <w:comment w:id="1428" w:author="Peter Koch" w:date="2026-05-20T10:25:00Z" w:initials="PK">
    <w:p w14:paraId="31C34A0A" w14:textId="77777777" w:rsidR="00AE69B2" w:rsidRDefault="00AE69B2" w:rsidP="00AE69B2">
      <w:pPr>
        <w:pStyle w:val="Kommentartext"/>
      </w:pPr>
      <w:r>
        <w:rPr>
          <w:rStyle w:val="Kommentarzeichen"/>
        </w:rPr>
        <w:annotationRef/>
      </w:r>
      <w:r>
        <w:t>Nicht generell nur bei Therapieliegen und dort wird es auch beschrieben.</w:t>
      </w:r>
    </w:p>
  </w:comment>
  <w:comment w:id="1435" w:author="Florian Petersen" w:date="2026-05-06T13:55:00Z" w:initials="FP">
    <w:p w14:paraId="3649DFE7" w14:textId="77777777" w:rsidR="00212628" w:rsidRDefault="00212628" w:rsidP="00212628">
      <w:pPr>
        <w:pStyle w:val="Kommentartext"/>
      </w:pPr>
      <w:r>
        <w:rPr>
          <w:rStyle w:val="Kommentarzeichen"/>
        </w:rPr>
        <w:annotationRef/>
      </w:r>
      <w:r>
        <w:t>Davon hab ich bis jetzt noch nix gelesen?</w:t>
      </w:r>
    </w:p>
  </w:comment>
  <w:comment w:id="1436" w:author="Peter Koch" w:date="2026-05-20T10:23:00Z" w:initials="PK">
    <w:p w14:paraId="04D87D4A" w14:textId="77777777" w:rsidR="006467D9" w:rsidRDefault="006467D9" w:rsidP="006467D9">
      <w:pPr>
        <w:pStyle w:val="Kommentartext"/>
      </w:pPr>
      <w:r>
        <w:rPr>
          <w:rStyle w:val="Kommentarzeichen"/>
        </w:rPr>
        <w:annotationRef/>
      </w:r>
      <w:r>
        <w:t>Das wird auch keine Schnittstelle. Sie haben ja bestätigt, dass der Standard reicht. Vielleicht wird das mal über den SDL gemacht.</w:t>
      </w:r>
    </w:p>
  </w:comment>
  <w:comment w:id="1446" w:author="Florian Petersen" w:date="2026-05-06T14:01:00Z" w:initials="FP">
    <w:p w14:paraId="170C5D41" w14:textId="77777777" w:rsidR="006333C2" w:rsidRDefault="006333C2" w:rsidP="006333C2">
      <w:pPr>
        <w:pStyle w:val="Kommentartext"/>
      </w:pPr>
      <w:r>
        <w:rPr>
          <w:rStyle w:val="Kommentarzeichen"/>
        </w:rPr>
        <w:annotationRef/>
      </w:r>
      <w:r>
        <w:t>Wenn ich weiter unten lese, dann machen wir das doch nicht oder?</w:t>
      </w:r>
    </w:p>
  </w:comment>
  <w:comment w:id="1447" w:author="Peter Koch" w:date="2026-05-20T10:26:00Z" w:initials="PK">
    <w:p w14:paraId="5EF1885F" w14:textId="77777777" w:rsidR="00F30621" w:rsidRDefault="00F30621" w:rsidP="00F30621">
      <w:pPr>
        <w:pStyle w:val="Kommentartext"/>
      </w:pPr>
      <w:r>
        <w:rPr>
          <w:rStyle w:val="Kommentarzeichen"/>
        </w:rPr>
        <w:annotationRef/>
      </w:r>
      <w:r>
        <w:t>In der Tat kann weg.</w:t>
      </w:r>
    </w:p>
  </w:comment>
  <w:comment w:id="1451" w:author="Florian Petersen" w:date="2026-05-06T14:00:00Z" w:initials="FP">
    <w:p w14:paraId="38485DBE" w14:textId="77777777" w:rsidR="004F42AD" w:rsidRDefault="004F42AD" w:rsidP="004F42AD">
      <w:pPr>
        <w:pStyle w:val="Kommentartext"/>
      </w:pPr>
      <w:r>
        <w:rPr>
          <w:rStyle w:val="Kommentarzeichen"/>
        </w:rPr>
        <w:annotationRef/>
      </w:r>
      <w:r>
        <w:t>Ist aber kein Bestandteil?</w:t>
      </w:r>
    </w:p>
  </w:comment>
  <w:comment w:id="1452" w:author="Peter Koch" w:date="2026-05-20T10:27:00Z" w:initials="PK">
    <w:p w14:paraId="5894D315" w14:textId="77777777" w:rsidR="005E254B" w:rsidRDefault="005E254B" w:rsidP="005E254B">
      <w:pPr>
        <w:pStyle w:val="Kommentartext"/>
      </w:pPr>
      <w:r>
        <w:rPr>
          <w:rStyle w:val="Kommentarzeichen"/>
        </w:rPr>
        <w:annotationRef/>
      </w:r>
      <w:r>
        <w:t>Das wurde in der Tat wieder ad acta gelegt. Ich nehme das hier wieder raus.</w:t>
      </w:r>
    </w:p>
  </w:comment>
  <w:comment w:id="1465" w:author="Florian Petersen" w:date="2026-05-06T14:13:00Z" w:initials="FP">
    <w:p w14:paraId="371ED207" w14:textId="77777777" w:rsidR="009256E1" w:rsidRDefault="009256E1" w:rsidP="009256E1">
      <w:pPr>
        <w:pStyle w:val="Kommentartext"/>
      </w:pPr>
      <w:r>
        <w:rPr>
          <w:rStyle w:val="Kommentarzeichen"/>
        </w:rPr>
        <w:annotationRef/>
      </w:r>
      <w:r>
        <w:t>Warum schreibst du das dann, wenn es das nicht mehr gibt, hat mich verwirrt um ehrlich zu sein</w:t>
      </w:r>
    </w:p>
  </w:comment>
  <w:comment w:id="1466" w:author="Peter Koch" w:date="2026-05-20T10:29:00Z" w:initials="PK">
    <w:p w14:paraId="608EB622" w14:textId="77777777" w:rsidR="00E253CB" w:rsidRDefault="00E253CB" w:rsidP="00E253CB">
      <w:pPr>
        <w:pStyle w:val="Kommentartext"/>
      </w:pPr>
      <w:r>
        <w:rPr>
          <w:rStyle w:val="Kommentarzeichen"/>
        </w:rPr>
        <w:annotationRef/>
      </w:r>
      <w:r>
        <w:t>Du hast so recht</w:t>
      </w:r>
    </w:p>
  </w:comment>
  <w:comment w:id="1469" w:author="Torben Schulze" w:date="2026-05-20T22:58:00Z" w:initials="TS">
    <w:p w14:paraId="72184D0B" w14:textId="77777777" w:rsidR="0034512D" w:rsidRDefault="0034512D" w:rsidP="0034512D">
      <w:pPr>
        <w:pStyle w:val="Kommentartext"/>
      </w:pPr>
      <w:r>
        <w:rPr>
          <w:rStyle w:val="Kommentarzeichen"/>
        </w:rPr>
        <w:annotationRef/>
      </w:r>
      <w:r>
        <w:t>Dafür sollte ein Nummernzähler verwendet werden, wir wollen ja nicht die Identnummer setzen.</w:t>
      </w:r>
    </w:p>
  </w:comment>
  <w:comment w:id="1470" w:author="Peter Koch" w:date="2026-05-21T07:57:00Z" w:initials="PK">
    <w:p w14:paraId="75490CB3" w14:textId="77777777" w:rsidR="002A3349" w:rsidRDefault="002A3349" w:rsidP="002A3349">
      <w:pPr>
        <w:pStyle w:val="Kommentartext"/>
      </w:pPr>
      <w:r>
        <w:rPr>
          <w:rStyle w:val="Kommentarzeichen"/>
        </w:rPr>
        <w:annotationRef/>
      </w:r>
      <w:r>
        <w:t>korrigiert</w:t>
      </w:r>
    </w:p>
  </w:comment>
  <w:comment w:id="1468" w:author="Philipp Merkel" w:date="2026-05-13T14:24:00Z" w:initials="PM">
    <w:p w14:paraId="3CF8A1F3" w14:textId="36046206" w:rsidR="00B919CF" w:rsidRDefault="00B919CF" w:rsidP="00B919CF">
      <w:pPr>
        <w:pStyle w:val="Kommentartext"/>
      </w:pPr>
      <w:r>
        <w:rPr>
          <w:rStyle w:val="Kommentarzeichen"/>
        </w:rPr>
        <w:annotationRef/>
      </w:r>
      <w:r>
        <w:t>Verstehe ich nicht ganz. Müssen wir im Poker klären</w:t>
      </w:r>
    </w:p>
  </w:comment>
  <w:comment w:id="1473" w:author="Philipp Merkel" w:date="2026-05-13T14:23:00Z" w:initials="PM">
    <w:p w14:paraId="02FCA005" w14:textId="77777777" w:rsidR="00DA2289" w:rsidRDefault="00DA2289" w:rsidP="00DA2289">
      <w:pPr>
        <w:pStyle w:val="Kommentartext"/>
      </w:pPr>
      <w:r>
        <w:rPr>
          <w:rStyle w:val="Kommentarzeichen"/>
        </w:rPr>
        <w:annotationRef/>
      </w:r>
      <w:r>
        <w:t>Die MatZu werden wir an der Stelle nicht bearbeiten können</w:t>
      </w:r>
    </w:p>
  </w:comment>
  <w:comment w:id="1474" w:author="Florian Petersen" w:date="2026-05-06T14:06:00Z" w:initials="FP">
    <w:p w14:paraId="37C98B74" w14:textId="77777777" w:rsidR="00EA7442" w:rsidRDefault="00EA7442" w:rsidP="00EA7442">
      <w:pPr>
        <w:pStyle w:val="Kommentartext"/>
      </w:pPr>
      <w:r>
        <w:rPr>
          <w:rStyle w:val="Kommentarzeichen"/>
        </w:rPr>
        <w:annotationRef/>
      </w:r>
      <w:r>
        <w:t>Du hast doch die neue Logik mit der Zugangs MZ wo du die eintragen kannst, meinst du die?</w:t>
      </w:r>
    </w:p>
  </w:comment>
  <w:comment w:id="1475" w:author="Florian Petersen" w:date="2026-05-06T14:07:00Z" w:initials="FP">
    <w:p w14:paraId="3EFA3838" w14:textId="77777777" w:rsidR="00A879B2" w:rsidRDefault="00A879B2" w:rsidP="00A879B2">
      <w:pPr>
        <w:pStyle w:val="Kommentartext"/>
      </w:pPr>
      <w:r>
        <w:rPr>
          <w:rStyle w:val="Kommentarzeichen"/>
        </w:rPr>
        <w:annotationRef/>
      </w:r>
      <w:r>
        <w:t>Meinst du hier die Fertig MZ ?</w:t>
      </w:r>
    </w:p>
  </w:comment>
  <w:comment w:id="1476" w:author="Florian Petersen" w:date="2026-05-06T14:07:00Z" w:initials="FP">
    <w:p w14:paraId="20A78C10" w14:textId="77777777" w:rsidR="00A879B2" w:rsidRDefault="00A879B2" w:rsidP="00A879B2">
      <w:pPr>
        <w:pStyle w:val="Kommentartext"/>
      </w:pPr>
      <w:r>
        <w:rPr>
          <w:rStyle w:val="Kommentarzeichen"/>
        </w:rPr>
        <w:annotationRef/>
      </w:r>
      <w:r>
        <w:t>Geht doch garnicht mehr, wenn das im Artikel eingestellt ist</w:t>
      </w:r>
    </w:p>
  </w:comment>
  <w:comment w:id="1477" w:author="Florian Petersen" w:date="2026-05-06T14:08:00Z" w:initials="FP">
    <w:p w14:paraId="598F9FCA" w14:textId="77777777" w:rsidR="00C85020" w:rsidRDefault="00C85020" w:rsidP="00C85020">
      <w:pPr>
        <w:pStyle w:val="Kommentartext"/>
      </w:pPr>
      <w:r>
        <w:rPr>
          <w:rStyle w:val="Kommentarzeichen"/>
        </w:rPr>
        <w:annotationRef/>
      </w:r>
      <w:r>
        <w:t>Und es passiert NIE, das sie weniger brauchen und den rest stornieren wollen? Halte ich für kritisch</w:t>
      </w:r>
    </w:p>
  </w:comment>
  <w:comment w:id="1478" w:author="Florian Petersen" w:date="2026-05-06T14:09:00Z" w:initials="FP">
    <w:p w14:paraId="022195CB" w14:textId="77777777" w:rsidR="00D72765" w:rsidRDefault="00D72765" w:rsidP="00D72765">
      <w:pPr>
        <w:pStyle w:val="Kommentartext"/>
      </w:pPr>
      <w:r>
        <w:rPr>
          <w:rStyle w:val="Kommentarzeichen"/>
        </w:rPr>
        <w:annotationRef/>
      </w:r>
      <w:r>
        <w:t>Und mitbuchen geht nicht bei Seriennummern pflicht meine ich</w:t>
      </w:r>
    </w:p>
  </w:comment>
  <w:comment w:id="1491" w:author="Florian Petersen" w:date="2026-05-06T14:14:00Z" w:initials="FP">
    <w:p w14:paraId="51B1E1BF" w14:textId="77777777" w:rsidR="00F86DFE" w:rsidRDefault="00F86DFE" w:rsidP="00F86DFE">
      <w:pPr>
        <w:pStyle w:val="Kommentartext"/>
      </w:pPr>
      <w:r>
        <w:rPr>
          <w:rStyle w:val="Kommentarzeichen"/>
        </w:rPr>
        <w:annotationRef/>
      </w:r>
      <w:r>
        <w:t>Das heißt für uns? Wir machen in dem Bereich nichts?</w:t>
      </w:r>
    </w:p>
  </w:comment>
  <w:comment w:id="1492" w:author="Peter Koch" w:date="2026-05-20T10:36:00Z" w:initials="PK">
    <w:p w14:paraId="1452B244" w14:textId="77777777" w:rsidR="002724A4" w:rsidRDefault="002724A4" w:rsidP="002724A4">
      <w:pPr>
        <w:pStyle w:val="Kommentartext"/>
      </w:pPr>
      <w:r>
        <w:rPr>
          <w:rStyle w:val="Kommentarzeichen"/>
        </w:rPr>
        <w:annotationRef/>
      </w:r>
      <w:r>
        <w:t>Wir bauen hier nur den Rapportzettel, ob sie ABAS benutzen oder nicht, müssen sie selbst herausfinden.</w:t>
      </w:r>
    </w:p>
  </w:comment>
  <w:comment w:id="1496" w:author="Florian Petersen" w:date="2026-05-06T14:16:00Z" w:initials="FP">
    <w:p w14:paraId="7DBBB12A" w14:textId="77777777" w:rsidR="00080ACA" w:rsidRDefault="00080ACA" w:rsidP="00080ACA">
      <w:pPr>
        <w:pStyle w:val="Kommentartext"/>
      </w:pPr>
      <w:r>
        <w:rPr>
          <w:rStyle w:val="Kommentarzeichen"/>
        </w:rPr>
        <w:annotationRef/>
      </w:r>
      <w:r>
        <w:t>Neues IS als Basis oder was bestehendes verwenden?</w:t>
      </w:r>
    </w:p>
  </w:comment>
  <w:comment w:id="1497" w:author="Peter Koch" w:date="2026-05-20T10:37:00Z" w:initials="PK">
    <w:p w14:paraId="5470053C" w14:textId="77777777" w:rsidR="00900FA8" w:rsidRDefault="00900FA8" w:rsidP="00900FA8">
      <w:pPr>
        <w:pStyle w:val="Kommentartext"/>
      </w:pPr>
      <w:r>
        <w:rPr>
          <w:rStyle w:val="Kommentarzeichen"/>
        </w:rPr>
        <w:annotationRef/>
      </w:r>
      <w:r>
        <w:t>Einfach die bestehende Druckkette im Auftrag.</w:t>
      </w:r>
    </w:p>
  </w:comment>
  <w:comment w:id="1501" w:author="Florian Petersen" w:date="2026-05-06T14:16:00Z" w:initials="FP">
    <w:p w14:paraId="7497D605" w14:textId="77777777" w:rsidR="00D7303C" w:rsidRDefault="00D7303C" w:rsidP="00D7303C">
      <w:pPr>
        <w:pStyle w:val="Kommentartext"/>
      </w:pPr>
      <w:r>
        <w:rPr>
          <w:rStyle w:val="Kommentarzeichen"/>
        </w:rPr>
        <w:annotationRef/>
      </w:r>
      <w:r>
        <w:t>Heißt? Wir machen nichts?</w:t>
      </w:r>
    </w:p>
  </w:comment>
  <w:comment w:id="1502" w:author="Peter Koch" w:date="2026-05-20T10:41:00Z" w:initials="PK">
    <w:p w14:paraId="23BAC6FC" w14:textId="77777777" w:rsidR="00C814C3" w:rsidRDefault="00C814C3" w:rsidP="00C814C3">
      <w:pPr>
        <w:pStyle w:val="Kommentartext"/>
      </w:pPr>
      <w:r>
        <w:rPr>
          <w:rStyle w:val="Kommentarzeichen"/>
        </w:rPr>
        <w:annotationRef/>
      </w:r>
      <w:r>
        <w:t>Richtig. Habe ich noch etwas genauer beschrieben im Folgesatz.</w:t>
      </w:r>
    </w:p>
  </w:comment>
  <w:comment w:id="1509" w:author="Florian Petersen" w:date="2026-05-06T14:17:00Z" w:initials="FP">
    <w:p w14:paraId="6648C1EB" w14:textId="77777777" w:rsidR="00D7303C" w:rsidRDefault="00D7303C" w:rsidP="00D7303C">
      <w:pPr>
        <w:pStyle w:val="Kommentartext"/>
      </w:pPr>
      <w:r>
        <w:rPr>
          <w:rStyle w:val="Kommentarzeichen"/>
        </w:rPr>
        <w:annotationRef/>
      </w:r>
      <w:r>
        <w:t>Neues IS oder was bestehendes?</w:t>
      </w:r>
    </w:p>
  </w:comment>
  <w:comment w:id="1517" w:author="Martin Stehle" w:date="2026-05-07T10:14:00Z" w:initials="MS">
    <w:p w14:paraId="455E1841" w14:textId="667E9957" w:rsidR="00055BBD" w:rsidRDefault="00055BBD" w:rsidP="00055BBD">
      <w:pPr>
        <w:pStyle w:val="Kommentartext"/>
      </w:pPr>
      <w:r>
        <w:rPr>
          <w:rStyle w:val="Kommentarzeichen"/>
        </w:rPr>
        <w:annotationRef/>
      </w:r>
      <w:r>
        <w:fldChar w:fldCharType="begin"/>
      </w:r>
      <w:r>
        <w:instrText>HYPERLINK "mailto:peter.koch@forterro.com"</w:instrText>
      </w:r>
      <w:bookmarkStart w:id="1519" w:name="_@_648BD03FE1EC45A3B2E28DCB7A853E93Z"/>
      <w:r>
        <w:fldChar w:fldCharType="separate"/>
      </w:r>
      <w:bookmarkEnd w:id="1519"/>
      <w:r w:rsidRPr="00055BBD">
        <w:rPr>
          <w:rStyle w:val="Erwhnung"/>
          <w:noProof/>
        </w:rPr>
        <w:t>@Peter Koch</w:t>
      </w:r>
      <w:r>
        <w:fldChar w:fldCharType="end"/>
      </w:r>
      <w:r>
        <w:t xml:space="preserve"> </w:t>
      </w:r>
      <w:r>
        <w:fldChar w:fldCharType="begin"/>
      </w:r>
      <w:r>
        <w:instrText>HYPERLINK "mailto:Philipp.Merkel@abas.de"</w:instrText>
      </w:r>
      <w:bookmarkStart w:id="1520" w:name="_@_B7DBA30DFCB64AF18909CB4A21A1ED66Z"/>
      <w:r>
        <w:fldChar w:fldCharType="separate"/>
      </w:r>
      <w:bookmarkEnd w:id="1520"/>
      <w:r w:rsidRPr="00055BBD">
        <w:rPr>
          <w:rStyle w:val="Erwhnung"/>
          <w:noProof/>
        </w:rPr>
        <w:t>@Philipp Merkel</w:t>
      </w:r>
      <w:r>
        <w:fldChar w:fldCharType="end"/>
      </w:r>
      <w:r>
        <w:t xml:space="preserve"> : Wir haben festgestellt, dass das Fehlerhandling in der aktuellen Schnittstelle nicht sauber funktioniert. Sobald ein Datensatz (z.B. wegen Inkonsistenz) nicht verarbeitet werden kann, bleibt dies zunächst unbemerkt. Es erfolgt keine Meldung an den Systemadministrator, wenn einzelne Datensätze nicht verarbeitet werden konnten. Diesen Punkt müssten wir zusätzlich noch ins Konzept aufnehmen und entsprechenden Zusatzaufwand schätzen.</w:t>
      </w:r>
    </w:p>
  </w:comment>
  <w:comment w:id="1546" w:author="Florian Petersen" w:date="2026-05-06T14:23:00Z" w:initials="FP">
    <w:p w14:paraId="2127ABEE" w14:textId="77777777" w:rsidR="009B4B93" w:rsidRDefault="009B4B93" w:rsidP="009B4B93">
      <w:pPr>
        <w:pStyle w:val="Kommentartext"/>
      </w:pPr>
      <w:r>
        <w:rPr>
          <w:rStyle w:val="Kommentarzeichen"/>
        </w:rPr>
        <w:annotationRef/>
      </w:r>
      <w:r>
        <w:t>Vorher klären, hat nichts im Konzept zu suchen 😃</w:t>
      </w:r>
    </w:p>
  </w:comment>
  <w:comment w:id="1557" w:author="Florian Petersen" w:date="2026-05-06T14:25:00Z" w:initials="FP">
    <w:p w14:paraId="0B59A3D3" w14:textId="77777777" w:rsidR="000C001F" w:rsidRDefault="000C001F" w:rsidP="000C001F">
      <w:pPr>
        <w:pStyle w:val="Kommentartext"/>
      </w:pPr>
      <w:r>
        <w:rPr>
          <w:rStyle w:val="Kommentarzeichen"/>
        </w:rPr>
        <w:annotationRef/>
      </w:r>
      <w:r>
        <w:t>Ich bin mir zu 99% sicher, wenn ihr das tut ist das beim nächsten Upgrade weg mit den Änderungen für die Umgebungen usw. Das sollte der Kunde wissen</w:t>
      </w:r>
    </w:p>
  </w:comment>
  <w:comment w:id="1558" w:author="Peter Koch" w:date="2026-05-20T10:46:00Z" w:initials="PK">
    <w:p w14:paraId="33C3E9C1" w14:textId="77777777" w:rsidR="00F815AA" w:rsidRDefault="00F815AA" w:rsidP="00F815AA">
      <w:pPr>
        <w:pStyle w:val="Kommentartext"/>
      </w:pPr>
      <w:r>
        <w:rPr>
          <w:rStyle w:val="Kommentarzeichen"/>
        </w:rPr>
        <w:annotationRef/>
      </w:r>
      <w:r>
        <w:t>Entsprechender Hinweis ist angelegt.</w:t>
      </w:r>
    </w:p>
  </w:comment>
  <w:comment w:id="1559" w:author="Philipp Merkel" w:date="2026-05-13T14:42:00Z" w:initials="PM">
    <w:p w14:paraId="3A9E68AF" w14:textId="77777777" w:rsidR="00375D4C" w:rsidRDefault="002A0106" w:rsidP="00375D4C">
      <w:pPr>
        <w:pStyle w:val="Kommentartext"/>
      </w:pPr>
      <w:r>
        <w:rPr>
          <w:rStyle w:val="Kommentarzeichen"/>
        </w:rPr>
        <w:annotationRef/>
      </w:r>
      <w:r w:rsidR="00375D4C">
        <w:t>Macht F|oldvalue im Modus Neu Sinn? Versteh nicht was hier gewollt ist Kann man im Modus neu nicht einfach das ausfüllen verbieten?</w:t>
      </w:r>
    </w:p>
  </w:comment>
  <w:comment w:id="1560" w:author="Peter Koch" w:date="2026-05-20T10:50:00Z" w:initials="PK">
    <w:p w14:paraId="7E7C8734" w14:textId="77777777" w:rsidR="00145CE1" w:rsidRDefault="00145CE1" w:rsidP="00145CE1">
      <w:pPr>
        <w:pStyle w:val="Kommentartext"/>
      </w:pPr>
      <w:r>
        <w:rPr>
          <w:rStyle w:val="Kommentarzeichen"/>
        </w:rPr>
        <w:annotationRef/>
      </w:r>
      <w:r>
        <w:t>Ja das ist doppelt gemoppelt. Im Neumodus dürfen die Felder nicht beschrieben werden. Damit keine Aufgaben erstellt werden und die Reklamation gar nicht gespeichert wird. Sonst haben wir tote Verweise  bzw. gar keine.</w:t>
      </w:r>
    </w:p>
  </w:comment>
  <w:comment w:id="1566" w:author="Philipp Merkel" w:date="2026-05-13T14:48:00Z" w:initials="PM">
    <w:p w14:paraId="17C88FED" w14:textId="77777777" w:rsidR="002274BE" w:rsidRDefault="002274BE" w:rsidP="002274BE">
      <w:pPr>
        <w:pStyle w:val="Kommentartext"/>
      </w:pPr>
      <w:r>
        <w:rPr>
          <w:rStyle w:val="Kommentarzeichen"/>
        </w:rPr>
        <w:annotationRef/>
      </w:r>
      <w:r>
        <w:t>Screen_End?</w:t>
      </w:r>
    </w:p>
  </w:comment>
  <w:comment w:id="1567" w:author="Peter Koch" w:date="2026-05-20T10:51:00Z" w:initials="PK">
    <w:p w14:paraId="6368B93B" w14:textId="77777777" w:rsidR="00AE4D3D" w:rsidRDefault="00AE4D3D" w:rsidP="00AE4D3D">
      <w:pPr>
        <w:pStyle w:val="Kommentartext"/>
      </w:pPr>
      <w:r>
        <w:rPr>
          <w:rStyle w:val="Kommentarzeichen"/>
        </w:rPr>
        <w:annotationRef/>
      </w:r>
      <w:r>
        <w:t>jap</w:t>
      </w:r>
    </w:p>
  </w:comment>
  <w:comment w:id="1572" w:author="Florian Petersen" w:date="2026-05-06T14:30:00Z" w:initials="FP">
    <w:p w14:paraId="50278D72" w14:textId="77777777" w:rsidR="00C62338" w:rsidRDefault="00C62338" w:rsidP="00C62338">
      <w:pPr>
        <w:pStyle w:val="Kommentartext"/>
      </w:pPr>
      <w:r>
        <w:rPr>
          <w:rStyle w:val="Kommentarzeichen"/>
        </w:rPr>
        <w:annotationRef/>
      </w:r>
      <w:r>
        <w:t>Versteh ich nicht was du damit meinst. Vllt Bild oder so da es klarer wird?</w:t>
      </w:r>
    </w:p>
  </w:comment>
  <w:comment w:id="1584" w:author="Florian Petersen" w:date="2026-05-06T14:32:00Z" w:initials="FP">
    <w:p w14:paraId="26F2A8CE" w14:textId="77777777" w:rsidR="00430D45" w:rsidRDefault="00430D45" w:rsidP="00430D45">
      <w:pPr>
        <w:pStyle w:val="Kommentartext"/>
      </w:pPr>
      <w:r>
        <w:rPr>
          <w:rStyle w:val="Kommentarzeichen"/>
        </w:rPr>
        <w:annotationRef/>
      </w:r>
      <w:r>
        <w:t>Aus 1. Position oder wie?</w:t>
      </w:r>
    </w:p>
  </w:comment>
  <w:comment w:id="1585" w:author="Peter Koch" w:date="2026-05-20T11:01:00Z" w:initials="PK">
    <w:p w14:paraId="6F78D06A" w14:textId="77777777" w:rsidR="00F707D7" w:rsidRDefault="00F707D7" w:rsidP="00F707D7">
      <w:pPr>
        <w:pStyle w:val="Kommentartext"/>
      </w:pPr>
      <w:r>
        <w:rPr>
          <w:rStyle w:val="Kommentarzeichen"/>
        </w:rPr>
        <w:annotationRef/>
      </w:r>
      <w:r>
        <w:t>Nein über den Standort. Habe es nochmal umgeschrieben.</w:t>
      </w:r>
    </w:p>
  </w:comment>
  <w:comment w:id="1609" w:author="Florian Petersen" w:date="2026-05-06T14:34:00Z" w:initials="FP">
    <w:p w14:paraId="4A147DFF" w14:textId="77777777" w:rsidR="004E2739" w:rsidRDefault="004E2739" w:rsidP="004E2739">
      <w:pPr>
        <w:pStyle w:val="Kommentartext"/>
      </w:pPr>
      <w:r>
        <w:rPr>
          <w:rStyle w:val="Kommentarzeichen"/>
        </w:rPr>
        <w:annotationRef/>
      </w:r>
      <w:r>
        <w:t>Als Kurztext oder fest im code?</w:t>
      </w:r>
    </w:p>
  </w:comment>
  <w:comment w:id="1610" w:author="Peter Koch" w:date="2026-05-20T12:53:00Z" w:initials="PK">
    <w:p w14:paraId="72D4684E" w14:textId="77777777" w:rsidR="001B404C" w:rsidRDefault="001B404C" w:rsidP="001B404C">
      <w:pPr>
        <w:pStyle w:val="Kommentartext"/>
      </w:pPr>
      <w:r>
        <w:rPr>
          <w:rStyle w:val="Kommentarzeichen"/>
        </w:rPr>
        <w:annotationRef/>
      </w:r>
      <w:r>
        <w:t>Steht doch da. Als Kurztext.</w:t>
      </w:r>
    </w:p>
  </w:comment>
  <w:comment w:id="1620" w:author="Florian Petersen" w:date="2026-05-06T14:36:00Z" w:initials="FP">
    <w:p w14:paraId="398CF67D" w14:textId="77777777" w:rsidR="003064D0" w:rsidRDefault="003064D0" w:rsidP="003064D0">
      <w:pPr>
        <w:pStyle w:val="Kommentartext"/>
      </w:pPr>
      <w:r>
        <w:rPr>
          <w:rStyle w:val="Kommentarzeichen"/>
        </w:rPr>
        <w:annotationRef/>
      </w:r>
      <w:r>
        <w:t>Das wird der Entwicklung glaub ich nicht reichen. Die Frage ist auch ist der Abgang schon gebucht, wenn ihr den LS aufruft, weil dann ist der Startpunkt zum suchen ein anderer.</w:t>
      </w:r>
    </w:p>
  </w:comment>
  <w:comment w:id="1621" w:author="Peter Koch" w:date="2026-05-20T12:55:00Z" w:initials="PK">
    <w:p w14:paraId="41E784C3" w14:textId="77777777" w:rsidR="00077C27" w:rsidRDefault="00077C27" w:rsidP="00077C27">
      <w:pPr>
        <w:pStyle w:val="Kommentartext"/>
      </w:pPr>
      <w:r>
        <w:rPr>
          <w:rStyle w:val="Kommentarzeichen"/>
        </w:rPr>
        <w:annotationRef/>
      </w:r>
      <w:r>
        <w:t>Ich habe das erweitert.</w:t>
      </w:r>
    </w:p>
  </w:comment>
  <w:comment w:id="1635" w:author="Florian Petersen" w:date="2026-05-06T14:46:00Z" w:initials="FP">
    <w:p w14:paraId="1BB342D9" w14:textId="77777777" w:rsidR="00874F92" w:rsidRDefault="00874F92" w:rsidP="00874F92">
      <w:pPr>
        <w:pStyle w:val="Kommentartext"/>
      </w:pPr>
      <w:r>
        <w:rPr>
          <w:rStyle w:val="Kommentarzeichen"/>
        </w:rPr>
        <w:annotationRef/>
      </w:r>
      <w:r>
        <w:t>Normalerweise kenne ich solche Infosysteme immer so -&gt; Sammel IS mit Tabelle und pro Tabellenzeile gibt es ein „Druck“ Infosystem „Etikett“ der dann die Daten im Kopf hat und das finale Layout besitzt und dann kannst du jede Zeile Einzel Drucken oder alle Zeilen zusammen. Sogar je nach Bedingung das du im Sammellayout definiert hast. Du willst das quasi so machen wie das Tabellenlayout bei den Master Belegen? Wenn das geht, dann alles gut</w:t>
      </w:r>
    </w:p>
  </w:comment>
  <w:comment w:id="1636" w:author="Peter Koch" w:date="2026-05-20T13:00:00Z" w:initials="PK">
    <w:p w14:paraId="4A015909" w14:textId="77777777" w:rsidR="00EE5C7F" w:rsidRDefault="00EE5C7F" w:rsidP="00EE5C7F">
      <w:pPr>
        <w:pStyle w:val="Kommentartext"/>
      </w:pPr>
      <w:r>
        <w:rPr>
          <w:rStyle w:val="Kommentarzeichen"/>
        </w:rPr>
        <w:annotationRef/>
      </w:r>
      <w:r>
        <w:t>Das sollte so klappen, das läuft schon so bei anderen auch.</w:t>
      </w:r>
    </w:p>
  </w:comment>
  <w:comment w:id="1639" w:author="Florian Petersen" w:date="2026-05-06T14:42:00Z" w:initials="FP">
    <w:p w14:paraId="1C44992A" w14:textId="77777777" w:rsidR="00021FE0" w:rsidRDefault="00021FE0" w:rsidP="00021FE0">
      <w:pPr>
        <w:pStyle w:val="Kommentartext"/>
      </w:pPr>
      <w:r>
        <w:rPr>
          <w:rStyle w:val="Kommentarzeichen"/>
        </w:rPr>
        <w:annotationRef/>
      </w:r>
      <w:r>
        <w:t xml:space="preserve">Wann genau? Ja nicht jedes mal </w:t>
      </w:r>
    </w:p>
  </w:comment>
  <w:comment w:id="1640" w:author="Peter Koch" w:date="2026-05-20T13:01:00Z" w:initials="PK">
    <w:p w14:paraId="6D0342C9" w14:textId="77777777" w:rsidR="00996820" w:rsidRDefault="00996820" w:rsidP="00996820">
      <w:pPr>
        <w:pStyle w:val="Kommentartext"/>
      </w:pPr>
      <w:r>
        <w:rPr>
          <w:rStyle w:val="Kommentarzeichen"/>
        </w:rPr>
        <w:annotationRef/>
      </w:r>
      <w:r>
        <w:t>Doch, war so gewünscht. Im Artikel wird das gesteuert und im Warehouse kann das nochmal übersteuert werden.</w:t>
      </w:r>
    </w:p>
  </w:comment>
  <w:comment w:id="1649" w:author="Florian Petersen" w:date="2026-05-06T14:48:00Z" w:initials="FP">
    <w:p w14:paraId="2A4CDE81" w14:textId="77777777" w:rsidR="00824534" w:rsidRDefault="00824534" w:rsidP="00824534">
      <w:pPr>
        <w:pStyle w:val="Kommentartext"/>
      </w:pPr>
      <w:r>
        <w:rPr>
          <w:rStyle w:val="Kommentarzeichen"/>
        </w:rPr>
        <w:annotationRef/>
      </w:r>
      <w:r>
        <w:t>Musst du aber definieren wie die Entwicklung den ermitteln soll. Reservierung/Verwendung</w:t>
      </w:r>
    </w:p>
  </w:comment>
  <w:comment w:id="1650" w:author="Peter Koch" w:date="2026-05-20T13:03:00Z" w:initials="PK">
    <w:p w14:paraId="25DCFED5" w14:textId="77777777" w:rsidR="00F7646B" w:rsidRDefault="00F7646B" w:rsidP="00F7646B">
      <w:pPr>
        <w:pStyle w:val="Kommentartext"/>
      </w:pPr>
      <w:r>
        <w:rPr>
          <w:rStyle w:val="Kommentarzeichen"/>
        </w:rPr>
        <w:annotationRef/>
      </w:r>
      <w:r>
        <w:t>Erledigt</w:t>
      </w:r>
    </w:p>
  </w:comment>
  <w:comment w:id="1714" w:author="Florian Petersen" w:date="2026-05-06T14:49:00Z" w:initials="FP">
    <w:p w14:paraId="7AD30B72" w14:textId="77777777" w:rsidR="00485A82" w:rsidRDefault="00485A82" w:rsidP="00485A82">
      <w:pPr>
        <w:pStyle w:val="Kommentartext"/>
      </w:pPr>
      <w:r>
        <w:rPr>
          <w:rStyle w:val="Kommentarzeichen"/>
        </w:rPr>
        <w:annotationRef/>
      </w:r>
      <w:r>
        <w:t>Versteh ich nicht. Soll das ein eigenes Layout sein oder mit in die Fertigungspapiere eingebunden werden? Ich würde dasn wenn es nicht alles ein Layout sein soll trennen in mehrere Kapitel. Weil das wird sonst zu groß alles und kein Kapitel darf eigentlich &gt; 8h sein</w:t>
      </w:r>
    </w:p>
  </w:comment>
  <w:comment w:id="1715" w:author="Peter Koch" w:date="2026-05-20T13:05:00Z" w:initials="PK">
    <w:p w14:paraId="0C487043" w14:textId="77777777" w:rsidR="004363AE" w:rsidRDefault="004363AE" w:rsidP="004363AE">
      <w:pPr>
        <w:pStyle w:val="Kommentartext"/>
      </w:pPr>
      <w:r>
        <w:rPr>
          <w:rStyle w:val="Kommentarzeichen"/>
        </w:rPr>
        <w:annotationRef/>
      </w:r>
      <w:r>
        <w:t>Wie in Überschrift 14.13.2 benannt „Tabellenteil“. Ich trenne aber die beiden, damit das weniger Aufwand wird.</w:t>
      </w:r>
    </w:p>
  </w:comment>
  <w:comment w:id="1718" w:author="Florian Petersen" w:date="2026-05-06T14:50:00Z" w:initials="FP">
    <w:p w14:paraId="72BC7625" w14:textId="77777777" w:rsidR="0077352B" w:rsidRDefault="0077352B" w:rsidP="0077352B">
      <w:pPr>
        <w:pStyle w:val="Kommentartext"/>
      </w:pPr>
      <w:r>
        <w:rPr>
          <w:rStyle w:val="Kommentarzeichen"/>
        </w:rPr>
        <w:annotationRef/>
      </w:r>
      <w:r>
        <w:t>Was meinst du damit ? Layout-Datenstäze anlegen?</w:t>
      </w:r>
    </w:p>
  </w:comment>
  <w:comment w:id="1719" w:author="Peter Koch" w:date="2026-05-20T13:07:00Z" w:initials="PK">
    <w:p w14:paraId="006A4A5D" w14:textId="77777777" w:rsidR="00442ED3" w:rsidRDefault="00442ED3" w:rsidP="00442ED3">
      <w:pPr>
        <w:pStyle w:val="Kommentartext"/>
      </w:pPr>
      <w:r>
        <w:rPr>
          <w:rStyle w:val="Kommentarzeichen"/>
        </w:rPr>
        <w:annotationRef/>
      </w:r>
      <w:r>
        <w:t>Hab‘s genauer spezifiziert.</w:t>
      </w:r>
    </w:p>
  </w:comment>
  <w:comment w:id="1724" w:author="Florian Petersen" w:date="2026-05-06T14:51:00Z" w:initials="FP">
    <w:p w14:paraId="145BED41" w14:textId="77777777" w:rsidR="0077352B" w:rsidRDefault="0077352B" w:rsidP="0077352B">
      <w:pPr>
        <w:pStyle w:val="Kommentartext"/>
      </w:pPr>
      <w:r>
        <w:rPr>
          <w:rStyle w:val="Kommentarzeichen"/>
        </w:rPr>
        <w:annotationRef/>
      </w:r>
      <w:r>
        <w:t>Neues Sammellayout, vielleicht dazu schreiben für Schätzung</w:t>
      </w:r>
    </w:p>
  </w:comment>
  <w:comment w:id="1725" w:author="Peter Koch" w:date="2026-05-20T13:13:00Z" w:initials="PK">
    <w:p w14:paraId="13F46516" w14:textId="77777777" w:rsidR="00DA6432" w:rsidRDefault="00DA6432" w:rsidP="00DA6432">
      <w:pPr>
        <w:pStyle w:val="Kommentartext"/>
      </w:pPr>
      <w:r>
        <w:rPr>
          <w:rStyle w:val="Kommentarzeichen"/>
        </w:rPr>
        <w:annotationRef/>
      </w:r>
      <w:r>
        <w:t>Erledigt</w:t>
      </w:r>
    </w:p>
  </w:comment>
  <w:comment w:id="1734" w:author="Florian Petersen" w:date="2026-05-06T14:52:00Z" w:initials="FP">
    <w:p w14:paraId="46D1ADB2" w14:textId="77777777" w:rsidR="00AB39B3" w:rsidRDefault="00AB39B3" w:rsidP="00AB39B3">
      <w:pPr>
        <w:pStyle w:val="Kommentartext"/>
      </w:pPr>
      <w:r>
        <w:rPr>
          <w:rStyle w:val="Kommentarzeichen"/>
        </w:rPr>
        <w:annotationRef/>
      </w:r>
      <w:r>
        <w:t>Sind das im Hintergrund eigentlich alles „Layout“ Datenstäze mit eigenem Labels das Designed werden soll oder schicken wir die infos an eine Design-software bzw als z.B. zpl-Dateien? Weil sonst muss ja je nach Art ein anderes Layout am besten gemacht werden.</w:t>
      </w:r>
    </w:p>
  </w:comment>
  <w:comment w:id="1735" w:author="Peter Koch" w:date="2026-05-20T13:16:00Z" w:initials="PK">
    <w:p w14:paraId="32E72886" w14:textId="77777777" w:rsidR="00404C20" w:rsidRDefault="00404C20" w:rsidP="00404C20">
      <w:pPr>
        <w:pStyle w:val="Kommentartext"/>
      </w:pPr>
      <w:r>
        <w:rPr>
          <w:rStyle w:val="Kommentarzeichen"/>
        </w:rPr>
        <w:annotationRef/>
      </w:r>
      <w:r>
        <w:t>Wir gehen davon aus, dass die Drucker das abkönnen.</w:t>
      </w:r>
    </w:p>
  </w:comment>
  <w:comment w:id="1740" w:author="Florian Petersen" w:date="2026-05-06T14:52:00Z" w:initials="FP">
    <w:p w14:paraId="70B533D7" w14:textId="77777777" w:rsidR="00AB39B3" w:rsidRDefault="00AB39B3" w:rsidP="00AB39B3">
      <w:pPr>
        <w:pStyle w:val="Kommentartext"/>
      </w:pPr>
      <w:r>
        <w:rPr>
          <w:rStyle w:val="Kommentarzeichen"/>
        </w:rPr>
        <w:annotationRef/>
      </w:r>
      <w:r>
        <w:t>??</w:t>
      </w:r>
    </w:p>
  </w:comment>
  <w:comment w:id="1741" w:author="Florian Petersen" w:date="2026-05-06T14:53:00Z" w:initials="FP">
    <w:p w14:paraId="71366B96" w14:textId="77777777" w:rsidR="00AB39B3" w:rsidRDefault="00AB39B3" w:rsidP="00AB39B3">
      <w:pPr>
        <w:pStyle w:val="Kommentartext"/>
      </w:pPr>
      <w:r>
        <w:rPr>
          <w:rStyle w:val="Kommentarzeichen"/>
        </w:rPr>
        <w:annotationRef/>
      </w:r>
      <w:r>
        <w:t>Heute hause gehen - Les dir mal alles durch und wir sprechen nochmal. Ruf mich vllt bei Gelegenheit mal 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6A4EB9" w15:done="1"/>
  <w15:commentEx w15:paraId="605BD871" w15:done="1"/>
  <w15:commentEx w15:paraId="6B82BA9B" w15:paraIdParent="605BD871" w15:done="1"/>
  <w15:commentEx w15:paraId="48379862" w15:done="1"/>
  <w15:commentEx w15:paraId="1FD97E63" w15:paraIdParent="48379862" w15:done="1"/>
  <w15:commentEx w15:paraId="477A6912" w15:done="1"/>
  <w15:commentEx w15:paraId="6F6D7441" w15:done="1"/>
  <w15:commentEx w15:paraId="1298BE7E" w15:done="0"/>
  <w15:commentEx w15:paraId="113892C7" w15:paraIdParent="1298BE7E" w15:done="0"/>
  <w15:commentEx w15:paraId="36BD22BD" w15:done="1"/>
  <w15:commentEx w15:paraId="4F786005" w15:done="1"/>
  <w15:commentEx w15:paraId="65212094" w15:paraIdParent="4F786005" w15:done="1"/>
  <w15:commentEx w15:paraId="0577168B" w15:paraIdParent="4F786005" w15:done="1"/>
  <w15:commentEx w15:paraId="6B322D41" w15:done="1"/>
  <w15:commentEx w15:paraId="18DFA680" w15:paraIdParent="6B322D41" w15:done="1"/>
  <w15:commentEx w15:paraId="51BD53AD" w15:done="1"/>
  <w15:commentEx w15:paraId="21DB832E" w15:paraIdParent="51BD53AD" w15:done="1"/>
  <w15:commentEx w15:paraId="6A8E8C61" w15:done="1"/>
  <w15:commentEx w15:paraId="0E54BC2C" w15:paraIdParent="6A8E8C61" w15:done="1"/>
  <w15:commentEx w15:paraId="4367C13D" w15:done="1"/>
  <w15:commentEx w15:paraId="57D6AD09" w15:paraIdParent="4367C13D" w15:done="1"/>
  <w15:commentEx w15:paraId="2F5BC325" w15:done="1"/>
  <w15:commentEx w15:paraId="473B434D" w15:done="1"/>
  <w15:commentEx w15:paraId="2AD8CD40" w15:paraIdParent="473B434D" w15:done="1"/>
  <w15:commentEx w15:paraId="222F57C2" w15:done="1"/>
  <w15:commentEx w15:paraId="7012E96B" w15:paraIdParent="222F57C2" w15:done="1"/>
  <w15:commentEx w15:paraId="185565B9" w15:done="1"/>
  <w15:commentEx w15:paraId="649C9B04" w15:paraIdParent="185565B9" w15:done="1"/>
  <w15:commentEx w15:paraId="77BCF43B" w15:paraIdParent="185565B9" w15:done="1"/>
  <w15:commentEx w15:paraId="5BFE71EA" w15:done="1"/>
  <w15:commentEx w15:paraId="04309AA7" w15:paraIdParent="5BFE71EA" w15:done="1"/>
  <w15:commentEx w15:paraId="02672E6C" w15:done="1"/>
  <w15:commentEx w15:paraId="1370FCA7" w15:paraIdParent="02672E6C" w15:done="1"/>
  <w15:commentEx w15:paraId="47745EED" w15:done="1"/>
  <w15:commentEx w15:paraId="39E6BAA8" w15:paraIdParent="47745EED" w15:done="1"/>
  <w15:commentEx w15:paraId="509A83A0" w15:done="1"/>
  <w15:commentEx w15:paraId="6F2525F4" w15:paraIdParent="509A83A0" w15:done="1"/>
  <w15:commentEx w15:paraId="239B0C0F" w15:paraIdParent="509A83A0" w15:done="1"/>
  <w15:commentEx w15:paraId="1DCF3616" w15:paraIdParent="509A83A0" w15:done="1"/>
  <w15:commentEx w15:paraId="6879670B" w15:done="1"/>
  <w15:commentEx w15:paraId="06203F20" w15:paraIdParent="6879670B" w15:done="1"/>
  <w15:commentEx w15:paraId="51E903FE" w15:done="1"/>
  <w15:commentEx w15:paraId="6D46EF5E" w15:paraIdParent="51E903FE" w15:done="1"/>
  <w15:commentEx w15:paraId="09CF75CD" w15:done="1"/>
  <w15:commentEx w15:paraId="28D48121" w15:paraIdParent="09CF75CD" w15:done="1"/>
  <w15:commentEx w15:paraId="72994DD6" w15:done="1"/>
  <w15:commentEx w15:paraId="5A17A373" w15:done="1"/>
  <w15:commentEx w15:paraId="40388B3F" w15:done="1"/>
  <w15:commentEx w15:paraId="78217A2B" w15:paraIdParent="40388B3F" w15:done="1"/>
  <w15:commentEx w15:paraId="1E365A19" w15:done="1"/>
  <w15:commentEx w15:paraId="54136653" w15:paraIdParent="1E365A19" w15:done="1"/>
  <w15:commentEx w15:paraId="031C9F0D" w15:done="1"/>
  <w15:commentEx w15:paraId="61ECABB0" w15:paraIdParent="031C9F0D" w15:done="1"/>
  <w15:commentEx w15:paraId="764FF0A5" w15:done="1"/>
  <w15:commentEx w15:paraId="69505633" w15:paraIdParent="764FF0A5" w15:done="1"/>
  <w15:commentEx w15:paraId="15996917" w15:done="1"/>
  <w15:commentEx w15:paraId="3094281F" w15:paraIdParent="15996917" w15:done="1"/>
  <w15:commentEx w15:paraId="39538B9F" w15:done="1"/>
  <w15:commentEx w15:paraId="48A2D774" w15:paraIdParent="39538B9F" w15:done="1"/>
  <w15:commentEx w15:paraId="255F26F8" w15:done="1"/>
  <w15:commentEx w15:paraId="05656FB4" w15:paraIdParent="255F26F8" w15:done="1"/>
  <w15:commentEx w15:paraId="368320A7" w15:done="1"/>
  <w15:commentEx w15:paraId="4494EABF" w15:paraIdParent="368320A7" w15:done="1"/>
  <w15:commentEx w15:paraId="337C9DBA" w15:done="1"/>
  <w15:commentEx w15:paraId="765F556A" w15:paraIdParent="337C9DBA" w15:done="1"/>
  <w15:commentEx w15:paraId="2BF75692" w15:done="1"/>
  <w15:commentEx w15:paraId="3DACFD3D" w15:paraIdParent="2BF75692" w15:done="1"/>
  <w15:commentEx w15:paraId="6288F6E0" w15:done="1"/>
  <w15:commentEx w15:paraId="27D3F7A3" w15:paraIdParent="6288F6E0" w15:done="1"/>
  <w15:commentEx w15:paraId="01583B0E" w15:done="1"/>
  <w15:commentEx w15:paraId="169F31EA" w15:paraIdParent="01583B0E" w15:done="1"/>
  <w15:commentEx w15:paraId="43728C2F" w15:done="1"/>
  <w15:commentEx w15:paraId="1AD4ACDC" w15:paraIdParent="43728C2F" w15:done="1"/>
  <w15:commentEx w15:paraId="1FAA290E" w15:paraIdParent="43728C2F" w15:done="1"/>
  <w15:commentEx w15:paraId="6CA9BEBD" w15:done="1"/>
  <w15:commentEx w15:paraId="68FE8A46" w15:paraIdParent="6CA9BEBD" w15:done="1"/>
  <w15:commentEx w15:paraId="69F7225F" w15:done="1"/>
  <w15:commentEx w15:paraId="410355D8" w15:paraIdParent="69F7225F" w15:done="1"/>
  <w15:commentEx w15:paraId="3DF08508" w15:done="1"/>
  <w15:commentEx w15:paraId="15D70156" w15:paraIdParent="3DF08508" w15:done="1"/>
  <w15:commentEx w15:paraId="32CD5B6B" w15:paraIdParent="3DF08508" w15:done="1"/>
  <w15:commentEx w15:paraId="379CC1C4" w15:done="1"/>
  <w15:commentEx w15:paraId="37674F59" w15:paraIdParent="379CC1C4" w15:done="1"/>
  <w15:commentEx w15:paraId="6F4007C5" w15:done="1"/>
  <w15:commentEx w15:paraId="1995E01E" w15:paraIdParent="6F4007C5" w15:done="1"/>
  <w15:commentEx w15:paraId="64A3816E" w15:done="1"/>
  <w15:commentEx w15:paraId="7ABD83C8" w15:paraIdParent="64A3816E" w15:done="1"/>
  <w15:commentEx w15:paraId="33BA019E" w15:done="1"/>
  <w15:commentEx w15:paraId="63675667" w15:paraIdParent="33BA019E" w15:done="1"/>
  <w15:commentEx w15:paraId="3C0D65B8" w15:done="1"/>
  <w15:commentEx w15:paraId="18D0B2C5" w15:paraIdParent="3C0D65B8" w15:done="1"/>
  <w15:commentEx w15:paraId="25320FA2" w15:done="1"/>
  <w15:commentEx w15:paraId="61695A5A" w15:paraIdParent="25320FA2" w15:done="1"/>
  <w15:commentEx w15:paraId="75C22231" w15:paraIdParent="25320FA2" w15:done="1"/>
  <w15:commentEx w15:paraId="68B357AA" w15:done="1"/>
  <w15:commentEx w15:paraId="536F68F1" w15:paraIdParent="68B357AA" w15:done="1"/>
  <w15:commentEx w15:paraId="4CD25069" w15:done="1"/>
  <w15:commentEx w15:paraId="12B35F5F" w15:paraIdParent="4CD25069" w15:done="1"/>
  <w15:commentEx w15:paraId="5D283EB0" w15:done="0"/>
  <w15:commentEx w15:paraId="011C308F" w15:done="0"/>
  <w15:commentEx w15:paraId="552A19F2" w15:paraIdParent="011C308F" w15:done="0"/>
  <w15:commentEx w15:paraId="0AA62922" w15:done="1"/>
  <w15:commentEx w15:paraId="48E82A20" w15:paraIdParent="0AA62922" w15:done="1"/>
  <w15:commentEx w15:paraId="710C85F0" w15:done="1"/>
  <w15:commentEx w15:paraId="4EBC0C1C" w15:paraIdParent="710C85F0" w15:done="1"/>
  <w15:commentEx w15:paraId="28955547" w15:done="1"/>
  <w15:commentEx w15:paraId="4DB2025E" w15:paraIdParent="28955547" w15:done="1"/>
  <w15:commentEx w15:paraId="6B6811E6" w15:done="1"/>
  <w15:commentEx w15:paraId="22499B39" w15:paraIdParent="6B6811E6" w15:done="1"/>
  <w15:commentEx w15:paraId="72C4FB44" w15:done="1"/>
  <w15:commentEx w15:paraId="5D015B9B" w15:paraIdParent="72C4FB44" w15:done="1"/>
  <w15:commentEx w15:paraId="30E92BAF" w15:done="1"/>
  <w15:commentEx w15:paraId="3A6D142A" w15:paraIdParent="30E92BAF" w15:done="1"/>
  <w15:commentEx w15:paraId="74618744" w15:done="1"/>
  <w15:commentEx w15:paraId="59E5A217" w15:done="1"/>
  <w15:commentEx w15:paraId="3341813F" w15:paraIdParent="59E5A217" w15:done="1"/>
  <w15:commentEx w15:paraId="384C3289" w15:done="1"/>
  <w15:commentEx w15:paraId="1BF7A834" w15:paraIdParent="384C3289" w15:done="1"/>
  <w15:commentEx w15:paraId="70BA48E9" w15:done="1"/>
  <w15:commentEx w15:paraId="3549E524" w15:paraIdParent="70BA48E9" w15:done="1"/>
  <w15:commentEx w15:paraId="73892A8D" w15:done="1"/>
  <w15:commentEx w15:paraId="49C4B57A" w15:paraIdParent="73892A8D" w15:done="1"/>
  <w15:commentEx w15:paraId="26E9CE98" w15:done="1"/>
  <w15:commentEx w15:paraId="2ABFA89A" w15:paraIdParent="26E9CE98" w15:done="1"/>
  <w15:commentEx w15:paraId="0F96D226" w15:done="1"/>
  <w15:commentEx w15:paraId="3BDB8BA1" w15:paraIdParent="0F96D226" w15:done="1"/>
  <w15:commentEx w15:paraId="5360EC27" w15:done="1"/>
  <w15:commentEx w15:paraId="0E79DACD" w15:paraIdParent="5360EC27" w15:done="1"/>
  <w15:commentEx w15:paraId="74089F1A" w15:done="1"/>
  <w15:commentEx w15:paraId="4E5CC0B2" w15:done="1"/>
  <w15:commentEx w15:paraId="75FC2B3E" w15:paraIdParent="4E5CC0B2" w15:done="1"/>
  <w15:commentEx w15:paraId="4A421462" w15:done="1"/>
  <w15:commentEx w15:paraId="60731963" w15:paraIdParent="4A421462" w15:done="1"/>
  <w15:commentEx w15:paraId="72C2B319" w15:done="1"/>
  <w15:commentEx w15:paraId="630D0888" w15:paraIdParent="72C2B319" w15:done="1"/>
  <w15:commentEx w15:paraId="19F39D34" w15:done="1"/>
  <w15:commentEx w15:paraId="60D1667F" w15:paraIdParent="19F39D34" w15:done="1"/>
  <w15:commentEx w15:paraId="70EE1BA8" w15:done="1"/>
  <w15:commentEx w15:paraId="2D71447E" w15:paraIdParent="70EE1BA8" w15:done="1"/>
  <w15:commentEx w15:paraId="4CE62814" w15:done="1"/>
  <w15:commentEx w15:paraId="4047A1D7" w15:paraIdParent="4CE62814" w15:done="1"/>
  <w15:commentEx w15:paraId="1FFDC879" w15:done="1"/>
  <w15:commentEx w15:paraId="023A0131" w15:paraIdParent="1FFDC879" w15:done="1"/>
  <w15:commentEx w15:paraId="1E6B9D2D" w15:done="1"/>
  <w15:commentEx w15:paraId="4AF3AFBF" w15:paraIdParent="1E6B9D2D" w15:done="1"/>
  <w15:commentEx w15:paraId="4F86B61D" w15:done="1"/>
  <w15:commentEx w15:paraId="2496B303" w15:paraIdParent="4F86B61D" w15:done="1"/>
  <w15:commentEx w15:paraId="3B5B9CD2" w15:done="1"/>
  <w15:commentEx w15:paraId="152EF974" w15:paraIdParent="3B5B9CD2" w15:done="1"/>
  <w15:commentEx w15:paraId="5C26B176" w15:done="1"/>
  <w15:commentEx w15:paraId="4D445A32" w15:paraIdParent="5C26B176" w15:done="1"/>
  <w15:commentEx w15:paraId="1B317FD2" w15:done="1"/>
  <w15:commentEx w15:paraId="11E06D1B" w15:paraIdParent="1B317FD2" w15:done="1"/>
  <w15:commentEx w15:paraId="45D26D2B" w15:done="1"/>
  <w15:commentEx w15:paraId="02726E04" w15:paraIdParent="45D26D2B" w15:done="1"/>
  <w15:commentEx w15:paraId="2B093233" w15:done="1"/>
  <w15:commentEx w15:paraId="2AC2ABF0" w15:paraIdParent="2B093233" w15:done="1"/>
  <w15:commentEx w15:paraId="2FF4FB18" w15:done="1"/>
  <w15:commentEx w15:paraId="27B59E07" w15:paraIdParent="2FF4FB18" w15:done="1"/>
  <w15:commentEx w15:paraId="74E7320E" w15:done="1"/>
  <w15:commentEx w15:paraId="1B5F0E37" w15:paraIdParent="74E7320E" w15:done="1"/>
  <w15:commentEx w15:paraId="232B2E12" w15:done="1"/>
  <w15:commentEx w15:paraId="4B10AE30" w15:paraIdParent="232B2E12" w15:done="1"/>
  <w15:commentEx w15:paraId="4ACBC49F" w15:done="1"/>
  <w15:commentEx w15:paraId="62352C8F" w15:paraIdParent="4ACBC49F" w15:done="1"/>
  <w15:commentEx w15:paraId="4A21AD0F" w15:done="1"/>
  <w15:commentEx w15:paraId="2F80F963" w15:paraIdParent="4A21AD0F" w15:done="1"/>
  <w15:commentEx w15:paraId="0C1DAF6D" w15:done="1"/>
  <w15:commentEx w15:paraId="0642655C" w15:paraIdParent="0C1DAF6D" w15:done="1"/>
  <w15:commentEx w15:paraId="3457FFBC" w15:done="1"/>
  <w15:commentEx w15:paraId="67F1A25C" w15:paraIdParent="3457FFBC" w15:done="1"/>
  <w15:commentEx w15:paraId="5BE2EAD6" w15:done="1"/>
  <w15:commentEx w15:paraId="543D758C" w15:paraIdParent="5BE2EAD6" w15:done="1"/>
  <w15:commentEx w15:paraId="5D877E17" w15:paraIdParent="5BE2EAD6" w15:done="1"/>
  <w15:commentEx w15:paraId="418C56AA" w15:done="1"/>
  <w15:commentEx w15:paraId="6570BABA" w15:paraIdParent="418C56AA" w15:done="1"/>
  <w15:commentEx w15:paraId="6EB5866A" w15:done="1"/>
  <w15:commentEx w15:paraId="52DBBE2F" w15:paraIdParent="6EB5866A" w15:done="1"/>
  <w15:commentEx w15:paraId="76F85CE3" w15:done="1"/>
  <w15:commentEx w15:paraId="2E7508E8" w15:paraIdParent="76F85CE3" w15:done="1"/>
  <w15:commentEx w15:paraId="4212360F" w15:done="1"/>
  <w15:commentEx w15:paraId="6493CFDD" w15:paraIdParent="4212360F" w15:done="1"/>
  <w15:commentEx w15:paraId="15449BF5" w15:done="1"/>
  <w15:commentEx w15:paraId="6BE365D8" w15:paraIdParent="15449BF5" w15:done="1"/>
  <w15:commentEx w15:paraId="7B394754" w15:done="1"/>
  <w15:commentEx w15:paraId="5533A2A6" w15:paraIdParent="7B394754" w15:done="1"/>
  <w15:commentEx w15:paraId="084D136C" w15:done="1"/>
  <w15:commentEx w15:paraId="33457159" w15:paraIdParent="084D136C" w15:done="1"/>
  <w15:commentEx w15:paraId="6B134B23" w15:done="1"/>
  <w15:commentEx w15:paraId="3CF3DF53" w15:paraIdParent="6B134B23" w15:done="1"/>
  <w15:commentEx w15:paraId="5B4F1158" w15:done="1"/>
  <w15:commentEx w15:paraId="76857163" w15:paraIdParent="5B4F1158" w15:done="1"/>
  <w15:commentEx w15:paraId="33C9A575" w15:done="1"/>
  <w15:commentEx w15:paraId="7F6FE0BF" w15:paraIdParent="33C9A575" w15:done="1"/>
  <w15:commentEx w15:paraId="00E1F255" w15:done="1"/>
  <w15:commentEx w15:paraId="55D3DE79" w15:paraIdParent="00E1F255" w15:done="1"/>
  <w15:commentEx w15:paraId="3F93EF7A" w15:done="1"/>
  <w15:commentEx w15:paraId="6A3C23F1" w15:paraIdParent="3F93EF7A" w15:done="1"/>
  <w15:commentEx w15:paraId="7075EAD1" w15:done="1"/>
  <w15:commentEx w15:paraId="3214B091" w15:paraIdParent="7075EAD1" w15:done="1"/>
  <w15:commentEx w15:paraId="1746576F" w15:done="1"/>
  <w15:commentEx w15:paraId="07D35B2B" w15:paraIdParent="1746576F" w15:done="1"/>
  <w15:commentEx w15:paraId="6A92CE4C" w15:done="1"/>
  <w15:commentEx w15:paraId="273B0908" w15:paraIdParent="6A92CE4C" w15:done="1"/>
  <w15:commentEx w15:paraId="6CADC2CB" w15:done="1"/>
  <w15:commentEx w15:paraId="530A1ED5" w15:paraIdParent="6CADC2CB" w15:done="1"/>
  <w15:commentEx w15:paraId="19933FEF" w15:done="1"/>
  <w15:commentEx w15:paraId="31C34A0A" w15:paraIdParent="19933FEF" w15:done="1"/>
  <w15:commentEx w15:paraId="3649DFE7" w15:done="1"/>
  <w15:commentEx w15:paraId="04D87D4A" w15:paraIdParent="3649DFE7" w15:done="1"/>
  <w15:commentEx w15:paraId="170C5D41" w15:done="1"/>
  <w15:commentEx w15:paraId="5EF1885F" w15:paraIdParent="170C5D41" w15:done="1"/>
  <w15:commentEx w15:paraId="38485DBE" w15:done="1"/>
  <w15:commentEx w15:paraId="5894D315" w15:paraIdParent="38485DBE" w15:done="1"/>
  <w15:commentEx w15:paraId="371ED207" w15:done="1"/>
  <w15:commentEx w15:paraId="608EB622" w15:paraIdParent="371ED207" w15:done="1"/>
  <w15:commentEx w15:paraId="72184D0B" w15:done="1"/>
  <w15:commentEx w15:paraId="75490CB3" w15:paraIdParent="72184D0B" w15:done="1"/>
  <w15:commentEx w15:paraId="3CF8A1F3" w15:done="0"/>
  <w15:commentEx w15:paraId="02FCA005" w15:done="0"/>
  <w15:commentEx w15:paraId="37C98B74" w15:done="0"/>
  <w15:commentEx w15:paraId="3EFA3838" w15:done="0"/>
  <w15:commentEx w15:paraId="20A78C10" w15:done="0"/>
  <w15:commentEx w15:paraId="598F9FCA" w15:done="0"/>
  <w15:commentEx w15:paraId="022195CB" w15:paraIdParent="598F9FCA" w15:done="0"/>
  <w15:commentEx w15:paraId="51B1E1BF" w15:done="1"/>
  <w15:commentEx w15:paraId="1452B244" w15:paraIdParent="51B1E1BF" w15:done="1"/>
  <w15:commentEx w15:paraId="7DBBB12A" w15:done="1"/>
  <w15:commentEx w15:paraId="5470053C" w15:paraIdParent="7DBBB12A" w15:done="1"/>
  <w15:commentEx w15:paraId="7497D605" w15:done="1"/>
  <w15:commentEx w15:paraId="23BAC6FC" w15:paraIdParent="7497D605" w15:done="1"/>
  <w15:commentEx w15:paraId="6648C1EB" w15:done="1"/>
  <w15:commentEx w15:paraId="455E1841" w15:done="0"/>
  <w15:commentEx w15:paraId="2127ABEE" w15:done="0"/>
  <w15:commentEx w15:paraId="0B59A3D3" w15:done="1"/>
  <w15:commentEx w15:paraId="33C3E9C1" w15:paraIdParent="0B59A3D3" w15:done="1"/>
  <w15:commentEx w15:paraId="3A9E68AF" w15:done="1"/>
  <w15:commentEx w15:paraId="7E7C8734" w15:paraIdParent="3A9E68AF" w15:done="1"/>
  <w15:commentEx w15:paraId="17C88FED" w15:done="1"/>
  <w15:commentEx w15:paraId="6368B93B" w15:paraIdParent="17C88FED" w15:done="1"/>
  <w15:commentEx w15:paraId="50278D72" w15:done="1"/>
  <w15:commentEx w15:paraId="26F2A8CE" w15:done="1"/>
  <w15:commentEx w15:paraId="6F78D06A" w15:paraIdParent="26F2A8CE" w15:done="1"/>
  <w15:commentEx w15:paraId="4A147DFF" w15:done="1"/>
  <w15:commentEx w15:paraId="72D4684E" w15:paraIdParent="4A147DFF" w15:done="1"/>
  <w15:commentEx w15:paraId="398CF67D" w15:done="1"/>
  <w15:commentEx w15:paraId="41E784C3" w15:paraIdParent="398CF67D" w15:done="1"/>
  <w15:commentEx w15:paraId="1BB342D9" w15:done="1"/>
  <w15:commentEx w15:paraId="4A015909" w15:paraIdParent="1BB342D9" w15:done="1"/>
  <w15:commentEx w15:paraId="1C44992A" w15:done="1"/>
  <w15:commentEx w15:paraId="6D0342C9" w15:paraIdParent="1C44992A" w15:done="1"/>
  <w15:commentEx w15:paraId="2A4CDE81" w15:done="1"/>
  <w15:commentEx w15:paraId="25DCFED5" w15:paraIdParent="2A4CDE81" w15:done="1"/>
  <w15:commentEx w15:paraId="7AD30B72" w15:done="1"/>
  <w15:commentEx w15:paraId="0C487043" w15:paraIdParent="7AD30B72" w15:done="1"/>
  <w15:commentEx w15:paraId="72BC7625" w15:done="1"/>
  <w15:commentEx w15:paraId="006A4A5D" w15:paraIdParent="72BC7625" w15:done="1"/>
  <w15:commentEx w15:paraId="145BED41" w15:done="1"/>
  <w15:commentEx w15:paraId="13F46516" w15:paraIdParent="145BED41" w15:done="1"/>
  <w15:commentEx w15:paraId="46D1ADB2" w15:done="1"/>
  <w15:commentEx w15:paraId="32E72886" w15:paraIdParent="46D1ADB2" w15:done="1"/>
  <w15:commentEx w15:paraId="70B533D7" w15:done="0"/>
  <w15:commentEx w15:paraId="71366B96" w15:paraIdParent="70B533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B78E6C" w16cex:dateUtc="2026-05-06T06:35:00Z"/>
  <w16cex:commentExtensible w16cex:durableId="46F3BBEA" w16cex:dateUtc="2026-05-06T06:37:00Z"/>
  <w16cex:commentExtensible w16cex:durableId="603A4C13" w16cex:dateUtc="2026-05-15T08:34:00Z"/>
  <w16cex:commentExtensible w16cex:durableId="0920CC02" w16cex:dateUtc="2026-05-06T06:41:00Z"/>
  <w16cex:commentExtensible w16cex:durableId="3912554C" w16cex:dateUtc="2026-05-15T08:25:00Z"/>
  <w16cex:commentExtensible w16cex:durableId="581B93E8" w16cex:dateUtc="2026-05-06T06:37:00Z"/>
  <w16cex:commentExtensible w16cex:durableId="2ABC617B" w16cex:dateUtc="2026-05-06T06:37:00Z"/>
  <w16cex:commentExtensible w16cex:durableId="00876C19" w16cex:dateUtc="2026-05-06T06:38:00Z"/>
  <w16cex:commentExtensible w16cex:durableId="4405231E" w16cex:dateUtc="2026-05-15T08:27:00Z"/>
  <w16cex:commentExtensible w16cex:durableId="541116B0" w16cex:dateUtc="2026-05-19T07:16:00Z"/>
  <w16cex:commentExtensible w16cex:durableId="650D942B" w16cex:dateUtc="2026-05-06T06:43:00Z"/>
  <w16cex:commentExtensible w16cex:durableId="17C22524" w16cex:dateUtc="2026-05-15T08:29:00Z"/>
  <w16cex:commentExtensible w16cex:durableId="16759167" w16cex:dateUtc="2026-05-15T08:30:00Z"/>
  <w16cex:commentExtensible w16cex:durableId="21A6A9B2" w16cex:dateUtc="2026-05-06T06:44:00Z"/>
  <w16cex:commentExtensible w16cex:durableId="2C9E520B" w16cex:dateUtc="2026-05-15T08:31:00Z"/>
  <w16cex:commentExtensible w16cex:durableId="2F34D5FF" w16cex:dateUtc="2026-05-06T06:46:00Z"/>
  <w16cex:commentExtensible w16cex:durableId="3AEFB884" w16cex:dateUtc="2026-05-15T08:32:00Z"/>
  <w16cex:commentExtensible w16cex:durableId="2503A53A" w16cex:dateUtc="2026-05-06T06:48:00Z"/>
  <w16cex:commentExtensible w16cex:durableId="3FAEFF7F" w16cex:dateUtc="2026-05-15T08:33:00Z"/>
  <w16cex:commentExtensible w16cex:durableId="48A31D74" w16cex:dateUtc="2026-05-06T06:56:00Z"/>
  <w16cex:commentExtensible w16cex:durableId="3B65C783" w16cex:dateUtc="2026-05-15T08:35:00Z"/>
  <w16cex:commentExtensible w16cex:durableId="50CEB66B" w16cex:dateUtc="2026-05-06T06:48:00Z"/>
  <w16cex:commentExtensible w16cex:durableId="1CFE051A" w16cex:dateUtc="2026-05-06T06:49:00Z"/>
  <w16cex:commentExtensible w16cex:durableId="2C3100D2" w16cex:dateUtc="2026-05-15T08:37:00Z"/>
  <w16cex:commentExtensible w16cex:durableId="4E22C167" w16cex:dateUtc="2026-05-06T06:59:00Z"/>
  <w16cex:commentExtensible w16cex:durableId="3F0AFF9C" w16cex:dateUtc="2026-05-15T08:38:00Z"/>
  <w16cex:commentExtensible w16cex:durableId="072D5012" w16cex:dateUtc="2026-05-06T07:08:00Z"/>
  <w16cex:commentExtensible w16cex:durableId="3E000CFD" w16cex:dateUtc="2026-05-06T07:09:00Z"/>
  <w16cex:commentExtensible w16cex:durableId="7E9E872D" w16cex:dateUtc="2026-05-15T08:40:00Z"/>
  <w16cex:commentExtensible w16cex:durableId="5BFEE503" w16cex:dateUtc="2026-05-20T20:37:00Z"/>
  <w16cex:commentExtensible w16cex:durableId="03FFA675" w16cex:dateUtc="2026-05-21T05:17:00Z"/>
  <w16cex:commentExtensible w16cex:durableId="1B7F168C" w16cex:dateUtc="2026-05-12T11:26:00Z"/>
  <w16cex:commentExtensible w16cex:durableId="19279A11" w16cex:dateUtc="2026-05-15T08:46:00Z"/>
  <w16cex:commentExtensible w16cex:durableId="74130B65" w16cex:dateUtc="2026-05-06T07:09:00Z"/>
  <w16cex:commentExtensible w16cex:durableId="3305F342" w16cex:dateUtc="2026-05-15T08:47:00Z"/>
  <w16cex:commentExtensible w16cex:durableId="0975778D" w16cex:dateUtc="2026-05-12T11:32:00Z"/>
  <w16cex:commentExtensible w16cex:durableId="0BE271D1" w16cex:dateUtc="2026-05-15T08:54:00Z"/>
  <w16cex:commentExtensible w16cex:durableId="3E540874" w16cex:dateUtc="2026-05-19T07:56:00Z"/>
  <w16cex:commentExtensible w16cex:durableId="22A965FE" w16cex:dateUtc="2026-05-20T07:59:00Z"/>
  <w16cex:commentExtensible w16cex:durableId="2DD273C0" w16cex:dateUtc="2026-05-06T07:13:00Z"/>
  <w16cex:commentExtensible w16cex:durableId="3DDA6535" w16cex:dateUtc="2026-05-15T08:55:00Z"/>
  <w16cex:commentExtensible w16cex:durableId="7B90D082" w16cex:dateUtc="2026-05-06T07:19:00Z">
    <w16cex:extLst>
      <w16:ext w16:uri="{CE6994B0-6A32-4C9F-8C6B-6E91EDA988CE}">
        <cr:reactions xmlns:cr="http://schemas.microsoft.com/office/comments/2020/reactions">
          <cr:reaction reactionType="1">
            <cr:reactionInfo dateUtc="2026-05-12T11:30:33Z">
              <cr:user userId="S::Philipp.Merkel@abas.de::ac351839-de81-4f64-bda5-b0f83139c9d0" userProvider="AD" userName="Philipp Merkel"/>
            </cr:reactionInfo>
          </cr:reaction>
        </cr:reactions>
      </w16:ext>
    </w16cex:extLst>
  </w16cex:commentExtensible>
  <w16cex:commentExtensible w16cex:durableId="41522C1B" w16cex:dateUtc="2026-05-15T09:05:00Z"/>
  <w16cex:commentExtensible w16cex:durableId="071A8CAF" w16cex:dateUtc="2026-05-06T07:20:00Z"/>
  <w16cex:commentExtensible w16cex:durableId="7F936F67" w16cex:dateUtc="2026-05-15T09:07:00Z"/>
  <w16cex:commentExtensible w16cex:durableId="2AF4F91F" w16cex:dateUtc="2026-05-06T07:21:00Z"/>
  <w16cex:commentExtensible w16cex:durableId="211008CF" w16cex:dateUtc="2026-05-06T07:22:00Z"/>
  <w16cex:commentExtensible w16cex:durableId="1AE661E8" w16cex:dateUtc="2026-05-06T07:24:00Z"/>
  <w16cex:commentExtensible w16cex:durableId="3A18BE08" w16cex:dateUtc="2026-05-15T09:08:00Z"/>
  <w16cex:commentExtensible w16cex:durableId="0E3BEB75" w16cex:dateUtc="2026-05-06T07:27:00Z"/>
  <w16cex:commentExtensible w16cex:durableId="5685B8F5" w16cex:dateUtc="2026-05-15T09:12:00Z"/>
  <w16cex:commentExtensible w16cex:durableId="058C2224" w16cex:dateUtc="2026-05-06T07:27:00Z"/>
  <w16cex:commentExtensible w16cex:durableId="4AD6E717" w16cex:dateUtc="2026-05-15T09:12:00Z"/>
  <w16cex:commentExtensible w16cex:durableId="25C49BB0" w16cex:dateUtc="2026-05-06T07:35:00Z"/>
  <w16cex:commentExtensible w16cex:durableId="5D9ACCD9" w16cex:dateUtc="2026-05-15T09:13:00Z"/>
  <w16cex:commentExtensible w16cex:durableId="77C9966B" w16cex:dateUtc="2026-05-12T11:40:00Z"/>
  <w16cex:commentExtensible w16cex:durableId="76DBF23A" w16cex:dateUtc="2026-05-15T09:15:00Z"/>
  <w16cex:commentExtensible w16cex:durableId="534A898E" w16cex:dateUtc="2026-05-20T19:50:00Z"/>
  <w16cex:commentExtensible w16cex:durableId="18F54D24" w16cex:dateUtc="2026-05-21T05:22:00Z"/>
  <w16cex:commentExtensible w16cex:durableId="73EC01BD" w16cex:dateUtc="2026-05-06T07:42:00Z"/>
  <w16cex:commentExtensible w16cex:durableId="046F7F49" w16cex:dateUtc="2026-05-15T09:16:00Z"/>
  <w16cex:commentExtensible w16cex:durableId="505C28A7" w16cex:dateUtc="2026-05-20T19:53:00Z"/>
  <w16cex:commentExtensible w16cex:durableId="4653BEA0" w16cex:dateUtc="2026-05-21T05:22:00Z"/>
  <w16cex:commentExtensible w16cex:durableId="0005AC88" w16cex:dateUtc="2026-05-20T19:54:00Z"/>
  <w16cex:commentExtensible w16cex:durableId="135296B2" w16cex:dateUtc="2026-05-21T05:23:00Z"/>
  <w16cex:commentExtensible w16cex:durableId="63E5B973" w16cex:dateUtc="2026-05-06T08:07:00Z"/>
  <w16cex:commentExtensible w16cex:durableId="4E8E1C8E" w16cex:dateUtc="2026-05-15T09:17:00Z"/>
  <w16cex:commentExtensible w16cex:durableId="2293A24F" w16cex:dateUtc="2026-05-06T08:10:00Z"/>
  <w16cex:commentExtensible w16cex:durableId="715E703F" w16cex:dateUtc="2026-05-15T09:17:00Z"/>
  <w16cex:commentExtensible w16cex:durableId="2F9460C6" w16cex:dateUtc="2026-05-06T08:23:00Z"/>
  <w16cex:commentExtensible w16cex:durableId="77A6C28B" w16cex:dateUtc="2026-05-15T09:18:00Z"/>
  <w16cex:commentExtensible w16cex:durableId="2A53F640" w16cex:dateUtc="2026-05-06T08:17:00Z"/>
  <w16cex:commentExtensible w16cex:durableId="2B03648B" w16cex:dateUtc="2026-05-06T08:19:00Z"/>
  <w16cex:commentExtensible w16cex:durableId="14BB900C" w16cex:dateUtc="2026-05-15T09:20:00Z"/>
  <w16cex:commentExtensible w16cex:durableId="17460727" w16cex:dateUtc="2026-05-06T08:20:00Z"/>
  <w16cex:commentExtensible w16cex:durableId="2192FD9B" w16cex:dateUtc="2026-05-15T09:21:00Z"/>
  <w16cex:commentExtensible w16cex:durableId="30B2A774" w16cex:dateUtc="2026-05-12T11:46:00Z"/>
  <w16cex:commentExtensible w16cex:durableId="6C5F462E" w16cex:dateUtc="2026-05-15T09:22:00Z"/>
  <w16cex:commentExtensible w16cex:durableId="10904B1A" w16cex:dateUtc="2026-05-06T08:24:00Z"/>
  <w16cex:commentExtensible w16cex:durableId="607E1722" w16cex:dateUtc="2026-05-15T09:25:00Z"/>
  <w16cex:commentExtensible w16cex:durableId="107F4353" w16cex:dateUtc="2026-05-15T09:30:00Z"/>
  <w16cex:commentExtensible w16cex:durableId="77A3CD4F" w16cex:dateUtc="2026-05-04T12:37:00Z"/>
  <w16cex:commentExtensible w16cex:durableId="4220FABC" w16cex:dateUtc="2026-05-15T09:31:00Z"/>
  <w16cex:commentExtensible w16cex:durableId="15333239" w16cex:dateUtc="2026-05-06T08:25:00Z"/>
  <w16cex:commentExtensible w16cex:durableId="1ABBC248" w16cex:dateUtc="2026-05-15T09:31:00Z"/>
  <w16cex:commentExtensible w16cex:durableId="447B27E9" w16cex:dateUtc="2026-05-06T08:26:00Z"/>
  <w16cex:commentExtensible w16cex:durableId="1861EBF4" w16cex:dateUtc="2026-05-15T09:32:00Z"/>
  <w16cex:commentExtensible w16cex:durableId="492A23BB" w16cex:dateUtc="2026-05-06T08:45:00Z"/>
  <w16cex:commentExtensible w16cex:durableId="1FC9AC32" w16cex:dateUtc="2026-05-15T09:41:00Z"/>
  <w16cex:commentExtensible w16cex:durableId="5FE2E41D" w16cex:dateUtc="2026-05-06T08:46:00Z"/>
  <w16cex:commentExtensible w16cex:durableId="17D90531" w16cex:dateUtc="2026-05-15T09:42:00Z"/>
  <w16cex:commentExtensible w16cex:durableId="62280250" w16cex:dateUtc="2026-05-06T08:47:00Z"/>
  <w16cex:commentExtensible w16cex:durableId="5E0FA566" w16cex:dateUtc="2026-05-06T08:48:00Z"/>
  <w16cex:commentExtensible w16cex:durableId="5F4EE1BD" w16cex:dateUtc="2026-05-15T09:43:00Z"/>
  <w16cex:commentExtensible w16cex:durableId="30B80840" w16cex:dateUtc="2026-05-06T08:54:00Z">
    <w16cex:extLst>
      <w16:ext w16:uri="{CE6994B0-6A32-4C9F-8C6B-6E91EDA988CE}">
        <cr:reactions xmlns:cr="http://schemas.microsoft.com/office/comments/2020/reactions">
          <cr:reaction reactionType="1">
            <cr:reactionInfo dateUtc="2026-05-12T12:03:17Z">
              <cr:user userId="S::Philipp.Merkel@abas.de::ac351839-de81-4f64-bda5-b0f83139c9d0" userProvider="AD" userName="Philipp Merkel"/>
            </cr:reactionInfo>
          </cr:reaction>
        </cr:reactions>
      </w16:ext>
    </w16cex:extLst>
  </w16cex:commentExtensible>
  <w16cex:commentExtensible w16cex:durableId="157D4704" w16cex:dateUtc="2026-05-15T09:47:00Z"/>
  <w16cex:commentExtensible w16cex:durableId="4EA6AD1C" w16cex:dateUtc="2026-05-06T09:01:00Z"/>
  <w16cex:commentExtensible w16cex:durableId="5B9F612B" w16cex:dateUtc="2026-05-15T09:49:00Z"/>
  <w16cex:commentExtensible w16cex:durableId="31F2D5A7" w16cex:dateUtc="2026-04-29T13:22:00Z"/>
  <w16cex:commentExtensible w16cex:durableId="58A404C9" w16cex:dateUtc="2026-05-20T20:20:00Z"/>
  <w16cex:commentExtensible w16cex:durableId="0EB2452D" w16cex:dateUtc="2026-05-21T05:24:00Z"/>
  <w16cex:commentExtensible w16cex:durableId="61A8690C" w16cex:dateUtc="2026-05-06T09:12:00Z"/>
  <w16cex:commentExtensible w16cex:durableId="5D7F5159" w16cex:dateUtc="2026-05-15T09:51:00Z"/>
  <w16cex:commentExtensible w16cex:durableId="66AF826C" w16cex:dateUtc="2026-05-06T09:14:00Z"/>
  <w16cex:commentExtensible w16cex:durableId="28E751AB" w16cex:dateUtc="2026-05-15T09:52:00Z"/>
  <w16cex:commentExtensible w16cex:durableId="36830631" w16cex:dateUtc="2026-05-06T09:20:00Z"/>
  <w16cex:commentExtensible w16cex:durableId="77759E8B" w16cex:dateUtc="2026-05-15T09:53:00Z"/>
  <w16cex:commentExtensible w16cex:durableId="19EEE3C7" w16cex:dateUtc="2026-05-06T09:25:00Z">
    <w16cex:extLst>
      <w16:ext w16:uri="{CE6994B0-6A32-4C9F-8C6B-6E91EDA988CE}">
        <cr:reactions xmlns:cr="http://schemas.microsoft.com/office/comments/2020/reactions">
          <cr:reaction reactionType="1">
            <cr:reactionInfo dateUtc="2026-05-12T12:28:08Z">
              <cr:user userId="S::Philipp.Merkel@abas.de::ac351839-de81-4f64-bda5-b0f83139c9d0" userProvider="AD" userName="Philipp Merkel"/>
            </cr:reactionInfo>
          </cr:reaction>
        </cr:reactions>
      </w16:ext>
    </w16cex:extLst>
  </w16cex:commentExtensible>
  <w16cex:commentExtensible w16cex:durableId="527D530C" w16cex:dateUtc="2026-05-15T09:56:00Z"/>
  <w16cex:commentExtensible w16cex:durableId="56EC82B6" w16cex:dateUtc="2026-05-06T09:25:00Z"/>
  <w16cex:commentExtensible w16cex:durableId="2F985F9D" w16cex:dateUtc="2026-05-15T09:57:00Z"/>
  <w16cex:commentExtensible w16cex:durableId="58AE57D5" w16cex:dateUtc="2026-05-06T09:26:00Z"/>
  <w16cex:commentExtensible w16cex:durableId="003B5827" w16cex:dateUtc="2026-05-15T09:58:00Z"/>
  <w16cex:commentExtensible w16cex:durableId="1F554DA1" w16cex:dateUtc="2026-05-06T09:26:00Z"/>
  <w16cex:commentExtensible w16cex:durableId="1B5A65AF" w16cex:dateUtc="2026-05-06T09:27:00Z"/>
  <w16cex:commentExtensible w16cex:durableId="1175BFEC" w16cex:dateUtc="2026-05-15T09:59:00Z"/>
  <w16cex:commentExtensible w16cex:durableId="51EAAC0D" w16cex:dateUtc="2026-05-06T09:37:00Z"/>
  <w16cex:commentExtensible w16cex:durableId="4C80E1C6" w16cex:dateUtc="2026-05-15T10:00:00Z"/>
  <w16cex:commentExtensible w16cex:durableId="2220DCE3" w16cex:dateUtc="2026-05-12T12:31:00Z"/>
  <w16cex:commentExtensible w16cex:durableId="7BA2ABE3" w16cex:dateUtc="2026-05-15T10:02:00Z"/>
  <w16cex:commentExtensible w16cex:durableId="015ECC7A" w16cex:dateUtc="2026-05-12T12:34:00Z"/>
  <w16cex:commentExtensible w16cex:durableId="3FEECECC" w16cex:dateUtc="2026-05-15T10:04:00Z"/>
  <w16cex:commentExtensible w16cex:durableId="5ABB7936" w16cex:dateUtc="2026-05-06T09:39:00Z"/>
  <w16cex:commentExtensible w16cex:durableId="541AA10D" w16cex:dateUtc="2026-05-15T10:04:00Z"/>
  <w16cex:commentExtensible w16cex:durableId="4962C111" w16cex:dateUtc="2026-05-06T09:41:00Z"/>
  <w16cex:commentExtensible w16cex:durableId="7AB91EFD" w16cex:dateUtc="2026-05-15T10:06:00Z"/>
  <w16cex:commentExtensible w16cex:durableId="696BF044" w16cex:dateUtc="2026-05-06T09:50:00Z"/>
  <w16cex:commentExtensible w16cex:durableId="6183209A" w16cex:dateUtc="2026-05-15T10:08:00Z"/>
  <w16cex:commentExtensible w16cex:durableId="786BEDDA" w16cex:dateUtc="2026-05-04T12:46:00Z"/>
  <w16cex:commentExtensible w16cex:durableId="099948CD" w16cex:dateUtc="2026-05-06T09:55:00Z"/>
  <w16cex:commentExtensible w16cex:durableId="02D49CC9" w16cex:dateUtc="2026-05-15T10:10:00Z"/>
  <w16cex:commentExtensible w16cex:durableId="4BB2A4F1" w16cex:dateUtc="2026-05-06T09:55:00Z"/>
  <w16cex:commentExtensible w16cex:durableId="399B9E9B" w16cex:dateUtc="2026-05-15T10:11:00Z"/>
  <w16cex:commentExtensible w16cex:durableId="68E79B5D" w16cex:dateUtc="2026-05-06T10:01:00Z">
    <w16cex:extLst>
      <w16:ext w16:uri="{CE6994B0-6A32-4C9F-8C6B-6E91EDA988CE}">
        <cr:reactions xmlns:cr="http://schemas.microsoft.com/office/comments/2020/reactions">
          <cr:reaction reactionType="1">
            <cr:reactionInfo dateUtc="2026-05-12T12:43:46Z">
              <cr:user userId="S::Philipp.Merkel@abas.de::ac351839-de81-4f64-bda5-b0f83139c9d0" userProvider="AD" userName="Philipp Merkel"/>
            </cr:reactionInfo>
          </cr:reaction>
        </cr:reactions>
      </w16:ext>
    </w16cex:extLst>
  </w16cex:commentExtensible>
  <w16cex:commentExtensible w16cex:durableId="4FE94F79" w16cex:dateUtc="2026-05-15T10:11:00Z"/>
  <w16cex:commentExtensible w16cex:durableId="45219091" w16cex:dateUtc="2026-05-06T10:00:00Z"/>
  <w16cex:commentExtensible w16cex:durableId="778FA31D" w16cex:dateUtc="2026-05-15T10:13:00Z"/>
  <w16cex:commentExtensible w16cex:durableId="09E9C8BD" w16cex:dateUtc="2026-05-06T10:01:00Z"/>
  <w16cex:commentExtensible w16cex:durableId="5AFE9861" w16cex:dateUtc="2026-05-15T10:14:00Z"/>
  <w16cex:commentExtensible w16cex:durableId="03665B98" w16cex:dateUtc="2026-05-12T12:44:00Z"/>
  <w16cex:commentExtensible w16cex:durableId="40B9A842" w16cex:dateUtc="2026-05-15T10:14:00Z"/>
  <w16cex:commentExtensible w16cex:durableId="506A9424" w16cex:dateUtc="2026-05-06T10:58:00Z"/>
  <w16cex:commentExtensible w16cex:durableId="2AEFDFD0" w16cex:dateUtc="2026-05-15T10:16:00Z"/>
  <w16cex:commentExtensible w16cex:durableId="5CECDB7F" w16cex:dateUtc="2026-05-06T11:03:00Z"/>
  <w16cex:commentExtensible w16cex:durableId="70F40AB5" w16cex:dateUtc="2026-05-15T10:18:00Z"/>
  <w16cex:commentExtensible w16cex:durableId="7F340180" w16cex:dateUtc="2026-05-06T11:04:00Z"/>
  <w16cex:commentExtensible w16cex:durableId="59D69ECF" w16cex:dateUtc="2026-05-15T10:18:00Z"/>
  <w16cex:commentExtensible w16cex:durableId="2DCC8E36" w16cex:dateUtc="2026-05-06T11:04:00Z"/>
  <w16cex:commentExtensible w16cex:durableId="2BA4A50E" w16cex:dateUtc="2026-05-15T10:19:00Z"/>
  <w16cex:commentExtensible w16cex:durableId="6BF47969" w16cex:dateUtc="2026-05-06T11:05:00Z"/>
  <w16cex:commentExtensible w16cex:durableId="5CAF1276" w16cex:dateUtc="2026-05-15T10:19:00Z"/>
  <w16cex:commentExtensible w16cex:durableId="5FFC5E0D" w16cex:dateUtc="2026-05-06T11:18:00Z"/>
  <w16cex:commentExtensible w16cex:durableId="11996C9C" w16cex:dateUtc="2026-05-15T10:20:00Z"/>
  <w16cex:commentExtensible w16cex:durableId="5049A5ED" w16cex:dateUtc="2026-05-06T11:19:00Z"/>
  <w16cex:commentExtensible w16cex:durableId="7E3833E9" w16cex:dateUtc="2026-05-15T10:20:00Z"/>
  <w16cex:commentExtensible w16cex:durableId="5C648664" w16cex:dateUtc="2026-05-12T12:53:00Z"/>
  <w16cex:commentExtensible w16cex:durableId="362E3585" w16cex:dateUtc="2026-05-15T10:25:00Z"/>
  <w16cex:commentExtensible w16cex:durableId="40FB0ADD" w16cex:dateUtc="2026-05-06T11:21:00Z"/>
  <w16cex:commentExtensible w16cex:durableId="775E0994" w16cex:dateUtc="2026-05-15T10:29:00Z"/>
  <w16cex:commentExtensible w16cex:durableId="56121343" w16cex:dateUtc="2026-05-06T11:20:00Z"/>
  <w16cex:commentExtensible w16cex:durableId="7C238690" w16cex:dateUtc="2026-05-15T10:30:00Z"/>
  <w16cex:commentExtensible w16cex:durableId="2AEE0316" w16cex:dateUtc="2026-05-06T11:22:00Z"/>
  <w16cex:commentExtensible w16cex:durableId="7F77F332" w16cex:dateUtc="2026-05-15T10:30:00Z"/>
  <w16cex:commentExtensible w16cex:durableId="1C8280A5" w16cex:dateUtc="2026-05-06T11:22:00Z"/>
  <w16cex:commentExtensible w16cex:durableId="73565E7F" w16cex:dateUtc="2026-05-15T10:30:00Z"/>
  <w16cex:commentExtensible w16cex:durableId="6962128D" w16cex:dateUtc="2026-05-06T11:23:00Z"/>
  <w16cex:commentExtensible w16cex:durableId="3CB4510E" w16cex:dateUtc="2026-05-15T10:31:00Z"/>
  <w16cex:commentExtensible w16cex:durableId="7BB713A7" w16cex:dateUtc="2026-05-06T11:25:00Z"/>
  <w16cex:commentExtensible w16cex:durableId="5C71BE67" w16cex:dateUtc="2026-05-15T10:31:00Z"/>
  <w16cex:commentExtensible w16cex:durableId="25DCFDDC" w16cex:dateUtc="2026-05-20T20:31:00Z"/>
  <w16cex:commentExtensible w16cex:durableId="1DDF9DA6" w16cex:dateUtc="2026-05-21T05:25:00Z"/>
  <w16cex:commentExtensible w16cex:durableId="57A5ABFC" w16cex:dateUtc="2026-05-13T12:09:00Z"/>
  <w16cex:commentExtensible w16cex:durableId="5E1865ED" w16cex:dateUtc="2026-05-15T10:33:00Z"/>
  <w16cex:commentExtensible w16cex:durableId="13458138" w16cex:dateUtc="2026-05-20T08:05:00Z"/>
  <w16cex:commentExtensible w16cex:durableId="050A9F5E" w16cex:dateUtc="2026-05-20T20:30:00Z"/>
  <w16cex:commentExtensible w16cex:durableId="48864397" w16cex:dateUtc="2026-05-21T05:26:00Z"/>
  <w16cex:commentExtensible w16cex:durableId="35E34D19" w16cex:dateUtc="2026-05-06T11:26:00Z"/>
  <w16cex:commentExtensible w16cex:durableId="5E2C646C" w16cex:dateUtc="2026-05-15T10:33:00Z"/>
  <w16cex:commentExtensible w16cex:durableId="3A6D7A49" w16cex:dateUtc="2026-05-06T11:28:00Z"/>
  <w16cex:commentExtensible w16cex:durableId="42BB3C75" w16cex:dateUtc="2026-05-15T10:35:00Z"/>
  <w16cex:commentExtensible w16cex:durableId="63D002FB" w16cex:dateUtc="2026-05-20T20:33:00Z"/>
  <w16cex:commentExtensible w16cex:durableId="4C21E4F2" w16cex:dateUtc="2026-05-21T05:29:00Z"/>
  <w16cex:commentExtensible w16cex:durableId="25BCCE72" w16cex:dateUtc="2026-05-06T11:30:00Z"/>
  <w16cex:commentExtensible w16cex:durableId="0D080301" w16cex:dateUtc="2026-05-15T10:36:00Z"/>
  <w16cex:commentExtensible w16cex:durableId="4966060B" w16cex:dateUtc="2026-05-13T12:13:00Z"/>
  <w16cex:commentExtensible w16cex:durableId="43FE65C6" w16cex:dateUtc="2026-05-15T10:36:00Z"/>
  <w16cex:commentExtensible w16cex:durableId="218D5128" w16cex:dateUtc="2026-05-06T11:33:00Z"/>
  <w16cex:commentExtensible w16cex:durableId="417E8C00" w16cex:dateUtc="2026-05-15T10:38:00Z"/>
  <w16cex:commentExtensible w16cex:durableId="686C27A7" w16cex:dateUtc="2026-05-20T20:44:00Z"/>
  <w16cex:commentExtensible w16cex:durableId="78B28FB0" w16cex:dateUtc="2026-05-21T05:35:00Z"/>
  <w16cex:commentExtensible w16cex:durableId="74C4E72C" w16cex:dateUtc="2026-05-06T11:38:00Z"/>
  <w16cex:commentExtensible w16cex:durableId="14DF28F1" w16cex:dateUtc="2026-05-15T10:38:00Z"/>
  <w16cex:commentExtensible w16cex:durableId="49256FA5" w16cex:dateUtc="2026-05-06T11:41:00Z"/>
  <w16cex:commentExtensible w16cex:durableId="06CC73AE" w16cex:dateUtc="2026-05-15T10:39:00Z"/>
  <w16cex:commentExtensible w16cex:durableId="5364B651" w16cex:dateUtc="2026-05-13T12:17:00Z"/>
  <w16cex:commentExtensible w16cex:durableId="0C6B46AC" w16cex:dateUtc="2026-05-15T10:40:00Z"/>
  <w16cex:commentExtensible w16cex:durableId="75AF418A" w16cex:dateUtc="2026-05-13T12:18:00Z"/>
  <w16cex:commentExtensible w16cex:durableId="065958D8" w16cex:dateUtc="2026-05-15T10:40:00Z"/>
  <w16cex:commentExtensible w16cex:durableId="30B5A997" w16cex:dateUtc="2026-05-06T12:33:00Z"/>
  <w16cex:commentExtensible w16cex:durableId="77F03908" w16cex:dateUtc="2026-05-20T10:51:00Z"/>
  <w16cex:commentExtensible w16cex:durableId="45347227" w16cex:dateUtc="2026-05-20T20:49:00Z"/>
  <w16cex:commentExtensible w16cex:durableId="64AF81F7" w16cex:dateUtc="2026-05-21T05:57:00Z"/>
  <w16cex:commentExtensible w16cex:durableId="7AC5B5D1" w16cex:dateUtc="2026-05-13T12:55:00Z"/>
  <w16cex:commentExtensible w16cex:durableId="0B9D1AE4" w16cex:dateUtc="2026-05-20T10:52:00Z"/>
  <w16cex:commentExtensible w16cex:durableId="6064372D" w16cex:dateUtc="2026-05-06T11:44:00Z">
    <w16cex:extLst>
      <w16:ext w16:uri="{CE6994B0-6A32-4C9F-8C6B-6E91EDA988CE}">
        <cr:reactions xmlns:cr="http://schemas.microsoft.com/office/comments/2020/reactions">
          <cr:reaction reactionType="1">
            <cr:reactionInfo dateUtc="2026-05-13T12:19:18Z">
              <cr:user userId="S::Philipp.Merkel@abas.de::ac351839-de81-4f64-bda5-b0f83139c9d0" userProvider="AD" userName="Philipp Merkel"/>
            </cr:reactionInfo>
          </cr:reaction>
        </cr:reactions>
      </w16:ext>
    </w16cex:extLst>
  </w16cex:commentExtensible>
  <w16cex:commentExtensible w16cex:durableId="4EFDD008" w16cex:dateUtc="2026-05-20T08:09:00Z"/>
  <w16cex:commentExtensible w16cex:durableId="56EE3651" w16cex:dateUtc="2026-05-06T11:45:00Z"/>
  <w16cex:commentExtensible w16cex:durableId="702D61CD" w16cex:dateUtc="2026-05-20T08:25:00Z"/>
  <w16cex:commentExtensible w16cex:durableId="2EE63A31" w16cex:dateUtc="2026-05-06T11:55:00Z"/>
  <w16cex:commentExtensible w16cex:durableId="2FA6563D" w16cex:dateUtc="2026-05-20T08:23:00Z"/>
  <w16cex:commentExtensible w16cex:durableId="110165DE" w16cex:dateUtc="2026-05-06T12:01:00Z"/>
  <w16cex:commentExtensible w16cex:durableId="32050BAB" w16cex:dateUtc="2026-05-20T08:26:00Z"/>
  <w16cex:commentExtensible w16cex:durableId="3CFB31D4" w16cex:dateUtc="2026-05-06T12:00:00Z"/>
  <w16cex:commentExtensible w16cex:durableId="00A9E855" w16cex:dateUtc="2026-05-20T08:27:00Z"/>
  <w16cex:commentExtensible w16cex:durableId="06E85369" w16cex:dateUtc="2026-05-06T12:13:00Z"/>
  <w16cex:commentExtensible w16cex:durableId="54D1A93B" w16cex:dateUtc="2026-05-20T08:29:00Z"/>
  <w16cex:commentExtensible w16cex:durableId="4E7FD927" w16cex:dateUtc="2026-05-20T20:58:00Z"/>
  <w16cex:commentExtensible w16cex:durableId="2E06ED1C" w16cex:dateUtc="2026-05-21T05:57:00Z"/>
  <w16cex:commentExtensible w16cex:durableId="2635CF09" w16cex:dateUtc="2026-05-13T12:24:00Z"/>
  <w16cex:commentExtensible w16cex:durableId="056ACA80" w16cex:dateUtc="2026-05-13T12:23:00Z"/>
  <w16cex:commentExtensible w16cex:durableId="3C29907F" w16cex:dateUtc="2026-05-06T12:06:00Z"/>
  <w16cex:commentExtensible w16cex:durableId="6418C337" w16cex:dateUtc="2026-05-06T12:07:00Z"/>
  <w16cex:commentExtensible w16cex:durableId="14462782" w16cex:dateUtc="2026-05-06T12:07:00Z"/>
  <w16cex:commentExtensible w16cex:durableId="6A15C82A" w16cex:dateUtc="2026-05-06T12:08:00Z"/>
  <w16cex:commentExtensible w16cex:durableId="51753608" w16cex:dateUtc="2026-05-06T12:09:00Z"/>
  <w16cex:commentExtensible w16cex:durableId="23E8DE9E" w16cex:dateUtc="2026-05-06T12:14:00Z"/>
  <w16cex:commentExtensible w16cex:durableId="710B5D39" w16cex:dateUtc="2026-05-20T08:36:00Z"/>
  <w16cex:commentExtensible w16cex:durableId="17F5B85A" w16cex:dateUtc="2026-05-06T12:16:00Z">
    <w16cex:extLst>
      <w16:ext w16:uri="{CE6994B0-6A32-4C9F-8C6B-6E91EDA988CE}">
        <cr:reactions xmlns:cr="http://schemas.microsoft.com/office/comments/2020/reactions">
          <cr:reaction reactionType="1">
            <cr:reactionInfo dateUtc="2026-05-13T12:29:15Z">
              <cr:user userId="S::Philipp.Merkel@abas.de::ac351839-de81-4f64-bda5-b0f83139c9d0" userProvider="AD" userName="Philipp Merkel"/>
            </cr:reactionInfo>
          </cr:reaction>
        </cr:reactions>
      </w16:ext>
    </w16cex:extLst>
  </w16cex:commentExtensible>
  <w16cex:commentExtensible w16cex:durableId="68057571" w16cex:dateUtc="2026-05-20T08:37:00Z"/>
  <w16cex:commentExtensible w16cex:durableId="6199E4FF" w16cex:dateUtc="2026-05-06T12:16:00Z"/>
  <w16cex:commentExtensible w16cex:durableId="604FCDE5" w16cex:dateUtc="2026-05-20T08:41:00Z"/>
  <w16cex:commentExtensible w16cex:durableId="4A0618E6" w16cex:dateUtc="2026-05-06T12:17:00Z">
    <w16cex:extLst>
      <w16:ext w16:uri="{CE6994B0-6A32-4C9F-8C6B-6E91EDA988CE}">
        <cr:reactions xmlns:cr="http://schemas.microsoft.com/office/comments/2020/reactions">
          <cr:reaction reactionType="1">
            <cr:reactionInfo dateUtc="2026-05-13T12:30:12Z">
              <cr:user userId="S::Philipp.Merkel@abas.de::ac351839-de81-4f64-bda5-b0f83139c9d0" userProvider="AD" userName="Philipp Merkel"/>
            </cr:reactionInfo>
          </cr:reaction>
        </cr:reactions>
      </w16:ext>
    </w16cex:extLst>
  </w16cex:commentExtensible>
  <w16cex:commentExtensible w16cex:durableId="6C4F9E91" w16cex:dateUtc="2026-05-07T08:14:00Z"/>
  <w16cex:commentExtensible w16cex:durableId="5260B270" w16cex:dateUtc="2026-05-06T12:23:00Z"/>
  <w16cex:commentExtensible w16cex:durableId="00FFD11E" w16cex:dateUtc="2026-05-06T12:25:00Z">
    <w16cex:extLst>
      <w16:ext w16:uri="{CE6994B0-6A32-4C9F-8C6B-6E91EDA988CE}">
        <cr:reactions xmlns:cr="http://schemas.microsoft.com/office/comments/2020/reactions">
          <cr:reaction reactionType="1">
            <cr:reactionInfo dateUtc="2026-05-13T12:39:41Z">
              <cr:user userId="S::Philipp.Merkel@abas.de::ac351839-de81-4f64-bda5-b0f83139c9d0" userProvider="AD" userName="Philipp Merkel"/>
            </cr:reactionInfo>
          </cr:reaction>
        </cr:reactions>
      </w16:ext>
    </w16cex:extLst>
  </w16cex:commentExtensible>
  <w16cex:commentExtensible w16cex:durableId="1F01CCB7" w16cex:dateUtc="2026-05-20T08:46:00Z"/>
  <w16cex:commentExtensible w16cex:durableId="2069E603" w16cex:dateUtc="2026-05-13T12:42:00Z"/>
  <w16cex:commentExtensible w16cex:durableId="48C98662" w16cex:dateUtc="2026-05-20T08:50:00Z"/>
  <w16cex:commentExtensible w16cex:durableId="576FF754" w16cex:dateUtc="2026-05-13T12:48:00Z"/>
  <w16cex:commentExtensible w16cex:durableId="541FFCD2" w16cex:dateUtc="2026-05-20T08:51:00Z"/>
  <w16cex:commentExtensible w16cex:durableId="3177FFFE" w16cex:dateUtc="2026-05-06T12:30:00Z"/>
  <w16cex:commentExtensible w16cex:durableId="58368350" w16cex:dateUtc="2026-05-06T12:32:00Z"/>
  <w16cex:commentExtensible w16cex:durableId="34663412" w16cex:dateUtc="2026-05-20T09:01:00Z"/>
  <w16cex:commentExtensible w16cex:durableId="6F85CD97" w16cex:dateUtc="2026-05-06T12:34:00Z"/>
  <w16cex:commentExtensible w16cex:durableId="4938A123" w16cex:dateUtc="2026-05-20T10:53:00Z"/>
  <w16cex:commentExtensible w16cex:durableId="2980E49C" w16cex:dateUtc="2026-05-06T12:36:00Z"/>
  <w16cex:commentExtensible w16cex:durableId="0F30A003" w16cex:dateUtc="2026-05-20T10:55:00Z"/>
  <w16cex:commentExtensible w16cex:durableId="56BEF78B" w16cex:dateUtc="2026-05-06T12:46:00Z"/>
  <w16cex:commentExtensible w16cex:durableId="3C4C30AB" w16cex:dateUtc="2026-05-20T11:00:00Z"/>
  <w16cex:commentExtensible w16cex:durableId="505E2D74" w16cex:dateUtc="2026-05-06T12:42:00Z">
    <w16cex:extLst>
      <w16:ext w16:uri="{CE6994B0-6A32-4C9F-8C6B-6E91EDA988CE}">
        <cr:reactions xmlns:cr="http://schemas.microsoft.com/office/comments/2020/reactions">
          <cr:reaction reactionType="1">
            <cr:reactionInfo dateUtc="2026-05-13T13:13:10Z">
              <cr:user userId="S::Philipp.Merkel@abas.de::ac351839-de81-4f64-bda5-b0f83139c9d0" userProvider="AD" userName="Philipp Merkel"/>
            </cr:reactionInfo>
          </cr:reaction>
        </cr:reactions>
      </w16:ext>
    </w16cex:extLst>
  </w16cex:commentExtensible>
  <w16cex:commentExtensible w16cex:durableId="47E39CEC" w16cex:dateUtc="2026-05-20T11:01:00Z"/>
  <w16cex:commentExtensible w16cex:durableId="65CDC2F1" w16cex:dateUtc="2026-05-06T12:48:00Z"/>
  <w16cex:commentExtensible w16cex:durableId="63B7B6B4" w16cex:dateUtc="2026-05-20T11:03:00Z"/>
  <w16cex:commentExtensible w16cex:durableId="64234CA2" w16cex:dateUtc="2026-05-06T12:49:00Z"/>
  <w16cex:commentExtensible w16cex:durableId="7F997724" w16cex:dateUtc="2026-05-20T11:05:00Z"/>
  <w16cex:commentExtensible w16cex:durableId="5F82A78B" w16cex:dateUtc="2026-05-06T12:50:00Z"/>
  <w16cex:commentExtensible w16cex:durableId="24CBD3BF" w16cex:dateUtc="2026-05-20T11:07:00Z"/>
  <w16cex:commentExtensible w16cex:durableId="7FF16D16" w16cex:dateUtc="2026-05-06T12:51:00Z"/>
  <w16cex:commentExtensible w16cex:durableId="3D960A55" w16cex:dateUtc="2026-05-20T11:13:00Z"/>
  <w16cex:commentExtensible w16cex:durableId="75703300" w16cex:dateUtc="2026-05-06T12:52:00Z"/>
  <w16cex:commentExtensible w16cex:durableId="1FC2E2D8" w16cex:dateUtc="2026-05-20T11:16:00Z"/>
  <w16cex:commentExtensible w16cex:durableId="722A6EF4" w16cex:dateUtc="2026-05-06T12:52:00Z"/>
  <w16cex:commentExtensible w16cex:durableId="2BD0195F" w16cex:dateUtc="2026-05-06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6A4EB9" w16cid:durableId="58B78E6C"/>
  <w16cid:commentId w16cid:paraId="605BD871" w16cid:durableId="46F3BBEA"/>
  <w16cid:commentId w16cid:paraId="6B82BA9B" w16cid:durableId="603A4C13"/>
  <w16cid:commentId w16cid:paraId="48379862" w16cid:durableId="0920CC02"/>
  <w16cid:commentId w16cid:paraId="1FD97E63" w16cid:durableId="3912554C"/>
  <w16cid:commentId w16cid:paraId="477A6912" w16cid:durableId="581B93E8"/>
  <w16cid:commentId w16cid:paraId="6F6D7441" w16cid:durableId="2ABC617B"/>
  <w16cid:commentId w16cid:paraId="1298BE7E" w16cid:durableId="00876C19"/>
  <w16cid:commentId w16cid:paraId="113892C7" w16cid:durableId="4405231E"/>
  <w16cid:commentId w16cid:paraId="36BD22BD" w16cid:durableId="541116B0"/>
  <w16cid:commentId w16cid:paraId="4F786005" w16cid:durableId="650D942B"/>
  <w16cid:commentId w16cid:paraId="65212094" w16cid:durableId="17C22524"/>
  <w16cid:commentId w16cid:paraId="0577168B" w16cid:durableId="16759167"/>
  <w16cid:commentId w16cid:paraId="6B322D41" w16cid:durableId="21A6A9B2"/>
  <w16cid:commentId w16cid:paraId="18DFA680" w16cid:durableId="2C9E520B"/>
  <w16cid:commentId w16cid:paraId="51BD53AD" w16cid:durableId="2F34D5FF"/>
  <w16cid:commentId w16cid:paraId="21DB832E" w16cid:durableId="3AEFB884"/>
  <w16cid:commentId w16cid:paraId="6A8E8C61" w16cid:durableId="2503A53A"/>
  <w16cid:commentId w16cid:paraId="0E54BC2C" w16cid:durableId="3FAEFF7F"/>
  <w16cid:commentId w16cid:paraId="4367C13D" w16cid:durableId="48A31D74"/>
  <w16cid:commentId w16cid:paraId="57D6AD09" w16cid:durableId="3B65C783"/>
  <w16cid:commentId w16cid:paraId="2F5BC325" w16cid:durableId="50CEB66B"/>
  <w16cid:commentId w16cid:paraId="473B434D" w16cid:durableId="1CFE051A"/>
  <w16cid:commentId w16cid:paraId="2AD8CD40" w16cid:durableId="2C3100D2"/>
  <w16cid:commentId w16cid:paraId="222F57C2" w16cid:durableId="4E22C167"/>
  <w16cid:commentId w16cid:paraId="7012E96B" w16cid:durableId="3F0AFF9C"/>
  <w16cid:commentId w16cid:paraId="185565B9" w16cid:durableId="072D5012"/>
  <w16cid:commentId w16cid:paraId="649C9B04" w16cid:durableId="3E000CFD"/>
  <w16cid:commentId w16cid:paraId="77BCF43B" w16cid:durableId="7E9E872D"/>
  <w16cid:commentId w16cid:paraId="5BFE71EA" w16cid:durableId="5BFEE503"/>
  <w16cid:commentId w16cid:paraId="04309AA7" w16cid:durableId="03FFA675"/>
  <w16cid:commentId w16cid:paraId="02672E6C" w16cid:durableId="1B7F168C"/>
  <w16cid:commentId w16cid:paraId="1370FCA7" w16cid:durableId="19279A11"/>
  <w16cid:commentId w16cid:paraId="47745EED" w16cid:durableId="74130B65"/>
  <w16cid:commentId w16cid:paraId="39E6BAA8" w16cid:durableId="3305F342"/>
  <w16cid:commentId w16cid:paraId="509A83A0" w16cid:durableId="0975778D"/>
  <w16cid:commentId w16cid:paraId="6F2525F4" w16cid:durableId="0BE271D1"/>
  <w16cid:commentId w16cid:paraId="239B0C0F" w16cid:durableId="3E540874"/>
  <w16cid:commentId w16cid:paraId="1DCF3616" w16cid:durableId="22A965FE"/>
  <w16cid:commentId w16cid:paraId="6879670B" w16cid:durableId="2DD273C0"/>
  <w16cid:commentId w16cid:paraId="06203F20" w16cid:durableId="3DDA6535"/>
  <w16cid:commentId w16cid:paraId="51E903FE" w16cid:durableId="7B90D082"/>
  <w16cid:commentId w16cid:paraId="6D46EF5E" w16cid:durableId="41522C1B"/>
  <w16cid:commentId w16cid:paraId="09CF75CD" w16cid:durableId="071A8CAF"/>
  <w16cid:commentId w16cid:paraId="28D48121" w16cid:durableId="7F936F67"/>
  <w16cid:commentId w16cid:paraId="72994DD6" w16cid:durableId="2AF4F91F"/>
  <w16cid:commentId w16cid:paraId="5A17A373" w16cid:durableId="211008CF"/>
  <w16cid:commentId w16cid:paraId="40388B3F" w16cid:durableId="1AE661E8"/>
  <w16cid:commentId w16cid:paraId="78217A2B" w16cid:durableId="3A18BE08"/>
  <w16cid:commentId w16cid:paraId="1E365A19" w16cid:durableId="0E3BEB75"/>
  <w16cid:commentId w16cid:paraId="54136653" w16cid:durableId="5685B8F5"/>
  <w16cid:commentId w16cid:paraId="031C9F0D" w16cid:durableId="058C2224"/>
  <w16cid:commentId w16cid:paraId="61ECABB0" w16cid:durableId="4AD6E717"/>
  <w16cid:commentId w16cid:paraId="764FF0A5" w16cid:durableId="25C49BB0"/>
  <w16cid:commentId w16cid:paraId="69505633" w16cid:durableId="5D9ACCD9"/>
  <w16cid:commentId w16cid:paraId="15996917" w16cid:durableId="77C9966B"/>
  <w16cid:commentId w16cid:paraId="3094281F" w16cid:durableId="76DBF23A"/>
  <w16cid:commentId w16cid:paraId="39538B9F" w16cid:durableId="534A898E"/>
  <w16cid:commentId w16cid:paraId="48A2D774" w16cid:durableId="18F54D24"/>
  <w16cid:commentId w16cid:paraId="255F26F8" w16cid:durableId="73EC01BD"/>
  <w16cid:commentId w16cid:paraId="05656FB4" w16cid:durableId="046F7F49"/>
  <w16cid:commentId w16cid:paraId="368320A7" w16cid:durableId="505C28A7"/>
  <w16cid:commentId w16cid:paraId="4494EABF" w16cid:durableId="4653BEA0"/>
  <w16cid:commentId w16cid:paraId="337C9DBA" w16cid:durableId="0005AC88"/>
  <w16cid:commentId w16cid:paraId="765F556A" w16cid:durableId="135296B2"/>
  <w16cid:commentId w16cid:paraId="2BF75692" w16cid:durableId="63E5B973"/>
  <w16cid:commentId w16cid:paraId="3DACFD3D" w16cid:durableId="4E8E1C8E"/>
  <w16cid:commentId w16cid:paraId="6288F6E0" w16cid:durableId="2293A24F"/>
  <w16cid:commentId w16cid:paraId="27D3F7A3" w16cid:durableId="715E703F"/>
  <w16cid:commentId w16cid:paraId="01583B0E" w16cid:durableId="2F9460C6"/>
  <w16cid:commentId w16cid:paraId="169F31EA" w16cid:durableId="77A6C28B"/>
  <w16cid:commentId w16cid:paraId="43728C2F" w16cid:durableId="2A53F640"/>
  <w16cid:commentId w16cid:paraId="1AD4ACDC" w16cid:durableId="2B03648B"/>
  <w16cid:commentId w16cid:paraId="1FAA290E" w16cid:durableId="14BB900C"/>
  <w16cid:commentId w16cid:paraId="6CA9BEBD" w16cid:durableId="17460727"/>
  <w16cid:commentId w16cid:paraId="68FE8A46" w16cid:durableId="2192FD9B"/>
  <w16cid:commentId w16cid:paraId="69F7225F" w16cid:durableId="30B2A774"/>
  <w16cid:commentId w16cid:paraId="410355D8" w16cid:durableId="6C5F462E"/>
  <w16cid:commentId w16cid:paraId="3DF08508" w16cid:durableId="10904B1A"/>
  <w16cid:commentId w16cid:paraId="15D70156" w16cid:durableId="607E1722"/>
  <w16cid:commentId w16cid:paraId="32CD5B6B" w16cid:durableId="107F4353"/>
  <w16cid:commentId w16cid:paraId="379CC1C4" w16cid:durableId="77A3CD4F"/>
  <w16cid:commentId w16cid:paraId="37674F59" w16cid:durableId="4220FABC"/>
  <w16cid:commentId w16cid:paraId="6F4007C5" w16cid:durableId="15333239"/>
  <w16cid:commentId w16cid:paraId="1995E01E" w16cid:durableId="1ABBC248"/>
  <w16cid:commentId w16cid:paraId="64A3816E" w16cid:durableId="447B27E9"/>
  <w16cid:commentId w16cid:paraId="7ABD83C8" w16cid:durableId="1861EBF4"/>
  <w16cid:commentId w16cid:paraId="33BA019E" w16cid:durableId="492A23BB"/>
  <w16cid:commentId w16cid:paraId="63675667" w16cid:durableId="1FC9AC32"/>
  <w16cid:commentId w16cid:paraId="3C0D65B8" w16cid:durableId="5FE2E41D"/>
  <w16cid:commentId w16cid:paraId="18D0B2C5" w16cid:durableId="17D90531"/>
  <w16cid:commentId w16cid:paraId="25320FA2" w16cid:durableId="62280250"/>
  <w16cid:commentId w16cid:paraId="61695A5A" w16cid:durableId="5E0FA566"/>
  <w16cid:commentId w16cid:paraId="75C22231" w16cid:durableId="5F4EE1BD"/>
  <w16cid:commentId w16cid:paraId="68B357AA" w16cid:durableId="30B80840"/>
  <w16cid:commentId w16cid:paraId="536F68F1" w16cid:durableId="157D4704"/>
  <w16cid:commentId w16cid:paraId="4CD25069" w16cid:durableId="4EA6AD1C"/>
  <w16cid:commentId w16cid:paraId="12B35F5F" w16cid:durableId="5B9F612B"/>
  <w16cid:commentId w16cid:paraId="5D283EB0" w16cid:durableId="31F2D5A7"/>
  <w16cid:commentId w16cid:paraId="011C308F" w16cid:durableId="58A404C9"/>
  <w16cid:commentId w16cid:paraId="552A19F2" w16cid:durableId="0EB2452D"/>
  <w16cid:commentId w16cid:paraId="0AA62922" w16cid:durableId="61A8690C"/>
  <w16cid:commentId w16cid:paraId="48E82A20" w16cid:durableId="5D7F5159"/>
  <w16cid:commentId w16cid:paraId="710C85F0" w16cid:durableId="66AF826C"/>
  <w16cid:commentId w16cid:paraId="4EBC0C1C" w16cid:durableId="28E751AB"/>
  <w16cid:commentId w16cid:paraId="28955547" w16cid:durableId="36830631"/>
  <w16cid:commentId w16cid:paraId="4DB2025E" w16cid:durableId="77759E8B"/>
  <w16cid:commentId w16cid:paraId="6B6811E6" w16cid:durableId="19EEE3C7"/>
  <w16cid:commentId w16cid:paraId="22499B39" w16cid:durableId="527D530C"/>
  <w16cid:commentId w16cid:paraId="72C4FB44" w16cid:durableId="56EC82B6"/>
  <w16cid:commentId w16cid:paraId="5D015B9B" w16cid:durableId="2F985F9D"/>
  <w16cid:commentId w16cid:paraId="30E92BAF" w16cid:durableId="58AE57D5"/>
  <w16cid:commentId w16cid:paraId="3A6D142A" w16cid:durableId="003B5827"/>
  <w16cid:commentId w16cid:paraId="74618744" w16cid:durableId="1F554DA1"/>
  <w16cid:commentId w16cid:paraId="59E5A217" w16cid:durableId="1B5A65AF"/>
  <w16cid:commentId w16cid:paraId="3341813F" w16cid:durableId="1175BFEC"/>
  <w16cid:commentId w16cid:paraId="384C3289" w16cid:durableId="51EAAC0D"/>
  <w16cid:commentId w16cid:paraId="1BF7A834" w16cid:durableId="4C80E1C6"/>
  <w16cid:commentId w16cid:paraId="70BA48E9" w16cid:durableId="2220DCE3"/>
  <w16cid:commentId w16cid:paraId="3549E524" w16cid:durableId="7BA2ABE3"/>
  <w16cid:commentId w16cid:paraId="73892A8D" w16cid:durableId="015ECC7A"/>
  <w16cid:commentId w16cid:paraId="49C4B57A" w16cid:durableId="3FEECECC"/>
  <w16cid:commentId w16cid:paraId="26E9CE98" w16cid:durableId="5ABB7936"/>
  <w16cid:commentId w16cid:paraId="2ABFA89A" w16cid:durableId="541AA10D"/>
  <w16cid:commentId w16cid:paraId="0F96D226" w16cid:durableId="4962C111"/>
  <w16cid:commentId w16cid:paraId="3BDB8BA1" w16cid:durableId="7AB91EFD"/>
  <w16cid:commentId w16cid:paraId="5360EC27" w16cid:durableId="696BF044"/>
  <w16cid:commentId w16cid:paraId="0E79DACD" w16cid:durableId="6183209A"/>
  <w16cid:commentId w16cid:paraId="74089F1A" w16cid:durableId="786BEDDA"/>
  <w16cid:commentId w16cid:paraId="4E5CC0B2" w16cid:durableId="099948CD"/>
  <w16cid:commentId w16cid:paraId="75FC2B3E" w16cid:durableId="02D49CC9"/>
  <w16cid:commentId w16cid:paraId="4A421462" w16cid:durableId="4BB2A4F1"/>
  <w16cid:commentId w16cid:paraId="60731963" w16cid:durableId="399B9E9B"/>
  <w16cid:commentId w16cid:paraId="72C2B319" w16cid:durableId="68E79B5D"/>
  <w16cid:commentId w16cid:paraId="630D0888" w16cid:durableId="4FE94F79"/>
  <w16cid:commentId w16cid:paraId="19F39D34" w16cid:durableId="45219091"/>
  <w16cid:commentId w16cid:paraId="60D1667F" w16cid:durableId="778FA31D"/>
  <w16cid:commentId w16cid:paraId="70EE1BA8" w16cid:durableId="09E9C8BD"/>
  <w16cid:commentId w16cid:paraId="2D71447E" w16cid:durableId="5AFE9861"/>
  <w16cid:commentId w16cid:paraId="4CE62814" w16cid:durableId="03665B98"/>
  <w16cid:commentId w16cid:paraId="4047A1D7" w16cid:durableId="40B9A842"/>
  <w16cid:commentId w16cid:paraId="1FFDC879" w16cid:durableId="506A9424"/>
  <w16cid:commentId w16cid:paraId="023A0131" w16cid:durableId="2AEFDFD0"/>
  <w16cid:commentId w16cid:paraId="1E6B9D2D" w16cid:durableId="5CECDB7F"/>
  <w16cid:commentId w16cid:paraId="4AF3AFBF" w16cid:durableId="70F40AB5"/>
  <w16cid:commentId w16cid:paraId="4F86B61D" w16cid:durableId="7F340180"/>
  <w16cid:commentId w16cid:paraId="2496B303" w16cid:durableId="59D69ECF"/>
  <w16cid:commentId w16cid:paraId="3B5B9CD2" w16cid:durableId="2DCC8E36"/>
  <w16cid:commentId w16cid:paraId="152EF974" w16cid:durableId="2BA4A50E"/>
  <w16cid:commentId w16cid:paraId="5C26B176" w16cid:durableId="6BF47969"/>
  <w16cid:commentId w16cid:paraId="4D445A32" w16cid:durableId="5CAF1276"/>
  <w16cid:commentId w16cid:paraId="1B317FD2" w16cid:durableId="5FFC5E0D"/>
  <w16cid:commentId w16cid:paraId="11E06D1B" w16cid:durableId="11996C9C"/>
  <w16cid:commentId w16cid:paraId="45D26D2B" w16cid:durableId="5049A5ED"/>
  <w16cid:commentId w16cid:paraId="02726E04" w16cid:durableId="7E3833E9"/>
  <w16cid:commentId w16cid:paraId="2B093233" w16cid:durableId="5C648664"/>
  <w16cid:commentId w16cid:paraId="2AC2ABF0" w16cid:durableId="362E3585"/>
  <w16cid:commentId w16cid:paraId="2FF4FB18" w16cid:durableId="40FB0ADD"/>
  <w16cid:commentId w16cid:paraId="27B59E07" w16cid:durableId="775E0994"/>
  <w16cid:commentId w16cid:paraId="74E7320E" w16cid:durableId="56121343"/>
  <w16cid:commentId w16cid:paraId="1B5F0E37" w16cid:durableId="7C238690"/>
  <w16cid:commentId w16cid:paraId="232B2E12" w16cid:durableId="2AEE0316"/>
  <w16cid:commentId w16cid:paraId="4B10AE30" w16cid:durableId="7F77F332"/>
  <w16cid:commentId w16cid:paraId="4ACBC49F" w16cid:durableId="1C8280A5"/>
  <w16cid:commentId w16cid:paraId="62352C8F" w16cid:durableId="73565E7F"/>
  <w16cid:commentId w16cid:paraId="4A21AD0F" w16cid:durableId="6962128D"/>
  <w16cid:commentId w16cid:paraId="2F80F963" w16cid:durableId="3CB4510E"/>
  <w16cid:commentId w16cid:paraId="0C1DAF6D" w16cid:durableId="7BB713A7"/>
  <w16cid:commentId w16cid:paraId="0642655C" w16cid:durableId="5C71BE67"/>
  <w16cid:commentId w16cid:paraId="3457FFBC" w16cid:durableId="25DCFDDC"/>
  <w16cid:commentId w16cid:paraId="67F1A25C" w16cid:durableId="1DDF9DA6"/>
  <w16cid:commentId w16cid:paraId="5BE2EAD6" w16cid:durableId="57A5ABFC"/>
  <w16cid:commentId w16cid:paraId="543D758C" w16cid:durableId="5E1865ED"/>
  <w16cid:commentId w16cid:paraId="5D877E17" w16cid:durableId="13458138"/>
  <w16cid:commentId w16cid:paraId="418C56AA" w16cid:durableId="050A9F5E"/>
  <w16cid:commentId w16cid:paraId="6570BABA" w16cid:durableId="48864397"/>
  <w16cid:commentId w16cid:paraId="6EB5866A" w16cid:durableId="35E34D19"/>
  <w16cid:commentId w16cid:paraId="52DBBE2F" w16cid:durableId="5E2C646C"/>
  <w16cid:commentId w16cid:paraId="76F85CE3" w16cid:durableId="3A6D7A49"/>
  <w16cid:commentId w16cid:paraId="2E7508E8" w16cid:durableId="42BB3C75"/>
  <w16cid:commentId w16cid:paraId="4212360F" w16cid:durableId="63D002FB"/>
  <w16cid:commentId w16cid:paraId="6493CFDD" w16cid:durableId="4C21E4F2"/>
  <w16cid:commentId w16cid:paraId="15449BF5" w16cid:durableId="25BCCE72"/>
  <w16cid:commentId w16cid:paraId="6BE365D8" w16cid:durableId="0D080301"/>
  <w16cid:commentId w16cid:paraId="7B394754" w16cid:durableId="4966060B"/>
  <w16cid:commentId w16cid:paraId="5533A2A6" w16cid:durableId="43FE65C6"/>
  <w16cid:commentId w16cid:paraId="084D136C" w16cid:durableId="218D5128"/>
  <w16cid:commentId w16cid:paraId="33457159" w16cid:durableId="417E8C00"/>
  <w16cid:commentId w16cid:paraId="6B134B23" w16cid:durableId="686C27A7"/>
  <w16cid:commentId w16cid:paraId="3CF3DF53" w16cid:durableId="78B28FB0"/>
  <w16cid:commentId w16cid:paraId="5B4F1158" w16cid:durableId="74C4E72C"/>
  <w16cid:commentId w16cid:paraId="76857163" w16cid:durableId="14DF28F1"/>
  <w16cid:commentId w16cid:paraId="33C9A575" w16cid:durableId="49256FA5"/>
  <w16cid:commentId w16cid:paraId="7F6FE0BF" w16cid:durableId="06CC73AE"/>
  <w16cid:commentId w16cid:paraId="00E1F255" w16cid:durableId="5364B651"/>
  <w16cid:commentId w16cid:paraId="55D3DE79" w16cid:durableId="0C6B46AC"/>
  <w16cid:commentId w16cid:paraId="3F93EF7A" w16cid:durableId="75AF418A"/>
  <w16cid:commentId w16cid:paraId="6A3C23F1" w16cid:durableId="065958D8"/>
  <w16cid:commentId w16cid:paraId="7075EAD1" w16cid:durableId="30B5A997"/>
  <w16cid:commentId w16cid:paraId="3214B091" w16cid:durableId="77F03908"/>
  <w16cid:commentId w16cid:paraId="1746576F" w16cid:durableId="45347227"/>
  <w16cid:commentId w16cid:paraId="07D35B2B" w16cid:durableId="64AF81F7"/>
  <w16cid:commentId w16cid:paraId="6A92CE4C" w16cid:durableId="7AC5B5D1"/>
  <w16cid:commentId w16cid:paraId="273B0908" w16cid:durableId="0B9D1AE4"/>
  <w16cid:commentId w16cid:paraId="6CADC2CB" w16cid:durableId="6064372D"/>
  <w16cid:commentId w16cid:paraId="530A1ED5" w16cid:durableId="4EFDD008"/>
  <w16cid:commentId w16cid:paraId="19933FEF" w16cid:durableId="56EE3651"/>
  <w16cid:commentId w16cid:paraId="31C34A0A" w16cid:durableId="702D61CD"/>
  <w16cid:commentId w16cid:paraId="3649DFE7" w16cid:durableId="2EE63A31"/>
  <w16cid:commentId w16cid:paraId="04D87D4A" w16cid:durableId="2FA6563D"/>
  <w16cid:commentId w16cid:paraId="170C5D41" w16cid:durableId="110165DE"/>
  <w16cid:commentId w16cid:paraId="5EF1885F" w16cid:durableId="32050BAB"/>
  <w16cid:commentId w16cid:paraId="38485DBE" w16cid:durableId="3CFB31D4"/>
  <w16cid:commentId w16cid:paraId="5894D315" w16cid:durableId="00A9E855"/>
  <w16cid:commentId w16cid:paraId="371ED207" w16cid:durableId="06E85369"/>
  <w16cid:commentId w16cid:paraId="608EB622" w16cid:durableId="54D1A93B"/>
  <w16cid:commentId w16cid:paraId="72184D0B" w16cid:durableId="4E7FD927"/>
  <w16cid:commentId w16cid:paraId="75490CB3" w16cid:durableId="2E06ED1C"/>
  <w16cid:commentId w16cid:paraId="3CF8A1F3" w16cid:durableId="2635CF09"/>
  <w16cid:commentId w16cid:paraId="02FCA005" w16cid:durableId="056ACA80"/>
  <w16cid:commentId w16cid:paraId="37C98B74" w16cid:durableId="3C29907F"/>
  <w16cid:commentId w16cid:paraId="3EFA3838" w16cid:durableId="6418C337"/>
  <w16cid:commentId w16cid:paraId="20A78C10" w16cid:durableId="14462782"/>
  <w16cid:commentId w16cid:paraId="598F9FCA" w16cid:durableId="6A15C82A"/>
  <w16cid:commentId w16cid:paraId="022195CB" w16cid:durableId="51753608"/>
  <w16cid:commentId w16cid:paraId="51B1E1BF" w16cid:durableId="23E8DE9E"/>
  <w16cid:commentId w16cid:paraId="1452B244" w16cid:durableId="710B5D39"/>
  <w16cid:commentId w16cid:paraId="7DBBB12A" w16cid:durableId="17F5B85A"/>
  <w16cid:commentId w16cid:paraId="5470053C" w16cid:durableId="68057571"/>
  <w16cid:commentId w16cid:paraId="7497D605" w16cid:durableId="6199E4FF"/>
  <w16cid:commentId w16cid:paraId="23BAC6FC" w16cid:durableId="604FCDE5"/>
  <w16cid:commentId w16cid:paraId="6648C1EB" w16cid:durableId="4A0618E6"/>
  <w16cid:commentId w16cid:paraId="455E1841" w16cid:durableId="6C4F9E91"/>
  <w16cid:commentId w16cid:paraId="2127ABEE" w16cid:durableId="5260B270"/>
  <w16cid:commentId w16cid:paraId="0B59A3D3" w16cid:durableId="00FFD11E"/>
  <w16cid:commentId w16cid:paraId="33C3E9C1" w16cid:durableId="1F01CCB7"/>
  <w16cid:commentId w16cid:paraId="3A9E68AF" w16cid:durableId="2069E603"/>
  <w16cid:commentId w16cid:paraId="7E7C8734" w16cid:durableId="48C98662"/>
  <w16cid:commentId w16cid:paraId="17C88FED" w16cid:durableId="576FF754"/>
  <w16cid:commentId w16cid:paraId="6368B93B" w16cid:durableId="541FFCD2"/>
  <w16cid:commentId w16cid:paraId="50278D72" w16cid:durableId="3177FFFE"/>
  <w16cid:commentId w16cid:paraId="26F2A8CE" w16cid:durableId="58368350"/>
  <w16cid:commentId w16cid:paraId="6F78D06A" w16cid:durableId="34663412"/>
  <w16cid:commentId w16cid:paraId="4A147DFF" w16cid:durableId="6F85CD97"/>
  <w16cid:commentId w16cid:paraId="72D4684E" w16cid:durableId="4938A123"/>
  <w16cid:commentId w16cid:paraId="398CF67D" w16cid:durableId="2980E49C"/>
  <w16cid:commentId w16cid:paraId="41E784C3" w16cid:durableId="0F30A003"/>
  <w16cid:commentId w16cid:paraId="1BB342D9" w16cid:durableId="56BEF78B"/>
  <w16cid:commentId w16cid:paraId="4A015909" w16cid:durableId="3C4C30AB"/>
  <w16cid:commentId w16cid:paraId="1C44992A" w16cid:durableId="505E2D74"/>
  <w16cid:commentId w16cid:paraId="6D0342C9" w16cid:durableId="47E39CEC"/>
  <w16cid:commentId w16cid:paraId="2A4CDE81" w16cid:durableId="65CDC2F1"/>
  <w16cid:commentId w16cid:paraId="25DCFED5" w16cid:durableId="63B7B6B4"/>
  <w16cid:commentId w16cid:paraId="7AD30B72" w16cid:durableId="64234CA2"/>
  <w16cid:commentId w16cid:paraId="0C487043" w16cid:durableId="7F997724"/>
  <w16cid:commentId w16cid:paraId="72BC7625" w16cid:durableId="5F82A78B"/>
  <w16cid:commentId w16cid:paraId="006A4A5D" w16cid:durableId="24CBD3BF"/>
  <w16cid:commentId w16cid:paraId="145BED41" w16cid:durableId="7FF16D16"/>
  <w16cid:commentId w16cid:paraId="13F46516" w16cid:durableId="3D960A55"/>
  <w16cid:commentId w16cid:paraId="46D1ADB2" w16cid:durableId="75703300"/>
  <w16cid:commentId w16cid:paraId="32E72886" w16cid:durableId="1FC2E2D8"/>
  <w16cid:commentId w16cid:paraId="70B533D7" w16cid:durableId="722A6EF4"/>
  <w16cid:commentId w16cid:paraId="71366B96" w16cid:durableId="2BD019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050D" w14:textId="77777777" w:rsidR="00112DBF" w:rsidRPr="00F14AC8" w:rsidRDefault="00112DBF" w:rsidP="002003D5">
      <w:r w:rsidRPr="00F14AC8">
        <w:separator/>
      </w:r>
    </w:p>
  </w:endnote>
  <w:endnote w:type="continuationSeparator" w:id="0">
    <w:p w14:paraId="5661BDD7" w14:textId="77777777" w:rsidR="00112DBF" w:rsidRPr="00F14AC8" w:rsidRDefault="00112DBF" w:rsidP="002003D5">
      <w:r w:rsidRPr="00F14A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1" w:fontKey="{CEE88BB1-CA22-40A2-BC66-0458BDCDFCE3}"/>
    <w:embedBold r:id="rId2" w:fontKey="{36324B17-2603-4E63-B18C-D3B8E3A1D7E4}"/>
    <w:embedItalic r:id="rId3" w:fontKey="{0D05FF65-9AF0-44E0-990B-3E84F36DAC9C}"/>
    <w:embedBoldItalic r:id="rId4" w:fontKey="{66017351-6A08-444B-AAD9-4F6A4742E766}"/>
  </w:font>
  <w:font w:name="Trebuchet MS">
    <w:panose1 w:val="020B0603020202020204"/>
    <w:charset w:val="00"/>
    <w:family w:val="swiss"/>
    <w:pitch w:val="variable"/>
    <w:sig w:usb0="00000687" w:usb1="00000000" w:usb2="00000000" w:usb3="00000000" w:csb0="0000009F" w:csb1="00000000"/>
    <w:embedRegular r:id="rId5" w:fontKey="{94E5C255-FCCA-465D-B590-125FA38EE072}"/>
    <w:embedBold r:id="rId6" w:fontKey="{4040B954-8CFF-4C5B-A7F7-0DDEA2B810C7}"/>
    <w:embedItalic r:id="rId7" w:fontKey="{249E2978-0142-4E19-A92B-72132E7E744E}"/>
    <w:embedBoldItalic r:id="rId8" w:fontKey="{88E1AE38-3ECE-4229-8B6C-2A211FC50C1D}"/>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9" w:fontKey="{CD67413A-59B2-4F55-B0E1-200A06582F09}"/>
    <w:embedBold r:id="rId10" w:fontKey="{6AE52575-FCD2-46F1-8ED3-6F2A47F6FB16}"/>
    <w:embedItalic r:id="rId11" w:fontKey="{ED5F680B-E78D-4AE6-ADBE-763FC016CC7D}"/>
    <w:embedBoldItalic r:id="rId12" w:fontKey="{66595AE4-9569-4137-B757-99E5DCC78CA3}"/>
  </w:font>
  <w:font w:name="HGGothicM">
    <w:altName w:val="HGｺﾞｼｯｸM"/>
    <w:panose1 w:val="00000000000000000000"/>
    <w:charset w:val="80"/>
    <w:family w:val="roman"/>
    <w:notTrueType/>
    <w:pitch w:val="default"/>
  </w:font>
  <w:font w:name="HGMaruGothicMPRO">
    <w:charset w:val="80"/>
    <w:family w:val="swiss"/>
    <w:pitch w:val="variable"/>
    <w:sig w:usb0="E00002FF" w:usb1="2AC7EDFE" w:usb2="00000012" w:usb3="00000000" w:csb0="00020001" w:csb1="00000000"/>
  </w:font>
  <w:font w:name="Permanent Marker">
    <w:altName w:val="Calibri"/>
    <w:charset w:val="00"/>
    <w:family w:val="auto"/>
    <w:pitch w:val="variable"/>
    <w:sig w:usb0="80000027" w:usb1="48000042" w:usb2="14000000" w:usb3="00000000" w:csb0="00000001" w:csb1="00000000"/>
    <w:embedRegular r:id="rId13" w:fontKey="{1C4712DF-469F-44DA-AC53-70619C59CC5B}"/>
  </w:font>
  <w:font w:name="Calibri">
    <w:panose1 w:val="020F0502020204030204"/>
    <w:charset w:val="00"/>
    <w:family w:val="swiss"/>
    <w:pitch w:val="variable"/>
    <w:sig w:usb0="E4002EFF" w:usb1="C200247B" w:usb2="00000009" w:usb3="00000000" w:csb0="000001FF" w:csb1="00000000"/>
    <w:embedRegular r:id="rId14" w:fontKey="{65E22514-6E1E-41AC-A169-74B1D06191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4D56" w14:textId="77777777" w:rsidR="00E454D6" w:rsidRDefault="00E454D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AA47" w14:textId="77777777" w:rsidR="00FF115F" w:rsidRPr="00F14AC8" w:rsidRDefault="008A73AE" w:rsidP="00FF115F">
    <w:pPr>
      <w:shd w:val="clear" w:color="auto" w:fill="FFFFFF"/>
      <w:spacing w:line="276" w:lineRule="auto"/>
      <w:jc w:val="center"/>
      <w:rPr>
        <w:rFonts w:eastAsia="Times New Roman" w:cs="Segoe UI"/>
        <w:color w:val="C0C0C0" w:themeColor="background2" w:themeShade="E6"/>
        <w:sz w:val="14"/>
        <w:szCs w:val="14"/>
        <w:shd w:val="clear" w:color="auto" w:fill="FFFFFF"/>
      </w:rPr>
    </w:pPr>
    <w:r w:rsidRPr="00F14AC8">
      <w:rPr>
        <w:rFonts w:eastAsia="Times New Roman" w:cs="Segoe UI"/>
        <w:noProof/>
        <w:color w:val="000000" w:themeColor="text1"/>
        <w:sz w:val="15"/>
        <w:szCs w:val="16"/>
        <w:lang w:eastAsia="de-DE"/>
      </w:rPr>
      <w:drawing>
        <wp:anchor distT="0" distB="0" distL="114300" distR="114300" simplePos="0" relativeHeight="251658243" behindDoc="0" locked="0" layoutInCell="1" allowOverlap="1" wp14:anchorId="070F35BC" wp14:editId="6D8D1AED">
          <wp:simplePos x="0" y="0"/>
          <wp:positionH relativeFrom="margin">
            <wp:posOffset>-626745</wp:posOffset>
          </wp:positionH>
          <wp:positionV relativeFrom="paragraph">
            <wp:posOffset>-635</wp:posOffset>
          </wp:positionV>
          <wp:extent cx="7073660" cy="49495"/>
          <wp:effectExtent l="0" t="0" r="0" b="8255"/>
          <wp:wrapNone/>
          <wp:docPr id="1646491593" name="Grafik 164649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1593" name="Grafik 1646491593"/>
                  <pic:cNvPicPr/>
                </pic:nvPicPr>
                <pic:blipFill>
                  <a:blip r:embed="rId1">
                    <a:extLst>
                      <a:ext uri="{28A0092B-C50C-407E-A947-70E740481C1C}">
                        <a14:useLocalDpi xmlns:a14="http://schemas.microsoft.com/office/drawing/2010/main" val="0"/>
                      </a:ext>
                    </a:extLst>
                  </a:blip>
                  <a:stretch>
                    <a:fillRect/>
                  </a:stretch>
                </pic:blipFill>
                <pic:spPr>
                  <a:xfrm>
                    <a:off x="0" y="0"/>
                    <a:ext cx="7073660" cy="49495"/>
                  </a:xfrm>
                  <a:prstGeom prst="rect">
                    <a:avLst/>
                  </a:prstGeom>
                </pic:spPr>
              </pic:pic>
            </a:graphicData>
          </a:graphic>
          <wp14:sizeRelH relativeFrom="margin">
            <wp14:pctWidth>0</wp14:pctWidth>
          </wp14:sizeRelH>
          <wp14:sizeRelV relativeFrom="margin">
            <wp14:pctHeight>0</wp14:pctHeight>
          </wp14:sizeRelV>
        </wp:anchor>
      </w:drawing>
    </w:r>
    <w:bookmarkStart w:id="1742" w:name="_Hlk145178774"/>
  </w:p>
  <w:tbl>
    <w:tblPr>
      <w:tblStyle w:val="Tabellenraster"/>
      <w:tblW w:w="10536" w:type="dxa"/>
      <w:tblInd w:w="-476" w:type="dxa"/>
      <w:tblLayout w:type="fixed"/>
      <w:tblLook w:val="04A0" w:firstRow="1" w:lastRow="0" w:firstColumn="1" w:lastColumn="0" w:noHBand="0" w:noVBand="1"/>
    </w:tblPr>
    <w:tblGrid>
      <w:gridCol w:w="2235"/>
      <w:gridCol w:w="1135"/>
      <w:gridCol w:w="6173"/>
      <w:gridCol w:w="993"/>
    </w:tblGrid>
    <w:tr w:rsidR="00FF115F" w:rsidRPr="00F14AC8" w14:paraId="06E12336" w14:textId="77777777" w:rsidTr="00D16466">
      <w:trPr>
        <w:trHeight w:hRule="exact" w:val="284"/>
      </w:trPr>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5D5" w:themeFill="background2"/>
          <w:vAlign w:val="center"/>
        </w:tcPr>
        <w:p w14:paraId="39FB4122" w14:textId="77777777" w:rsidR="00FF115F" w:rsidRPr="00F14AC8" w:rsidRDefault="00FF115F" w:rsidP="00FF115F">
          <w:pPr>
            <w:pStyle w:val="Funote"/>
            <w:rPr>
              <w:color w:val="102031" w:themeColor="text2"/>
            </w:rPr>
          </w:pPr>
          <w:r w:rsidRPr="00F14AC8">
            <w:rPr>
              <w:color w:val="102031" w:themeColor="text2"/>
            </w:rPr>
            <w:t>AUTOR | ERSTELLT VON</w:t>
          </w:r>
        </w:p>
      </w:tc>
      <w:tc>
        <w:tcPr>
          <w:tcW w:w="11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5D5" w:themeFill="background2"/>
          <w:vAlign w:val="center"/>
        </w:tcPr>
        <w:p w14:paraId="76FE78EF" w14:textId="77777777" w:rsidR="00FF115F" w:rsidRPr="00F14AC8" w:rsidRDefault="00FF115F" w:rsidP="00FF115F">
          <w:pPr>
            <w:pStyle w:val="Funote"/>
            <w:rPr>
              <w:color w:val="102031" w:themeColor="text2"/>
            </w:rPr>
          </w:pPr>
          <w:r w:rsidRPr="00F14AC8">
            <w:rPr>
              <w:color w:val="102031" w:themeColor="text2"/>
            </w:rPr>
            <w:t>DATUM</w:t>
          </w:r>
        </w:p>
      </w:tc>
      <w:tc>
        <w:tcPr>
          <w:tcW w:w="6173" w:type="dxa"/>
          <w:shd w:val="clear" w:color="auto" w:fill="D5D5D5" w:themeFill="background2"/>
          <w:vAlign w:val="center"/>
        </w:tcPr>
        <w:p w14:paraId="1B7262E3" w14:textId="77777777" w:rsidR="00FF115F" w:rsidRPr="00F14AC8" w:rsidRDefault="00FF115F" w:rsidP="00FF115F">
          <w:pPr>
            <w:pStyle w:val="Funote"/>
            <w:rPr>
              <w:color w:val="102031" w:themeColor="text2"/>
            </w:rPr>
          </w:pPr>
          <w:r w:rsidRPr="00F14AC8">
            <w:rPr>
              <w:color w:val="102031" w:themeColor="text2"/>
            </w:rPr>
            <w:t>DATEINAME</w:t>
          </w:r>
        </w:p>
      </w:tc>
      <w:tc>
        <w:tcPr>
          <w:tcW w:w="993" w:type="dxa"/>
          <w:shd w:val="clear" w:color="auto" w:fill="D5D5D5" w:themeFill="background2"/>
          <w:vAlign w:val="center"/>
        </w:tcPr>
        <w:p w14:paraId="0E484DE6" w14:textId="77777777" w:rsidR="00FF115F" w:rsidRPr="00F14AC8" w:rsidRDefault="00FF115F" w:rsidP="00FF115F">
          <w:pPr>
            <w:pStyle w:val="Funote"/>
            <w:rPr>
              <w:color w:val="102031" w:themeColor="text2"/>
            </w:rPr>
          </w:pPr>
          <w:r w:rsidRPr="00F14AC8">
            <w:rPr>
              <w:color w:val="102031" w:themeColor="text2"/>
            </w:rPr>
            <w:t>SEITE</w:t>
          </w:r>
        </w:p>
      </w:tc>
    </w:tr>
    <w:tr w:rsidR="00FF115F" w:rsidRPr="00F14AC8" w14:paraId="7B4B5070" w14:textId="77777777" w:rsidTr="00D16466">
      <w:trPr>
        <w:trHeight w:hRule="exact" w:val="284"/>
      </w:trPr>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sdt>
          <w:sdtPr>
            <w:rPr>
              <w:color w:val="102031" w:themeColor="text2"/>
            </w:rPr>
            <w:alias w:val="Autor"/>
            <w:tag w:val=""/>
            <w:id w:val="-2133388320"/>
            <w:dataBinding w:prefixMappings="xmlns:ns0='http://purl.org/dc/elements/1.1/' xmlns:ns1='http://schemas.openxmlformats.org/package/2006/metadata/core-properties' " w:xpath="/ns1:coreProperties[1]/ns0:creator[1]" w:storeItemID="{6C3C8BC8-F283-45AE-878A-BAB7291924A1}"/>
            <w:text/>
          </w:sdtPr>
          <w:sdtContent>
            <w:p w14:paraId="06107A01" w14:textId="77777777" w:rsidR="00FF115F" w:rsidRPr="00F14AC8" w:rsidRDefault="00C43C32" w:rsidP="00FF115F">
              <w:pPr>
                <w:pStyle w:val="Funote"/>
                <w:rPr>
                  <w:color w:val="102031" w:themeColor="text2"/>
                </w:rPr>
              </w:pPr>
              <w:r w:rsidRPr="00F14AC8">
                <w:rPr>
                  <w:color w:val="102031" w:themeColor="text2"/>
                </w:rPr>
                <w:t>Peter Koch</w:t>
              </w:r>
            </w:p>
          </w:sdtContent>
        </w:sdt>
      </w:tc>
      <w:tc>
        <w:tcPr>
          <w:tcW w:w="11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25325C" w14:textId="7BF7B0A2" w:rsidR="00FF115F" w:rsidRPr="00F14AC8" w:rsidRDefault="00FF115F" w:rsidP="00FF115F">
          <w:pPr>
            <w:pStyle w:val="Funote"/>
            <w:rPr>
              <w:color w:val="102031" w:themeColor="text2"/>
            </w:rPr>
          </w:pPr>
          <w:r w:rsidRPr="00F14AC8">
            <w:rPr>
              <w:color w:val="102031" w:themeColor="text2"/>
            </w:rPr>
            <w:fldChar w:fldCharType="begin"/>
          </w:r>
          <w:r w:rsidRPr="00F14AC8">
            <w:rPr>
              <w:color w:val="102031" w:themeColor="text2"/>
            </w:rPr>
            <w:instrText xml:space="preserve"> SAVEDATE  \@ "dd.MM.yyyy"  \* MERGEFORMAT </w:instrText>
          </w:r>
          <w:r w:rsidRPr="00F14AC8">
            <w:rPr>
              <w:color w:val="102031" w:themeColor="text2"/>
            </w:rPr>
            <w:fldChar w:fldCharType="separate"/>
          </w:r>
          <w:ins w:id="1743" w:author="Peter Koch" w:date="2026-05-29T13:59:00Z" w16du:dateUtc="2026-05-29T11:59:00Z">
            <w:r w:rsidR="00C2294C">
              <w:rPr>
                <w:noProof/>
                <w:color w:val="102031" w:themeColor="text2"/>
              </w:rPr>
              <w:t>21.05.2026</w:t>
            </w:r>
          </w:ins>
          <w:ins w:id="1744" w:author="Philipp Merkel" w:date="2026-05-13T14:05:00Z" w16du:dateUtc="2026-05-13T12:05:00Z">
            <w:del w:id="1745" w:author="Peter Koch" w:date="2026-05-19T13:39:00Z" w16du:dateUtc="2026-05-19T11:39:00Z">
              <w:r w:rsidR="00860B35" w:rsidDel="00213DC1">
                <w:rPr>
                  <w:noProof/>
                  <w:color w:val="102031" w:themeColor="text2"/>
                </w:rPr>
                <w:delText>12</w:delText>
              </w:r>
              <w:r w:rsidR="00860B35" w:rsidDel="00D07661">
                <w:rPr>
                  <w:noProof/>
                  <w:color w:val="102031" w:themeColor="text2"/>
                </w:rPr>
                <w:delText>.05.2026</w:delText>
              </w:r>
            </w:del>
          </w:ins>
          <w:ins w:id="1746" w:author="Martin Stehle" w:date="2026-05-07T10:02:00Z" w16du:dateUtc="2026-05-07T08:02:00Z">
            <w:del w:id="1747" w:author="Peter Koch" w:date="2026-05-19T13:39:00Z" w16du:dateUtc="2026-05-19T11:39:00Z">
              <w:r w:rsidR="00055BBD" w:rsidDel="00D07661">
                <w:rPr>
                  <w:noProof/>
                  <w:color w:val="102031" w:themeColor="text2"/>
                </w:rPr>
                <w:delText>06.05.2026</w:delText>
              </w:r>
            </w:del>
          </w:ins>
          <w:ins w:id="1748" w:author="Florian Petersen" w:date="2026-05-06T08:33:00Z" w16du:dateUtc="2026-05-06T06:33:00Z">
            <w:del w:id="1749" w:author="Peter Koch" w:date="2026-05-19T13:39:00Z" w16du:dateUtc="2026-05-19T11:39:00Z">
              <w:r w:rsidR="00DA62D5" w:rsidDel="00D07661">
                <w:rPr>
                  <w:noProof/>
                  <w:color w:val="102031" w:themeColor="text2"/>
                </w:rPr>
                <w:delText>04.05.2026</w:delText>
              </w:r>
            </w:del>
          </w:ins>
          <w:del w:id="1750" w:author="Peter Koch" w:date="2026-05-19T13:39:00Z" w16du:dateUtc="2026-05-19T11:39:00Z">
            <w:r w:rsidR="00C15492" w:rsidDel="00D07661">
              <w:rPr>
                <w:noProof/>
                <w:color w:val="102031" w:themeColor="text2"/>
              </w:rPr>
              <w:delText>30.04.2026</w:delText>
            </w:r>
          </w:del>
          <w:r w:rsidRPr="00F14AC8">
            <w:rPr>
              <w:color w:val="102031" w:themeColor="text2"/>
            </w:rPr>
            <w:fldChar w:fldCharType="end"/>
          </w:r>
        </w:p>
      </w:tc>
      <w:tc>
        <w:tcPr>
          <w:tcW w:w="6173" w:type="dxa"/>
          <w:vAlign w:val="center"/>
        </w:tcPr>
        <w:p w14:paraId="4B09BD87" w14:textId="7F4CB308" w:rsidR="00FF115F" w:rsidRPr="00F14AC8" w:rsidRDefault="000618D9" w:rsidP="00FF115F">
          <w:pPr>
            <w:pStyle w:val="Funote"/>
            <w:rPr>
              <w:color w:val="102031" w:themeColor="text2"/>
            </w:rPr>
          </w:pPr>
          <w:r w:rsidRPr="00F14AC8">
            <w:rPr>
              <w:color w:val="102031" w:themeColor="text2"/>
            </w:rPr>
            <w:fldChar w:fldCharType="begin"/>
          </w:r>
          <w:r w:rsidRPr="00F14AC8">
            <w:rPr>
              <w:color w:val="102031" w:themeColor="text2"/>
            </w:rPr>
            <w:instrText xml:space="preserve"> FILENAME   \* MERGEFORMAT </w:instrText>
          </w:r>
          <w:r w:rsidRPr="00F14AC8">
            <w:rPr>
              <w:color w:val="102031" w:themeColor="text2"/>
            </w:rPr>
            <w:fldChar w:fldCharType="separate"/>
          </w:r>
          <w:r w:rsidR="00262E36" w:rsidRPr="00F14AC8">
            <w:rPr>
              <w:color w:val="102031" w:themeColor="text2"/>
            </w:rPr>
            <w:t>Lebenshilfe_Einführungskonzept_V0.9.docx</w:t>
          </w:r>
          <w:r w:rsidRPr="00F14AC8">
            <w:rPr>
              <w:color w:val="102031" w:themeColor="text2"/>
            </w:rPr>
            <w:fldChar w:fldCharType="end"/>
          </w:r>
        </w:p>
      </w:tc>
      <w:tc>
        <w:tcPr>
          <w:tcW w:w="993" w:type="dxa"/>
          <w:vAlign w:val="center"/>
        </w:tcPr>
        <w:p w14:paraId="4FB8B02B" w14:textId="77777777" w:rsidR="00FF115F" w:rsidRPr="00F14AC8" w:rsidRDefault="00FF115F" w:rsidP="00FF115F">
          <w:pPr>
            <w:pStyle w:val="Funote"/>
            <w:rPr>
              <w:color w:val="102031" w:themeColor="text2"/>
            </w:rPr>
          </w:pPr>
          <w:r w:rsidRPr="00F14AC8">
            <w:rPr>
              <w:color w:val="102031" w:themeColor="text2"/>
            </w:rPr>
            <w:fldChar w:fldCharType="begin"/>
          </w:r>
          <w:r w:rsidRPr="00F14AC8">
            <w:rPr>
              <w:color w:val="102031" w:themeColor="text2"/>
            </w:rPr>
            <w:instrText>PAGE  \* Arabic  \* MERGEFORMAT</w:instrText>
          </w:r>
          <w:r w:rsidRPr="00F14AC8">
            <w:rPr>
              <w:color w:val="102031" w:themeColor="text2"/>
            </w:rPr>
            <w:fldChar w:fldCharType="separate"/>
          </w:r>
          <w:r w:rsidRPr="00F14AC8">
            <w:rPr>
              <w:color w:val="102031" w:themeColor="text2"/>
            </w:rPr>
            <w:t>4</w:t>
          </w:r>
          <w:r w:rsidRPr="00F14AC8">
            <w:rPr>
              <w:color w:val="102031" w:themeColor="text2"/>
            </w:rPr>
            <w:fldChar w:fldCharType="end"/>
          </w:r>
          <w:r w:rsidRPr="00F14AC8">
            <w:rPr>
              <w:color w:val="102031" w:themeColor="text2"/>
            </w:rPr>
            <w:t>/</w:t>
          </w:r>
          <w:r w:rsidRPr="00F14AC8">
            <w:rPr>
              <w:color w:val="102031" w:themeColor="text2"/>
            </w:rPr>
            <w:fldChar w:fldCharType="begin"/>
          </w:r>
          <w:r w:rsidRPr="00F14AC8">
            <w:rPr>
              <w:color w:val="102031" w:themeColor="text2"/>
            </w:rPr>
            <w:instrText>NUMPAGES  \* Arabic  \* MERGEFORMAT</w:instrText>
          </w:r>
          <w:r w:rsidRPr="00F14AC8">
            <w:rPr>
              <w:color w:val="102031" w:themeColor="text2"/>
            </w:rPr>
            <w:fldChar w:fldCharType="separate"/>
          </w:r>
          <w:r w:rsidRPr="00F14AC8">
            <w:rPr>
              <w:color w:val="102031" w:themeColor="text2"/>
            </w:rPr>
            <w:t>4</w:t>
          </w:r>
          <w:r w:rsidRPr="00F14AC8">
            <w:rPr>
              <w:color w:val="102031" w:themeColor="text2"/>
            </w:rPr>
            <w:fldChar w:fldCharType="end"/>
          </w:r>
        </w:p>
      </w:tc>
    </w:tr>
    <w:bookmarkEnd w:id="1742"/>
  </w:tbl>
  <w:p w14:paraId="1359CB55" w14:textId="77777777" w:rsidR="002003D5" w:rsidRPr="00F14AC8" w:rsidRDefault="002003D5" w:rsidP="00FF115F">
    <w:pPr>
      <w:shd w:val="clear" w:color="auto" w:fill="FFFFFF"/>
      <w:spacing w:line="276"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6A91" w14:textId="77777777" w:rsidR="00E454D6" w:rsidRDefault="00E454D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A8A53" w14:textId="77777777" w:rsidR="00112DBF" w:rsidRPr="00F14AC8" w:rsidRDefault="00112DBF" w:rsidP="002003D5">
      <w:r w:rsidRPr="00F14AC8">
        <w:separator/>
      </w:r>
    </w:p>
  </w:footnote>
  <w:footnote w:type="continuationSeparator" w:id="0">
    <w:p w14:paraId="6631EB5D" w14:textId="77777777" w:rsidR="00112DBF" w:rsidRPr="00F14AC8" w:rsidRDefault="00112DBF" w:rsidP="002003D5">
      <w:r w:rsidRPr="00F14AC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58C7" w14:textId="77777777" w:rsidR="00E454D6" w:rsidRDefault="00E454D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2F56" w14:textId="77777777" w:rsidR="002003D5" w:rsidRPr="00F14AC8" w:rsidRDefault="009C5A93">
    <w:pPr>
      <w:pStyle w:val="Kopfzeile"/>
    </w:pPr>
    <w:r w:rsidRPr="00F14AC8">
      <w:rPr>
        <w:noProof/>
      </w:rPr>
      <w:drawing>
        <wp:anchor distT="0" distB="0" distL="114300" distR="114300" simplePos="0" relativeHeight="251658240" behindDoc="0" locked="0" layoutInCell="1" allowOverlap="1" wp14:anchorId="11934014" wp14:editId="590DF224">
          <wp:simplePos x="0" y="0"/>
          <wp:positionH relativeFrom="column">
            <wp:posOffset>-300944</wp:posOffset>
          </wp:positionH>
          <wp:positionV relativeFrom="paragraph">
            <wp:posOffset>-124488</wp:posOffset>
          </wp:positionV>
          <wp:extent cx="1080000" cy="309600"/>
          <wp:effectExtent l="0" t="0" r="6350" b="0"/>
          <wp:wrapNone/>
          <wp:docPr id="1469569372" name="Grafik 146956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9372" name="Grafik 1469569372"/>
                  <pic:cNvPicPr/>
                </pic:nvPicPr>
                <pic:blipFill>
                  <a:blip r:embed="rId1">
                    <a:extLst>
                      <a:ext uri="{28A0092B-C50C-407E-A947-70E740481C1C}">
                        <a14:useLocalDpi xmlns:a14="http://schemas.microsoft.com/office/drawing/2010/main" val="0"/>
                      </a:ext>
                    </a:extLst>
                  </a:blip>
                  <a:stretch>
                    <a:fillRect/>
                  </a:stretch>
                </pic:blipFill>
                <pic:spPr>
                  <a:xfrm>
                    <a:off x="0" y="0"/>
                    <a:ext cx="1080000" cy="3096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0D6C" w14:textId="77777777" w:rsidR="006826AA" w:rsidRPr="00F14AC8" w:rsidRDefault="00BD740C">
    <w:pPr>
      <w:pStyle w:val="Kopfzeile"/>
    </w:pPr>
    <w:r w:rsidRPr="00F14AC8">
      <w:rPr>
        <w:noProof/>
      </w:rPr>
      <w:drawing>
        <wp:anchor distT="0" distB="0" distL="114300" distR="114300" simplePos="0" relativeHeight="251658242" behindDoc="0" locked="0" layoutInCell="1" allowOverlap="1" wp14:anchorId="594EE7B0" wp14:editId="431B32DD">
          <wp:simplePos x="0" y="0"/>
          <wp:positionH relativeFrom="column">
            <wp:posOffset>31059</wp:posOffset>
          </wp:positionH>
          <wp:positionV relativeFrom="paragraph">
            <wp:posOffset>443928</wp:posOffset>
          </wp:positionV>
          <wp:extent cx="1800000" cy="518400"/>
          <wp:effectExtent l="0" t="0" r="0" b="0"/>
          <wp:wrapNone/>
          <wp:docPr id="50116452" name="Grafik 5011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452" name="Grafik 50116452"/>
                  <pic:cNvPicPr/>
                </pic:nvPicPr>
                <pic:blipFill>
                  <a:blip r:embed="rId1">
                    <a:extLst>
                      <a:ext uri="{28A0092B-C50C-407E-A947-70E740481C1C}">
                        <a14:useLocalDpi xmlns:a14="http://schemas.microsoft.com/office/drawing/2010/main" val="0"/>
                      </a:ext>
                    </a:extLst>
                  </a:blip>
                  <a:stretch>
                    <a:fillRect/>
                  </a:stretch>
                </pic:blipFill>
                <pic:spPr>
                  <a:xfrm>
                    <a:off x="0" y="0"/>
                    <a:ext cx="1800000" cy="518400"/>
                  </a:xfrm>
                  <a:prstGeom prst="rect">
                    <a:avLst/>
                  </a:prstGeom>
                </pic:spPr>
              </pic:pic>
            </a:graphicData>
          </a:graphic>
          <wp14:sizeRelH relativeFrom="page">
            <wp14:pctWidth>0</wp14:pctWidth>
          </wp14:sizeRelH>
          <wp14:sizeRelV relativeFrom="page">
            <wp14:pctHeight>0</wp14:pctHeight>
          </wp14:sizeRelV>
        </wp:anchor>
      </w:drawing>
    </w:r>
    <w:r w:rsidR="000C6F69" w:rsidRPr="00F14AC8">
      <w:rPr>
        <w:noProof/>
      </w:rPr>
      <w:drawing>
        <wp:anchor distT="0" distB="0" distL="114300" distR="114300" simplePos="0" relativeHeight="251658241" behindDoc="1" locked="0" layoutInCell="1" allowOverlap="1" wp14:anchorId="057B1FA8" wp14:editId="5F7A1B90">
          <wp:simplePos x="0" y="0"/>
          <wp:positionH relativeFrom="column">
            <wp:posOffset>1558925</wp:posOffset>
          </wp:positionH>
          <wp:positionV relativeFrom="paragraph">
            <wp:posOffset>445770</wp:posOffset>
          </wp:positionV>
          <wp:extent cx="4466492" cy="4466492"/>
          <wp:effectExtent l="0" t="0" r="4445" b="4445"/>
          <wp:wrapNone/>
          <wp:docPr id="2023177331" name="Grafik 202317733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p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4466492" cy="44664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25pt;height:133.5pt" o:bullet="t">
        <v:imagedata r:id="rId1" o:title="bullet-teal (1)"/>
      </v:shape>
    </w:pict>
  </w:numPicBullet>
  <w:abstractNum w:abstractNumId="0" w15:restartNumberingAfterBreak="0">
    <w:nsid w:val="FFFFFF83"/>
    <w:multiLevelType w:val="singleLevel"/>
    <w:tmpl w:val="5844B48A"/>
    <w:lvl w:ilvl="0">
      <w:start w:val="1"/>
      <w:numFmt w:val="bullet"/>
      <w:pStyle w:val="Aufzhlungszeichen2"/>
      <w:lvlText w:val="o"/>
      <w:lvlJc w:val="left"/>
      <w:pPr>
        <w:tabs>
          <w:tab w:val="num" w:pos="1080"/>
        </w:tabs>
        <w:ind w:left="1080" w:hanging="360"/>
      </w:pPr>
      <w:rPr>
        <w:rFonts w:ascii="Courier New" w:hAnsi="Courier New" w:hint="default"/>
        <w:color w:val="FCCD0C" w:themeColor="accent3"/>
      </w:rPr>
    </w:lvl>
  </w:abstractNum>
  <w:abstractNum w:abstractNumId="1" w15:restartNumberingAfterBreak="0">
    <w:nsid w:val="FFFFFF89"/>
    <w:multiLevelType w:val="singleLevel"/>
    <w:tmpl w:val="DDF8065E"/>
    <w:lvl w:ilvl="0">
      <w:start w:val="1"/>
      <w:numFmt w:val="bullet"/>
      <w:pStyle w:val="Aufzhlungszeichen"/>
      <w:lvlText w:val=""/>
      <w:lvlJc w:val="left"/>
      <w:pPr>
        <w:ind w:left="360" w:hanging="360"/>
      </w:pPr>
      <w:rPr>
        <w:rFonts w:ascii="Symbol" w:hAnsi="Symbol" w:hint="default"/>
        <w:color w:val="FCCD0C" w:themeColor="accent3"/>
      </w:rPr>
    </w:lvl>
  </w:abstractNum>
  <w:abstractNum w:abstractNumId="2" w15:restartNumberingAfterBreak="0">
    <w:nsid w:val="036B421F"/>
    <w:multiLevelType w:val="hybridMultilevel"/>
    <w:tmpl w:val="A99C3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BD220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6244455"/>
    <w:multiLevelType w:val="hybridMultilevel"/>
    <w:tmpl w:val="3288EB46"/>
    <w:lvl w:ilvl="0" w:tplc="8D904EBE">
      <w:start w:val="3"/>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D66823"/>
    <w:multiLevelType w:val="multilevel"/>
    <w:tmpl w:val="EFC85EA0"/>
    <w:styleLink w:val="CurrentList2"/>
    <w:lvl w:ilvl="0">
      <w:start w:val="1"/>
      <w:numFmt w:val="bullet"/>
      <w:lvlText w:val=""/>
      <w:lvlJc w:val="left"/>
      <w:pPr>
        <w:ind w:left="927" w:hanging="360"/>
      </w:pPr>
      <w:rPr>
        <w:rFonts w:ascii="Wingdings" w:hAnsi="Wingdings" w:hint="default"/>
        <w:color w:val="FCCD0C" w:themeColor="accent3"/>
      </w:rPr>
    </w:lvl>
    <w:lvl w:ilvl="1">
      <w:start w:val="1"/>
      <w:numFmt w:val="bullet"/>
      <w:lvlText w:val=""/>
      <w:lvlJc w:val="left"/>
      <w:pPr>
        <w:ind w:left="851" w:hanging="284"/>
      </w:pPr>
      <w:rPr>
        <w:rFonts w:ascii="Wingdings" w:hAnsi="Wingdings" w:hint="default"/>
        <w:color w:val="FCCD0C" w:themeColor="accent3"/>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6" w15:restartNumberingAfterBreak="0">
    <w:nsid w:val="09C87400"/>
    <w:multiLevelType w:val="hybridMultilevel"/>
    <w:tmpl w:val="E9503E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BD33EE4"/>
    <w:multiLevelType w:val="hybridMultilevel"/>
    <w:tmpl w:val="69C400F6"/>
    <w:lvl w:ilvl="0" w:tplc="B936C942">
      <w:numFmt w:val="bullet"/>
      <w:lvlText w:val="-"/>
      <w:lvlJc w:val="left"/>
      <w:pPr>
        <w:ind w:left="1800" w:hanging="360"/>
      </w:pPr>
      <w:rPr>
        <w:rFonts w:ascii="Segoe UI" w:eastAsiaTheme="minorHAnsi" w:hAnsi="Segoe UI" w:cs="Segoe U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8" w15:restartNumberingAfterBreak="0">
    <w:nsid w:val="0CA13272"/>
    <w:multiLevelType w:val="hybridMultilevel"/>
    <w:tmpl w:val="AB1E51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07331F8"/>
    <w:multiLevelType w:val="hybridMultilevel"/>
    <w:tmpl w:val="8FFC33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39A3A2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8850E5"/>
    <w:multiLevelType w:val="hybridMultilevel"/>
    <w:tmpl w:val="493CE83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75F5427"/>
    <w:multiLevelType w:val="hybridMultilevel"/>
    <w:tmpl w:val="F3F0D73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B6A7488"/>
    <w:multiLevelType w:val="hybridMultilevel"/>
    <w:tmpl w:val="46D013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BF25BD4"/>
    <w:multiLevelType w:val="hybridMultilevel"/>
    <w:tmpl w:val="CBB447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CAD5C60"/>
    <w:multiLevelType w:val="hybridMultilevel"/>
    <w:tmpl w:val="9B5CAE4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FFA5F3F"/>
    <w:multiLevelType w:val="hybridMultilevel"/>
    <w:tmpl w:val="034820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0225E22"/>
    <w:multiLevelType w:val="multilevel"/>
    <w:tmpl w:val="5ABA24E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8E76CCF"/>
    <w:multiLevelType w:val="multilevel"/>
    <w:tmpl w:val="2FB214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9207180"/>
    <w:multiLevelType w:val="hybridMultilevel"/>
    <w:tmpl w:val="09626244"/>
    <w:lvl w:ilvl="0" w:tplc="98BAAA4E">
      <w:start w:val="1"/>
      <w:numFmt w:val="bullet"/>
      <w:pStyle w:val="BulletedList"/>
      <w:lvlText w:val=""/>
      <w:lvlJc w:val="left"/>
      <w:pPr>
        <w:ind w:left="720" w:hanging="360"/>
      </w:pPr>
      <w:rPr>
        <w:rFonts w:ascii="Symbol" w:hAnsi="Symbol" w:hint="default"/>
        <w:color w:val="FCCD0C"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2001A6"/>
    <w:multiLevelType w:val="hybridMultilevel"/>
    <w:tmpl w:val="7270AA5E"/>
    <w:lvl w:ilvl="0" w:tplc="FEF6CDAA">
      <w:start w:val="1"/>
      <w:numFmt w:val="decimal"/>
      <w:lvlText w:val="%1."/>
      <w:lvlJc w:val="left"/>
      <w:pPr>
        <w:ind w:left="1080" w:hanging="360"/>
      </w:pPr>
      <w:rPr>
        <w:rFonts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30D81C7D"/>
    <w:multiLevelType w:val="multilevel"/>
    <w:tmpl w:val="5DFC2944"/>
    <w:styleLink w:val="CurrentList1"/>
    <w:lvl w:ilvl="0">
      <w:start w:val="1"/>
      <w:numFmt w:val="bullet"/>
      <w:lvlText w:val="•"/>
      <w:lvlJc w:val="left"/>
      <w:pPr>
        <w:ind w:left="927" w:hanging="360"/>
      </w:pPr>
      <w:rPr>
        <w:rFonts w:ascii="Wingdings" w:hAnsi="Wingdings" w:hint="default"/>
        <w:b w:val="0"/>
        <w:i w:val="0"/>
        <w:color w:val="FCCD0C" w:themeColor="accent3"/>
      </w:rPr>
    </w:lvl>
    <w:lvl w:ilvl="1">
      <w:start w:val="1"/>
      <w:numFmt w:val="bullet"/>
      <w:lvlText w:val="o"/>
      <w:lvlJc w:val="left"/>
      <w:pPr>
        <w:ind w:left="1800" w:hanging="360"/>
      </w:pPr>
      <w:rPr>
        <w:rFonts w:ascii="Courier New" w:hAnsi="Courier New" w:hint="default"/>
        <w:color w:val="FCCD0C" w:themeColor="accent3"/>
      </w:rPr>
    </w:lvl>
    <w:lvl w:ilvl="2">
      <w:start w:val="1"/>
      <w:numFmt w:val="bullet"/>
      <w:lvlText w:val=""/>
      <w:lvlJc w:val="left"/>
      <w:pPr>
        <w:ind w:left="2520" w:hanging="360"/>
      </w:pPr>
      <w:rPr>
        <w:rFonts w:ascii="Wingdings" w:hAnsi="Wingdings" w:hint="default"/>
        <w:color w:val="FCCD0C" w:themeColor="accent3"/>
      </w:rPr>
    </w:lvl>
    <w:lvl w:ilvl="3">
      <w:start w:val="1"/>
      <w:numFmt w:val="bullet"/>
      <w:lvlText w:val=""/>
      <w:lvlJc w:val="left"/>
      <w:pPr>
        <w:ind w:left="3240" w:hanging="360"/>
      </w:pPr>
      <w:rPr>
        <w:rFonts w:ascii="Symbol" w:hAnsi="Symbol" w:hint="default"/>
        <w:color w:val="FCCD0C" w:themeColor="accent3"/>
      </w:rPr>
    </w:lvl>
    <w:lvl w:ilvl="4">
      <w:start w:val="1"/>
      <w:numFmt w:val="bullet"/>
      <w:lvlText w:val="o"/>
      <w:lvlJc w:val="left"/>
      <w:pPr>
        <w:ind w:left="3960" w:hanging="360"/>
      </w:pPr>
      <w:rPr>
        <w:rFonts w:ascii="Courier New" w:hAnsi="Courier New" w:cs="Courier New" w:hint="default"/>
        <w:color w:val="FCCD0C" w:themeColor="accent3"/>
      </w:rPr>
    </w:lvl>
    <w:lvl w:ilvl="5">
      <w:start w:val="1"/>
      <w:numFmt w:val="bullet"/>
      <w:lvlText w:val=""/>
      <w:lvlJc w:val="left"/>
      <w:pPr>
        <w:ind w:left="4680" w:hanging="360"/>
      </w:pPr>
      <w:rPr>
        <w:rFonts w:ascii="Wingdings" w:hAnsi="Wingdings" w:hint="default"/>
        <w:color w:val="FCCD0C" w:themeColor="accent3"/>
      </w:rPr>
    </w:lvl>
    <w:lvl w:ilvl="6">
      <w:start w:val="1"/>
      <w:numFmt w:val="bullet"/>
      <w:lvlText w:val=""/>
      <w:lvlJc w:val="left"/>
      <w:pPr>
        <w:ind w:left="5400" w:hanging="360"/>
      </w:pPr>
      <w:rPr>
        <w:rFonts w:ascii="Symbol" w:hAnsi="Symbol" w:hint="default"/>
        <w:color w:val="FCCD0C" w:themeColor="accent3"/>
      </w:rPr>
    </w:lvl>
    <w:lvl w:ilvl="7">
      <w:start w:val="1"/>
      <w:numFmt w:val="bullet"/>
      <w:lvlText w:val="o"/>
      <w:lvlJc w:val="left"/>
      <w:pPr>
        <w:ind w:left="6120" w:hanging="360"/>
      </w:pPr>
      <w:rPr>
        <w:rFonts w:ascii="Courier New" w:hAnsi="Courier New" w:cs="Courier New" w:hint="default"/>
        <w:color w:val="FCCD0C" w:themeColor="accent3"/>
      </w:rPr>
    </w:lvl>
    <w:lvl w:ilvl="8">
      <w:start w:val="1"/>
      <w:numFmt w:val="bullet"/>
      <w:lvlText w:val=""/>
      <w:lvlJc w:val="left"/>
      <w:pPr>
        <w:ind w:left="6840" w:hanging="360"/>
      </w:pPr>
      <w:rPr>
        <w:rFonts w:ascii="Wingdings" w:hAnsi="Wingdings" w:hint="default"/>
        <w:color w:val="FCCD0C" w:themeColor="accent3"/>
      </w:rPr>
    </w:lvl>
  </w:abstractNum>
  <w:abstractNum w:abstractNumId="22" w15:restartNumberingAfterBreak="0">
    <w:nsid w:val="32841FB6"/>
    <w:multiLevelType w:val="hybridMultilevel"/>
    <w:tmpl w:val="5A1E86C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8097467"/>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3695" w:hanging="576"/>
      </w:pPr>
    </w:lvl>
    <w:lvl w:ilvl="2">
      <w:start w:val="1"/>
      <w:numFmt w:val="decimal"/>
      <w:pStyle w:val="berschrift3"/>
      <w:lvlText w:val="%1.%2.%3"/>
      <w:lvlJc w:val="left"/>
      <w:pPr>
        <w:ind w:left="1288"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4" w15:restartNumberingAfterBreak="0">
    <w:nsid w:val="3B561DAE"/>
    <w:multiLevelType w:val="hybridMultilevel"/>
    <w:tmpl w:val="0658D1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456EB9"/>
    <w:multiLevelType w:val="hybridMultilevel"/>
    <w:tmpl w:val="321E1E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D5A72E7"/>
    <w:multiLevelType w:val="hybridMultilevel"/>
    <w:tmpl w:val="B16A9C02"/>
    <w:lvl w:ilvl="0" w:tplc="F47E19B6">
      <w:start w:val="1"/>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AEE5B7E"/>
    <w:multiLevelType w:val="hybridMultilevel"/>
    <w:tmpl w:val="5212D2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4B433F4"/>
    <w:multiLevelType w:val="hybridMultilevel"/>
    <w:tmpl w:val="2FF4EF6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4EC3520"/>
    <w:multiLevelType w:val="hybridMultilevel"/>
    <w:tmpl w:val="2B70E56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7BF7144"/>
    <w:multiLevelType w:val="hybridMultilevel"/>
    <w:tmpl w:val="EC0C37E6"/>
    <w:lvl w:ilvl="0" w:tplc="265CDD64">
      <w:start w:val="1"/>
      <w:numFmt w:val="bullet"/>
      <w:lvlText w:val="-"/>
      <w:lvlJc w:val="left"/>
      <w:pPr>
        <w:ind w:left="360" w:hanging="360"/>
      </w:pPr>
      <w:rPr>
        <w:rFonts w:ascii="Segoe UI" w:eastAsiaTheme="minorHAnsi" w:hAnsi="Segoe UI" w:cs="Segoe UI"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57DA0C9A"/>
    <w:multiLevelType w:val="hybridMultilevel"/>
    <w:tmpl w:val="A99C39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9460EE7"/>
    <w:multiLevelType w:val="hybridMultilevel"/>
    <w:tmpl w:val="9AC0548A"/>
    <w:lvl w:ilvl="0" w:tplc="AB404A3E">
      <w:start w:val="2"/>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9D934F4"/>
    <w:multiLevelType w:val="hybridMultilevel"/>
    <w:tmpl w:val="04800360"/>
    <w:lvl w:ilvl="0" w:tplc="CD027FB6">
      <w:start w:val="1"/>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B132120"/>
    <w:multiLevelType w:val="hybridMultilevel"/>
    <w:tmpl w:val="B8AE77C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DB93C98"/>
    <w:multiLevelType w:val="multilevel"/>
    <w:tmpl w:val="E7C63F96"/>
    <w:styleLink w:val="ArtikelAbschnitt"/>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37226A"/>
    <w:multiLevelType w:val="hybridMultilevel"/>
    <w:tmpl w:val="7270AA5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1AA7FDE"/>
    <w:multiLevelType w:val="hybridMultilevel"/>
    <w:tmpl w:val="0658D10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2FF122E"/>
    <w:multiLevelType w:val="hybridMultilevel"/>
    <w:tmpl w:val="134C9BB6"/>
    <w:lvl w:ilvl="0" w:tplc="7AFEBE18">
      <w:start w:val="1"/>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38D6AEC"/>
    <w:multiLevelType w:val="hybridMultilevel"/>
    <w:tmpl w:val="88EAFA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65605186"/>
    <w:multiLevelType w:val="hybridMultilevel"/>
    <w:tmpl w:val="B69616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3955A81"/>
    <w:multiLevelType w:val="multilevel"/>
    <w:tmpl w:val="7C0E8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C784D"/>
    <w:multiLevelType w:val="hybridMultilevel"/>
    <w:tmpl w:val="F4BA2C12"/>
    <w:lvl w:ilvl="0" w:tplc="521208B0">
      <w:start w:val="1"/>
      <w:numFmt w:val="bullet"/>
      <w:pStyle w:val="Aufzhlung"/>
      <w:lvlText w:val=""/>
      <w:lvlPicBulletId w:val="0"/>
      <w:lvlJc w:val="left"/>
      <w:pPr>
        <w:ind w:left="720" w:hanging="360"/>
      </w:pPr>
      <w:rPr>
        <w:rFonts w:ascii="Symbol" w:hAnsi="Symbol"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B6D5F6F"/>
    <w:multiLevelType w:val="hybridMultilevel"/>
    <w:tmpl w:val="0B3650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BE83D38"/>
    <w:multiLevelType w:val="hybridMultilevel"/>
    <w:tmpl w:val="4C7CC50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555047030">
    <w:abstractNumId w:val="21"/>
  </w:num>
  <w:num w:numId="2" w16cid:durableId="1485702826">
    <w:abstractNumId w:val="5"/>
  </w:num>
  <w:num w:numId="3" w16cid:durableId="1502622713">
    <w:abstractNumId w:val="10"/>
  </w:num>
  <w:num w:numId="4" w16cid:durableId="970328340">
    <w:abstractNumId w:val="3"/>
  </w:num>
  <w:num w:numId="5" w16cid:durableId="451168176">
    <w:abstractNumId w:val="35"/>
  </w:num>
  <w:num w:numId="6" w16cid:durableId="903301224">
    <w:abstractNumId w:val="0"/>
  </w:num>
  <w:num w:numId="7" w16cid:durableId="783309260">
    <w:abstractNumId w:val="1"/>
  </w:num>
  <w:num w:numId="8" w16cid:durableId="169374958">
    <w:abstractNumId w:val="19"/>
  </w:num>
  <w:num w:numId="9" w16cid:durableId="1152257210">
    <w:abstractNumId w:val="17"/>
  </w:num>
  <w:num w:numId="10" w16cid:durableId="531305579">
    <w:abstractNumId w:val="42"/>
  </w:num>
  <w:num w:numId="11" w16cid:durableId="167259186">
    <w:abstractNumId w:val="23"/>
  </w:num>
  <w:num w:numId="12" w16cid:durableId="10498459">
    <w:abstractNumId w:val="8"/>
  </w:num>
  <w:num w:numId="13" w16cid:durableId="358746632">
    <w:abstractNumId w:val="25"/>
  </w:num>
  <w:num w:numId="14" w16cid:durableId="131406351">
    <w:abstractNumId w:val="33"/>
  </w:num>
  <w:num w:numId="15" w16cid:durableId="696195857">
    <w:abstractNumId w:val="37"/>
  </w:num>
  <w:num w:numId="16" w16cid:durableId="263340546">
    <w:abstractNumId w:val="30"/>
  </w:num>
  <w:num w:numId="17" w16cid:durableId="1151945001">
    <w:abstractNumId w:val="20"/>
  </w:num>
  <w:num w:numId="18" w16cid:durableId="1884632395">
    <w:abstractNumId w:val="36"/>
  </w:num>
  <w:num w:numId="19" w16cid:durableId="646133700">
    <w:abstractNumId w:val="18"/>
  </w:num>
  <w:num w:numId="20" w16cid:durableId="1461267935">
    <w:abstractNumId w:val="43"/>
  </w:num>
  <w:num w:numId="21" w16cid:durableId="281813222">
    <w:abstractNumId w:val="38"/>
  </w:num>
  <w:num w:numId="22" w16cid:durableId="42946173">
    <w:abstractNumId w:val="7"/>
  </w:num>
  <w:num w:numId="23" w16cid:durableId="1186477119">
    <w:abstractNumId w:val="29"/>
  </w:num>
  <w:num w:numId="24" w16cid:durableId="1524437461">
    <w:abstractNumId w:val="15"/>
  </w:num>
  <w:num w:numId="25" w16cid:durableId="867720066">
    <w:abstractNumId w:val="32"/>
  </w:num>
  <w:num w:numId="26" w16cid:durableId="1079711714">
    <w:abstractNumId w:val="34"/>
  </w:num>
  <w:num w:numId="27" w16cid:durableId="334572496">
    <w:abstractNumId w:val="26"/>
  </w:num>
  <w:num w:numId="28" w16cid:durableId="1521697075">
    <w:abstractNumId w:val="23"/>
    <w:lvlOverride w:ilvl="0">
      <w:startOverride w:val="13"/>
    </w:lvlOverride>
    <w:lvlOverride w:ilvl="1">
      <w:startOverride w:val="3"/>
    </w:lvlOverride>
  </w:num>
  <w:num w:numId="29" w16cid:durableId="1978339640">
    <w:abstractNumId w:val="31"/>
  </w:num>
  <w:num w:numId="30" w16cid:durableId="905072893">
    <w:abstractNumId w:val="39"/>
  </w:num>
  <w:num w:numId="31" w16cid:durableId="1023482106">
    <w:abstractNumId w:val="41"/>
  </w:num>
  <w:num w:numId="32" w16cid:durableId="1939603640">
    <w:abstractNumId w:val="9"/>
  </w:num>
  <w:num w:numId="33" w16cid:durableId="504899546">
    <w:abstractNumId w:val="28"/>
  </w:num>
  <w:num w:numId="34" w16cid:durableId="678898110">
    <w:abstractNumId w:val="23"/>
  </w:num>
  <w:num w:numId="35" w16cid:durableId="313024208">
    <w:abstractNumId w:val="13"/>
  </w:num>
  <w:num w:numId="36" w16cid:durableId="1219825578">
    <w:abstractNumId w:val="27"/>
  </w:num>
  <w:num w:numId="37" w16cid:durableId="582762052">
    <w:abstractNumId w:val="14"/>
  </w:num>
  <w:num w:numId="38" w16cid:durableId="1554779148">
    <w:abstractNumId w:val="40"/>
  </w:num>
  <w:num w:numId="39" w16cid:durableId="297147433">
    <w:abstractNumId w:val="16"/>
  </w:num>
  <w:num w:numId="40" w16cid:durableId="193738459">
    <w:abstractNumId w:val="23"/>
    <w:lvlOverride w:ilvl="0">
      <w:startOverride w:val="14"/>
    </w:lvlOverride>
    <w:lvlOverride w:ilvl="1">
      <w:startOverride w:val="2"/>
    </w:lvlOverride>
    <w:lvlOverride w:ilvl="2">
      <w:startOverride w:val="1"/>
    </w:lvlOverride>
  </w:num>
  <w:num w:numId="41" w16cid:durableId="964000860">
    <w:abstractNumId w:val="22"/>
  </w:num>
  <w:num w:numId="42" w16cid:durableId="1599755945">
    <w:abstractNumId w:val="2"/>
  </w:num>
  <w:num w:numId="43" w16cid:durableId="1541625654">
    <w:abstractNumId w:val="24"/>
  </w:num>
  <w:num w:numId="44" w16cid:durableId="597057966">
    <w:abstractNumId w:val="44"/>
  </w:num>
  <w:num w:numId="45" w16cid:durableId="854543071">
    <w:abstractNumId w:val="4"/>
  </w:num>
  <w:num w:numId="46" w16cid:durableId="2070490188">
    <w:abstractNumId w:val="11"/>
  </w:num>
  <w:num w:numId="47" w16cid:durableId="1554660905">
    <w:abstractNumId w:val="12"/>
  </w:num>
  <w:num w:numId="48" w16cid:durableId="11760787">
    <w:abstractNumId w:val="6"/>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Koch">
    <w15:presenceInfo w15:providerId="AD" w15:userId="S::peter.koch@forterro.com::0089984c-f953-4c1a-bf4a-7f92b158549b"/>
  </w15:person>
  <w15:person w15:author="Florian Petersen">
    <w15:presenceInfo w15:providerId="AD" w15:userId="S::Florian.Petersen@abas.de::cce65a02-5074-4ff1-8b5c-983aeb826e09"/>
  </w15:person>
  <w15:person w15:author="Martin Stehle">
    <w15:presenceInfo w15:providerId="AD" w15:userId="S::Martin.Stehle@abas.de::f6f98957-d60c-4a8f-8d69-13f1abb69aa9"/>
  </w15:person>
  <w15:person w15:author="Torben Schulze">
    <w15:presenceInfo w15:providerId="AD" w15:userId="S::Torben.Schulze@abas.de::0faef5ad-0565-4353-b082-5c0d9b27f1c5"/>
  </w15:person>
  <w15:person w15:author="Philipp Merkel">
    <w15:presenceInfo w15:providerId="AD" w15:userId="S::Philipp.Merkel@abas.de::ac351839-de81-4f64-bda5-b0f83139c9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C32"/>
    <w:rsid w:val="0000052B"/>
    <w:rsid w:val="00000666"/>
    <w:rsid w:val="00003735"/>
    <w:rsid w:val="00004E95"/>
    <w:rsid w:val="000052FB"/>
    <w:rsid w:val="00005603"/>
    <w:rsid w:val="00006F08"/>
    <w:rsid w:val="00011C45"/>
    <w:rsid w:val="00012156"/>
    <w:rsid w:val="00012694"/>
    <w:rsid w:val="0001391A"/>
    <w:rsid w:val="00014515"/>
    <w:rsid w:val="00016A7D"/>
    <w:rsid w:val="0001760E"/>
    <w:rsid w:val="00017E9F"/>
    <w:rsid w:val="00021CDE"/>
    <w:rsid w:val="00021F70"/>
    <w:rsid w:val="00021FE0"/>
    <w:rsid w:val="000223ED"/>
    <w:rsid w:val="00022C21"/>
    <w:rsid w:val="00023127"/>
    <w:rsid w:val="00023FBE"/>
    <w:rsid w:val="00025703"/>
    <w:rsid w:val="00026F41"/>
    <w:rsid w:val="000279B2"/>
    <w:rsid w:val="00030DE6"/>
    <w:rsid w:val="00031583"/>
    <w:rsid w:val="00033C17"/>
    <w:rsid w:val="000340C9"/>
    <w:rsid w:val="000348BC"/>
    <w:rsid w:val="00035AE9"/>
    <w:rsid w:val="00035F33"/>
    <w:rsid w:val="000371BC"/>
    <w:rsid w:val="000375F2"/>
    <w:rsid w:val="0004010A"/>
    <w:rsid w:val="0004149F"/>
    <w:rsid w:val="0004161C"/>
    <w:rsid w:val="00041664"/>
    <w:rsid w:val="00041BDC"/>
    <w:rsid w:val="00041D99"/>
    <w:rsid w:val="000428AE"/>
    <w:rsid w:val="000429B2"/>
    <w:rsid w:val="00042CA0"/>
    <w:rsid w:val="0004340E"/>
    <w:rsid w:val="000450E4"/>
    <w:rsid w:val="000452B7"/>
    <w:rsid w:val="00047459"/>
    <w:rsid w:val="0004787B"/>
    <w:rsid w:val="0005027E"/>
    <w:rsid w:val="00050397"/>
    <w:rsid w:val="000506A5"/>
    <w:rsid w:val="00050BDD"/>
    <w:rsid w:val="00050C70"/>
    <w:rsid w:val="000517B3"/>
    <w:rsid w:val="00051ADF"/>
    <w:rsid w:val="00051BA7"/>
    <w:rsid w:val="00052BC7"/>
    <w:rsid w:val="000531F5"/>
    <w:rsid w:val="0005405F"/>
    <w:rsid w:val="000548BE"/>
    <w:rsid w:val="000555C7"/>
    <w:rsid w:val="00055BB9"/>
    <w:rsid w:val="00055BBD"/>
    <w:rsid w:val="00056975"/>
    <w:rsid w:val="0005701F"/>
    <w:rsid w:val="000578A4"/>
    <w:rsid w:val="0006069A"/>
    <w:rsid w:val="00060DAE"/>
    <w:rsid w:val="0006106E"/>
    <w:rsid w:val="000614A5"/>
    <w:rsid w:val="000618D9"/>
    <w:rsid w:val="00062478"/>
    <w:rsid w:val="000629A8"/>
    <w:rsid w:val="00062A3C"/>
    <w:rsid w:val="00063151"/>
    <w:rsid w:val="00063346"/>
    <w:rsid w:val="00063CCD"/>
    <w:rsid w:val="00063E92"/>
    <w:rsid w:val="000646FE"/>
    <w:rsid w:val="00064C6D"/>
    <w:rsid w:val="00066544"/>
    <w:rsid w:val="00066EA0"/>
    <w:rsid w:val="00067262"/>
    <w:rsid w:val="000676C1"/>
    <w:rsid w:val="00070267"/>
    <w:rsid w:val="0007031A"/>
    <w:rsid w:val="00070734"/>
    <w:rsid w:val="0007098F"/>
    <w:rsid w:val="000721A6"/>
    <w:rsid w:val="000739AE"/>
    <w:rsid w:val="00073A5B"/>
    <w:rsid w:val="00073BCA"/>
    <w:rsid w:val="000746A5"/>
    <w:rsid w:val="000746C4"/>
    <w:rsid w:val="000748E8"/>
    <w:rsid w:val="00074FB5"/>
    <w:rsid w:val="00076A6C"/>
    <w:rsid w:val="00077134"/>
    <w:rsid w:val="00077C27"/>
    <w:rsid w:val="00080ACA"/>
    <w:rsid w:val="00080B93"/>
    <w:rsid w:val="00080FF2"/>
    <w:rsid w:val="0008119B"/>
    <w:rsid w:val="00082719"/>
    <w:rsid w:val="0008285B"/>
    <w:rsid w:val="00083B2C"/>
    <w:rsid w:val="00083FC2"/>
    <w:rsid w:val="00084A7B"/>
    <w:rsid w:val="00085503"/>
    <w:rsid w:val="00085CF8"/>
    <w:rsid w:val="0008604F"/>
    <w:rsid w:val="0008617C"/>
    <w:rsid w:val="0008712D"/>
    <w:rsid w:val="0009036D"/>
    <w:rsid w:val="00090DCA"/>
    <w:rsid w:val="00091EE7"/>
    <w:rsid w:val="00094A2F"/>
    <w:rsid w:val="00094C8F"/>
    <w:rsid w:val="00094E34"/>
    <w:rsid w:val="000957B4"/>
    <w:rsid w:val="00095B62"/>
    <w:rsid w:val="00095C02"/>
    <w:rsid w:val="000972A7"/>
    <w:rsid w:val="00097F77"/>
    <w:rsid w:val="00097FF8"/>
    <w:rsid w:val="000A04BE"/>
    <w:rsid w:val="000A0770"/>
    <w:rsid w:val="000A0F2D"/>
    <w:rsid w:val="000A30CD"/>
    <w:rsid w:val="000A55C2"/>
    <w:rsid w:val="000A596F"/>
    <w:rsid w:val="000A6866"/>
    <w:rsid w:val="000A7F65"/>
    <w:rsid w:val="000B154B"/>
    <w:rsid w:val="000B178B"/>
    <w:rsid w:val="000B19C3"/>
    <w:rsid w:val="000B1C8B"/>
    <w:rsid w:val="000B4A7B"/>
    <w:rsid w:val="000B5A33"/>
    <w:rsid w:val="000B5ABB"/>
    <w:rsid w:val="000B5B49"/>
    <w:rsid w:val="000B5DC1"/>
    <w:rsid w:val="000B7089"/>
    <w:rsid w:val="000B78CB"/>
    <w:rsid w:val="000C001F"/>
    <w:rsid w:val="000C0C81"/>
    <w:rsid w:val="000C0F55"/>
    <w:rsid w:val="000C2701"/>
    <w:rsid w:val="000C2EC5"/>
    <w:rsid w:val="000C3296"/>
    <w:rsid w:val="000C3B70"/>
    <w:rsid w:val="000C403B"/>
    <w:rsid w:val="000C40DE"/>
    <w:rsid w:val="000C47C7"/>
    <w:rsid w:val="000C4A16"/>
    <w:rsid w:val="000C5981"/>
    <w:rsid w:val="000C5BE9"/>
    <w:rsid w:val="000C61DB"/>
    <w:rsid w:val="000C6F69"/>
    <w:rsid w:val="000C7901"/>
    <w:rsid w:val="000D026A"/>
    <w:rsid w:val="000D1EFC"/>
    <w:rsid w:val="000D2A16"/>
    <w:rsid w:val="000D4044"/>
    <w:rsid w:val="000D439A"/>
    <w:rsid w:val="000D6444"/>
    <w:rsid w:val="000D78DC"/>
    <w:rsid w:val="000E01F6"/>
    <w:rsid w:val="000E05DA"/>
    <w:rsid w:val="000E1D7F"/>
    <w:rsid w:val="000E1F11"/>
    <w:rsid w:val="000E30F5"/>
    <w:rsid w:val="000E449E"/>
    <w:rsid w:val="000E45B0"/>
    <w:rsid w:val="000E4742"/>
    <w:rsid w:val="000E4D96"/>
    <w:rsid w:val="000E6A90"/>
    <w:rsid w:val="000E6B45"/>
    <w:rsid w:val="000E6EB9"/>
    <w:rsid w:val="000E7E8C"/>
    <w:rsid w:val="000F0AC7"/>
    <w:rsid w:val="000F0BD7"/>
    <w:rsid w:val="000F1B93"/>
    <w:rsid w:val="000F20CC"/>
    <w:rsid w:val="000F2A0C"/>
    <w:rsid w:val="000F30C0"/>
    <w:rsid w:val="000F3A3F"/>
    <w:rsid w:val="000F3B6F"/>
    <w:rsid w:val="000F3E60"/>
    <w:rsid w:val="000F3F32"/>
    <w:rsid w:val="000F4190"/>
    <w:rsid w:val="000F434A"/>
    <w:rsid w:val="000F4E42"/>
    <w:rsid w:val="000F5877"/>
    <w:rsid w:val="000F59EA"/>
    <w:rsid w:val="000F5F9B"/>
    <w:rsid w:val="000F6B65"/>
    <w:rsid w:val="000F7162"/>
    <w:rsid w:val="000F7F6F"/>
    <w:rsid w:val="0010035C"/>
    <w:rsid w:val="00100635"/>
    <w:rsid w:val="001008F9"/>
    <w:rsid w:val="00100D39"/>
    <w:rsid w:val="00100FB7"/>
    <w:rsid w:val="00101280"/>
    <w:rsid w:val="00101610"/>
    <w:rsid w:val="0010251A"/>
    <w:rsid w:val="001036E0"/>
    <w:rsid w:val="00103BEC"/>
    <w:rsid w:val="001040CC"/>
    <w:rsid w:val="0010691E"/>
    <w:rsid w:val="00106D96"/>
    <w:rsid w:val="001071DA"/>
    <w:rsid w:val="00107400"/>
    <w:rsid w:val="001078C5"/>
    <w:rsid w:val="001078F4"/>
    <w:rsid w:val="00111C6E"/>
    <w:rsid w:val="0011201C"/>
    <w:rsid w:val="00112DBF"/>
    <w:rsid w:val="001130BA"/>
    <w:rsid w:val="001136C1"/>
    <w:rsid w:val="00114375"/>
    <w:rsid w:val="00114740"/>
    <w:rsid w:val="00114765"/>
    <w:rsid w:val="0011498F"/>
    <w:rsid w:val="00114D23"/>
    <w:rsid w:val="00115EF2"/>
    <w:rsid w:val="0011654B"/>
    <w:rsid w:val="001200E1"/>
    <w:rsid w:val="00120386"/>
    <w:rsid w:val="001212A3"/>
    <w:rsid w:val="0012155F"/>
    <w:rsid w:val="00121B9B"/>
    <w:rsid w:val="00121DE8"/>
    <w:rsid w:val="0012263F"/>
    <w:rsid w:val="0012330C"/>
    <w:rsid w:val="001256A1"/>
    <w:rsid w:val="00126063"/>
    <w:rsid w:val="001261C9"/>
    <w:rsid w:val="00126877"/>
    <w:rsid w:val="00127566"/>
    <w:rsid w:val="00130227"/>
    <w:rsid w:val="001308ED"/>
    <w:rsid w:val="00130F5F"/>
    <w:rsid w:val="00131EA9"/>
    <w:rsid w:val="00132239"/>
    <w:rsid w:val="001337B0"/>
    <w:rsid w:val="00133ECC"/>
    <w:rsid w:val="0013402A"/>
    <w:rsid w:val="0013578B"/>
    <w:rsid w:val="0013595D"/>
    <w:rsid w:val="00136391"/>
    <w:rsid w:val="001364ED"/>
    <w:rsid w:val="001365C4"/>
    <w:rsid w:val="00140908"/>
    <w:rsid w:val="00140A8A"/>
    <w:rsid w:val="001411DA"/>
    <w:rsid w:val="0014167E"/>
    <w:rsid w:val="001436F5"/>
    <w:rsid w:val="00143835"/>
    <w:rsid w:val="0014402C"/>
    <w:rsid w:val="00145118"/>
    <w:rsid w:val="00145CCA"/>
    <w:rsid w:val="00145CDE"/>
    <w:rsid w:val="00145CE1"/>
    <w:rsid w:val="00145E4B"/>
    <w:rsid w:val="00146FCA"/>
    <w:rsid w:val="00147A6D"/>
    <w:rsid w:val="00147F7C"/>
    <w:rsid w:val="00150878"/>
    <w:rsid w:val="001509CA"/>
    <w:rsid w:val="0015223B"/>
    <w:rsid w:val="001542C0"/>
    <w:rsid w:val="00155952"/>
    <w:rsid w:val="001560A7"/>
    <w:rsid w:val="00156596"/>
    <w:rsid w:val="00157961"/>
    <w:rsid w:val="00157C1E"/>
    <w:rsid w:val="001601E6"/>
    <w:rsid w:val="00160DB9"/>
    <w:rsid w:val="0016117E"/>
    <w:rsid w:val="00162258"/>
    <w:rsid w:val="00162979"/>
    <w:rsid w:val="001631AA"/>
    <w:rsid w:val="00163BDF"/>
    <w:rsid w:val="001648A0"/>
    <w:rsid w:val="00164F0B"/>
    <w:rsid w:val="0016546F"/>
    <w:rsid w:val="00166FA1"/>
    <w:rsid w:val="001677FE"/>
    <w:rsid w:val="0016784D"/>
    <w:rsid w:val="00170A1F"/>
    <w:rsid w:val="00171533"/>
    <w:rsid w:val="00171F0E"/>
    <w:rsid w:val="001726C5"/>
    <w:rsid w:val="00172C3D"/>
    <w:rsid w:val="00173DD8"/>
    <w:rsid w:val="00175050"/>
    <w:rsid w:val="00175A4A"/>
    <w:rsid w:val="0017711B"/>
    <w:rsid w:val="0017731A"/>
    <w:rsid w:val="001778B3"/>
    <w:rsid w:val="001800C4"/>
    <w:rsid w:val="00181888"/>
    <w:rsid w:val="0018216E"/>
    <w:rsid w:val="00182280"/>
    <w:rsid w:val="00182BE7"/>
    <w:rsid w:val="0018358A"/>
    <w:rsid w:val="001855FE"/>
    <w:rsid w:val="0018560A"/>
    <w:rsid w:val="00185959"/>
    <w:rsid w:val="001865D2"/>
    <w:rsid w:val="001866F1"/>
    <w:rsid w:val="00186828"/>
    <w:rsid w:val="00187172"/>
    <w:rsid w:val="00187297"/>
    <w:rsid w:val="00187532"/>
    <w:rsid w:val="0019135D"/>
    <w:rsid w:val="00192BB4"/>
    <w:rsid w:val="00192F70"/>
    <w:rsid w:val="00195008"/>
    <w:rsid w:val="0019575B"/>
    <w:rsid w:val="001958E6"/>
    <w:rsid w:val="001964CB"/>
    <w:rsid w:val="00196B7B"/>
    <w:rsid w:val="00196BE4"/>
    <w:rsid w:val="00196DB9"/>
    <w:rsid w:val="00197EEF"/>
    <w:rsid w:val="001A026A"/>
    <w:rsid w:val="001A0556"/>
    <w:rsid w:val="001A093B"/>
    <w:rsid w:val="001A0E3B"/>
    <w:rsid w:val="001A1114"/>
    <w:rsid w:val="001A17EB"/>
    <w:rsid w:val="001A1922"/>
    <w:rsid w:val="001A19A2"/>
    <w:rsid w:val="001A3740"/>
    <w:rsid w:val="001A45A0"/>
    <w:rsid w:val="001A4E63"/>
    <w:rsid w:val="001A5050"/>
    <w:rsid w:val="001A680B"/>
    <w:rsid w:val="001A7002"/>
    <w:rsid w:val="001A77DC"/>
    <w:rsid w:val="001B04B4"/>
    <w:rsid w:val="001B1A74"/>
    <w:rsid w:val="001B1AA2"/>
    <w:rsid w:val="001B3D6E"/>
    <w:rsid w:val="001B404C"/>
    <w:rsid w:val="001B4FF6"/>
    <w:rsid w:val="001B5772"/>
    <w:rsid w:val="001B6A12"/>
    <w:rsid w:val="001B6FBA"/>
    <w:rsid w:val="001B7D61"/>
    <w:rsid w:val="001C02E6"/>
    <w:rsid w:val="001C0764"/>
    <w:rsid w:val="001C14DD"/>
    <w:rsid w:val="001C372F"/>
    <w:rsid w:val="001C514B"/>
    <w:rsid w:val="001C60E3"/>
    <w:rsid w:val="001C66CB"/>
    <w:rsid w:val="001C70C1"/>
    <w:rsid w:val="001C79E5"/>
    <w:rsid w:val="001D02C6"/>
    <w:rsid w:val="001D1170"/>
    <w:rsid w:val="001D126C"/>
    <w:rsid w:val="001D1F6F"/>
    <w:rsid w:val="001D221A"/>
    <w:rsid w:val="001D2826"/>
    <w:rsid w:val="001D418A"/>
    <w:rsid w:val="001D50B1"/>
    <w:rsid w:val="001D5A83"/>
    <w:rsid w:val="001D60E2"/>
    <w:rsid w:val="001D61D6"/>
    <w:rsid w:val="001D7302"/>
    <w:rsid w:val="001D7EF1"/>
    <w:rsid w:val="001E0BE8"/>
    <w:rsid w:val="001E1592"/>
    <w:rsid w:val="001E186F"/>
    <w:rsid w:val="001E1CD4"/>
    <w:rsid w:val="001E3272"/>
    <w:rsid w:val="001E3EE8"/>
    <w:rsid w:val="001E44A4"/>
    <w:rsid w:val="001E5333"/>
    <w:rsid w:val="001E584A"/>
    <w:rsid w:val="001E6443"/>
    <w:rsid w:val="001E6764"/>
    <w:rsid w:val="001E6E3E"/>
    <w:rsid w:val="001E6FF0"/>
    <w:rsid w:val="001E7115"/>
    <w:rsid w:val="001E736A"/>
    <w:rsid w:val="001E746D"/>
    <w:rsid w:val="001F001C"/>
    <w:rsid w:val="001F184D"/>
    <w:rsid w:val="001F21B6"/>
    <w:rsid w:val="001F2271"/>
    <w:rsid w:val="001F2AA9"/>
    <w:rsid w:val="001F3ED7"/>
    <w:rsid w:val="001F4BB5"/>
    <w:rsid w:val="001F79A0"/>
    <w:rsid w:val="001F7E09"/>
    <w:rsid w:val="002003D5"/>
    <w:rsid w:val="0020169A"/>
    <w:rsid w:val="00201A6C"/>
    <w:rsid w:val="002022F6"/>
    <w:rsid w:val="002024A6"/>
    <w:rsid w:val="00203344"/>
    <w:rsid w:val="0020369B"/>
    <w:rsid w:val="002042E2"/>
    <w:rsid w:val="00205340"/>
    <w:rsid w:val="002055E1"/>
    <w:rsid w:val="00205632"/>
    <w:rsid w:val="00205B43"/>
    <w:rsid w:val="0020731A"/>
    <w:rsid w:val="00211782"/>
    <w:rsid w:val="002117F0"/>
    <w:rsid w:val="00211C0E"/>
    <w:rsid w:val="0021205D"/>
    <w:rsid w:val="00212628"/>
    <w:rsid w:val="002127FB"/>
    <w:rsid w:val="0021296F"/>
    <w:rsid w:val="00212D92"/>
    <w:rsid w:val="002130B7"/>
    <w:rsid w:val="00213479"/>
    <w:rsid w:val="002134EE"/>
    <w:rsid w:val="00213DC1"/>
    <w:rsid w:val="002140A8"/>
    <w:rsid w:val="00215068"/>
    <w:rsid w:val="0021514C"/>
    <w:rsid w:val="00215A51"/>
    <w:rsid w:val="00215C45"/>
    <w:rsid w:val="0022045C"/>
    <w:rsid w:val="0022072D"/>
    <w:rsid w:val="00220CB3"/>
    <w:rsid w:val="002213D6"/>
    <w:rsid w:val="002229EE"/>
    <w:rsid w:val="00222C63"/>
    <w:rsid w:val="002232B9"/>
    <w:rsid w:val="00223425"/>
    <w:rsid w:val="002238A7"/>
    <w:rsid w:val="002243E2"/>
    <w:rsid w:val="002249E6"/>
    <w:rsid w:val="00225D52"/>
    <w:rsid w:val="00225E25"/>
    <w:rsid w:val="00225F68"/>
    <w:rsid w:val="002260C8"/>
    <w:rsid w:val="00226192"/>
    <w:rsid w:val="002274BE"/>
    <w:rsid w:val="0022764C"/>
    <w:rsid w:val="0023235F"/>
    <w:rsid w:val="00232958"/>
    <w:rsid w:val="00232F68"/>
    <w:rsid w:val="00235664"/>
    <w:rsid w:val="002357E8"/>
    <w:rsid w:val="00235AD5"/>
    <w:rsid w:val="00235EB2"/>
    <w:rsid w:val="00236B9E"/>
    <w:rsid w:val="0023745D"/>
    <w:rsid w:val="0024043A"/>
    <w:rsid w:val="00240452"/>
    <w:rsid w:val="00240A4F"/>
    <w:rsid w:val="00241913"/>
    <w:rsid w:val="00241D03"/>
    <w:rsid w:val="00242027"/>
    <w:rsid w:val="0024206E"/>
    <w:rsid w:val="00242430"/>
    <w:rsid w:val="00243049"/>
    <w:rsid w:val="00243B63"/>
    <w:rsid w:val="00244C27"/>
    <w:rsid w:val="00245637"/>
    <w:rsid w:val="00245D7B"/>
    <w:rsid w:val="0024760C"/>
    <w:rsid w:val="00252D7E"/>
    <w:rsid w:val="0025342E"/>
    <w:rsid w:val="002537B4"/>
    <w:rsid w:val="00254C41"/>
    <w:rsid w:val="002567D1"/>
    <w:rsid w:val="002568E2"/>
    <w:rsid w:val="00257A82"/>
    <w:rsid w:val="00257E5A"/>
    <w:rsid w:val="00260268"/>
    <w:rsid w:val="002603C0"/>
    <w:rsid w:val="00260856"/>
    <w:rsid w:val="00260B59"/>
    <w:rsid w:val="00260BE1"/>
    <w:rsid w:val="002617C0"/>
    <w:rsid w:val="0026252F"/>
    <w:rsid w:val="00262896"/>
    <w:rsid w:val="00262E36"/>
    <w:rsid w:val="00263496"/>
    <w:rsid w:val="002652B5"/>
    <w:rsid w:val="002658F2"/>
    <w:rsid w:val="00265DAF"/>
    <w:rsid w:val="00266893"/>
    <w:rsid w:val="00266AE9"/>
    <w:rsid w:val="00266EF6"/>
    <w:rsid w:val="0026716C"/>
    <w:rsid w:val="00267D21"/>
    <w:rsid w:val="00271A1C"/>
    <w:rsid w:val="00271BD1"/>
    <w:rsid w:val="0027213F"/>
    <w:rsid w:val="00272314"/>
    <w:rsid w:val="002724A4"/>
    <w:rsid w:val="00272A5E"/>
    <w:rsid w:val="00273A22"/>
    <w:rsid w:val="00273DD7"/>
    <w:rsid w:val="0027420A"/>
    <w:rsid w:val="0027490A"/>
    <w:rsid w:val="00274B27"/>
    <w:rsid w:val="00275DDB"/>
    <w:rsid w:val="00275F84"/>
    <w:rsid w:val="00276476"/>
    <w:rsid w:val="00276698"/>
    <w:rsid w:val="00276E17"/>
    <w:rsid w:val="00277C63"/>
    <w:rsid w:val="00280351"/>
    <w:rsid w:val="00280B16"/>
    <w:rsid w:val="00281F8D"/>
    <w:rsid w:val="00282D92"/>
    <w:rsid w:val="0028379D"/>
    <w:rsid w:val="002840A2"/>
    <w:rsid w:val="0028424E"/>
    <w:rsid w:val="002845F9"/>
    <w:rsid w:val="0028507C"/>
    <w:rsid w:val="00285361"/>
    <w:rsid w:val="00285906"/>
    <w:rsid w:val="002859FC"/>
    <w:rsid w:val="00285BE3"/>
    <w:rsid w:val="002906F1"/>
    <w:rsid w:val="00290C4C"/>
    <w:rsid w:val="00290FF6"/>
    <w:rsid w:val="00291776"/>
    <w:rsid w:val="00291B7E"/>
    <w:rsid w:val="00292851"/>
    <w:rsid w:val="002931FD"/>
    <w:rsid w:val="00296A18"/>
    <w:rsid w:val="002A0106"/>
    <w:rsid w:val="002A0F3B"/>
    <w:rsid w:val="002A2343"/>
    <w:rsid w:val="002A2467"/>
    <w:rsid w:val="002A271A"/>
    <w:rsid w:val="002A27ED"/>
    <w:rsid w:val="002A3185"/>
    <w:rsid w:val="002A3349"/>
    <w:rsid w:val="002A3966"/>
    <w:rsid w:val="002A4CE0"/>
    <w:rsid w:val="002A4DD0"/>
    <w:rsid w:val="002A60AF"/>
    <w:rsid w:val="002A7C4A"/>
    <w:rsid w:val="002B0633"/>
    <w:rsid w:val="002B089D"/>
    <w:rsid w:val="002B0A7F"/>
    <w:rsid w:val="002B28A1"/>
    <w:rsid w:val="002B2C71"/>
    <w:rsid w:val="002B3199"/>
    <w:rsid w:val="002B33A4"/>
    <w:rsid w:val="002B3C6E"/>
    <w:rsid w:val="002B3FF6"/>
    <w:rsid w:val="002B4538"/>
    <w:rsid w:val="002B4D11"/>
    <w:rsid w:val="002B5264"/>
    <w:rsid w:val="002B5580"/>
    <w:rsid w:val="002B575D"/>
    <w:rsid w:val="002B5BD6"/>
    <w:rsid w:val="002B6793"/>
    <w:rsid w:val="002B6A80"/>
    <w:rsid w:val="002B73E0"/>
    <w:rsid w:val="002B7AC4"/>
    <w:rsid w:val="002C00A0"/>
    <w:rsid w:val="002C02A6"/>
    <w:rsid w:val="002C08A1"/>
    <w:rsid w:val="002C0AC4"/>
    <w:rsid w:val="002C18C3"/>
    <w:rsid w:val="002C1EFD"/>
    <w:rsid w:val="002C21E8"/>
    <w:rsid w:val="002C2485"/>
    <w:rsid w:val="002C2550"/>
    <w:rsid w:val="002C2FB0"/>
    <w:rsid w:val="002C385C"/>
    <w:rsid w:val="002C4F5B"/>
    <w:rsid w:val="002C687A"/>
    <w:rsid w:val="002C7697"/>
    <w:rsid w:val="002D08C1"/>
    <w:rsid w:val="002D0B81"/>
    <w:rsid w:val="002D1420"/>
    <w:rsid w:val="002D1721"/>
    <w:rsid w:val="002D234B"/>
    <w:rsid w:val="002D559F"/>
    <w:rsid w:val="002D599F"/>
    <w:rsid w:val="002D5D36"/>
    <w:rsid w:val="002D5E85"/>
    <w:rsid w:val="002D65D7"/>
    <w:rsid w:val="002E0F01"/>
    <w:rsid w:val="002E1081"/>
    <w:rsid w:val="002E1F2C"/>
    <w:rsid w:val="002E1F51"/>
    <w:rsid w:val="002E3775"/>
    <w:rsid w:val="002E468D"/>
    <w:rsid w:val="002E4DDB"/>
    <w:rsid w:val="002E6B56"/>
    <w:rsid w:val="002E7239"/>
    <w:rsid w:val="002E7A77"/>
    <w:rsid w:val="002F09AB"/>
    <w:rsid w:val="002F1873"/>
    <w:rsid w:val="002F2EE4"/>
    <w:rsid w:val="002F4032"/>
    <w:rsid w:val="002F40D3"/>
    <w:rsid w:val="002F4566"/>
    <w:rsid w:val="002F49C2"/>
    <w:rsid w:val="002F4DCC"/>
    <w:rsid w:val="002F5407"/>
    <w:rsid w:val="002F5DEB"/>
    <w:rsid w:val="002F63F1"/>
    <w:rsid w:val="002F6E68"/>
    <w:rsid w:val="002F7021"/>
    <w:rsid w:val="002F7477"/>
    <w:rsid w:val="00301036"/>
    <w:rsid w:val="00301736"/>
    <w:rsid w:val="00301F5B"/>
    <w:rsid w:val="003035FB"/>
    <w:rsid w:val="00304EEE"/>
    <w:rsid w:val="00305001"/>
    <w:rsid w:val="00305046"/>
    <w:rsid w:val="00305288"/>
    <w:rsid w:val="003052F2"/>
    <w:rsid w:val="003064D0"/>
    <w:rsid w:val="00306E22"/>
    <w:rsid w:val="00310741"/>
    <w:rsid w:val="00312698"/>
    <w:rsid w:val="0031366F"/>
    <w:rsid w:val="003141C9"/>
    <w:rsid w:val="00315A91"/>
    <w:rsid w:val="00315D14"/>
    <w:rsid w:val="003165EF"/>
    <w:rsid w:val="003169C6"/>
    <w:rsid w:val="0031729A"/>
    <w:rsid w:val="003174E6"/>
    <w:rsid w:val="00317A26"/>
    <w:rsid w:val="00321427"/>
    <w:rsid w:val="003217FD"/>
    <w:rsid w:val="00322B78"/>
    <w:rsid w:val="00322F0B"/>
    <w:rsid w:val="00323D9E"/>
    <w:rsid w:val="0032473F"/>
    <w:rsid w:val="00324EDC"/>
    <w:rsid w:val="00325F13"/>
    <w:rsid w:val="00330EBB"/>
    <w:rsid w:val="00330F62"/>
    <w:rsid w:val="003320BA"/>
    <w:rsid w:val="00332986"/>
    <w:rsid w:val="003337E7"/>
    <w:rsid w:val="00334D40"/>
    <w:rsid w:val="00335350"/>
    <w:rsid w:val="003355B0"/>
    <w:rsid w:val="00335852"/>
    <w:rsid w:val="0033626F"/>
    <w:rsid w:val="00336AC0"/>
    <w:rsid w:val="00337232"/>
    <w:rsid w:val="0033772E"/>
    <w:rsid w:val="00337AC7"/>
    <w:rsid w:val="00337DC3"/>
    <w:rsid w:val="00340C96"/>
    <w:rsid w:val="003411A7"/>
    <w:rsid w:val="003415BE"/>
    <w:rsid w:val="00342C5D"/>
    <w:rsid w:val="003437AE"/>
    <w:rsid w:val="00343EC4"/>
    <w:rsid w:val="003445B8"/>
    <w:rsid w:val="0034512D"/>
    <w:rsid w:val="0034621B"/>
    <w:rsid w:val="00350165"/>
    <w:rsid w:val="00351B16"/>
    <w:rsid w:val="003523FE"/>
    <w:rsid w:val="00353108"/>
    <w:rsid w:val="003541EC"/>
    <w:rsid w:val="00355F4A"/>
    <w:rsid w:val="00356567"/>
    <w:rsid w:val="00356948"/>
    <w:rsid w:val="00356BC0"/>
    <w:rsid w:val="00357174"/>
    <w:rsid w:val="003577C4"/>
    <w:rsid w:val="00360182"/>
    <w:rsid w:val="00360A7D"/>
    <w:rsid w:val="00360C87"/>
    <w:rsid w:val="00362808"/>
    <w:rsid w:val="00362A56"/>
    <w:rsid w:val="00362C6D"/>
    <w:rsid w:val="00362F08"/>
    <w:rsid w:val="0036445F"/>
    <w:rsid w:val="00364AA7"/>
    <w:rsid w:val="00364E02"/>
    <w:rsid w:val="003658FF"/>
    <w:rsid w:val="00365A21"/>
    <w:rsid w:val="00365D2B"/>
    <w:rsid w:val="0036646E"/>
    <w:rsid w:val="00366B82"/>
    <w:rsid w:val="003670B7"/>
    <w:rsid w:val="0037091F"/>
    <w:rsid w:val="00371224"/>
    <w:rsid w:val="00371407"/>
    <w:rsid w:val="003714F0"/>
    <w:rsid w:val="00372CAC"/>
    <w:rsid w:val="003736CD"/>
    <w:rsid w:val="003748DC"/>
    <w:rsid w:val="00374E03"/>
    <w:rsid w:val="00375B7C"/>
    <w:rsid w:val="00375D4C"/>
    <w:rsid w:val="003761F2"/>
    <w:rsid w:val="00377070"/>
    <w:rsid w:val="00377187"/>
    <w:rsid w:val="003815DB"/>
    <w:rsid w:val="00381FE8"/>
    <w:rsid w:val="00382EC2"/>
    <w:rsid w:val="003834CD"/>
    <w:rsid w:val="0038371E"/>
    <w:rsid w:val="00383FD8"/>
    <w:rsid w:val="00384395"/>
    <w:rsid w:val="00384B8C"/>
    <w:rsid w:val="00385690"/>
    <w:rsid w:val="00385BE5"/>
    <w:rsid w:val="00386C1D"/>
    <w:rsid w:val="0038784F"/>
    <w:rsid w:val="003878A8"/>
    <w:rsid w:val="003913BE"/>
    <w:rsid w:val="00391435"/>
    <w:rsid w:val="00392DD8"/>
    <w:rsid w:val="00393FD6"/>
    <w:rsid w:val="0039451E"/>
    <w:rsid w:val="00394822"/>
    <w:rsid w:val="00394CD1"/>
    <w:rsid w:val="00394D27"/>
    <w:rsid w:val="00396A05"/>
    <w:rsid w:val="00397929"/>
    <w:rsid w:val="00397BF7"/>
    <w:rsid w:val="003A0EBB"/>
    <w:rsid w:val="003A104F"/>
    <w:rsid w:val="003A14DE"/>
    <w:rsid w:val="003A18FB"/>
    <w:rsid w:val="003A193B"/>
    <w:rsid w:val="003A3E9E"/>
    <w:rsid w:val="003A4787"/>
    <w:rsid w:val="003B0532"/>
    <w:rsid w:val="003B07E8"/>
    <w:rsid w:val="003B16E1"/>
    <w:rsid w:val="003B20E1"/>
    <w:rsid w:val="003B347B"/>
    <w:rsid w:val="003B382B"/>
    <w:rsid w:val="003B38CE"/>
    <w:rsid w:val="003B432A"/>
    <w:rsid w:val="003B4A32"/>
    <w:rsid w:val="003B4B55"/>
    <w:rsid w:val="003B5787"/>
    <w:rsid w:val="003B5874"/>
    <w:rsid w:val="003B62BC"/>
    <w:rsid w:val="003B6ACA"/>
    <w:rsid w:val="003B6AF0"/>
    <w:rsid w:val="003B7160"/>
    <w:rsid w:val="003B7781"/>
    <w:rsid w:val="003B79F4"/>
    <w:rsid w:val="003B7AC7"/>
    <w:rsid w:val="003C073C"/>
    <w:rsid w:val="003C1391"/>
    <w:rsid w:val="003C169B"/>
    <w:rsid w:val="003C1BA6"/>
    <w:rsid w:val="003C1CFF"/>
    <w:rsid w:val="003C245E"/>
    <w:rsid w:val="003C67CF"/>
    <w:rsid w:val="003C680D"/>
    <w:rsid w:val="003C7A81"/>
    <w:rsid w:val="003D0EE0"/>
    <w:rsid w:val="003D11A2"/>
    <w:rsid w:val="003D12F6"/>
    <w:rsid w:val="003D145C"/>
    <w:rsid w:val="003D3491"/>
    <w:rsid w:val="003D354C"/>
    <w:rsid w:val="003D47ED"/>
    <w:rsid w:val="003D49EC"/>
    <w:rsid w:val="003D4C3C"/>
    <w:rsid w:val="003D4D11"/>
    <w:rsid w:val="003D4F1D"/>
    <w:rsid w:val="003D70B2"/>
    <w:rsid w:val="003E008C"/>
    <w:rsid w:val="003E1B1E"/>
    <w:rsid w:val="003E1FD9"/>
    <w:rsid w:val="003E25AB"/>
    <w:rsid w:val="003E299F"/>
    <w:rsid w:val="003E2E2D"/>
    <w:rsid w:val="003E2F07"/>
    <w:rsid w:val="003E2FF4"/>
    <w:rsid w:val="003E31C8"/>
    <w:rsid w:val="003E36A4"/>
    <w:rsid w:val="003E3C83"/>
    <w:rsid w:val="003E3D3B"/>
    <w:rsid w:val="003E4454"/>
    <w:rsid w:val="003E5586"/>
    <w:rsid w:val="003E590A"/>
    <w:rsid w:val="003E6FD0"/>
    <w:rsid w:val="003E7326"/>
    <w:rsid w:val="003E7563"/>
    <w:rsid w:val="003F1017"/>
    <w:rsid w:val="003F21CC"/>
    <w:rsid w:val="003F3240"/>
    <w:rsid w:val="003F34DA"/>
    <w:rsid w:val="003F353E"/>
    <w:rsid w:val="003F40B6"/>
    <w:rsid w:val="003F45C2"/>
    <w:rsid w:val="003F52F1"/>
    <w:rsid w:val="003F571B"/>
    <w:rsid w:val="003F5EA4"/>
    <w:rsid w:val="003F62D3"/>
    <w:rsid w:val="003F7426"/>
    <w:rsid w:val="003F7B0E"/>
    <w:rsid w:val="004009E4"/>
    <w:rsid w:val="00402055"/>
    <w:rsid w:val="0040299A"/>
    <w:rsid w:val="00402B1B"/>
    <w:rsid w:val="00403AE2"/>
    <w:rsid w:val="00404151"/>
    <w:rsid w:val="004042E0"/>
    <w:rsid w:val="00404C20"/>
    <w:rsid w:val="00404F18"/>
    <w:rsid w:val="00405CD9"/>
    <w:rsid w:val="00406B18"/>
    <w:rsid w:val="00406E60"/>
    <w:rsid w:val="004079A9"/>
    <w:rsid w:val="00407A50"/>
    <w:rsid w:val="00407F75"/>
    <w:rsid w:val="0041002F"/>
    <w:rsid w:val="00410529"/>
    <w:rsid w:val="0041053F"/>
    <w:rsid w:val="00410790"/>
    <w:rsid w:val="00411690"/>
    <w:rsid w:val="00412952"/>
    <w:rsid w:val="00412EB1"/>
    <w:rsid w:val="004133DA"/>
    <w:rsid w:val="004136A5"/>
    <w:rsid w:val="00413C91"/>
    <w:rsid w:val="00413E90"/>
    <w:rsid w:val="00414626"/>
    <w:rsid w:val="00414689"/>
    <w:rsid w:val="004151EC"/>
    <w:rsid w:val="004154A0"/>
    <w:rsid w:val="00415E80"/>
    <w:rsid w:val="004160F5"/>
    <w:rsid w:val="00416302"/>
    <w:rsid w:val="00416857"/>
    <w:rsid w:val="00417ACD"/>
    <w:rsid w:val="00420ABC"/>
    <w:rsid w:val="004224F5"/>
    <w:rsid w:val="00422B9B"/>
    <w:rsid w:val="00422CAB"/>
    <w:rsid w:val="00423647"/>
    <w:rsid w:val="004237A3"/>
    <w:rsid w:val="0042479B"/>
    <w:rsid w:val="004252BF"/>
    <w:rsid w:val="00427376"/>
    <w:rsid w:val="00427576"/>
    <w:rsid w:val="00427A09"/>
    <w:rsid w:val="00430313"/>
    <w:rsid w:val="00430D45"/>
    <w:rsid w:val="00431F1D"/>
    <w:rsid w:val="004329B0"/>
    <w:rsid w:val="00432E9B"/>
    <w:rsid w:val="00434082"/>
    <w:rsid w:val="004347B9"/>
    <w:rsid w:val="00434D48"/>
    <w:rsid w:val="004357EF"/>
    <w:rsid w:val="004360E6"/>
    <w:rsid w:val="004363AE"/>
    <w:rsid w:val="0043687C"/>
    <w:rsid w:val="00437528"/>
    <w:rsid w:val="00437541"/>
    <w:rsid w:val="0044037A"/>
    <w:rsid w:val="00440383"/>
    <w:rsid w:val="00440DEE"/>
    <w:rsid w:val="00441AE6"/>
    <w:rsid w:val="00441C44"/>
    <w:rsid w:val="00441ED6"/>
    <w:rsid w:val="00441F77"/>
    <w:rsid w:val="00442131"/>
    <w:rsid w:val="00442ED3"/>
    <w:rsid w:val="00443601"/>
    <w:rsid w:val="0044402D"/>
    <w:rsid w:val="00444B83"/>
    <w:rsid w:val="004454C1"/>
    <w:rsid w:val="0044765C"/>
    <w:rsid w:val="00450623"/>
    <w:rsid w:val="00450A03"/>
    <w:rsid w:val="00450EA0"/>
    <w:rsid w:val="00450FD8"/>
    <w:rsid w:val="0045231B"/>
    <w:rsid w:val="00452F7D"/>
    <w:rsid w:val="0045475F"/>
    <w:rsid w:val="0045479A"/>
    <w:rsid w:val="00454CCF"/>
    <w:rsid w:val="0045552A"/>
    <w:rsid w:val="0045556B"/>
    <w:rsid w:val="004555E2"/>
    <w:rsid w:val="00455F99"/>
    <w:rsid w:val="00456921"/>
    <w:rsid w:val="00456BE2"/>
    <w:rsid w:val="00456BF8"/>
    <w:rsid w:val="00456C7B"/>
    <w:rsid w:val="00460034"/>
    <w:rsid w:val="00460128"/>
    <w:rsid w:val="00462814"/>
    <w:rsid w:val="00463516"/>
    <w:rsid w:val="004636A4"/>
    <w:rsid w:val="00464335"/>
    <w:rsid w:val="004656E9"/>
    <w:rsid w:val="004665AB"/>
    <w:rsid w:val="00466D65"/>
    <w:rsid w:val="00467038"/>
    <w:rsid w:val="00467343"/>
    <w:rsid w:val="004702BF"/>
    <w:rsid w:val="00470B41"/>
    <w:rsid w:val="0047223F"/>
    <w:rsid w:val="00472530"/>
    <w:rsid w:val="00472C96"/>
    <w:rsid w:val="004745EB"/>
    <w:rsid w:val="00474A69"/>
    <w:rsid w:val="004753F2"/>
    <w:rsid w:val="00476DAE"/>
    <w:rsid w:val="004772FA"/>
    <w:rsid w:val="004774CD"/>
    <w:rsid w:val="00477A9F"/>
    <w:rsid w:val="004802A8"/>
    <w:rsid w:val="0048183C"/>
    <w:rsid w:val="004836C8"/>
    <w:rsid w:val="0048454F"/>
    <w:rsid w:val="004847DB"/>
    <w:rsid w:val="00484B3F"/>
    <w:rsid w:val="00484CBD"/>
    <w:rsid w:val="00484DA9"/>
    <w:rsid w:val="00485798"/>
    <w:rsid w:val="00485A82"/>
    <w:rsid w:val="00485EDC"/>
    <w:rsid w:val="004868FA"/>
    <w:rsid w:val="00486B51"/>
    <w:rsid w:val="00486C90"/>
    <w:rsid w:val="00486CCC"/>
    <w:rsid w:val="00487682"/>
    <w:rsid w:val="00487AB6"/>
    <w:rsid w:val="0049003C"/>
    <w:rsid w:val="00490669"/>
    <w:rsid w:val="00491327"/>
    <w:rsid w:val="004913AD"/>
    <w:rsid w:val="00491719"/>
    <w:rsid w:val="00492ACE"/>
    <w:rsid w:val="0049343A"/>
    <w:rsid w:val="00494712"/>
    <w:rsid w:val="00495230"/>
    <w:rsid w:val="00496936"/>
    <w:rsid w:val="004A06DB"/>
    <w:rsid w:val="004A0D39"/>
    <w:rsid w:val="004A1545"/>
    <w:rsid w:val="004A1986"/>
    <w:rsid w:val="004A2200"/>
    <w:rsid w:val="004A250A"/>
    <w:rsid w:val="004A259E"/>
    <w:rsid w:val="004A2B7C"/>
    <w:rsid w:val="004A2C64"/>
    <w:rsid w:val="004A398F"/>
    <w:rsid w:val="004A3AD2"/>
    <w:rsid w:val="004A3FDB"/>
    <w:rsid w:val="004A4F1C"/>
    <w:rsid w:val="004A538D"/>
    <w:rsid w:val="004A571F"/>
    <w:rsid w:val="004A6767"/>
    <w:rsid w:val="004A71DA"/>
    <w:rsid w:val="004A74A0"/>
    <w:rsid w:val="004A7742"/>
    <w:rsid w:val="004A7881"/>
    <w:rsid w:val="004A7D4C"/>
    <w:rsid w:val="004B0595"/>
    <w:rsid w:val="004B097D"/>
    <w:rsid w:val="004B0BD3"/>
    <w:rsid w:val="004B131A"/>
    <w:rsid w:val="004B13BC"/>
    <w:rsid w:val="004B1469"/>
    <w:rsid w:val="004B17F5"/>
    <w:rsid w:val="004B2CCB"/>
    <w:rsid w:val="004B3164"/>
    <w:rsid w:val="004B4ED8"/>
    <w:rsid w:val="004B57A5"/>
    <w:rsid w:val="004B59C4"/>
    <w:rsid w:val="004B712D"/>
    <w:rsid w:val="004B752F"/>
    <w:rsid w:val="004B76C1"/>
    <w:rsid w:val="004B76C6"/>
    <w:rsid w:val="004B7D6E"/>
    <w:rsid w:val="004B7E3B"/>
    <w:rsid w:val="004C0EEB"/>
    <w:rsid w:val="004C14C5"/>
    <w:rsid w:val="004C16B5"/>
    <w:rsid w:val="004C2C41"/>
    <w:rsid w:val="004C3E4F"/>
    <w:rsid w:val="004C4999"/>
    <w:rsid w:val="004C4E2C"/>
    <w:rsid w:val="004C50F0"/>
    <w:rsid w:val="004C54A1"/>
    <w:rsid w:val="004C5FC5"/>
    <w:rsid w:val="004C78D3"/>
    <w:rsid w:val="004D0969"/>
    <w:rsid w:val="004D107C"/>
    <w:rsid w:val="004D1CFB"/>
    <w:rsid w:val="004D34BD"/>
    <w:rsid w:val="004D4FA5"/>
    <w:rsid w:val="004D5631"/>
    <w:rsid w:val="004D5643"/>
    <w:rsid w:val="004D5812"/>
    <w:rsid w:val="004D6905"/>
    <w:rsid w:val="004D6A53"/>
    <w:rsid w:val="004D6E81"/>
    <w:rsid w:val="004E08C7"/>
    <w:rsid w:val="004E0CCC"/>
    <w:rsid w:val="004E11E9"/>
    <w:rsid w:val="004E1F82"/>
    <w:rsid w:val="004E1FE4"/>
    <w:rsid w:val="004E2739"/>
    <w:rsid w:val="004E28DC"/>
    <w:rsid w:val="004E29BF"/>
    <w:rsid w:val="004E3087"/>
    <w:rsid w:val="004E352A"/>
    <w:rsid w:val="004E417E"/>
    <w:rsid w:val="004E5CED"/>
    <w:rsid w:val="004E6222"/>
    <w:rsid w:val="004E6C91"/>
    <w:rsid w:val="004E7BEB"/>
    <w:rsid w:val="004F0665"/>
    <w:rsid w:val="004F099B"/>
    <w:rsid w:val="004F1156"/>
    <w:rsid w:val="004F14EB"/>
    <w:rsid w:val="004F1C05"/>
    <w:rsid w:val="004F27F8"/>
    <w:rsid w:val="004F2B66"/>
    <w:rsid w:val="004F42AD"/>
    <w:rsid w:val="004F4375"/>
    <w:rsid w:val="004F45C0"/>
    <w:rsid w:val="004F45C4"/>
    <w:rsid w:val="004F646C"/>
    <w:rsid w:val="0050011E"/>
    <w:rsid w:val="0050045A"/>
    <w:rsid w:val="00500B2D"/>
    <w:rsid w:val="00500B97"/>
    <w:rsid w:val="00502AE4"/>
    <w:rsid w:val="00502E46"/>
    <w:rsid w:val="00503B6F"/>
    <w:rsid w:val="005047F6"/>
    <w:rsid w:val="0050604D"/>
    <w:rsid w:val="0050678D"/>
    <w:rsid w:val="005071EB"/>
    <w:rsid w:val="0050757C"/>
    <w:rsid w:val="00510DE8"/>
    <w:rsid w:val="00511624"/>
    <w:rsid w:val="00511FC5"/>
    <w:rsid w:val="0051360D"/>
    <w:rsid w:val="00513B5A"/>
    <w:rsid w:val="00514E5A"/>
    <w:rsid w:val="005152ED"/>
    <w:rsid w:val="005163E8"/>
    <w:rsid w:val="0051780D"/>
    <w:rsid w:val="005207BF"/>
    <w:rsid w:val="005208C2"/>
    <w:rsid w:val="00520B2D"/>
    <w:rsid w:val="005211B1"/>
    <w:rsid w:val="00521829"/>
    <w:rsid w:val="00521CCC"/>
    <w:rsid w:val="00522AB9"/>
    <w:rsid w:val="00523B26"/>
    <w:rsid w:val="00524757"/>
    <w:rsid w:val="00525976"/>
    <w:rsid w:val="00525AC0"/>
    <w:rsid w:val="005267C4"/>
    <w:rsid w:val="005314B3"/>
    <w:rsid w:val="005333B7"/>
    <w:rsid w:val="00534380"/>
    <w:rsid w:val="00534879"/>
    <w:rsid w:val="00534DA5"/>
    <w:rsid w:val="00534E96"/>
    <w:rsid w:val="005356D1"/>
    <w:rsid w:val="00535C7A"/>
    <w:rsid w:val="00536D45"/>
    <w:rsid w:val="00537006"/>
    <w:rsid w:val="00540893"/>
    <w:rsid w:val="005412AB"/>
    <w:rsid w:val="00541C58"/>
    <w:rsid w:val="00544133"/>
    <w:rsid w:val="0054437B"/>
    <w:rsid w:val="00544474"/>
    <w:rsid w:val="00544AE1"/>
    <w:rsid w:val="005453B4"/>
    <w:rsid w:val="00545493"/>
    <w:rsid w:val="00545AB6"/>
    <w:rsid w:val="00547346"/>
    <w:rsid w:val="005479DB"/>
    <w:rsid w:val="005501AA"/>
    <w:rsid w:val="00550404"/>
    <w:rsid w:val="00550572"/>
    <w:rsid w:val="00551220"/>
    <w:rsid w:val="00551BE9"/>
    <w:rsid w:val="005534F2"/>
    <w:rsid w:val="00553C99"/>
    <w:rsid w:val="00554786"/>
    <w:rsid w:val="005551ED"/>
    <w:rsid w:val="0055633B"/>
    <w:rsid w:val="00557972"/>
    <w:rsid w:val="005600D9"/>
    <w:rsid w:val="005602BC"/>
    <w:rsid w:val="0056140F"/>
    <w:rsid w:val="0056269A"/>
    <w:rsid w:val="0056271C"/>
    <w:rsid w:val="005637BD"/>
    <w:rsid w:val="005646CA"/>
    <w:rsid w:val="005648A4"/>
    <w:rsid w:val="005648B2"/>
    <w:rsid w:val="00564E26"/>
    <w:rsid w:val="005651E5"/>
    <w:rsid w:val="005652AF"/>
    <w:rsid w:val="005658FD"/>
    <w:rsid w:val="00566516"/>
    <w:rsid w:val="005673ED"/>
    <w:rsid w:val="00567F9D"/>
    <w:rsid w:val="00570568"/>
    <w:rsid w:val="005709F9"/>
    <w:rsid w:val="00570C28"/>
    <w:rsid w:val="005712DA"/>
    <w:rsid w:val="005713EF"/>
    <w:rsid w:val="00571A66"/>
    <w:rsid w:val="00571E74"/>
    <w:rsid w:val="0057205B"/>
    <w:rsid w:val="005724E7"/>
    <w:rsid w:val="005728B3"/>
    <w:rsid w:val="00572BA3"/>
    <w:rsid w:val="0057411B"/>
    <w:rsid w:val="00574682"/>
    <w:rsid w:val="00574F11"/>
    <w:rsid w:val="0057578A"/>
    <w:rsid w:val="00575C48"/>
    <w:rsid w:val="005769CD"/>
    <w:rsid w:val="0057717D"/>
    <w:rsid w:val="0057731A"/>
    <w:rsid w:val="0057738B"/>
    <w:rsid w:val="005776F3"/>
    <w:rsid w:val="00577C10"/>
    <w:rsid w:val="0058045F"/>
    <w:rsid w:val="00582034"/>
    <w:rsid w:val="00582D43"/>
    <w:rsid w:val="005859D6"/>
    <w:rsid w:val="00585F4B"/>
    <w:rsid w:val="005865FF"/>
    <w:rsid w:val="0058693E"/>
    <w:rsid w:val="00586B0E"/>
    <w:rsid w:val="00586F19"/>
    <w:rsid w:val="00586F57"/>
    <w:rsid w:val="00587340"/>
    <w:rsid w:val="00587548"/>
    <w:rsid w:val="005915DE"/>
    <w:rsid w:val="005926DF"/>
    <w:rsid w:val="005932E7"/>
    <w:rsid w:val="00593499"/>
    <w:rsid w:val="00593F5E"/>
    <w:rsid w:val="00594B17"/>
    <w:rsid w:val="00594DA2"/>
    <w:rsid w:val="00596782"/>
    <w:rsid w:val="005974B5"/>
    <w:rsid w:val="005A03EE"/>
    <w:rsid w:val="005A1706"/>
    <w:rsid w:val="005A19E1"/>
    <w:rsid w:val="005A1ADA"/>
    <w:rsid w:val="005A1DB2"/>
    <w:rsid w:val="005A21E4"/>
    <w:rsid w:val="005A22F0"/>
    <w:rsid w:val="005A2395"/>
    <w:rsid w:val="005A3136"/>
    <w:rsid w:val="005A3C7B"/>
    <w:rsid w:val="005A4824"/>
    <w:rsid w:val="005A52CD"/>
    <w:rsid w:val="005A66C5"/>
    <w:rsid w:val="005A6DA2"/>
    <w:rsid w:val="005A7238"/>
    <w:rsid w:val="005A7275"/>
    <w:rsid w:val="005A74BF"/>
    <w:rsid w:val="005B0112"/>
    <w:rsid w:val="005B13DC"/>
    <w:rsid w:val="005B267D"/>
    <w:rsid w:val="005B4237"/>
    <w:rsid w:val="005B66A1"/>
    <w:rsid w:val="005B6E07"/>
    <w:rsid w:val="005B6E4A"/>
    <w:rsid w:val="005B7281"/>
    <w:rsid w:val="005C0AB3"/>
    <w:rsid w:val="005C3DAE"/>
    <w:rsid w:val="005C3EB9"/>
    <w:rsid w:val="005C426D"/>
    <w:rsid w:val="005C42CE"/>
    <w:rsid w:val="005C6406"/>
    <w:rsid w:val="005C723F"/>
    <w:rsid w:val="005C7D59"/>
    <w:rsid w:val="005D089C"/>
    <w:rsid w:val="005D127F"/>
    <w:rsid w:val="005D1B54"/>
    <w:rsid w:val="005D1C3D"/>
    <w:rsid w:val="005D1CA5"/>
    <w:rsid w:val="005D1CFF"/>
    <w:rsid w:val="005D1E8B"/>
    <w:rsid w:val="005D3489"/>
    <w:rsid w:val="005D34C7"/>
    <w:rsid w:val="005D3B2E"/>
    <w:rsid w:val="005D454A"/>
    <w:rsid w:val="005D5C8B"/>
    <w:rsid w:val="005D5EA6"/>
    <w:rsid w:val="005D7B31"/>
    <w:rsid w:val="005E00E4"/>
    <w:rsid w:val="005E02CA"/>
    <w:rsid w:val="005E033F"/>
    <w:rsid w:val="005E048D"/>
    <w:rsid w:val="005E0769"/>
    <w:rsid w:val="005E0EFD"/>
    <w:rsid w:val="005E254B"/>
    <w:rsid w:val="005E3621"/>
    <w:rsid w:val="005E37F4"/>
    <w:rsid w:val="005E44CD"/>
    <w:rsid w:val="005E4CC6"/>
    <w:rsid w:val="005E4ED4"/>
    <w:rsid w:val="005E614A"/>
    <w:rsid w:val="005E624A"/>
    <w:rsid w:val="005E6519"/>
    <w:rsid w:val="005E7AC6"/>
    <w:rsid w:val="005E7AEA"/>
    <w:rsid w:val="005E7E7A"/>
    <w:rsid w:val="005F0679"/>
    <w:rsid w:val="005F313A"/>
    <w:rsid w:val="005F5ABA"/>
    <w:rsid w:val="005F5B51"/>
    <w:rsid w:val="005F5D00"/>
    <w:rsid w:val="005F6DD6"/>
    <w:rsid w:val="005F728F"/>
    <w:rsid w:val="005F79A1"/>
    <w:rsid w:val="005F7F0E"/>
    <w:rsid w:val="0060050E"/>
    <w:rsid w:val="00600B1D"/>
    <w:rsid w:val="0060175C"/>
    <w:rsid w:val="00601EC6"/>
    <w:rsid w:val="00601F1F"/>
    <w:rsid w:val="006020C0"/>
    <w:rsid w:val="00602279"/>
    <w:rsid w:val="00602F35"/>
    <w:rsid w:val="0060357F"/>
    <w:rsid w:val="00604515"/>
    <w:rsid w:val="006047AA"/>
    <w:rsid w:val="00605912"/>
    <w:rsid w:val="00605946"/>
    <w:rsid w:val="00607405"/>
    <w:rsid w:val="00607571"/>
    <w:rsid w:val="00607CB1"/>
    <w:rsid w:val="00611168"/>
    <w:rsid w:val="00611275"/>
    <w:rsid w:val="006114D6"/>
    <w:rsid w:val="00611D6A"/>
    <w:rsid w:val="00613036"/>
    <w:rsid w:val="0061312B"/>
    <w:rsid w:val="006145E5"/>
    <w:rsid w:val="00614913"/>
    <w:rsid w:val="00614AF6"/>
    <w:rsid w:val="00615036"/>
    <w:rsid w:val="0061652C"/>
    <w:rsid w:val="00616C25"/>
    <w:rsid w:val="0062108B"/>
    <w:rsid w:val="00622419"/>
    <w:rsid w:val="0062330F"/>
    <w:rsid w:val="00623880"/>
    <w:rsid w:val="006244A4"/>
    <w:rsid w:val="006245A9"/>
    <w:rsid w:val="00624C0C"/>
    <w:rsid w:val="006252AF"/>
    <w:rsid w:val="00625397"/>
    <w:rsid w:val="00626517"/>
    <w:rsid w:val="0062652E"/>
    <w:rsid w:val="00626977"/>
    <w:rsid w:val="00626F50"/>
    <w:rsid w:val="00627003"/>
    <w:rsid w:val="00627550"/>
    <w:rsid w:val="00627A80"/>
    <w:rsid w:val="00627B8C"/>
    <w:rsid w:val="00631AAE"/>
    <w:rsid w:val="006333C2"/>
    <w:rsid w:val="00634D08"/>
    <w:rsid w:val="00634E3F"/>
    <w:rsid w:val="00635241"/>
    <w:rsid w:val="006359DB"/>
    <w:rsid w:val="00635BCC"/>
    <w:rsid w:val="0063779E"/>
    <w:rsid w:val="006407A5"/>
    <w:rsid w:val="00640D04"/>
    <w:rsid w:val="00640F64"/>
    <w:rsid w:val="00641D49"/>
    <w:rsid w:val="00641F2F"/>
    <w:rsid w:val="0064364B"/>
    <w:rsid w:val="006442BB"/>
    <w:rsid w:val="0064599A"/>
    <w:rsid w:val="00646314"/>
    <w:rsid w:val="00646758"/>
    <w:rsid w:val="006467D9"/>
    <w:rsid w:val="00646AAD"/>
    <w:rsid w:val="00647463"/>
    <w:rsid w:val="00647593"/>
    <w:rsid w:val="0065038D"/>
    <w:rsid w:val="006508B4"/>
    <w:rsid w:val="00650AF8"/>
    <w:rsid w:val="00650B80"/>
    <w:rsid w:val="006510B8"/>
    <w:rsid w:val="006520CE"/>
    <w:rsid w:val="00653348"/>
    <w:rsid w:val="006545B3"/>
    <w:rsid w:val="00654BBC"/>
    <w:rsid w:val="00654E44"/>
    <w:rsid w:val="00655085"/>
    <w:rsid w:val="0065680A"/>
    <w:rsid w:val="006606F3"/>
    <w:rsid w:val="00661477"/>
    <w:rsid w:val="006634D4"/>
    <w:rsid w:val="0066394F"/>
    <w:rsid w:val="006643AA"/>
    <w:rsid w:val="0066569B"/>
    <w:rsid w:val="0066575B"/>
    <w:rsid w:val="0066597C"/>
    <w:rsid w:val="006700B0"/>
    <w:rsid w:val="00671A21"/>
    <w:rsid w:val="00671A57"/>
    <w:rsid w:val="00671B20"/>
    <w:rsid w:val="0067298F"/>
    <w:rsid w:val="006731BB"/>
    <w:rsid w:val="006737AE"/>
    <w:rsid w:val="006741A8"/>
    <w:rsid w:val="00674304"/>
    <w:rsid w:val="00674486"/>
    <w:rsid w:val="00674616"/>
    <w:rsid w:val="00676648"/>
    <w:rsid w:val="00676BE6"/>
    <w:rsid w:val="006771DD"/>
    <w:rsid w:val="0067754D"/>
    <w:rsid w:val="006778D9"/>
    <w:rsid w:val="006818D9"/>
    <w:rsid w:val="006823FF"/>
    <w:rsid w:val="006826AA"/>
    <w:rsid w:val="00682A77"/>
    <w:rsid w:val="006843A7"/>
    <w:rsid w:val="00685501"/>
    <w:rsid w:val="0068565E"/>
    <w:rsid w:val="006858AA"/>
    <w:rsid w:val="00685FBD"/>
    <w:rsid w:val="00686A63"/>
    <w:rsid w:val="006870C4"/>
    <w:rsid w:val="00690704"/>
    <w:rsid w:val="00691DA5"/>
    <w:rsid w:val="00692227"/>
    <w:rsid w:val="006926E7"/>
    <w:rsid w:val="00695630"/>
    <w:rsid w:val="00695FD8"/>
    <w:rsid w:val="00696680"/>
    <w:rsid w:val="00697613"/>
    <w:rsid w:val="006A05CC"/>
    <w:rsid w:val="006A08BA"/>
    <w:rsid w:val="006A124E"/>
    <w:rsid w:val="006A3050"/>
    <w:rsid w:val="006A330E"/>
    <w:rsid w:val="006A3712"/>
    <w:rsid w:val="006A38CD"/>
    <w:rsid w:val="006A3BA5"/>
    <w:rsid w:val="006A47AB"/>
    <w:rsid w:val="006A559E"/>
    <w:rsid w:val="006A5E75"/>
    <w:rsid w:val="006A7AAB"/>
    <w:rsid w:val="006A7DEA"/>
    <w:rsid w:val="006B0123"/>
    <w:rsid w:val="006B07BA"/>
    <w:rsid w:val="006B2731"/>
    <w:rsid w:val="006B341D"/>
    <w:rsid w:val="006B3575"/>
    <w:rsid w:val="006B3DC8"/>
    <w:rsid w:val="006B4B50"/>
    <w:rsid w:val="006B58CF"/>
    <w:rsid w:val="006B5F3B"/>
    <w:rsid w:val="006B5FAA"/>
    <w:rsid w:val="006B6DC4"/>
    <w:rsid w:val="006C0FC9"/>
    <w:rsid w:val="006C2254"/>
    <w:rsid w:val="006C2DBD"/>
    <w:rsid w:val="006C2F98"/>
    <w:rsid w:val="006C3196"/>
    <w:rsid w:val="006C34E8"/>
    <w:rsid w:val="006C43A1"/>
    <w:rsid w:val="006C6DDF"/>
    <w:rsid w:val="006C71AE"/>
    <w:rsid w:val="006C7C86"/>
    <w:rsid w:val="006D10E5"/>
    <w:rsid w:val="006D12ED"/>
    <w:rsid w:val="006D1BF4"/>
    <w:rsid w:val="006D25A0"/>
    <w:rsid w:val="006D27F7"/>
    <w:rsid w:val="006D2D3F"/>
    <w:rsid w:val="006D2EBB"/>
    <w:rsid w:val="006D3758"/>
    <w:rsid w:val="006D401A"/>
    <w:rsid w:val="006D49D2"/>
    <w:rsid w:val="006D621F"/>
    <w:rsid w:val="006D6505"/>
    <w:rsid w:val="006D6784"/>
    <w:rsid w:val="006D73DE"/>
    <w:rsid w:val="006E045E"/>
    <w:rsid w:val="006E0462"/>
    <w:rsid w:val="006E09FC"/>
    <w:rsid w:val="006E2088"/>
    <w:rsid w:val="006E23A5"/>
    <w:rsid w:val="006E31CD"/>
    <w:rsid w:val="006E3235"/>
    <w:rsid w:val="006E4489"/>
    <w:rsid w:val="006E4B4C"/>
    <w:rsid w:val="006E50A8"/>
    <w:rsid w:val="006E6604"/>
    <w:rsid w:val="006E6AE8"/>
    <w:rsid w:val="006F00FA"/>
    <w:rsid w:val="006F1762"/>
    <w:rsid w:val="006F3567"/>
    <w:rsid w:val="006F3700"/>
    <w:rsid w:val="006F3A50"/>
    <w:rsid w:val="006F40DA"/>
    <w:rsid w:val="006F489D"/>
    <w:rsid w:val="006F4E50"/>
    <w:rsid w:val="006F5856"/>
    <w:rsid w:val="006F599C"/>
    <w:rsid w:val="006F5DDA"/>
    <w:rsid w:val="006F633C"/>
    <w:rsid w:val="006F6496"/>
    <w:rsid w:val="006F74CA"/>
    <w:rsid w:val="006F7803"/>
    <w:rsid w:val="0070154A"/>
    <w:rsid w:val="0070217D"/>
    <w:rsid w:val="00702205"/>
    <w:rsid w:val="00703155"/>
    <w:rsid w:val="00703D28"/>
    <w:rsid w:val="00704727"/>
    <w:rsid w:val="007047BC"/>
    <w:rsid w:val="00705CE3"/>
    <w:rsid w:val="00706876"/>
    <w:rsid w:val="00706A57"/>
    <w:rsid w:val="00706F93"/>
    <w:rsid w:val="0070751D"/>
    <w:rsid w:val="00707650"/>
    <w:rsid w:val="0071068B"/>
    <w:rsid w:val="0071073F"/>
    <w:rsid w:val="00710B64"/>
    <w:rsid w:val="00710D48"/>
    <w:rsid w:val="00710DCD"/>
    <w:rsid w:val="0071151F"/>
    <w:rsid w:val="00714B75"/>
    <w:rsid w:val="007153BB"/>
    <w:rsid w:val="0071559F"/>
    <w:rsid w:val="00715F8A"/>
    <w:rsid w:val="00720083"/>
    <w:rsid w:val="00720309"/>
    <w:rsid w:val="00721056"/>
    <w:rsid w:val="00721EE9"/>
    <w:rsid w:val="007222D8"/>
    <w:rsid w:val="0072294D"/>
    <w:rsid w:val="007235C8"/>
    <w:rsid w:val="00723B44"/>
    <w:rsid w:val="007241A6"/>
    <w:rsid w:val="00724B91"/>
    <w:rsid w:val="00725E52"/>
    <w:rsid w:val="007263BC"/>
    <w:rsid w:val="00726BCD"/>
    <w:rsid w:val="007278C8"/>
    <w:rsid w:val="00730CA3"/>
    <w:rsid w:val="00731BD5"/>
    <w:rsid w:val="00732E18"/>
    <w:rsid w:val="0073356B"/>
    <w:rsid w:val="0073486E"/>
    <w:rsid w:val="007353A1"/>
    <w:rsid w:val="007365B2"/>
    <w:rsid w:val="007376CF"/>
    <w:rsid w:val="00737CD2"/>
    <w:rsid w:val="00740208"/>
    <w:rsid w:val="00741452"/>
    <w:rsid w:val="00741D67"/>
    <w:rsid w:val="00743A0E"/>
    <w:rsid w:val="0074451C"/>
    <w:rsid w:val="0074453E"/>
    <w:rsid w:val="00744809"/>
    <w:rsid w:val="0074580E"/>
    <w:rsid w:val="00746661"/>
    <w:rsid w:val="007476E4"/>
    <w:rsid w:val="00751E24"/>
    <w:rsid w:val="0075298E"/>
    <w:rsid w:val="007529F2"/>
    <w:rsid w:val="00752A4D"/>
    <w:rsid w:val="00753FB9"/>
    <w:rsid w:val="00754641"/>
    <w:rsid w:val="00755EBF"/>
    <w:rsid w:val="0075616E"/>
    <w:rsid w:val="00756284"/>
    <w:rsid w:val="00757D20"/>
    <w:rsid w:val="0076050A"/>
    <w:rsid w:val="0076090A"/>
    <w:rsid w:val="00760B30"/>
    <w:rsid w:val="00761369"/>
    <w:rsid w:val="00762165"/>
    <w:rsid w:val="0076297C"/>
    <w:rsid w:val="00762AED"/>
    <w:rsid w:val="00762CD1"/>
    <w:rsid w:val="0076420A"/>
    <w:rsid w:val="00764892"/>
    <w:rsid w:val="00764F0A"/>
    <w:rsid w:val="00765B66"/>
    <w:rsid w:val="00766174"/>
    <w:rsid w:val="007664AA"/>
    <w:rsid w:val="007664B4"/>
    <w:rsid w:val="0076789A"/>
    <w:rsid w:val="00767912"/>
    <w:rsid w:val="0077352B"/>
    <w:rsid w:val="007736B5"/>
    <w:rsid w:val="00774185"/>
    <w:rsid w:val="007745DE"/>
    <w:rsid w:val="007747E6"/>
    <w:rsid w:val="00774D0F"/>
    <w:rsid w:val="0077565F"/>
    <w:rsid w:val="00775797"/>
    <w:rsid w:val="00776195"/>
    <w:rsid w:val="0077647F"/>
    <w:rsid w:val="00776A06"/>
    <w:rsid w:val="007770A0"/>
    <w:rsid w:val="00780725"/>
    <w:rsid w:val="00780DDF"/>
    <w:rsid w:val="00780E9F"/>
    <w:rsid w:val="0078169E"/>
    <w:rsid w:val="00781C0C"/>
    <w:rsid w:val="0078230E"/>
    <w:rsid w:val="00782550"/>
    <w:rsid w:val="0078266C"/>
    <w:rsid w:val="00782C65"/>
    <w:rsid w:val="00783FAD"/>
    <w:rsid w:val="007843A4"/>
    <w:rsid w:val="0078453D"/>
    <w:rsid w:val="00784C53"/>
    <w:rsid w:val="007853C5"/>
    <w:rsid w:val="00786440"/>
    <w:rsid w:val="00790EC0"/>
    <w:rsid w:val="00790F5E"/>
    <w:rsid w:val="007937F0"/>
    <w:rsid w:val="00794D97"/>
    <w:rsid w:val="007952E7"/>
    <w:rsid w:val="007965B0"/>
    <w:rsid w:val="00796808"/>
    <w:rsid w:val="00796942"/>
    <w:rsid w:val="007974FC"/>
    <w:rsid w:val="007A0725"/>
    <w:rsid w:val="007A0DDA"/>
    <w:rsid w:val="007A0EC5"/>
    <w:rsid w:val="007A125E"/>
    <w:rsid w:val="007A1B83"/>
    <w:rsid w:val="007A1E30"/>
    <w:rsid w:val="007A1EAE"/>
    <w:rsid w:val="007A41AE"/>
    <w:rsid w:val="007A536C"/>
    <w:rsid w:val="007A5856"/>
    <w:rsid w:val="007A5E77"/>
    <w:rsid w:val="007A5F8C"/>
    <w:rsid w:val="007A62CA"/>
    <w:rsid w:val="007A6E1A"/>
    <w:rsid w:val="007B002A"/>
    <w:rsid w:val="007B0581"/>
    <w:rsid w:val="007B09EB"/>
    <w:rsid w:val="007B1583"/>
    <w:rsid w:val="007B19B5"/>
    <w:rsid w:val="007B2060"/>
    <w:rsid w:val="007B219E"/>
    <w:rsid w:val="007B2F08"/>
    <w:rsid w:val="007B3965"/>
    <w:rsid w:val="007B3969"/>
    <w:rsid w:val="007B3CC5"/>
    <w:rsid w:val="007B48A0"/>
    <w:rsid w:val="007B4ADE"/>
    <w:rsid w:val="007B5D15"/>
    <w:rsid w:val="007B72A7"/>
    <w:rsid w:val="007B73EF"/>
    <w:rsid w:val="007B784B"/>
    <w:rsid w:val="007C0061"/>
    <w:rsid w:val="007C0D27"/>
    <w:rsid w:val="007C36E2"/>
    <w:rsid w:val="007C40F9"/>
    <w:rsid w:val="007C7167"/>
    <w:rsid w:val="007C75D5"/>
    <w:rsid w:val="007C765D"/>
    <w:rsid w:val="007C78F9"/>
    <w:rsid w:val="007D0B8B"/>
    <w:rsid w:val="007D1116"/>
    <w:rsid w:val="007D23CE"/>
    <w:rsid w:val="007D3D47"/>
    <w:rsid w:val="007D41CC"/>
    <w:rsid w:val="007D59E4"/>
    <w:rsid w:val="007D6C65"/>
    <w:rsid w:val="007D6D14"/>
    <w:rsid w:val="007D70F7"/>
    <w:rsid w:val="007D7313"/>
    <w:rsid w:val="007D7318"/>
    <w:rsid w:val="007D77CD"/>
    <w:rsid w:val="007E03BF"/>
    <w:rsid w:val="007E19FD"/>
    <w:rsid w:val="007E2355"/>
    <w:rsid w:val="007E2507"/>
    <w:rsid w:val="007E26A4"/>
    <w:rsid w:val="007E2F05"/>
    <w:rsid w:val="007E3017"/>
    <w:rsid w:val="007E30BD"/>
    <w:rsid w:val="007E3FA7"/>
    <w:rsid w:val="007E51CE"/>
    <w:rsid w:val="007E5873"/>
    <w:rsid w:val="007E7490"/>
    <w:rsid w:val="007F3D8B"/>
    <w:rsid w:val="007F4421"/>
    <w:rsid w:val="007F48F3"/>
    <w:rsid w:val="007F4B90"/>
    <w:rsid w:val="007F569B"/>
    <w:rsid w:val="007F5EDF"/>
    <w:rsid w:val="007F6ADB"/>
    <w:rsid w:val="007F7369"/>
    <w:rsid w:val="007F77AC"/>
    <w:rsid w:val="00800183"/>
    <w:rsid w:val="0080032E"/>
    <w:rsid w:val="00800389"/>
    <w:rsid w:val="00800D9F"/>
    <w:rsid w:val="00800E5D"/>
    <w:rsid w:val="0080141F"/>
    <w:rsid w:val="008016B8"/>
    <w:rsid w:val="008016FB"/>
    <w:rsid w:val="008020B6"/>
    <w:rsid w:val="008022FF"/>
    <w:rsid w:val="00802B84"/>
    <w:rsid w:val="00803EE0"/>
    <w:rsid w:val="00804BB5"/>
    <w:rsid w:val="008052A2"/>
    <w:rsid w:val="008059D2"/>
    <w:rsid w:val="00810517"/>
    <w:rsid w:val="008107B9"/>
    <w:rsid w:val="0081147A"/>
    <w:rsid w:val="008125A7"/>
    <w:rsid w:val="008125D1"/>
    <w:rsid w:val="00812A17"/>
    <w:rsid w:val="00812FE0"/>
    <w:rsid w:val="008149E9"/>
    <w:rsid w:val="00815101"/>
    <w:rsid w:val="008151EE"/>
    <w:rsid w:val="00815301"/>
    <w:rsid w:val="0081649C"/>
    <w:rsid w:val="00816BFF"/>
    <w:rsid w:val="00817956"/>
    <w:rsid w:val="00817F07"/>
    <w:rsid w:val="00820304"/>
    <w:rsid w:val="00820390"/>
    <w:rsid w:val="0082041A"/>
    <w:rsid w:val="008204BF"/>
    <w:rsid w:val="00820830"/>
    <w:rsid w:val="00820B56"/>
    <w:rsid w:val="00820D31"/>
    <w:rsid w:val="0082108E"/>
    <w:rsid w:val="0082129B"/>
    <w:rsid w:val="008217E8"/>
    <w:rsid w:val="00821976"/>
    <w:rsid w:val="00821E7C"/>
    <w:rsid w:val="00822387"/>
    <w:rsid w:val="00822DA4"/>
    <w:rsid w:val="00822DAD"/>
    <w:rsid w:val="0082337F"/>
    <w:rsid w:val="008233D3"/>
    <w:rsid w:val="00823AD4"/>
    <w:rsid w:val="008242BA"/>
    <w:rsid w:val="00824534"/>
    <w:rsid w:val="00824B81"/>
    <w:rsid w:val="00824C15"/>
    <w:rsid w:val="00824DDC"/>
    <w:rsid w:val="00825325"/>
    <w:rsid w:val="00826E67"/>
    <w:rsid w:val="00827D2B"/>
    <w:rsid w:val="008308A5"/>
    <w:rsid w:val="008311FB"/>
    <w:rsid w:val="0083175C"/>
    <w:rsid w:val="00832FBC"/>
    <w:rsid w:val="00833568"/>
    <w:rsid w:val="00833897"/>
    <w:rsid w:val="00833975"/>
    <w:rsid w:val="00834463"/>
    <w:rsid w:val="0083456B"/>
    <w:rsid w:val="008354DC"/>
    <w:rsid w:val="00836992"/>
    <w:rsid w:val="008374D3"/>
    <w:rsid w:val="008378AF"/>
    <w:rsid w:val="008401AC"/>
    <w:rsid w:val="0084072B"/>
    <w:rsid w:val="008414A2"/>
    <w:rsid w:val="00841539"/>
    <w:rsid w:val="0084254C"/>
    <w:rsid w:val="00842B33"/>
    <w:rsid w:val="008430BE"/>
    <w:rsid w:val="00843ABB"/>
    <w:rsid w:val="00843B60"/>
    <w:rsid w:val="00843D7D"/>
    <w:rsid w:val="00843E82"/>
    <w:rsid w:val="00844356"/>
    <w:rsid w:val="00844DE7"/>
    <w:rsid w:val="008460C4"/>
    <w:rsid w:val="00846AEA"/>
    <w:rsid w:val="00846C97"/>
    <w:rsid w:val="0084718B"/>
    <w:rsid w:val="008514F5"/>
    <w:rsid w:val="008520BF"/>
    <w:rsid w:val="00852836"/>
    <w:rsid w:val="0085323D"/>
    <w:rsid w:val="008533A9"/>
    <w:rsid w:val="0085390D"/>
    <w:rsid w:val="008547DA"/>
    <w:rsid w:val="00854AF2"/>
    <w:rsid w:val="00855AC8"/>
    <w:rsid w:val="0085620E"/>
    <w:rsid w:val="0085796D"/>
    <w:rsid w:val="00857F70"/>
    <w:rsid w:val="00860269"/>
    <w:rsid w:val="0086055D"/>
    <w:rsid w:val="00860B35"/>
    <w:rsid w:val="00860F8A"/>
    <w:rsid w:val="00861697"/>
    <w:rsid w:val="00861B7D"/>
    <w:rsid w:val="008621A7"/>
    <w:rsid w:val="00863348"/>
    <w:rsid w:val="00864741"/>
    <w:rsid w:val="00865379"/>
    <w:rsid w:val="00865544"/>
    <w:rsid w:val="00867058"/>
    <w:rsid w:val="00867C0D"/>
    <w:rsid w:val="008715C0"/>
    <w:rsid w:val="00872DC0"/>
    <w:rsid w:val="00872E8B"/>
    <w:rsid w:val="00873C59"/>
    <w:rsid w:val="008749BB"/>
    <w:rsid w:val="00874F92"/>
    <w:rsid w:val="008752CC"/>
    <w:rsid w:val="00875CD9"/>
    <w:rsid w:val="008761CA"/>
    <w:rsid w:val="0087686C"/>
    <w:rsid w:val="00876CC7"/>
    <w:rsid w:val="00876EA4"/>
    <w:rsid w:val="008779A4"/>
    <w:rsid w:val="00877D19"/>
    <w:rsid w:val="008804DB"/>
    <w:rsid w:val="00880910"/>
    <w:rsid w:val="00881559"/>
    <w:rsid w:val="00882A65"/>
    <w:rsid w:val="00882A97"/>
    <w:rsid w:val="008837C8"/>
    <w:rsid w:val="008838E0"/>
    <w:rsid w:val="00884779"/>
    <w:rsid w:val="00884D2D"/>
    <w:rsid w:val="008864C7"/>
    <w:rsid w:val="008873E7"/>
    <w:rsid w:val="00887DD7"/>
    <w:rsid w:val="00887EF9"/>
    <w:rsid w:val="00887F65"/>
    <w:rsid w:val="0089082D"/>
    <w:rsid w:val="0089087D"/>
    <w:rsid w:val="00891733"/>
    <w:rsid w:val="00891BFF"/>
    <w:rsid w:val="00891F61"/>
    <w:rsid w:val="008928DD"/>
    <w:rsid w:val="00893E85"/>
    <w:rsid w:val="00894028"/>
    <w:rsid w:val="00897539"/>
    <w:rsid w:val="008A0012"/>
    <w:rsid w:val="008A1778"/>
    <w:rsid w:val="008A1DD0"/>
    <w:rsid w:val="008A2025"/>
    <w:rsid w:val="008A2ABA"/>
    <w:rsid w:val="008A2EF2"/>
    <w:rsid w:val="008A32AD"/>
    <w:rsid w:val="008A33AD"/>
    <w:rsid w:val="008A4140"/>
    <w:rsid w:val="008A4AF1"/>
    <w:rsid w:val="008A4C51"/>
    <w:rsid w:val="008A4FC2"/>
    <w:rsid w:val="008A659D"/>
    <w:rsid w:val="008A73AE"/>
    <w:rsid w:val="008A7DD3"/>
    <w:rsid w:val="008A7DDE"/>
    <w:rsid w:val="008B07A8"/>
    <w:rsid w:val="008B230B"/>
    <w:rsid w:val="008B2EA9"/>
    <w:rsid w:val="008B4E5C"/>
    <w:rsid w:val="008B58D6"/>
    <w:rsid w:val="008B6206"/>
    <w:rsid w:val="008B7245"/>
    <w:rsid w:val="008B7E06"/>
    <w:rsid w:val="008C0242"/>
    <w:rsid w:val="008C1578"/>
    <w:rsid w:val="008C1F9F"/>
    <w:rsid w:val="008C2B58"/>
    <w:rsid w:val="008C3051"/>
    <w:rsid w:val="008C361E"/>
    <w:rsid w:val="008C366A"/>
    <w:rsid w:val="008C50E5"/>
    <w:rsid w:val="008C510F"/>
    <w:rsid w:val="008C5C8D"/>
    <w:rsid w:val="008C5F31"/>
    <w:rsid w:val="008C6748"/>
    <w:rsid w:val="008C7E0E"/>
    <w:rsid w:val="008C7E32"/>
    <w:rsid w:val="008D0814"/>
    <w:rsid w:val="008D12AD"/>
    <w:rsid w:val="008D12B1"/>
    <w:rsid w:val="008D172D"/>
    <w:rsid w:val="008D23E1"/>
    <w:rsid w:val="008D46EF"/>
    <w:rsid w:val="008D49EC"/>
    <w:rsid w:val="008D56CC"/>
    <w:rsid w:val="008E119F"/>
    <w:rsid w:val="008E1906"/>
    <w:rsid w:val="008E2473"/>
    <w:rsid w:val="008E3A46"/>
    <w:rsid w:val="008E3FB5"/>
    <w:rsid w:val="008E42FE"/>
    <w:rsid w:val="008E4528"/>
    <w:rsid w:val="008E4DDE"/>
    <w:rsid w:val="008E5106"/>
    <w:rsid w:val="008E517C"/>
    <w:rsid w:val="008E6C6A"/>
    <w:rsid w:val="008E6E24"/>
    <w:rsid w:val="008E6E6B"/>
    <w:rsid w:val="008F1BC3"/>
    <w:rsid w:val="008F2433"/>
    <w:rsid w:val="008F2477"/>
    <w:rsid w:val="008F4691"/>
    <w:rsid w:val="008F4D80"/>
    <w:rsid w:val="008F4D93"/>
    <w:rsid w:val="008F594B"/>
    <w:rsid w:val="008F6CEA"/>
    <w:rsid w:val="008F79D8"/>
    <w:rsid w:val="0090020E"/>
    <w:rsid w:val="009003DC"/>
    <w:rsid w:val="009005A1"/>
    <w:rsid w:val="0090088E"/>
    <w:rsid w:val="00900DD0"/>
    <w:rsid w:val="00900FA8"/>
    <w:rsid w:val="00902CDF"/>
    <w:rsid w:val="00902E6F"/>
    <w:rsid w:val="00903A18"/>
    <w:rsid w:val="00903AC0"/>
    <w:rsid w:val="00904098"/>
    <w:rsid w:val="009040D9"/>
    <w:rsid w:val="009041A5"/>
    <w:rsid w:val="009043FF"/>
    <w:rsid w:val="009062EE"/>
    <w:rsid w:val="009065B4"/>
    <w:rsid w:val="00907BBA"/>
    <w:rsid w:val="00907C29"/>
    <w:rsid w:val="00910FEE"/>
    <w:rsid w:val="0091106F"/>
    <w:rsid w:val="00912E5B"/>
    <w:rsid w:val="0091499C"/>
    <w:rsid w:val="009154B4"/>
    <w:rsid w:val="009163AD"/>
    <w:rsid w:val="0092033E"/>
    <w:rsid w:val="00920CB8"/>
    <w:rsid w:val="009217C9"/>
    <w:rsid w:val="00921BF7"/>
    <w:rsid w:val="0092369A"/>
    <w:rsid w:val="00924AF3"/>
    <w:rsid w:val="009256E1"/>
    <w:rsid w:val="00927D59"/>
    <w:rsid w:val="00927E68"/>
    <w:rsid w:val="00930579"/>
    <w:rsid w:val="00931926"/>
    <w:rsid w:val="009322B9"/>
    <w:rsid w:val="009336F0"/>
    <w:rsid w:val="00933925"/>
    <w:rsid w:val="009341D5"/>
    <w:rsid w:val="009342C1"/>
    <w:rsid w:val="009347FC"/>
    <w:rsid w:val="00934A12"/>
    <w:rsid w:val="00935782"/>
    <w:rsid w:val="00935A40"/>
    <w:rsid w:val="0093680B"/>
    <w:rsid w:val="00937634"/>
    <w:rsid w:val="009379A1"/>
    <w:rsid w:val="00937FF9"/>
    <w:rsid w:val="00940A86"/>
    <w:rsid w:val="00941D46"/>
    <w:rsid w:val="00942696"/>
    <w:rsid w:val="00942CB2"/>
    <w:rsid w:val="00943391"/>
    <w:rsid w:val="00943497"/>
    <w:rsid w:val="00943B9A"/>
    <w:rsid w:val="00944148"/>
    <w:rsid w:val="009443F0"/>
    <w:rsid w:val="0094513C"/>
    <w:rsid w:val="009478E3"/>
    <w:rsid w:val="00947C8F"/>
    <w:rsid w:val="009501FF"/>
    <w:rsid w:val="0095048E"/>
    <w:rsid w:val="00951317"/>
    <w:rsid w:val="00951892"/>
    <w:rsid w:val="00951983"/>
    <w:rsid w:val="00952783"/>
    <w:rsid w:val="00953DD3"/>
    <w:rsid w:val="009546F3"/>
    <w:rsid w:val="00955AF3"/>
    <w:rsid w:val="0095798F"/>
    <w:rsid w:val="00957FDF"/>
    <w:rsid w:val="00960D9E"/>
    <w:rsid w:val="00961457"/>
    <w:rsid w:val="00961DB0"/>
    <w:rsid w:val="009620B8"/>
    <w:rsid w:val="009626F7"/>
    <w:rsid w:val="00962B19"/>
    <w:rsid w:val="00963716"/>
    <w:rsid w:val="00963AD4"/>
    <w:rsid w:val="00964074"/>
    <w:rsid w:val="00964309"/>
    <w:rsid w:val="009668B9"/>
    <w:rsid w:val="0097070D"/>
    <w:rsid w:val="00970FD3"/>
    <w:rsid w:val="00971BCA"/>
    <w:rsid w:val="00972E65"/>
    <w:rsid w:val="009741F5"/>
    <w:rsid w:val="009744B4"/>
    <w:rsid w:val="0097542C"/>
    <w:rsid w:val="0097625F"/>
    <w:rsid w:val="0097750B"/>
    <w:rsid w:val="00980311"/>
    <w:rsid w:val="00982868"/>
    <w:rsid w:val="00982AD4"/>
    <w:rsid w:val="00982B7A"/>
    <w:rsid w:val="00983633"/>
    <w:rsid w:val="00983B79"/>
    <w:rsid w:val="00983C9A"/>
    <w:rsid w:val="00985623"/>
    <w:rsid w:val="0098595B"/>
    <w:rsid w:val="00986DCA"/>
    <w:rsid w:val="00987215"/>
    <w:rsid w:val="0098793F"/>
    <w:rsid w:val="00987A9B"/>
    <w:rsid w:val="0099024D"/>
    <w:rsid w:val="009908C4"/>
    <w:rsid w:val="00990FBA"/>
    <w:rsid w:val="00991179"/>
    <w:rsid w:val="009913F9"/>
    <w:rsid w:val="00991402"/>
    <w:rsid w:val="00991B3D"/>
    <w:rsid w:val="00991FDC"/>
    <w:rsid w:val="00992C57"/>
    <w:rsid w:val="009933E7"/>
    <w:rsid w:val="009935D0"/>
    <w:rsid w:val="0099378A"/>
    <w:rsid w:val="00993F4A"/>
    <w:rsid w:val="0099445B"/>
    <w:rsid w:val="009945E2"/>
    <w:rsid w:val="00995969"/>
    <w:rsid w:val="00996820"/>
    <w:rsid w:val="009971CC"/>
    <w:rsid w:val="00997834"/>
    <w:rsid w:val="009A079E"/>
    <w:rsid w:val="009A08FA"/>
    <w:rsid w:val="009A1A15"/>
    <w:rsid w:val="009A37D6"/>
    <w:rsid w:val="009A3947"/>
    <w:rsid w:val="009A3962"/>
    <w:rsid w:val="009A3C96"/>
    <w:rsid w:val="009A4D0B"/>
    <w:rsid w:val="009A6C97"/>
    <w:rsid w:val="009A6D3B"/>
    <w:rsid w:val="009B1167"/>
    <w:rsid w:val="009B165D"/>
    <w:rsid w:val="009B1AD6"/>
    <w:rsid w:val="009B25A4"/>
    <w:rsid w:val="009B261B"/>
    <w:rsid w:val="009B2859"/>
    <w:rsid w:val="009B2D05"/>
    <w:rsid w:val="009B4B93"/>
    <w:rsid w:val="009B5129"/>
    <w:rsid w:val="009B52E2"/>
    <w:rsid w:val="009B5922"/>
    <w:rsid w:val="009B670C"/>
    <w:rsid w:val="009B7887"/>
    <w:rsid w:val="009C09EF"/>
    <w:rsid w:val="009C0C59"/>
    <w:rsid w:val="009C1015"/>
    <w:rsid w:val="009C1199"/>
    <w:rsid w:val="009C160F"/>
    <w:rsid w:val="009C1ECD"/>
    <w:rsid w:val="009C2DB4"/>
    <w:rsid w:val="009C3FAE"/>
    <w:rsid w:val="009C5418"/>
    <w:rsid w:val="009C54C3"/>
    <w:rsid w:val="009C5A93"/>
    <w:rsid w:val="009C5D12"/>
    <w:rsid w:val="009C731A"/>
    <w:rsid w:val="009C75F4"/>
    <w:rsid w:val="009D0FE2"/>
    <w:rsid w:val="009D281D"/>
    <w:rsid w:val="009D2B2F"/>
    <w:rsid w:val="009D2FF5"/>
    <w:rsid w:val="009D3917"/>
    <w:rsid w:val="009D3C33"/>
    <w:rsid w:val="009D43AD"/>
    <w:rsid w:val="009D43BB"/>
    <w:rsid w:val="009D497B"/>
    <w:rsid w:val="009D4B12"/>
    <w:rsid w:val="009D544F"/>
    <w:rsid w:val="009D5E62"/>
    <w:rsid w:val="009D61B5"/>
    <w:rsid w:val="009D6F30"/>
    <w:rsid w:val="009E083E"/>
    <w:rsid w:val="009E0BED"/>
    <w:rsid w:val="009E0D1F"/>
    <w:rsid w:val="009E21E0"/>
    <w:rsid w:val="009E2707"/>
    <w:rsid w:val="009E363D"/>
    <w:rsid w:val="009E5CDA"/>
    <w:rsid w:val="009E6165"/>
    <w:rsid w:val="009E66B7"/>
    <w:rsid w:val="009E6BFB"/>
    <w:rsid w:val="009E6E96"/>
    <w:rsid w:val="009E76DE"/>
    <w:rsid w:val="009E7D61"/>
    <w:rsid w:val="009E7D84"/>
    <w:rsid w:val="009F022C"/>
    <w:rsid w:val="009F0F91"/>
    <w:rsid w:val="009F2C5E"/>
    <w:rsid w:val="009F2D0F"/>
    <w:rsid w:val="009F300A"/>
    <w:rsid w:val="009F319F"/>
    <w:rsid w:val="009F3267"/>
    <w:rsid w:val="009F43E0"/>
    <w:rsid w:val="009F4B5E"/>
    <w:rsid w:val="009F5439"/>
    <w:rsid w:val="009F5650"/>
    <w:rsid w:val="009F5A63"/>
    <w:rsid w:val="009F7D20"/>
    <w:rsid w:val="00A00100"/>
    <w:rsid w:val="00A00442"/>
    <w:rsid w:val="00A005D6"/>
    <w:rsid w:val="00A00F50"/>
    <w:rsid w:val="00A00F91"/>
    <w:rsid w:val="00A01528"/>
    <w:rsid w:val="00A016E9"/>
    <w:rsid w:val="00A020B6"/>
    <w:rsid w:val="00A029CB"/>
    <w:rsid w:val="00A02ABE"/>
    <w:rsid w:val="00A036E7"/>
    <w:rsid w:val="00A07472"/>
    <w:rsid w:val="00A078A0"/>
    <w:rsid w:val="00A10577"/>
    <w:rsid w:val="00A11835"/>
    <w:rsid w:val="00A11B22"/>
    <w:rsid w:val="00A11B8E"/>
    <w:rsid w:val="00A11E18"/>
    <w:rsid w:val="00A11FDB"/>
    <w:rsid w:val="00A12386"/>
    <w:rsid w:val="00A1291F"/>
    <w:rsid w:val="00A12EBF"/>
    <w:rsid w:val="00A13B7E"/>
    <w:rsid w:val="00A13D68"/>
    <w:rsid w:val="00A13FCC"/>
    <w:rsid w:val="00A14536"/>
    <w:rsid w:val="00A145F5"/>
    <w:rsid w:val="00A14C6D"/>
    <w:rsid w:val="00A152C9"/>
    <w:rsid w:val="00A16D38"/>
    <w:rsid w:val="00A16E08"/>
    <w:rsid w:val="00A20177"/>
    <w:rsid w:val="00A202B3"/>
    <w:rsid w:val="00A205F6"/>
    <w:rsid w:val="00A2179D"/>
    <w:rsid w:val="00A21915"/>
    <w:rsid w:val="00A227F3"/>
    <w:rsid w:val="00A22AFD"/>
    <w:rsid w:val="00A24D18"/>
    <w:rsid w:val="00A24EC3"/>
    <w:rsid w:val="00A250BC"/>
    <w:rsid w:val="00A25255"/>
    <w:rsid w:val="00A255F2"/>
    <w:rsid w:val="00A278D5"/>
    <w:rsid w:val="00A30BFE"/>
    <w:rsid w:val="00A30FE3"/>
    <w:rsid w:val="00A3187F"/>
    <w:rsid w:val="00A31A3E"/>
    <w:rsid w:val="00A32D21"/>
    <w:rsid w:val="00A355E5"/>
    <w:rsid w:val="00A35F69"/>
    <w:rsid w:val="00A36BC3"/>
    <w:rsid w:val="00A36FC1"/>
    <w:rsid w:val="00A37E11"/>
    <w:rsid w:val="00A40407"/>
    <w:rsid w:val="00A40AEE"/>
    <w:rsid w:val="00A418BE"/>
    <w:rsid w:val="00A418D6"/>
    <w:rsid w:val="00A426A5"/>
    <w:rsid w:val="00A42B32"/>
    <w:rsid w:val="00A42CAA"/>
    <w:rsid w:val="00A42D2F"/>
    <w:rsid w:val="00A43436"/>
    <w:rsid w:val="00A443CA"/>
    <w:rsid w:val="00A45DB0"/>
    <w:rsid w:val="00A47B78"/>
    <w:rsid w:val="00A47F88"/>
    <w:rsid w:val="00A5023B"/>
    <w:rsid w:val="00A508AD"/>
    <w:rsid w:val="00A50AF7"/>
    <w:rsid w:val="00A50D4D"/>
    <w:rsid w:val="00A511F7"/>
    <w:rsid w:val="00A51392"/>
    <w:rsid w:val="00A5190C"/>
    <w:rsid w:val="00A51F8D"/>
    <w:rsid w:val="00A52713"/>
    <w:rsid w:val="00A527D7"/>
    <w:rsid w:val="00A52CAA"/>
    <w:rsid w:val="00A53FB4"/>
    <w:rsid w:val="00A553BD"/>
    <w:rsid w:val="00A561E4"/>
    <w:rsid w:val="00A56DFE"/>
    <w:rsid w:val="00A571A5"/>
    <w:rsid w:val="00A576B8"/>
    <w:rsid w:val="00A578B9"/>
    <w:rsid w:val="00A616FC"/>
    <w:rsid w:val="00A63D9F"/>
    <w:rsid w:val="00A64400"/>
    <w:rsid w:val="00A647CB"/>
    <w:rsid w:val="00A648E7"/>
    <w:rsid w:val="00A64A8A"/>
    <w:rsid w:val="00A64B93"/>
    <w:rsid w:val="00A64F9F"/>
    <w:rsid w:val="00A65705"/>
    <w:rsid w:val="00A66930"/>
    <w:rsid w:val="00A66E62"/>
    <w:rsid w:val="00A676E0"/>
    <w:rsid w:val="00A67EF7"/>
    <w:rsid w:val="00A7307F"/>
    <w:rsid w:val="00A7379E"/>
    <w:rsid w:val="00A73917"/>
    <w:rsid w:val="00A73CCA"/>
    <w:rsid w:val="00A74FE2"/>
    <w:rsid w:val="00A75065"/>
    <w:rsid w:val="00A75D0E"/>
    <w:rsid w:val="00A773B3"/>
    <w:rsid w:val="00A80167"/>
    <w:rsid w:val="00A80888"/>
    <w:rsid w:val="00A81A76"/>
    <w:rsid w:val="00A81BA7"/>
    <w:rsid w:val="00A81CAF"/>
    <w:rsid w:val="00A836DE"/>
    <w:rsid w:val="00A83B0D"/>
    <w:rsid w:val="00A83CE0"/>
    <w:rsid w:val="00A876CC"/>
    <w:rsid w:val="00A879B2"/>
    <w:rsid w:val="00A90320"/>
    <w:rsid w:val="00A91DFC"/>
    <w:rsid w:val="00A9223E"/>
    <w:rsid w:val="00A93069"/>
    <w:rsid w:val="00A945EF"/>
    <w:rsid w:val="00A94AB9"/>
    <w:rsid w:val="00A962F5"/>
    <w:rsid w:val="00A96419"/>
    <w:rsid w:val="00A964F2"/>
    <w:rsid w:val="00A97C7B"/>
    <w:rsid w:val="00AA06E6"/>
    <w:rsid w:val="00AA0900"/>
    <w:rsid w:val="00AA0B02"/>
    <w:rsid w:val="00AA0F7C"/>
    <w:rsid w:val="00AA1729"/>
    <w:rsid w:val="00AA1B6B"/>
    <w:rsid w:val="00AA2A6B"/>
    <w:rsid w:val="00AA4C17"/>
    <w:rsid w:val="00AA4E1B"/>
    <w:rsid w:val="00AA507E"/>
    <w:rsid w:val="00AA59EA"/>
    <w:rsid w:val="00AA5A30"/>
    <w:rsid w:val="00AA66E0"/>
    <w:rsid w:val="00AA6E59"/>
    <w:rsid w:val="00AB0010"/>
    <w:rsid w:val="00AB074E"/>
    <w:rsid w:val="00AB0E4D"/>
    <w:rsid w:val="00AB0E64"/>
    <w:rsid w:val="00AB0F28"/>
    <w:rsid w:val="00AB1B37"/>
    <w:rsid w:val="00AB1CC2"/>
    <w:rsid w:val="00AB39B3"/>
    <w:rsid w:val="00AB4A8F"/>
    <w:rsid w:val="00AB524C"/>
    <w:rsid w:val="00AB5282"/>
    <w:rsid w:val="00AB5ACD"/>
    <w:rsid w:val="00AB5F1B"/>
    <w:rsid w:val="00AB6F0E"/>
    <w:rsid w:val="00AB720B"/>
    <w:rsid w:val="00AC0761"/>
    <w:rsid w:val="00AC2192"/>
    <w:rsid w:val="00AC25D5"/>
    <w:rsid w:val="00AC28B1"/>
    <w:rsid w:val="00AC3079"/>
    <w:rsid w:val="00AC325E"/>
    <w:rsid w:val="00AC35CA"/>
    <w:rsid w:val="00AC42D3"/>
    <w:rsid w:val="00AC46ED"/>
    <w:rsid w:val="00AC5AA9"/>
    <w:rsid w:val="00AC6012"/>
    <w:rsid w:val="00AC742D"/>
    <w:rsid w:val="00AD06E5"/>
    <w:rsid w:val="00AD0944"/>
    <w:rsid w:val="00AD1543"/>
    <w:rsid w:val="00AD1B75"/>
    <w:rsid w:val="00AD1D7F"/>
    <w:rsid w:val="00AD2230"/>
    <w:rsid w:val="00AD2875"/>
    <w:rsid w:val="00AD2A1C"/>
    <w:rsid w:val="00AD3EEB"/>
    <w:rsid w:val="00AD406D"/>
    <w:rsid w:val="00AD44C6"/>
    <w:rsid w:val="00AD5811"/>
    <w:rsid w:val="00AD5CE6"/>
    <w:rsid w:val="00AE01E6"/>
    <w:rsid w:val="00AE11EC"/>
    <w:rsid w:val="00AE2D7E"/>
    <w:rsid w:val="00AE34B4"/>
    <w:rsid w:val="00AE4BA1"/>
    <w:rsid w:val="00AE4D3D"/>
    <w:rsid w:val="00AE62AD"/>
    <w:rsid w:val="00AE698E"/>
    <w:rsid w:val="00AE69B2"/>
    <w:rsid w:val="00AF31C3"/>
    <w:rsid w:val="00AF4029"/>
    <w:rsid w:val="00AF42D5"/>
    <w:rsid w:val="00AF4A38"/>
    <w:rsid w:val="00AF4BD1"/>
    <w:rsid w:val="00AF4E82"/>
    <w:rsid w:val="00AF5CD9"/>
    <w:rsid w:val="00AF6F3A"/>
    <w:rsid w:val="00AF7364"/>
    <w:rsid w:val="00AF7CE0"/>
    <w:rsid w:val="00AF7D83"/>
    <w:rsid w:val="00B01045"/>
    <w:rsid w:val="00B01874"/>
    <w:rsid w:val="00B01B9E"/>
    <w:rsid w:val="00B021F6"/>
    <w:rsid w:val="00B02315"/>
    <w:rsid w:val="00B025E5"/>
    <w:rsid w:val="00B026CE"/>
    <w:rsid w:val="00B02A41"/>
    <w:rsid w:val="00B02CC1"/>
    <w:rsid w:val="00B03CBA"/>
    <w:rsid w:val="00B03DAF"/>
    <w:rsid w:val="00B047EB"/>
    <w:rsid w:val="00B04D34"/>
    <w:rsid w:val="00B04FE1"/>
    <w:rsid w:val="00B05234"/>
    <w:rsid w:val="00B054AB"/>
    <w:rsid w:val="00B056CA"/>
    <w:rsid w:val="00B06E9F"/>
    <w:rsid w:val="00B076BC"/>
    <w:rsid w:val="00B10487"/>
    <w:rsid w:val="00B104AA"/>
    <w:rsid w:val="00B105F2"/>
    <w:rsid w:val="00B1116D"/>
    <w:rsid w:val="00B11976"/>
    <w:rsid w:val="00B134EC"/>
    <w:rsid w:val="00B13E04"/>
    <w:rsid w:val="00B14035"/>
    <w:rsid w:val="00B14306"/>
    <w:rsid w:val="00B148F6"/>
    <w:rsid w:val="00B14B81"/>
    <w:rsid w:val="00B14FF2"/>
    <w:rsid w:val="00B153A1"/>
    <w:rsid w:val="00B172D9"/>
    <w:rsid w:val="00B173C9"/>
    <w:rsid w:val="00B17682"/>
    <w:rsid w:val="00B20061"/>
    <w:rsid w:val="00B20FE3"/>
    <w:rsid w:val="00B211DA"/>
    <w:rsid w:val="00B215A2"/>
    <w:rsid w:val="00B21A65"/>
    <w:rsid w:val="00B21FFF"/>
    <w:rsid w:val="00B22FBF"/>
    <w:rsid w:val="00B23CCD"/>
    <w:rsid w:val="00B23E9C"/>
    <w:rsid w:val="00B24198"/>
    <w:rsid w:val="00B25145"/>
    <w:rsid w:val="00B2629A"/>
    <w:rsid w:val="00B26C8A"/>
    <w:rsid w:val="00B26F70"/>
    <w:rsid w:val="00B272EE"/>
    <w:rsid w:val="00B276C5"/>
    <w:rsid w:val="00B30A5B"/>
    <w:rsid w:val="00B30D1A"/>
    <w:rsid w:val="00B31562"/>
    <w:rsid w:val="00B31606"/>
    <w:rsid w:val="00B318FD"/>
    <w:rsid w:val="00B32F8F"/>
    <w:rsid w:val="00B335C4"/>
    <w:rsid w:val="00B34DB2"/>
    <w:rsid w:val="00B35CF8"/>
    <w:rsid w:val="00B35E10"/>
    <w:rsid w:val="00B35FED"/>
    <w:rsid w:val="00B365E3"/>
    <w:rsid w:val="00B367A7"/>
    <w:rsid w:val="00B37E3F"/>
    <w:rsid w:val="00B37ED1"/>
    <w:rsid w:val="00B4006B"/>
    <w:rsid w:val="00B407C5"/>
    <w:rsid w:val="00B416F9"/>
    <w:rsid w:val="00B41969"/>
    <w:rsid w:val="00B41BC8"/>
    <w:rsid w:val="00B41C56"/>
    <w:rsid w:val="00B42456"/>
    <w:rsid w:val="00B42C0C"/>
    <w:rsid w:val="00B42C46"/>
    <w:rsid w:val="00B430AE"/>
    <w:rsid w:val="00B44898"/>
    <w:rsid w:val="00B44DB6"/>
    <w:rsid w:val="00B45AA2"/>
    <w:rsid w:val="00B461D8"/>
    <w:rsid w:val="00B46E25"/>
    <w:rsid w:val="00B504D8"/>
    <w:rsid w:val="00B50C2D"/>
    <w:rsid w:val="00B51621"/>
    <w:rsid w:val="00B517DA"/>
    <w:rsid w:val="00B51C73"/>
    <w:rsid w:val="00B51E22"/>
    <w:rsid w:val="00B52445"/>
    <w:rsid w:val="00B52C0B"/>
    <w:rsid w:val="00B533AF"/>
    <w:rsid w:val="00B5395D"/>
    <w:rsid w:val="00B53D59"/>
    <w:rsid w:val="00B53DF5"/>
    <w:rsid w:val="00B5455C"/>
    <w:rsid w:val="00B5557C"/>
    <w:rsid w:val="00B55AC5"/>
    <w:rsid w:val="00B55F45"/>
    <w:rsid w:val="00B57339"/>
    <w:rsid w:val="00B577B3"/>
    <w:rsid w:val="00B57847"/>
    <w:rsid w:val="00B57A14"/>
    <w:rsid w:val="00B604B5"/>
    <w:rsid w:val="00B60978"/>
    <w:rsid w:val="00B60CD8"/>
    <w:rsid w:val="00B61652"/>
    <w:rsid w:val="00B616B3"/>
    <w:rsid w:val="00B61B56"/>
    <w:rsid w:val="00B6231B"/>
    <w:rsid w:val="00B632F9"/>
    <w:rsid w:val="00B637CB"/>
    <w:rsid w:val="00B64214"/>
    <w:rsid w:val="00B64248"/>
    <w:rsid w:val="00B6464E"/>
    <w:rsid w:val="00B64B11"/>
    <w:rsid w:val="00B65CAD"/>
    <w:rsid w:val="00B6696F"/>
    <w:rsid w:val="00B6732D"/>
    <w:rsid w:val="00B67F59"/>
    <w:rsid w:val="00B714D2"/>
    <w:rsid w:val="00B73013"/>
    <w:rsid w:val="00B7341F"/>
    <w:rsid w:val="00B73DA7"/>
    <w:rsid w:val="00B75F72"/>
    <w:rsid w:val="00B77A96"/>
    <w:rsid w:val="00B77EF3"/>
    <w:rsid w:val="00B802DF"/>
    <w:rsid w:val="00B80366"/>
    <w:rsid w:val="00B84FBD"/>
    <w:rsid w:val="00B85126"/>
    <w:rsid w:val="00B855A0"/>
    <w:rsid w:val="00B85686"/>
    <w:rsid w:val="00B85754"/>
    <w:rsid w:val="00B86680"/>
    <w:rsid w:val="00B86E1B"/>
    <w:rsid w:val="00B905CF"/>
    <w:rsid w:val="00B90A7C"/>
    <w:rsid w:val="00B90D4B"/>
    <w:rsid w:val="00B9133F"/>
    <w:rsid w:val="00B919CF"/>
    <w:rsid w:val="00B9289C"/>
    <w:rsid w:val="00B92CAF"/>
    <w:rsid w:val="00B932DF"/>
    <w:rsid w:val="00B939CA"/>
    <w:rsid w:val="00B93ED1"/>
    <w:rsid w:val="00B95B5A"/>
    <w:rsid w:val="00B961A2"/>
    <w:rsid w:val="00B96D45"/>
    <w:rsid w:val="00B96F2F"/>
    <w:rsid w:val="00B9712D"/>
    <w:rsid w:val="00BA05F1"/>
    <w:rsid w:val="00BA077F"/>
    <w:rsid w:val="00BA23FD"/>
    <w:rsid w:val="00BA274C"/>
    <w:rsid w:val="00BA2C82"/>
    <w:rsid w:val="00BA32D7"/>
    <w:rsid w:val="00BA4130"/>
    <w:rsid w:val="00BA543B"/>
    <w:rsid w:val="00BA5F3A"/>
    <w:rsid w:val="00BA6249"/>
    <w:rsid w:val="00BA7A90"/>
    <w:rsid w:val="00BA7FBD"/>
    <w:rsid w:val="00BB08BB"/>
    <w:rsid w:val="00BB0CB0"/>
    <w:rsid w:val="00BB0EE8"/>
    <w:rsid w:val="00BB1FE9"/>
    <w:rsid w:val="00BB2640"/>
    <w:rsid w:val="00BB3F4F"/>
    <w:rsid w:val="00BB4123"/>
    <w:rsid w:val="00BB4D1D"/>
    <w:rsid w:val="00BB7F03"/>
    <w:rsid w:val="00BC0145"/>
    <w:rsid w:val="00BC0A65"/>
    <w:rsid w:val="00BC1ACF"/>
    <w:rsid w:val="00BC1E47"/>
    <w:rsid w:val="00BC2873"/>
    <w:rsid w:val="00BC35BB"/>
    <w:rsid w:val="00BC3815"/>
    <w:rsid w:val="00BC4B3C"/>
    <w:rsid w:val="00BC4CD7"/>
    <w:rsid w:val="00BC4E9C"/>
    <w:rsid w:val="00BC5827"/>
    <w:rsid w:val="00BC5AE8"/>
    <w:rsid w:val="00BC5D1F"/>
    <w:rsid w:val="00BC61A9"/>
    <w:rsid w:val="00BC71A3"/>
    <w:rsid w:val="00BC7A45"/>
    <w:rsid w:val="00BD0472"/>
    <w:rsid w:val="00BD0CF3"/>
    <w:rsid w:val="00BD1157"/>
    <w:rsid w:val="00BD16E9"/>
    <w:rsid w:val="00BD22BE"/>
    <w:rsid w:val="00BD288A"/>
    <w:rsid w:val="00BD3161"/>
    <w:rsid w:val="00BD3879"/>
    <w:rsid w:val="00BD3E57"/>
    <w:rsid w:val="00BD3E87"/>
    <w:rsid w:val="00BD426C"/>
    <w:rsid w:val="00BD50EA"/>
    <w:rsid w:val="00BD5CD2"/>
    <w:rsid w:val="00BD5EDD"/>
    <w:rsid w:val="00BD61F5"/>
    <w:rsid w:val="00BD684B"/>
    <w:rsid w:val="00BD6B75"/>
    <w:rsid w:val="00BD7068"/>
    <w:rsid w:val="00BD70DF"/>
    <w:rsid w:val="00BD740C"/>
    <w:rsid w:val="00BD79A2"/>
    <w:rsid w:val="00BD7EFC"/>
    <w:rsid w:val="00BE0527"/>
    <w:rsid w:val="00BE0BBE"/>
    <w:rsid w:val="00BE1E1D"/>
    <w:rsid w:val="00BE2198"/>
    <w:rsid w:val="00BE2AC8"/>
    <w:rsid w:val="00BE2F5E"/>
    <w:rsid w:val="00BE3E23"/>
    <w:rsid w:val="00BE43D0"/>
    <w:rsid w:val="00BE4C87"/>
    <w:rsid w:val="00BE6405"/>
    <w:rsid w:val="00BE66B5"/>
    <w:rsid w:val="00BE684E"/>
    <w:rsid w:val="00BE7506"/>
    <w:rsid w:val="00BE78E2"/>
    <w:rsid w:val="00BF085E"/>
    <w:rsid w:val="00BF0F02"/>
    <w:rsid w:val="00BF110E"/>
    <w:rsid w:val="00BF1796"/>
    <w:rsid w:val="00BF2245"/>
    <w:rsid w:val="00BF234A"/>
    <w:rsid w:val="00BF265B"/>
    <w:rsid w:val="00BF274E"/>
    <w:rsid w:val="00BF372A"/>
    <w:rsid w:val="00BF38EB"/>
    <w:rsid w:val="00BF3E46"/>
    <w:rsid w:val="00BF53FB"/>
    <w:rsid w:val="00BF57DF"/>
    <w:rsid w:val="00BF59DE"/>
    <w:rsid w:val="00BF5C13"/>
    <w:rsid w:val="00BF6F6A"/>
    <w:rsid w:val="00C00D3E"/>
    <w:rsid w:val="00C01274"/>
    <w:rsid w:val="00C01DDB"/>
    <w:rsid w:val="00C0278A"/>
    <w:rsid w:val="00C02E96"/>
    <w:rsid w:val="00C02EAC"/>
    <w:rsid w:val="00C0333B"/>
    <w:rsid w:val="00C040DF"/>
    <w:rsid w:val="00C045CF"/>
    <w:rsid w:val="00C04D53"/>
    <w:rsid w:val="00C053A9"/>
    <w:rsid w:val="00C05691"/>
    <w:rsid w:val="00C06235"/>
    <w:rsid w:val="00C073B2"/>
    <w:rsid w:val="00C07EBB"/>
    <w:rsid w:val="00C1014D"/>
    <w:rsid w:val="00C10739"/>
    <w:rsid w:val="00C12388"/>
    <w:rsid w:val="00C12B05"/>
    <w:rsid w:val="00C12D7C"/>
    <w:rsid w:val="00C1463C"/>
    <w:rsid w:val="00C14694"/>
    <w:rsid w:val="00C14CAC"/>
    <w:rsid w:val="00C153FB"/>
    <w:rsid w:val="00C15492"/>
    <w:rsid w:val="00C169F8"/>
    <w:rsid w:val="00C16EEF"/>
    <w:rsid w:val="00C16F9A"/>
    <w:rsid w:val="00C17365"/>
    <w:rsid w:val="00C1752A"/>
    <w:rsid w:val="00C17543"/>
    <w:rsid w:val="00C2043A"/>
    <w:rsid w:val="00C21254"/>
    <w:rsid w:val="00C21264"/>
    <w:rsid w:val="00C21272"/>
    <w:rsid w:val="00C21700"/>
    <w:rsid w:val="00C222EC"/>
    <w:rsid w:val="00C2294C"/>
    <w:rsid w:val="00C22DB6"/>
    <w:rsid w:val="00C231DC"/>
    <w:rsid w:val="00C24041"/>
    <w:rsid w:val="00C24191"/>
    <w:rsid w:val="00C24BC9"/>
    <w:rsid w:val="00C24DDA"/>
    <w:rsid w:val="00C24E21"/>
    <w:rsid w:val="00C2501B"/>
    <w:rsid w:val="00C260C0"/>
    <w:rsid w:val="00C26439"/>
    <w:rsid w:val="00C2657A"/>
    <w:rsid w:val="00C26B16"/>
    <w:rsid w:val="00C26E58"/>
    <w:rsid w:val="00C26EE7"/>
    <w:rsid w:val="00C30B59"/>
    <w:rsid w:val="00C30F88"/>
    <w:rsid w:val="00C32036"/>
    <w:rsid w:val="00C32A0C"/>
    <w:rsid w:val="00C33280"/>
    <w:rsid w:val="00C3336E"/>
    <w:rsid w:val="00C33BD6"/>
    <w:rsid w:val="00C33F74"/>
    <w:rsid w:val="00C34DFA"/>
    <w:rsid w:val="00C35085"/>
    <w:rsid w:val="00C35924"/>
    <w:rsid w:val="00C35D64"/>
    <w:rsid w:val="00C36495"/>
    <w:rsid w:val="00C36FE7"/>
    <w:rsid w:val="00C37688"/>
    <w:rsid w:val="00C406A4"/>
    <w:rsid w:val="00C427FC"/>
    <w:rsid w:val="00C42D38"/>
    <w:rsid w:val="00C4363E"/>
    <w:rsid w:val="00C4394F"/>
    <w:rsid w:val="00C43C32"/>
    <w:rsid w:val="00C446B4"/>
    <w:rsid w:val="00C44872"/>
    <w:rsid w:val="00C44B14"/>
    <w:rsid w:val="00C46F7C"/>
    <w:rsid w:val="00C47639"/>
    <w:rsid w:val="00C47DC9"/>
    <w:rsid w:val="00C50597"/>
    <w:rsid w:val="00C51561"/>
    <w:rsid w:val="00C51CA3"/>
    <w:rsid w:val="00C51E94"/>
    <w:rsid w:val="00C532F1"/>
    <w:rsid w:val="00C53B30"/>
    <w:rsid w:val="00C545DF"/>
    <w:rsid w:val="00C547B7"/>
    <w:rsid w:val="00C54E92"/>
    <w:rsid w:val="00C54F11"/>
    <w:rsid w:val="00C553D8"/>
    <w:rsid w:val="00C56156"/>
    <w:rsid w:val="00C561B1"/>
    <w:rsid w:val="00C56213"/>
    <w:rsid w:val="00C562B3"/>
    <w:rsid w:val="00C56DF5"/>
    <w:rsid w:val="00C56F96"/>
    <w:rsid w:val="00C60DFC"/>
    <w:rsid w:val="00C61BD4"/>
    <w:rsid w:val="00C61ED9"/>
    <w:rsid w:val="00C62338"/>
    <w:rsid w:val="00C62C0C"/>
    <w:rsid w:val="00C62EF2"/>
    <w:rsid w:val="00C6359E"/>
    <w:rsid w:val="00C63CC4"/>
    <w:rsid w:val="00C64796"/>
    <w:rsid w:val="00C64B83"/>
    <w:rsid w:val="00C66235"/>
    <w:rsid w:val="00C662B5"/>
    <w:rsid w:val="00C66463"/>
    <w:rsid w:val="00C666BF"/>
    <w:rsid w:val="00C668D8"/>
    <w:rsid w:val="00C673D0"/>
    <w:rsid w:val="00C6746D"/>
    <w:rsid w:val="00C6791C"/>
    <w:rsid w:val="00C6795C"/>
    <w:rsid w:val="00C70090"/>
    <w:rsid w:val="00C706AE"/>
    <w:rsid w:val="00C70A03"/>
    <w:rsid w:val="00C70AF4"/>
    <w:rsid w:val="00C71292"/>
    <w:rsid w:val="00C7287C"/>
    <w:rsid w:val="00C74322"/>
    <w:rsid w:val="00C744D8"/>
    <w:rsid w:val="00C7480C"/>
    <w:rsid w:val="00C779E0"/>
    <w:rsid w:val="00C77F6E"/>
    <w:rsid w:val="00C80686"/>
    <w:rsid w:val="00C80708"/>
    <w:rsid w:val="00C808E2"/>
    <w:rsid w:val="00C80A38"/>
    <w:rsid w:val="00C80D91"/>
    <w:rsid w:val="00C814C3"/>
    <w:rsid w:val="00C82623"/>
    <w:rsid w:val="00C82C5D"/>
    <w:rsid w:val="00C82FE2"/>
    <w:rsid w:val="00C841C9"/>
    <w:rsid w:val="00C841D0"/>
    <w:rsid w:val="00C8428F"/>
    <w:rsid w:val="00C849E1"/>
    <w:rsid w:val="00C85020"/>
    <w:rsid w:val="00C85835"/>
    <w:rsid w:val="00C86422"/>
    <w:rsid w:val="00C8739A"/>
    <w:rsid w:val="00C904E7"/>
    <w:rsid w:val="00C90548"/>
    <w:rsid w:val="00C90B15"/>
    <w:rsid w:val="00C90F0D"/>
    <w:rsid w:val="00C90FFB"/>
    <w:rsid w:val="00C91237"/>
    <w:rsid w:val="00C91644"/>
    <w:rsid w:val="00C92152"/>
    <w:rsid w:val="00C922B2"/>
    <w:rsid w:val="00C9240E"/>
    <w:rsid w:val="00C92417"/>
    <w:rsid w:val="00C93349"/>
    <w:rsid w:val="00C94333"/>
    <w:rsid w:val="00C951B0"/>
    <w:rsid w:val="00C95CC6"/>
    <w:rsid w:val="00C96610"/>
    <w:rsid w:val="00C96D14"/>
    <w:rsid w:val="00CA05C6"/>
    <w:rsid w:val="00CA0F0E"/>
    <w:rsid w:val="00CA53E3"/>
    <w:rsid w:val="00CA640A"/>
    <w:rsid w:val="00CA692C"/>
    <w:rsid w:val="00CA7519"/>
    <w:rsid w:val="00CA7AA9"/>
    <w:rsid w:val="00CA7DF5"/>
    <w:rsid w:val="00CB17FE"/>
    <w:rsid w:val="00CB2F05"/>
    <w:rsid w:val="00CB326A"/>
    <w:rsid w:val="00CB3E3C"/>
    <w:rsid w:val="00CB4229"/>
    <w:rsid w:val="00CB43E9"/>
    <w:rsid w:val="00CB4E59"/>
    <w:rsid w:val="00CB550E"/>
    <w:rsid w:val="00CB776B"/>
    <w:rsid w:val="00CC01B3"/>
    <w:rsid w:val="00CC2ABE"/>
    <w:rsid w:val="00CC3C54"/>
    <w:rsid w:val="00CC3E47"/>
    <w:rsid w:val="00CC45EE"/>
    <w:rsid w:val="00CC4B76"/>
    <w:rsid w:val="00CC6C7D"/>
    <w:rsid w:val="00CC7AAC"/>
    <w:rsid w:val="00CC7B68"/>
    <w:rsid w:val="00CD0701"/>
    <w:rsid w:val="00CD0F20"/>
    <w:rsid w:val="00CD11CB"/>
    <w:rsid w:val="00CD1322"/>
    <w:rsid w:val="00CD1EC0"/>
    <w:rsid w:val="00CD2CAB"/>
    <w:rsid w:val="00CD303B"/>
    <w:rsid w:val="00CD4161"/>
    <w:rsid w:val="00CD45BC"/>
    <w:rsid w:val="00CD52A5"/>
    <w:rsid w:val="00CD563D"/>
    <w:rsid w:val="00CD5CA8"/>
    <w:rsid w:val="00CD5DB0"/>
    <w:rsid w:val="00CD647C"/>
    <w:rsid w:val="00CD6CB9"/>
    <w:rsid w:val="00CE03E1"/>
    <w:rsid w:val="00CE074F"/>
    <w:rsid w:val="00CE32D6"/>
    <w:rsid w:val="00CE557D"/>
    <w:rsid w:val="00CE619B"/>
    <w:rsid w:val="00CE6235"/>
    <w:rsid w:val="00CE623A"/>
    <w:rsid w:val="00CE640A"/>
    <w:rsid w:val="00CE7415"/>
    <w:rsid w:val="00CE7C39"/>
    <w:rsid w:val="00CE7F92"/>
    <w:rsid w:val="00CF0B1E"/>
    <w:rsid w:val="00CF18AD"/>
    <w:rsid w:val="00CF1977"/>
    <w:rsid w:val="00CF1F41"/>
    <w:rsid w:val="00CF20F5"/>
    <w:rsid w:val="00CF23A0"/>
    <w:rsid w:val="00CF282A"/>
    <w:rsid w:val="00CF304A"/>
    <w:rsid w:val="00CF49A4"/>
    <w:rsid w:val="00CF793C"/>
    <w:rsid w:val="00CF7D5B"/>
    <w:rsid w:val="00D00E57"/>
    <w:rsid w:val="00D015A5"/>
    <w:rsid w:val="00D01AAE"/>
    <w:rsid w:val="00D02245"/>
    <w:rsid w:val="00D0253C"/>
    <w:rsid w:val="00D0282E"/>
    <w:rsid w:val="00D051AC"/>
    <w:rsid w:val="00D06723"/>
    <w:rsid w:val="00D07661"/>
    <w:rsid w:val="00D07EC9"/>
    <w:rsid w:val="00D102D3"/>
    <w:rsid w:val="00D10F6E"/>
    <w:rsid w:val="00D1203C"/>
    <w:rsid w:val="00D12512"/>
    <w:rsid w:val="00D12523"/>
    <w:rsid w:val="00D12F22"/>
    <w:rsid w:val="00D13071"/>
    <w:rsid w:val="00D144D0"/>
    <w:rsid w:val="00D154FC"/>
    <w:rsid w:val="00D16466"/>
    <w:rsid w:val="00D20011"/>
    <w:rsid w:val="00D200D3"/>
    <w:rsid w:val="00D20589"/>
    <w:rsid w:val="00D21152"/>
    <w:rsid w:val="00D218E0"/>
    <w:rsid w:val="00D22103"/>
    <w:rsid w:val="00D22891"/>
    <w:rsid w:val="00D2362C"/>
    <w:rsid w:val="00D239B1"/>
    <w:rsid w:val="00D24ACC"/>
    <w:rsid w:val="00D24BF7"/>
    <w:rsid w:val="00D25BC7"/>
    <w:rsid w:val="00D25D7F"/>
    <w:rsid w:val="00D27BC6"/>
    <w:rsid w:val="00D27E2A"/>
    <w:rsid w:val="00D3089C"/>
    <w:rsid w:val="00D31FF7"/>
    <w:rsid w:val="00D326FF"/>
    <w:rsid w:val="00D32B63"/>
    <w:rsid w:val="00D34232"/>
    <w:rsid w:val="00D34930"/>
    <w:rsid w:val="00D34DDE"/>
    <w:rsid w:val="00D37735"/>
    <w:rsid w:val="00D37878"/>
    <w:rsid w:val="00D40DB5"/>
    <w:rsid w:val="00D40DFE"/>
    <w:rsid w:val="00D42780"/>
    <w:rsid w:val="00D4297E"/>
    <w:rsid w:val="00D42DCD"/>
    <w:rsid w:val="00D434C8"/>
    <w:rsid w:val="00D44454"/>
    <w:rsid w:val="00D449BA"/>
    <w:rsid w:val="00D456BD"/>
    <w:rsid w:val="00D473F7"/>
    <w:rsid w:val="00D47C67"/>
    <w:rsid w:val="00D51111"/>
    <w:rsid w:val="00D5254B"/>
    <w:rsid w:val="00D52CB4"/>
    <w:rsid w:val="00D5359B"/>
    <w:rsid w:val="00D55BC9"/>
    <w:rsid w:val="00D56452"/>
    <w:rsid w:val="00D565C3"/>
    <w:rsid w:val="00D5671D"/>
    <w:rsid w:val="00D56DB5"/>
    <w:rsid w:val="00D57471"/>
    <w:rsid w:val="00D576E4"/>
    <w:rsid w:val="00D611C2"/>
    <w:rsid w:val="00D6168A"/>
    <w:rsid w:val="00D617B2"/>
    <w:rsid w:val="00D62301"/>
    <w:rsid w:val="00D631A0"/>
    <w:rsid w:val="00D648A8"/>
    <w:rsid w:val="00D65027"/>
    <w:rsid w:val="00D652AB"/>
    <w:rsid w:val="00D65738"/>
    <w:rsid w:val="00D65A56"/>
    <w:rsid w:val="00D66657"/>
    <w:rsid w:val="00D66B2C"/>
    <w:rsid w:val="00D66FA6"/>
    <w:rsid w:val="00D67735"/>
    <w:rsid w:val="00D67B32"/>
    <w:rsid w:val="00D70258"/>
    <w:rsid w:val="00D72131"/>
    <w:rsid w:val="00D72765"/>
    <w:rsid w:val="00D72D8A"/>
    <w:rsid w:val="00D72F53"/>
    <w:rsid w:val="00D7303C"/>
    <w:rsid w:val="00D73E31"/>
    <w:rsid w:val="00D7547A"/>
    <w:rsid w:val="00D760BD"/>
    <w:rsid w:val="00D761E8"/>
    <w:rsid w:val="00D8039A"/>
    <w:rsid w:val="00D80435"/>
    <w:rsid w:val="00D80654"/>
    <w:rsid w:val="00D817E7"/>
    <w:rsid w:val="00D818D2"/>
    <w:rsid w:val="00D81FC0"/>
    <w:rsid w:val="00D82731"/>
    <w:rsid w:val="00D839A1"/>
    <w:rsid w:val="00D83A0A"/>
    <w:rsid w:val="00D83AE9"/>
    <w:rsid w:val="00D8438A"/>
    <w:rsid w:val="00D8483F"/>
    <w:rsid w:val="00D8485F"/>
    <w:rsid w:val="00D84FD4"/>
    <w:rsid w:val="00D851A6"/>
    <w:rsid w:val="00D8645C"/>
    <w:rsid w:val="00D8670D"/>
    <w:rsid w:val="00D86954"/>
    <w:rsid w:val="00D872EF"/>
    <w:rsid w:val="00D87764"/>
    <w:rsid w:val="00D904E4"/>
    <w:rsid w:val="00D90D41"/>
    <w:rsid w:val="00D90D8A"/>
    <w:rsid w:val="00D91281"/>
    <w:rsid w:val="00D92460"/>
    <w:rsid w:val="00D92D06"/>
    <w:rsid w:val="00D93A6A"/>
    <w:rsid w:val="00D942F3"/>
    <w:rsid w:val="00D9467D"/>
    <w:rsid w:val="00D948DC"/>
    <w:rsid w:val="00D94C31"/>
    <w:rsid w:val="00D96BC3"/>
    <w:rsid w:val="00D970BC"/>
    <w:rsid w:val="00D97452"/>
    <w:rsid w:val="00D97767"/>
    <w:rsid w:val="00D979A6"/>
    <w:rsid w:val="00D97DEA"/>
    <w:rsid w:val="00DA0301"/>
    <w:rsid w:val="00DA0D0A"/>
    <w:rsid w:val="00DA2289"/>
    <w:rsid w:val="00DA2430"/>
    <w:rsid w:val="00DA3077"/>
    <w:rsid w:val="00DA39C2"/>
    <w:rsid w:val="00DA3CF8"/>
    <w:rsid w:val="00DA4EE4"/>
    <w:rsid w:val="00DA5B0E"/>
    <w:rsid w:val="00DA5BE3"/>
    <w:rsid w:val="00DA62D5"/>
    <w:rsid w:val="00DA6432"/>
    <w:rsid w:val="00DA71A5"/>
    <w:rsid w:val="00DA71B8"/>
    <w:rsid w:val="00DA777B"/>
    <w:rsid w:val="00DB040F"/>
    <w:rsid w:val="00DB10FD"/>
    <w:rsid w:val="00DB2ECA"/>
    <w:rsid w:val="00DB513D"/>
    <w:rsid w:val="00DB52E0"/>
    <w:rsid w:val="00DB58D3"/>
    <w:rsid w:val="00DB644E"/>
    <w:rsid w:val="00DB6D94"/>
    <w:rsid w:val="00DB771E"/>
    <w:rsid w:val="00DB7B74"/>
    <w:rsid w:val="00DB7D50"/>
    <w:rsid w:val="00DB7F97"/>
    <w:rsid w:val="00DC00F6"/>
    <w:rsid w:val="00DC12A8"/>
    <w:rsid w:val="00DC1394"/>
    <w:rsid w:val="00DC35B7"/>
    <w:rsid w:val="00DC47EE"/>
    <w:rsid w:val="00DC4D22"/>
    <w:rsid w:val="00DC5BCB"/>
    <w:rsid w:val="00DC5D66"/>
    <w:rsid w:val="00DC6380"/>
    <w:rsid w:val="00DC6C2C"/>
    <w:rsid w:val="00DC6ED6"/>
    <w:rsid w:val="00DC7F04"/>
    <w:rsid w:val="00DD03EE"/>
    <w:rsid w:val="00DD1BE3"/>
    <w:rsid w:val="00DD4442"/>
    <w:rsid w:val="00DD47FC"/>
    <w:rsid w:val="00DD562C"/>
    <w:rsid w:val="00DD70BB"/>
    <w:rsid w:val="00DE0078"/>
    <w:rsid w:val="00DE0BAC"/>
    <w:rsid w:val="00DE1225"/>
    <w:rsid w:val="00DE2F8B"/>
    <w:rsid w:val="00DE3991"/>
    <w:rsid w:val="00DE4AB0"/>
    <w:rsid w:val="00DE5D41"/>
    <w:rsid w:val="00DE5D73"/>
    <w:rsid w:val="00DE5E91"/>
    <w:rsid w:val="00DE61A1"/>
    <w:rsid w:val="00DE61FA"/>
    <w:rsid w:val="00DE61FB"/>
    <w:rsid w:val="00DE781F"/>
    <w:rsid w:val="00DE79FB"/>
    <w:rsid w:val="00DF0514"/>
    <w:rsid w:val="00DF0EFC"/>
    <w:rsid w:val="00DF2875"/>
    <w:rsid w:val="00DF28CD"/>
    <w:rsid w:val="00DF2FC3"/>
    <w:rsid w:val="00DF3CBB"/>
    <w:rsid w:val="00DF3E65"/>
    <w:rsid w:val="00DF48B7"/>
    <w:rsid w:val="00DF56A1"/>
    <w:rsid w:val="00DF5836"/>
    <w:rsid w:val="00DF5A70"/>
    <w:rsid w:val="00DF6588"/>
    <w:rsid w:val="00E0190D"/>
    <w:rsid w:val="00E02B5E"/>
    <w:rsid w:val="00E02D2C"/>
    <w:rsid w:val="00E041E0"/>
    <w:rsid w:val="00E051E6"/>
    <w:rsid w:val="00E0540F"/>
    <w:rsid w:val="00E0555C"/>
    <w:rsid w:val="00E05582"/>
    <w:rsid w:val="00E06011"/>
    <w:rsid w:val="00E06954"/>
    <w:rsid w:val="00E079A5"/>
    <w:rsid w:val="00E07E69"/>
    <w:rsid w:val="00E07EDC"/>
    <w:rsid w:val="00E10330"/>
    <w:rsid w:val="00E10440"/>
    <w:rsid w:val="00E1124F"/>
    <w:rsid w:val="00E115C6"/>
    <w:rsid w:val="00E12D91"/>
    <w:rsid w:val="00E1386C"/>
    <w:rsid w:val="00E13921"/>
    <w:rsid w:val="00E1429F"/>
    <w:rsid w:val="00E1434B"/>
    <w:rsid w:val="00E15531"/>
    <w:rsid w:val="00E156D7"/>
    <w:rsid w:val="00E15833"/>
    <w:rsid w:val="00E165EA"/>
    <w:rsid w:val="00E1757C"/>
    <w:rsid w:val="00E20EB8"/>
    <w:rsid w:val="00E21159"/>
    <w:rsid w:val="00E21FD6"/>
    <w:rsid w:val="00E22112"/>
    <w:rsid w:val="00E22396"/>
    <w:rsid w:val="00E24374"/>
    <w:rsid w:val="00E24E30"/>
    <w:rsid w:val="00E253CB"/>
    <w:rsid w:val="00E2644C"/>
    <w:rsid w:val="00E265A3"/>
    <w:rsid w:val="00E26872"/>
    <w:rsid w:val="00E26C47"/>
    <w:rsid w:val="00E2745C"/>
    <w:rsid w:val="00E31610"/>
    <w:rsid w:val="00E31880"/>
    <w:rsid w:val="00E31AD2"/>
    <w:rsid w:val="00E32463"/>
    <w:rsid w:val="00E3261B"/>
    <w:rsid w:val="00E32A45"/>
    <w:rsid w:val="00E332F9"/>
    <w:rsid w:val="00E34640"/>
    <w:rsid w:val="00E349F6"/>
    <w:rsid w:val="00E35543"/>
    <w:rsid w:val="00E357A7"/>
    <w:rsid w:val="00E35D35"/>
    <w:rsid w:val="00E3620D"/>
    <w:rsid w:val="00E3637E"/>
    <w:rsid w:val="00E365D2"/>
    <w:rsid w:val="00E36C25"/>
    <w:rsid w:val="00E37127"/>
    <w:rsid w:val="00E3764A"/>
    <w:rsid w:val="00E37A61"/>
    <w:rsid w:val="00E402F1"/>
    <w:rsid w:val="00E40C07"/>
    <w:rsid w:val="00E41F67"/>
    <w:rsid w:val="00E4435D"/>
    <w:rsid w:val="00E4485F"/>
    <w:rsid w:val="00E44865"/>
    <w:rsid w:val="00E44C7B"/>
    <w:rsid w:val="00E45186"/>
    <w:rsid w:val="00E451F7"/>
    <w:rsid w:val="00E45318"/>
    <w:rsid w:val="00E45455"/>
    <w:rsid w:val="00E454D6"/>
    <w:rsid w:val="00E45BF5"/>
    <w:rsid w:val="00E47045"/>
    <w:rsid w:val="00E476E2"/>
    <w:rsid w:val="00E50BF6"/>
    <w:rsid w:val="00E51AA5"/>
    <w:rsid w:val="00E54292"/>
    <w:rsid w:val="00E54C16"/>
    <w:rsid w:val="00E55D5A"/>
    <w:rsid w:val="00E55EFE"/>
    <w:rsid w:val="00E56B53"/>
    <w:rsid w:val="00E6007C"/>
    <w:rsid w:val="00E60D34"/>
    <w:rsid w:val="00E611D0"/>
    <w:rsid w:val="00E61684"/>
    <w:rsid w:val="00E61771"/>
    <w:rsid w:val="00E620B2"/>
    <w:rsid w:val="00E62AB4"/>
    <w:rsid w:val="00E63A55"/>
    <w:rsid w:val="00E63D79"/>
    <w:rsid w:val="00E64147"/>
    <w:rsid w:val="00E65275"/>
    <w:rsid w:val="00E67101"/>
    <w:rsid w:val="00E7280C"/>
    <w:rsid w:val="00E72AF9"/>
    <w:rsid w:val="00E7348A"/>
    <w:rsid w:val="00E73A6D"/>
    <w:rsid w:val="00E74AB1"/>
    <w:rsid w:val="00E751EC"/>
    <w:rsid w:val="00E761CC"/>
    <w:rsid w:val="00E766E0"/>
    <w:rsid w:val="00E769DB"/>
    <w:rsid w:val="00E81AF9"/>
    <w:rsid w:val="00E83AE8"/>
    <w:rsid w:val="00E83BBB"/>
    <w:rsid w:val="00E842CC"/>
    <w:rsid w:val="00E84368"/>
    <w:rsid w:val="00E84669"/>
    <w:rsid w:val="00E84CF7"/>
    <w:rsid w:val="00E85534"/>
    <w:rsid w:val="00E85C03"/>
    <w:rsid w:val="00E866B0"/>
    <w:rsid w:val="00E86D9A"/>
    <w:rsid w:val="00E870BB"/>
    <w:rsid w:val="00E875AF"/>
    <w:rsid w:val="00E87AF4"/>
    <w:rsid w:val="00E908B1"/>
    <w:rsid w:val="00E911BC"/>
    <w:rsid w:val="00E9130F"/>
    <w:rsid w:val="00E91E75"/>
    <w:rsid w:val="00E91E8C"/>
    <w:rsid w:val="00E92CCA"/>
    <w:rsid w:val="00E94141"/>
    <w:rsid w:val="00E95995"/>
    <w:rsid w:val="00E96D35"/>
    <w:rsid w:val="00E96F47"/>
    <w:rsid w:val="00EA06BB"/>
    <w:rsid w:val="00EA3205"/>
    <w:rsid w:val="00EA4559"/>
    <w:rsid w:val="00EA4C6A"/>
    <w:rsid w:val="00EA51A6"/>
    <w:rsid w:val="00EA5958"/>
    <w:rsid w:val="00EA6CEB"/>
    <w:rsid w:val="00EA7442"/>
    <w:rsid w:val="00EB060C"/>
    <w:rsid w:val="00EB1869"/>
    <w:rsid w:val="00EB1BE3"/>
    <w:rsid w:val="00EB23BB"/>
    <w:rsid w:val="00EB2E2C"/>
    <w:rsid w:val="00EB36BE"/>
    <w:rsid w:val="00EB3831"/>
    <w:rsid w:val="00EB3F6F"/>
    <w:rsid w:val="00EB6C51"/>
    <w:rsid w:val="00EB6E86"/>
    <w:rsid w:val="00EC1700"/>
    <w:rsid w:val="00EC24F5"/>
    <w:rsid w:val="00EC334D"/>
    <w:rsid w:val="00EC5140"/>
    <w:rsid w:val="00EC52D9"/>
    <w:rsid w:val="00EC5466"/>
    <w:rsid w:val="00EC5F0A"/>
    <w:rsid w:val="00EC61AB"/>
    <w:rsid w:val="00EC65F7"/>
    <w:rsid w:val="00EC697F"/>
    <w:rsid w:val="00EC7395"/>
    <w:rsid w:val="00EC783D"/>
    <w:rsid w:val="00EC7B30"/>
    <w:rsid w:val="00ED007D"/>
    <w:rsid w:val="00ED09F2"/>
    <w:rsid w:val="00ED0C37"/>
    <w:rsid w:val="00ED12D1"/>
    <w:rsid w:val="00ED1CDC"/>
    <w:rsid w:val="00ED1D39"/>
    <w:rsid w:val="00ED2DF3"/>
    <w:rsid w:val="00ED3169"/>
    <w:rsid w:val="00ED3785"/>
    <w:rsid w:val="00ED38DC"/>
    <w:rsid w:val="00ED3E11"/>
    <w:rsid w:val="00ED4646"/>
    <w:rsid w:val="00ED4C83"/>
    <w:rsid w:val="00ED5107"/>
    <w:rsid w:val="00ED7A95"/>
    <w:rsid w:val="00ED7D58"/>
    <w:rsid w:val="00ED7FF3"/>
    <w:rsid w:val="00EE02CB"/>
    <w:rsid w:val="00EE0705"/>
    <w:rsid w:val="00EE0983"/>
    <w:rsid w:val="00EE0ED6"/>
    <w:rsid w:val="00EE1848"/>
    <w:rsid w:val="00EE4E30"/>
    <w:rsid w:val="00EE5092"/>
    <w:rsid w:val="00EE50E1"/>
    <w:rsid w:val="00EE5A8B"/>
    <w:rsid w:val="00EE5AA1"/>
    <w:rsid w:val="00EE5C7F"/>
    <w:rsid w:val="00EE6A9A"/>
    <w:rsid w:val="00EE7A6E"/>
    <w:rsid w:val="00EE7B1B"/>
    <w:rsid w:val="00EF01AD"/>
    <w:rsid w:val="00EF077B"/>
    <w:rsid w:val="00EF1D2B"/>
    <w:rsid w:val="00EF1F42"/>
    <w:rsid w:val="00EF24AE"/>
    <w:rsid w:val="00EF26EC"/>
    <w:rsid w:val="00EF321A"/>
    <w:rsid w:val="00EF3738"/>
    <w:rsid w:val="00EF38F2"/>
    <w:rsid w:val="00EF3BF8"/>
    <w:rsid w:val="00EF4406"/>
    <w:rsid w:val="00EF48D1"/>
    <w:rsid w:val="00EF4B7A"/>
    <w:rsid w:val="00EF5272"/>
    <w:rsid w:val="00EF62EA"/>
    <w:rsid w:val="00EF66E4"/>
    <w:rsid w:val="00EF709D"/>
    <w:rsid w:val="00EF70FE"/>
    <w:rsid w:val="00EF73AC"/>
    <w:rsid w:val="00EF7A7F"/>
    <w:rsid w:val="00F002BA"/>
    <w:rsid w:val="00F01A51"/>
    <w:rsid w:val="00F02405"/>
    <w:rsid w:val="00F029EB"/>
    <w:rsid w:val="00F02DFF"/>
    <w:rsid w:val="00F02FB2"/>
    <w:rsid w:val="00F03146"/>
    <w:rsid w:val="00F03978"/>
    <w:rsid w:val="00F05766"/>
    <w:rsid w:val="00F05E98"/>
    <w:rsid w:val="00F05F3B"/>
    <w:rsid w:val="00F06967"/>
    <w:rsid w:val="00F07C0B"/>
    <w:rsid w:val="00F1038D"/>
    <w:rsid w:val="00F10DF4"/>
    <w:rsid w:val="00F1134A"/>
    <w:rsid w:val="00F11423"/>
    <w:rsid w:val="00F13970"/>
    <w:rsid w:val="00F1419D"/>
    <w:rsid w:val="00F14AC8"/>
    <w:rsid w:val="00F14C20"/>
    <w:rsid w:val="00F154B2"/>
    <w:rsid w:val="00F155BA"/>
    <w:rsid w:val="00F1573D"/>
    <w:rsid w:val="00F17C84"/>
    <w:rsid w:val="00F20413"/>
    <w:rsid w:val="00F20AE9"/>
    <w:rsid w:val="00F21B03"/>
    <w:rsid w:val="00F23910"/>
    <w:rsid w:val="00F24287"/>
    <w:rsid w:val="00F25C65"/>
    <w:rsid w:val="00F26692"/>
    <w:rsid w:val="00F30621"/>
    <w:rsid w:val="00F30938"/>
    <w:rsid w:val="00F31A18"/>
    <w:rsid w:val="00F32DB0"/>
    <w:rsid w:val="00F338E4"/>
    <w:rsid w:val="00F341AE"/>
    <w:rsid w:val="00F357D2"/>
    <w:rsid w:val="00F35B4F"/>
    <w:rsid w:val="00F361BE"/>
    <w:rsid w:val="00F3690B"/>
    <w:rsid w:val="00F3757B"/>
    <w:rsid w:val="00F37C60"/>
    <w:rsid w:val="00F37F02"/>
    <w:rsid w:val="00F402C8"/>
    <w:rsid w:val="00F4099C"/>
    <w:rsid w:val="00F40D4E"/>
    <w:rsid w:val="00F41940"/>
    <w:rsid w:val="00F42E77"/>
    <w:rsid w:val="00F42FCF"/>
    <w:rsid w:val="00F43645"/>
    <w:rsid w:val="00F437C2"/>
    <w:rsid w:val="00F44132"/>
    <w:rsid w:val="00F443B9"/>
    <w:rsid w:val="00F45F4F"/>
    <w:rsid w:val="00F46628"/>
    <w:rsid w:val="00F46FFA"/>
    <w:rsid w:val="00F47579"/>
    <w:rsid w:val="00F502F2"/>
    <w:rsid w:val="00F508DE"/>
    <w:rsid w:val="00F513A1"/>
    <w:rsid w:val="00F513BC"/>
    <w:rsid w:val="00F54F28"/>
    <w:rsid w:val="00F55036"/>
    <w:rsid w:val="00F557DE"/>
    <w:rsid w:val="00F5590F"/>
    <w:rsid w:val="00F55ADB"/>
    <w:rsid w:val="00F55D70"/>
    <w:rsid w:val="00F561BB"/>
    <w:rsid w:val="00F563FF"/>
    <w:rsid w:val="00F570CD"/>
    <w:rsid w:val="00F60166"/>
    <w:rsid w:val="00F608CB"/>
    <w:rsid w:val="00F60A4C"/>
    <w:rsid w:val="00F6125A"/>
    <w:rsid w:val="00F6168E"/>
    <w:rsid w:val="00F61ECE"/>
    <w:rsid w:val="00F61F61"/>
    <w:rsid w:val="00F62644"/>
    <w:rsid w:val="00F626CA"/>
    <w:rsid w:val="00F629AE"/>
    <w:rsid w:val="00F63C1F"/>
    <w:rsid w:val="00F63EC3"/>
    <w:rsid w:val="00F64A10"/>
    <w:rsid w:val="00F64D54"/>
    <w:rsid w:val="00F655FF"/>
    <w:rsid w:val="00F66248"/>
    <w:rsid w:val="00F670C4"/>
    <w:rsid w:val="00F67554"/>
    <w:rsid w:val="00F67964"/>
    <w:rsid w:val="00F703B9"/>
    <w:rsid w:val="00F707D7"/>
    <w:rsid w:val="00F7151D"/>
    <w:rsid w:val="00F71D99"/>
    <w:rsid w:val="00F7243B"/>
    <w:rsid w:val="00F7300B"/>
    <w:rsid w:val="00F73CD8"/>
    <w:rsid w:val="00F740D2"/>
    <w:rsid w:val="00F7509C"/>
    <w:rsid w:val="00F7646B"/>
    <w:rsid w:val="00F765C8"/>
    <w:rsid w:val="00F76BD3"/>
    <w:rsid w:val="00F76E03"/>
    <w:rsid w:val="00F76ECF"/>
    <w:rsid w:val="00F779CE"/>
    <w:rsid w:val="00F77CCB"/>
    <w:rsid w:val="00F810D2"/>
    <w:rsid w:val="00F8125A"/>
    <w:rsid w:val="00F815AA"/>
    <w:rsid w:val="00F81765"/>
    <w:rsid w:val="00F825CB"/>
    <w:rsid w:val="00F837E3"/>
    <w:rsid w:val="00F83AF9"/>
    <w:rsid w:val="00F850DB"/>
    <w:rsid w:val="00F8547D"/>
    <w:rsid w:val="00F85558"/>
    <w:rsid w:val="00F85DB8"/>
    <w:rsid w:val="00F85F17"/>
    <w:rsid w:val="00F86245"/>
    <w:rsid w:val="00F86DFE"/>
    <w:rsid w:val="00F87440"/>
    <w:rsid w:val="00F8759A"/>
    <w:rsid w:val="00F87951"/>
    <w:rsid w:val="00F87A21"/>
    <w:rsid w:val="00F90272"/>
    <w:rsid w:val="00F9035D"/>
    <w:rsid w:val="00F91346"/>
    <w:rsid w:val="00F913C1"/>
    <w:rsid w:val="00F924EB"/>
    <w:rsid w:val="00F9255B"/>
    <w:rsid w:val="00F93911"/>
    <w:rsid w:val="00F93CA5"/>
    <w:rsid w:val="00F94FFC"/>
    <w:rsid w:val="00F95324"/>
    <w:rsid w:val="00F96C67"/>
    <w:rsid w:val="00F96E08"/>
    <w:rsid w:val="00F971A8"/>
    <w:rsid w:val="00F97B2F"/>
    <w:rsid w:val="00FA1AB7"/>
    <w:rsid w:val="00FA2C99"/>
    <w:rsid w:val="00FA2E77"/>
    <w:rsid w:val="00FA3052"/>
    <w:rsid w:val="00FA4FAF"/>
    <w:rsid w:val="00FA5BB0"/>
    <w:rsid w:val="00FA69F2"/>
    <w:rsid w:val="00FA7260"/>
    <w:rsid w:val="00FB030A"/>
    <w:rsid w:val="00FB1761"/>
    <w:rsid w:val="00FB1B0C"/>
    <w:rsid w:val="00FB276A"/>
    <w:rsid w:val="00FB31CB"/>
    <w:rsid w:val="00FB365C"/>
    <w:rsid w:val="00FB4655"/>
    <w:rsid w:val="00FB4E09"/>
    <w:rsid w:val="00FB54EA"/>
    <w:rsid w:val="00FB69E4"/>
    <w:rsid w:val="00FC0D0C"/>
    <w:rsid w:val="00FC19EB"/>
    <w:rsid w:val="00FC1FE7"/>
    <w:rsid w:val="00FC455F"/>
    <w:rsid w:val="00FC4587"/>
    <w:rsid w:val="00FC5D83"/>
    <w:rsid w:val="00FC5FAF"/>
    <w:rsid w:val="00FC6E29"/>
    <w:rsid w:val="00FC7A8A"/>
    <w:rsid w:val="00FD0189"/>
    <w:rsid w:val="00FD0243"/>
    <w:rsid w:val="00FD058A"/>
    <w:rsid w:val="00FD0994"/>
    <w:rsid w:val="00FD0DD2"/>
    <w:rsid w:val="00FD2DE4"/>
    <w:rsid w:val="00FD2E5C"/>
    <w:rsid w:val="00FD35F7"/>
    <w:rsid w:val="00FD3D60"/>
    <w:rsid w:val="00FD42D7"/>
    <w:rsid w:val="00FD4379"/>
    <w:rsid w:val="00FD4F47"/>
    <w:rsid w:val="00FD55FA"/>
    <w:rsid w:val="00FD5AF8"/>
    <w:rsid w:val="00FD5E68"/>
    <w:rsid w:val="00FD6832"/>
    <w:rsid w:val="00FD7726"/>
    <w:rsid w:val="00FD7C71"/>
    <w:rsid w:val="00FE0F41"/>
    <w:rsid w:val="00FE10F6"/>
    <w:rsid w:val="00FE21DC"/>
    <w:rsid w:val="00FE27C7"/>
    <w:rsid w:val="00FE4BE0"/>
    <w:rsid w:val="00FE50C0"/>
    <w:rsid w:val="00FE67D6"/>
    <w:rsid w:val="00FE6CF0"/>
    <w:rsid w:val="00FE6D28"/>
    <w:rsid w:val="00FE7816"/>
    <w:rsid w:val="00FE7FE2"/>
    <w:rsid w:val="00FF00EA"/>
    <w:rsid w:val="00FF0685"/>
    <w:rsid w:val="00FF10AA"/>
    <w:rsid w:val="00FF115F"/>
    <w:rsid w:val="00FF13E3"/>
    <w:rsid w:val="00FF17DB"/>
    <w:rsid w:val="00FF2BB0"/>
    <w:rsid w:val="00FF346A"/>
    <w:rsid w:val="00FF3E5C"/>
    <w:rsid w:val="00FF4520"/>
    <w:rsid w:val="00FF4A65"/>
    <w:rsid w:val="00FF5C89"/>
    <w:rsid w:val="053D8DBC"/>
    <w:rsid w:val="2AA2475B"/>
    <w:rsid w:val="501F6E4C"/>
    <w:rsid w:val="7BB245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3AE03"/>
  <w14:defaultImageDpi w14:val="32767"/>
  <w15:chartTrackingRefBased/>
  <w15:docId w15:val="{CB5D02C6-F622-4F5F-AE2E-4275A191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B17682"/>
    <w:rPr>
      <w:rFonts w:ascii="Segoe UI" w:hAnsi="Segoe UI"/>
      <w:lang w:val="de-DE"/>
    </w:rPr>
  </w:style>
  <w:style w:type="paragraph" w:styleId="berschrift1">
    <w:name w:val="heading 1"/>
    <w:basedOn w:val="Standard"/>
    <w:next w:val="Standard"/>
    <w:link w:val="berschrift1Zchn"/>
    <w:uiPriority w:val="9"/>
    <w:qFormat/>
    <w:rsid w:val="003D4C3C"/>
    <w:pPr>
      <w:keepNext/>
      <w:keepLines/>
      <w:numPr>
        <w:numId w:val="11"/>
      </w:numPr>
      <w:spacing w:before="240"/>
      <w:outlineLvl w:val="0"/>
    </w:pPr>
    <w:rPr>
      <w:rFonts w:eastAsiaTheme="majorEastAsia" w:cstheme="majorBidi"/>
      <w:b/>
      <w:color w:val="4164B2" w:themeColor="accent1"/>
      <w:sz w:val="36"/>
      <w:szCs w:val="32"/>
    </w:rPr>
  </w:style>
  <w:style w:type="paragraph" w:styleId="berschrift2">
    <w:name w:val="heading 2"/>
    <w:basedOn w:val="Standard"/>
    <w:next w:val="Standard"/>
    <w:link w:val="berschrift2Zchn"/>
    <w:uiPriority w:val="9"/>
    <w:unhideWhenUsed/>
    <w:qFormat/>
    <w:rsid w:val="003D4C3C"/>
    <w:pPr>
      <w:keepNext/>
      <w:keepLines/>
      <w:numPr>
        <w:ilvl w:val="1"/>
        <w:numId w:val="11"/>
      </w:numPr>
      <w:spacing w:before="40"/>
      <w:ind w:left="576"/>
      <w:outlineLvl w:val="1"/>
    </w:pPr>
    <w:rPr>
      <w:rFonts w:eastAsiaTheme="majorEastAsia" w:cstheme="majorBidi"/>
      <w:b/>
      <w:color w:val="102031" w:themeColor="text2"/>
      <w:sz w:val="32"/>
      <w:szCs w:val="26"/>
    </w:rPr>
  </w:style>
  <w:style w:type="paragraph" w:styleId="berschrift3">
    <w:name w:val="heading 3"/>
    <w:basedOn w:val="Standard"/>
    <w:next w:val="Standard"/>
    <w:link w:val="berschrift3Zchn"/>
    <w:uiPriority w:val="9"/>
    <w:unhideWhenUsed/>
    <w:qFormat/>
    <w:rsid w:val="00CE32D6"/>
    <w:pPr>
      <w:keepNext/>
      <w:keepLines/>
      <w:numPr>
        <w:ilvl w:val="2"/>
        <w:numId w:val="11"/>
      </w:numPr>
      <w:spacing w:before="40"/>
      <w:ind w:left="720"/>
      <w:outlineLvl w:val="2"/>
    </w:pPr>
    <w:rPr>
      <w:rFonts w:eastAsiaTheme="majorEastAsia" w:cstheme="majorBidi"/>
      <w:b/>
      <w:i/>
      <w:color w:val="1FB6B3" w:themeColor="accent2"/>
      <w:sz w:val="28"/>
    </w:rPr>
  </w:style>
  <w:style w:type="paragraph" w:styleId="berschrift4">
    <w:name w:val="heading 4"/>
    <w:basedOn w:val="Standard"/>
    <w:next w:val="Standard"/>
    <w:link w:val="berschrift4Zchn"/>
    <w:uiPriority w:val="9"/>
    <w:unhideWhenUsed/>
    <w:qFormat/>
    <w:rsid w:val="00CE32D6"/>
    <w:pPr>
      <w:keepNext/>
      <w:keepLines/>
      <w:numPr>
        <w:ilvl w:val="3"/>
        <w:numId w:val="11"/>
      </w:numPr>
      <w:spacing w:before="40"/>
      <w:outlineLvl w:val="3"/>
    </w:pPr>
    <w:rPr>
      <w:rFonts w:eastAsiaTheme="majorEastAsia" w:cstheme="majorBidi"/>
      <w:iCs/>
      <w:color w:val="6A6A6A" w:themeColor="background2" w:themeShade="80"/>
      <w:sz w:val="28"/>
    </w:rPr>
  </w:style>
  <w:style w:type="paragraph" w:styleId="berschrift5">
    <w:name w:val="heading 5"/>
    <w:basedOn w:val="Standard"/>
    <w:next w:val="Standard"/>
    <w:link w:val="berschrift5Zchn"/>
    <w:uiPriority w:val="9"/>
    <w:unhideWhenUsed/>
    <w:qFormat/>
    <w:rsid w:val="003D4C3C"/>
    <w:pPr>
      <w:keepNext/>
      <w:keepLines/>
      <w:numPr>
        <w:ilvl w:val="4"/>
        <w:numId w:val="11"/>
      </w:numPr>
      <w:spacing w:before="40"/>
      <w:outlineLvl w:val="4"/>
    </w:pPr>
    <w:rPr>
      <w:rFonts w:eastAsiaTheme="majorEastAsia" w:cstheme="majorBidi"/>
      <w:color w:val="102031" w:themeColor="text2"/>
    </w:rPr>
  </w:style>
  <w:style w:type="paragraph" w:styleId="berschrift6">
    <w:name w:val="heading 6"/>
    <w:basedOn w:val="Standard"/>
    <w:next w:val="Standard"/>
    <w:link w:val="berschrift6Zchn"/>
    <w:uiPriority w:val="9"/>
    <w:unhideWhenUsed/>
    <w:qFormat/>
    <w:rsid w:val="00FD2E5C"/>
    <w:pPr>
      <w:keepNext/>
      <w:keepLines/>
      <w:numPr>
        <w:ilvl w:val="5"/>
        <w:numId w:val="11"/>
      </w:numPr>
      <w:spacing w:before="40"/>
      <w:outlineLvl w:val="5"/>
    </w:pPr>
    <w:rPr>
      <w:rFonts w:eastAsiaTheme="majorEastAsia" w:cstheme="majorBidi"/>
      <w:b/>
      <w:color w:val="1FB6B3" w:themeColor="accent2"/>
      <w:sz w:val="20"/>
    </w:rPr>
  </w:style>
  <w:style w:type="paragraph" w:styleId="berschrift7">
    <w:name w:val="heading 7"/>
    <w:basedOn w:val="Standard"/>
    <w:next w:val="Standard"/>
    <w:link w:val="berschrift7Zchn"/>
    <w:uiPriority w:val="9"/>
    <w:unhideWhenUsed/>
    <w:rsid w:val="006E4489"/>
    <w:pPr>
      <w:keepNext/>
      <w:keepLines/>
      <w:numPr>
        <w:ilvl w:val="6"/>
        <w:numId w:val="11"/>
      </w:numPr>
      <w:spacing w:before="40"/>
      <w:outlineLvl w:val="6"/>
    </w:pPr>
    <w:rPr>
      <w:rFonts w:eastAsiaTheme="majorEastAsia" w:cstheme="majorBidi"/>
      <w:i/>
      <w:iCs/>
      <w:color w:val="4164B2" w:themeColor="accent1"/>
    </w:rPr>
  </w:style>
  <w:style w:type="paragraph" w:styleId="berschrift8">
    <w:name w:val="heading 8"/>
    <w:basedOn w:val="Standard"/>
    <w:next w:val="Standard"/>
    <w:link w:val="berschrift8Zchn"/>
    <w:uiPriority w:val="9"/>
    <w:semiHidden/>
    <w:unhideWhenUsed/>
    <w:qFormat/>
    <w:rsid w:val="006E4489"/>
    <w:pPr>
      <w:keepNext/>
      <w:keepLines/>
      <w:numPr>
        <w:ilvl w:val="7"/>
        <w:numId w:val="11"/>
      </w:numPr>
      <w:spacing w:before="40"/>
      <w:outlineLvl w:val="7"/>
    </w:pPr>
    <w:rPr>
      <w:rFonts w:eastAsiaTheme="majorEastAsia" w:cstheme="majorBidi"/>
      <w:color w:val="102031" w:themeColor="text2"/>
      <w:sz w:val="21"/>
      <w:szCs w:val="21"/>
    </w:rPr>
  </w:style>
  <w:style w:type="paragraph" w:styleId="berschrift9">
    <w:name w:val="heading 9"/>
    <w:basedOn w:val="Standard"/>
    <w:next w:val="Standard"/>
    <w:link w:val="berschrift9Zchn"/>
    <w:uiPriority w:val="9"/>
    <w:semiHidden/>
    <w:unhideWhenUsed/>
    <w:qFormat/>
    <w:rsid w:val="006E4489"/>
    <w:pPr>
      <w:keepNext/>
      <w:keepLines/>
      <w:numPr>
        <w:ilvl w:val="8"/>
        <w:numId w:val="11"/>
      </w:numPr>
      <w:spacing w:before="40"/>
      <w:outlineLvl w:val="8"/>
    </w:pPr>
    <w:rPr>
      <w:rFonts w:eastAsiaTheme="majorEastAsia" w:cstheme="majorBidi"/>
      <w:i/>
      <w:iCs/>
      <w:color w:val="1FB6B3" w:themeColor="accent2"/>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E10F6"/>
    <w:pPr>
      <w:tabs>
        <w:tab w:val="center" w:pos="4680"/>
        <w:tab w:val="right" w:pos="9360"/>
      </w:tabs>
    </w:pPr>
  </w:style>
  <w:style w:type="character" w:customStyle="1" w:styleId="KopfzeileZchn">
    <w:name w:val="Kopfzeile Zchn"/>
    <w:basedOn w:val="Absatz-Standardschriftart"/>
    <w:link w:val="Kopfzeile"/>
    <w:uiPriority w:val="99"/>
    <w:rsid w:val="00FE10F6"/>
    <w:rPr>
      <w:rFonts w:ascii="Segoe UI" w:hAnsi="Segoe UI"/>
    </w:rPr>
  </w:style>
  <w:style w:type="paragraph" w:styleId="Fuzeile">
    <w:name w:val="footer"/>
    <w:basedOn w:val="Standard"/>
    <w:link w:val="FuzeileZchn"/>
    <w:uiPriority w:val="99"/>
    <w:unhideWhenUsed/>
    <w:rsid w:val="00FD2E5C"/>
    <w:pPr>
      <w:tabs>
        <w:tab w:val="center" w:pos="4680"/>
        <w:tab w:val="right" w:pos="9360"/>
      </w:tabs>
    </w:pPr>
    <w:rPr>
      <w:color w:val="102031" w:themeColor="text2"/>
      <w:sz w:val="18"/>
    </w:rPr>
  </w:style>
  <w:style w:type="character" w:customStyle="1" w:styleId="FuzeileZchn">
    <w:name w:val="Fußzeile Zchn"/>
    <w:basedOn w:val="Absatz-Standardschriftart"/>
    <w:link w:val="Fuzeile"/>
    <w:uiPriority w:val="99"/>
    <w:rsid w:val="00FD2E5C"/>
    <w:rPr>
      <w:rFonts w:ascii="Segoe UI" w:hAnsi="Segoe UI"/>
      <w:color w:val="102031" w:themeColor="text2"/>
      <w:sz w:val="18"/>
    </w:rPr>
  </w:style>
  <w:style w:type="paragraph" w:customStyle="1" w:styleId="BulletedList">
    <w:name w:val="Bulleted List"/>
    <w:basedOn w:val="ForterroBody"/>
    <w:qFormat/>
    <w:rsid w:val="00A00442"/>
    <w:pPr>
      <w:numPr>
        <w:numId w:val="8"/>
      </w:numPr>
    </w:pPr>
  </w:style>
  <w:style w:type="paragraph" w:styleId="Aufzhlungszeichen2">
    <w:name w:val="List Bullet 2"/>
    <w:basedOn w:val="Standard"/>
    <w:uiPriority w:val="99"/>
    <w:unhideWhenUsed/>
    <w:rsid w:val="00A00442"/>
    <w:pPr>
      <w:numPr>
        <w:numId w:val="6"/>
      </w:numPr>
      <w:spacing w:before="120" w:after="120"/>
      <w:contextualSpacing/>
    </w:pPr>
  </w:style>
  <w:style w:type="paragraph" w:customStyle="1" w:styleId="ForterroBody">
    <w:name w:val="Forterro Body"/>
    <w:basedOn w:val="Standard"/>
    <w:qFormat/>
    <w:rsid w:val="00FE10F6"/>
    <w:rPr>
      <w:color w:val="000000" w:themeColor="text1"/>
      <w:sz w:val="21"/>
      <w:szCs w:val="21"/>
    </w:rPr>
  </w:style>
  <w:style w:type="paragraph" w:styleId="Untertitel">
    <w:name w:val="Subtitle"/>
    <w:basedOn w:val="Standard"/>
    <w:next w:val="Standard"/>
    <w:link w:val="UntertitelZchn"/>
    <w:uiPriority w:val="11"/>
    <w:qFormat/>
    <w:rsid w:val="00CD647C"/>
    <w:pPr>
      <w:numPr>
        <w:ilvl w:val="1"/>
      </w:numPr>
      <w:spacing w:after="160"/>
    </w:pPr>
    <w:rPr>
      <w:rFonts w:eastAsiaTheme="minorEastAsia"/>
      <w:color w:val="1FB6B3" w:themeColor="accent2"/>
      <w:spacing w:val="15"/>
      <w:sz w:val="36"/>
      <w:szCs w:val="22"/>
    </w:rPr>
  </w:style>
  <w:style w:type="character" w:customStyle="1" w:styleId="UntertitelZchn">
    <w:name w:val="Untertitel Zchn"/>
    <w:basedOn w:val="Absatz-Standardschriftart"/>
    <w:link w:val="Untertitel"/>
    <w:uiPriority w:val="11"/>
    <w:rsid w:val="00CD647C"/>
    <w:rPr>
      <w:rFonts w:ascii="Segoe UI" w:eastAsiaTheme="minorEastAsia" w:hAnsi="Segoe UI"/>
      <w:color w:val="1FB6B3" w:themeColor="accent2"/>
      <w:spacing w:val="15"/>
      <w:sz w:val="36"/>
      <w:szCs w:val="22"/>
    </w:rPr>
  </w:style>
  <w:style w:type="paragraph" w:styleId="Liste2">
    <w:name w:val="List 2"/>
    <w:basedOn w:val="Standard"/>
    <w:uiPriority w:val="99"/>
    <w:unhideWhenUsed/>
    <w:rsid w:val="00A00442"/>
    <w:pPr>
      <w:ind w:left="720" w:hanging="360"/>
      <w:contextualSpacing/>
    </w:pPr>
  </w:style>
  <w:style w:type="character" w:styleId="Kommentarzeichen">
    <w:name w:val="annotation reference"/>
    <w:basedOn w:val="Absatz-Standardschriftart"/>
    <w:uiPriority w:val="99"/>
    <w:semiHidden/>
    <w:unhideWhenUsed/>
    <w:rsid w:val="007A6E1A"/>
    <w:rPr>
      <w:rFonts w:ascii="Segoe UI" w:hAnsi="Segoe UI"/>
      <w:sz w:val="16"/>
      <w:szCs w:val="16"/>
    </w:rPr>
  </w:style>
  <w:style w:type="character" w:styleId="Hyperlink">
    <w:name w:val="Hyperlink"/>
    <w:basedOn w:val="Absatz-Standardschriftart"/>
    <w:uiPriority w:val="99"/>
    <w:unhideWhenUsed/>
    <w:rsid w:val="00B67F59"/>
    <w:rPr>
      <w:rFonts w:ascii="Segoe UI" w:hAnsi="Segoe UI"/>
      <w:color w:val="1FB6B3" w:themeColor="accent2"/>
      <w:u w:val="single"/>
    </w:rPr>
  </w:style>
  <w:style w:type="character" w:customStyle="1" w:styleId="berschrift1Zchn">
    <w:name w:val="Überschrift 1 Zchn"/>
    <w:basedOn w:val="Absatz-Standardschriftart"/>
    <w:link w:val="berschrift1"/>
    <w:uiPriority w:val="9"/>
    <w:rsid w:val="003D4C3C"/>
    <w:rPr>
      <w:rFonts w:ascii="Segoe UI" w:eastAsiaTheme="majorEastAsia" w:hAnsi="Segoe UI" w:cstheme="majorBidi"/>
      <w:b/>
      <w:color w:val="4164B2" w:themeColor="accent1"/>
      <w:sz w:val="36"/>
      <w:szCs w:val="32"/>
      <w:lang w:val="de-DE"/>
    </w:rPr>
  </w:style>
  <w:style w:type="table" w:styleId="Tabellenraster">
    <w:name w:val="Table Grid"/>
    <w:basedOn w:val="NormaleTabelle"/>
    <w:uiPriority w:val="59"/>
    <w:rsid w:val="00FE10F6"/>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CD647C"/>
    <w:pPr>
      <w:contextualSpacing/>
    </w:pPr>
    <w:rPr>
      <w:rFonts w:eastAsiaTheme="majorEastAsia" w:cstheme="majorBidi"/>
      <w:color w:val="102031" w:themeColor="text2"/>
      <w:spacing w:val="-10"/>
      <w:kern w:val="28"/>
      <w:sz w:val="64"/>
      <w:szCs w:val="56"/>
    </w:rPr>
  </w:style>
  <w:style w:type="character" w:customStyle="1" w:styleId="TitelZchn">
    <w:name w:val="Titel Zchn"/>
    <w:basedOn w:val="Absatz-Standardschriftart"/>
    <w:link w:val="Titel"/>
    <w:uiPriority w:val="10"/>
    <w:rsid w:val="00CD647C"/>
    <w:rPr>
      <w:rFonts w:ascii="Segoe UI" w:eastAsiaTheme="majorEastAsia" w:hAnsi="Segoe UI" w:cstheme="majorBidi"/>
      <w:color w:val="102031" w:themeColor="text2"/>
      <w:spacing w:val="-10"/>
      <w:kern w:val="28"/>
      <w:sz w:val="64"/>
      <w:szCs w:val="56"/>
    </w:rPr>
  </w:style>
  <w:style w:type="paragraph" w:styleId="KeinLeerraum">
    <w:name w:val="No Spacing"/>
    <w:link w:val="KeinLeerraumZchn"/>
    <w:uiPriority w:val="1"/>
    <w:qFormat/>
    <w:rsid w:val="00FE10F6"/>
    <w:rPr>
      <w:rFonts w:ascii="Segoe UI" w:eastAsiaTheme="minorEastAsia" w:hAnsi="Segoe UI"/>
      <w:sz w:val="22"/>
      <w:szCs w:val="22"/>
      <w:lang w:eastAsia="zh-CN"/>
    </w:rPr>
  </w:style>
  <w:style w:type="character" w:customStyle="1" w:styleId="KeinLeerraumZchn">
    <w:name w:val="Kein Leerraum Zchn"/>
    <w:basedOn w:val="Absatz-Standardschriftart"/>
    <w:link w:val="KeinLeerraum"/>
    <w:uiPriority w:val="1"/>
    <w:rsid w:val="00FE10F6"/>
    <w:rPr>
      <w:rFonts w:ascii="Segoe UI" w:eastAsiaTheme="minorEastAsia" w:hAnsi="Segoe UI"/>
      <w:sz w:val="22"/>
      <w:szCs w:val="22"/>
      <w:lang w:eastAsia="zh-CN"/>
    </w:rPr>
  </w:style>
  <w:style w:type="paragraph" w:styleId="Inhaltsverzeichnisberschrift">
    <w:name w:val="TOC Heading"/>
    <w:basedOn w:val="berschrift1"/>
    <w:next w:val="Standard"/>
    <w:uiPriority w:val="39"/>
    <w:unhideWhenUsed/>
    <w:qFormat/>
    <w:rsid w:val="00F11423"/>
    <w:pPr>
      <w:spacing w:before="480" w:line="276" w:lineRule="auto"/>
      <w:outlineLvl w:val="9"/>
    </w:pPr>
    <w:rPr>
      <w:bCs/>
      <w:color w:val="1FB6B3" w:themeColor="accent2"/>
      <w:sz w:val="28"/>
      <w:szCs w:val="28"/>
    </w:rPr>
  </w:style>
  <w:style w:type="paragraph" w:styleId="Verzeichnis1">
    <w:name w:val="toc 1"/>
    <w:basedOn w:val="Standard"/>
    <w:next w:val="Standard"/>
    <w:autoRedefine/>
    <w:uiPriority w:val="39"/>
    <w:unhideWhenUsed/>
    <w:rsid w:val="00F11423"/>
    <w:pPr>
      <w:spacing w:before="120"/>
    </w:pPr>
    <w:rPr>
      <w:b/>
      <w:bCs/>
      <w:i/>
      <w:iCs/>
      <w:color w:val="102031" w:themeColor="text2"/>
    </w:rPr>
  </w:style>
  <w:style w:type="paragraph" w:styleId="Verzeichnis2">
    <w:name w:val="toc 2"/>
    <w:basedOn w:val="Standard"/>
    <w:next w:val="Standard"/>
    <w:autoRedefine/>
    <w:uiPriority w:val="39"/>
    <w:unhideWhenUsed/>
    <w:rsid w:val="00BF110E"/>
    <w:pPr>
      <w:spacing w:before="120"/>
      <w:ind w:left="240"/>
    </w:pPr>
    <w:rPr>
      <w:b/>
      <w:bCs/>
      <w:sz w:val="22"/>
      <w:szCs w:val="22"/>
    </w:rPr>
  </w:style>
  <w:style w:type="paragraph" w:styleId="Verzeichnis3">
    <w:name w:val="toc 3"/>
    <w:basedOn w:val="Standard"/>
    <w:next w:val="Standard"/>
    <w:autoRedefine/>
    <w:uiPriority w:val="39"/>
    <w:unhideWhenUsed/>
    <w:rsid w:val="00BF110E"/>
    <w:pPr>
      <w:ind w:left="480"/>
    </w:pPr>
    <w:rPr>
      <w:sz w:val="20"/>
      <w:szCs w:val="20"/>
    </w:rPr>
  </w:style>
  <w:style w:type="paragraph" w:styleId="Verzeichnis4">
    <w:name w:val="toc 4"/>
    <w:basedOn w:val="Standard"/>
    <w:next w:val="Standard"/>
    <w:autoRedefine/>
    <w:uiPriority w:val="39"/>
    <w:unhideWhenUsed/>
    <w:rsid w:val="00BF110E"/>
    <w:pPr>
      <w:ind w:left="720"/>
    </w:pPr>
    <w:rPr>
      <w:sz w:val="20"/>
      <w:szCs w:val="20"/>
    </w:rPr>
  </w:style>
  <w:style w:type="paragraph" w:styleId="Verzeichnis5">
    <w:name w:val="toc 5"/>
    <w:basedOn w:val="Standard"/>
    <w:next w:val="Standard"/>
    <w:autoRedefine/>
    <w:uiPriority w:val="39"/>
    <w:unhideWhenUsed/>
    <w:rsid w:val="00BF110E"/>
    <w:pPr>
      <w:ind w:left="960"/>
    </w:pPr>
    <w:rPr>
      <w:sz w:val="20"/>
      <w:szCs w:val="20"/>
    </w:rPr>
  </w:style>
  <w:style w:type="paragraph" w:styleId="Verzeichnis6">
    <w:name w:val="toc 6"/>
    <w:basedOn w:val="Standard"/>
    <w:next w:val="Standard"/>
    <w:autoRedefine/>
    <w:uiPriority w:val="39"/>
    <w:unhideWhenUsed/>
    <w:rsid w:val="00BF110E"/>
    <w:pPr>
      <w:ind w:left="1200"/>
    </w:pPr>
    <w:rPr>
      <w:sz w:val="20"/>
      <w:szCs w:val="20"/>
    </w:rPr>
  </w:style>
  <w:style w:type="paragraph" w:styleId="Verzeichnis7">
    <w:name w:val="toc 7"/>
    <w:basedOn w:val="Standard"/>
    <w:next w:val="Standard"/>
    <w:autoRedefine/>
    <w:uiPriority w:val="39"/>
    <w:unhideWhenUsed/>
    <w:rsid w:val="00BF110E"/>
    <w:pPr>
      <w:ind w:left="1440"/>
    </w:pPr>
    <w:rPr>
      <w:sz w:val="20"/>
      <w:szCs w:val="20"/>
    </w:rPr>
  </w:style>
  <w:style w:type="paragraph" w:styleId="Verzeichnis8">
    <w:name w:val="toc 8"/>
    <w:basedOn w:val="Standard"/>
    <w:next w:val="Standard"/>
    <w:autoRedefine/>
    <w:uiPriority w:val="39"/>
    <w:unhideWhenUsed/>
    <w:rsid w:val="00BF110E"/>
    <w:pPr>
      <w:ind w:left="1680"/>
    </w:pPr>
    <w:rPr>
      <w:sz w:val="20"/>
      <w:szCs w:val="20"/>
    </w:rPr>
  </w:style>
  <w:style w:type="paragraph" w:styleId="Verzeichnis9">
    <w:name w:val="toc 9"/>
    <w:basedOn w:val="Standard"/>
    <w:next w:val="Standard"/>
    <w:autoRedefine/>
    <w:uiPriority w:val="39"/>
    <w:unhideWhenUsed/>
    <w:rsid w:val="00BF110E"/>
    <w:pPr>
      <w:ind w:left="1920"/>
    </w:pPr>
    <w:rPr>
      <w:sz w:val="20"/>
      <w:szCs w:val="20"/>
    </w:rPr>
  </w:style>
  <w:style w:type="table" w:styleId="Gitternetztabelle4">
    <w:name w:val="Grid Table 4"/>
    <w:basedOn w:val="NormaleTabelle"/>
    <w:uiPriority w:val="49"/>
    <w:rsid w:val="00FE10F6"/>
    <w:rPr>
      <w:rFonts w:ascii="Segoe UI" w:hAnsi="Segoe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enabsatz">
    <w:name w:val="List Paragraph"/>
    <w:basedOn w:val="Standard"/>
    <w:link w:val="ListenabsatzZchn"/>
    <w:uiPriority w:val="34"/>
    <w:qFormat/>
    <w:rsid w:val="00762165"/>
    <w:pPr>
      <w:ind w:left="720"/>
      <w:contextualSpacing/>
    </w:pPr>
  </w:style>
  <w:style w:type="numbering" w:customStyle="1" w:styleId="CurrentList1">
    <w:name w:val="Current List1"/>
    <w:uiPriority w:val="99"/>
    <w:rsid w:val="00762165"/>
    <w:pPr>
      <w:numPr>
        <w:numId w:val="1"/>
      </w:numPr>
    </w:pPr>
  </w:style>
  <w:style w:type="numbering" w:customStyle="1" w:styleId="CurrentList2">
    <w:name w:val="Current List2"/>
    <w:uiPriority w:val="99"/>
    <w:rsid w:val="00762165"/>
    <w:pPr>
      <w:numPr>
        <w:numId w:val="2"/>
      </w:numPr>
    </w:pPr>
  </w:style>
  <w:style w:type="numbering" w:styleId="111111">
    <w:name w:val="Outline List 2"/>
    <w:basedOn w:val="KeineListe"/>
    <w:uiPriority w:val="99"/>
    <w:semiHidden/>
    <w:unhideWhenUsed/>
    <w:rsid w:val="00762165"/>
    <w:pPr>
      <w:numPr>
        <w:numId w:val="3"/>
      </w:numPr>
    </w:pPr>
  </w:style>
  <w:style w:type="numbering" w:styleId="1ai">
    <w:name w:val="Outline List 1"/>
    <w:basedOn w:val="KeineListe"/>
    <w:uiPriority w:val="99"/>
    <w:semiHidden/>
    <w:unhideWhenUsed/>
    <w:rsid w:val="00762165"/>
    <w:pPr>
      <w:numPr>
        <w:numId w:val="4"/>
      </w:numPr>
    </w:pPr>
  </w:style>
  <w:style w:type="character" w:customStyle="1" w:styleId="berschrift2Zchn">
    <w:name w:val="Überschrift 2 Zchn"/>
    <w:basedOn w:val="Absatz-Standardschriftart"/>
    <w:link w:val="berschrift2"/>
    <w:uiPriority w:val="9"/>
    <w:rsid w:val="003D4C3C"/>
    <w:rPr>
      <w:rFonts w:ascii="Segoe UI" w:eastAsiaTheme="majorEastAsia" w:hAnsi="Segoe UI" w:cstheme="majorBidi"/>
      <w:b/>
      <w:color w:val="102031" w:themeColor="text2"/>
      <w:sz w:val="32"/>
      <w:szCs w:val="26"/>
      <w:lang w:val="de-DE"/>
    </w:rPr>
  </w:style>
  <w:style w:type="character" w:customStyle="1" w:styleId="berschrift3Zchn">
    <w:name w:val="Überschrift 3 Zchn"/>
    <w:basedOn w:val="Absatz-Standardschriftart"/>
    <w:link w:val="berschrift3"/>
    <w:uiPriority w:val="9"/>
    <w:rsid w:val="00CE32D6"/>
    <w:rPr>
      <w:rFonts w:ascii="Segoe UI" w:eastAsiaTheme="majorEastAsia" w:hAnsi="Segoe UI" w:cstheme="majorBidi"/>
      <w:b/>
      <w:i/>
      <w:color w:val="1FB6B3" w:themeColor="accent2"/>
      <w:sz w:val="28"/>
      <w:lang w:val="de-DE"/>
    </w:rPr>
  </w:style>
  <w:style w:type="character" w:customStyle="1" w:styleId="berschrift4Zchn">
    <w:name w:val="Überschrift 4 Zchn"/>
    <w:basedOn w:val="Absatz-Standardschriftart"/>
    <w:link w:val="berschrift4"/>
    <w:uiPriority w:val="9"/>
    <w:rsid w:val="00CE32D6"/>
    <w:rPr>
      <w:rFonts w:ascii="Segoe UI" w:eastAsiaTheme="majorEastAsia" w:hAnsi="Segoe UI" w:cstheme="majorBidi"/>
      <w:iCs/>
      <w:color w:val="6A6A6A" w:themeColor="background2" w:themeShade="80"/>
      <w:sz w:val="28"/>
      <w:lang w:val="de-DE"/>
    </w:rPr>
  </w:style>
  <w:style w:type="character" w:customStyle="1" w:styleId="berschrift5Zchn">
    <w:name w:val="Überschrift 5 Zchn"/>
    <w:basedOn w:val="Absatz-Standardschriftart"/>
    <w:link w:val="berschrift5"/>
    <w:uiPriority w:val="9"/>
    <w:rsid w:val="003D4C3C"/>
    <w:rPr>
      <w:rFonts w:ascii="Segoe UI" w:eastAsiaTheme="majorEastAsia" w:hAnsi="Segoe UI" w:cstheme="majorBidi"/>
      <w:color w:val="102031" w:themeColor="text2"/>
      <w:lang w:val="de-DE"/>
    </w:rPr>
  </w:style>
  <w:style w:type="character" w:customStyle="1" w:styleId="berschrift6Zchn">
    <w:name w:val="Überschrift 6 Zchn"/>
    <w:basedOn w:val="Absatz-Standardschriftart"/>
    <w:link w:val="berschrift6"/>
    <w:uiPriority w:val="9"/>
    <w:rsid w:val="00FD2E5C"/>
    <w:rPr>
      <w:rFonts w:ascii="Segoe UI" w:eastAsiaTheme="majorEastAsia" w:hAnsi="Segoe UI" w:cstheme="majorBidi"/>
      <w:b/>
      <w:color w:val="1FB6B3" w:themeColor="accent2"/>
      <w:sz w:val="20"/>
      <w:lang w:val="de-DE"/>
    </w:rPr>
  </w:style>
  <w:style w:type="character" w:customStyle="1" w:styleId="berschrift7Zchn">
    <w:name w:val="Überschrift 7 Zchn"/>
    <w:basedOn w:val="Absatz-Standardschriftart"/>
    <w:link w:val="berschrift7"/>
    <w:uiPriority w:val="9"/>
    <w:rsid w:val="006E4489"/>
    <w:rPr>
      <w:rFonts w:ascii="Segoe UI" w:eastAsiaTheme="majorEastAsia" w:hAnsi="Segoe UI" w:cstheme="majorBidi"/>
      <w:i/>
      <w:iCs/>
      <w:color w:val="4164B2" w:themeColor="accent1"/>
      <w:lang w:val="de-DE"/>
    </w:rPr>
  </w:style>
  <w:style w:type="character" w:customStyle="1" w:styleId="berschrift8Zchn">
    <w:name w:val="Überschrift 8 Zchn"/>
    <w:basedOn w:val="Absatz-Standardschriftart"/>
    <w:link w:val="berschrift8"/>
    <w:uiPriority w:val="9"/>
    <w:semiHidden/>
    <w:rsid w:val="006E4489"/>
    <w:rPr>
      <w:rFonts w:ascii="Segoe UI" w:eastAsiaTheme="majorEastAsia" w:hAnsi="Segoe UI" w:cstheme="majorBidi"/>
      <w:color w:val="102031" w:themeColor="text2"/>
      <w:sz w:val="21"/>
      <w:szCs w:val="21"/>
      <w:lang w:val="de-DE"/>
    </w:rPr>
  </w:style>
  <w:style w:type="character" w:customStyle="1" w:styleId="berschrift9Zchn">
    <w:name w:val="Überschrift 9 Zchn"/>
    <w:basedOn w:val="Absatz-Standardschriftart"/>
    <w:link w:val="berschrift9"/>
    <w:uiPriority w:val="9"/>
    <w:semiHidden/>
    <w:rsid w:val="006E4489"/>
    <w:rPr>
      <w:rFonts w:ascii="Segoe UI" w:eastAsiaTheme="majorEastAsia" w:hAnsi="Segoe UI" w:cstheme="majorBidi"/>
      <w:i/>
      <w:iCs/>
      <w:color w:val="1FB6B3" w:themeColor="accent2"/>
      <w:sz w:val="21"/>
      <w:szCs w:val="21"/>
      <w:lang w:val="de-DE"/>
    </w:rPr>
  </w:style>
  <w:style w:type="numbering" w:styleId="ArtikelAbschnitt">
    <w:name w:val="Outline List 3"/>
    <w:basedOn w:val="KeineListe"/>
    <w:uiPriority w:val="99"/>
    <w:semiHidden/>
    <w:unhideWhenUsed/>
    <w:rsid w:val="00762165"/>
    <w:pPr>
      <w:numPr>
        <w:numId w:val="5"/>
      </w:numPr>
    </w:pPr>
  </w:style>
  <w:style w:type="character" w:styleId="SchwacheHervorhebung">
    <w:name w:val="Subtle Emphasis"/>
    <w:basedOn w:val="Absatz-Standardschriftart"/>
    <w:uiPriority w:val="19"/>
    <w:qFormat/>
    <w:rsid w:val="006E4489"/>
    <w:rPr>
      <w:rFonts w:ascii="Segoe UI" w:hAnsi="Segoe UI"/>
      <w:i/>
      <w:iCs/>
      <w:color w:val="404040" w:themeColor="text1" w:themeTint="BF"/>
    </w:rPr>
  </w:style>
  <w:style w:type="character" w:styleId="Hervorhebung">
    <w:name w:val="Emphasis"/>
    <w:basedOn w:val="Absatz-Standardschriftart"/>
    <w:uiPriority w:val="20"/>
    <w:qFormat/>
    <w:rsid w:val="006E4489"/>
    <w:rPr>
      <w:rFonts w:ascii="Segoe UI" w:hAnsi="Segoe UI"/>
      <w:i/>
      <w:iCs/>
      <w:color w:val="1FB6B3" w:themeColor="accent2"/>
    </w:rPr>
  </w:style>
  <w:style w:type="character" w:styleId="IntensiveHervorhebung">
    <w:name w:val="Intense Emphasis"/>
    <w:basedOn w:val="Absatz-Standardschriftart"/>
    <w:uiPriority w:val="21"/>
    <w:qFormat/>
    <w:rsid w:val="006E4489"/>
    <w:rPr>
      <w:rFonts w:ascii="Segoe UI" w:hAnsi="Segoe UI"/>
      <w:i/>
      <w:iCs/>
      <w:color w:val="4164B2" w:themeColor="accent1"/>
    </w:rPr>
  </w:style>
  <w:style w:type="paragraph" w:styleId="Zitat">
    <w:name w:val="Quote"/>
    <w:basedOn w:val="Standard"/>
    <w:next w:val="Standard"/>
    <w:link w:val="ZitatZchn"/>
    <w:uiPriority w:val="29"/>
    <w:qFormat/>
    <w:rsid w:val="00A00442"/>
    <w:pPr>
      <w:spacing w:before="200" w:after="160"/>
      <w:ind w:left="864" w:right="864"/>
      <w:jc w:val="center"/>
    </w:pPr>
    <w:rPr>
      <w:i/>
      <w:iCs/>
      <w:color w:val="4164B2" w:themeColor="accent1"/>
    </w:rPr>
  </w:style>
  <w:style w:type="character" w:customStyle="1" w:styleId="ZitatZchn">
    <w:name w:val="Zitat Zchn"/>
    <w:basedOn w:val="Absatz-Standardschriftart"/>
    <w:link w:val="Zitat"/>
    <w:uiPriority w:val="29"/>
    <w:rsid w:val="00A00442"/>
    <w:rPr>
      <w:rFonts w:ascii="Segoe UI" w:hAnsi="Segoe UI"/>
      <w:i/>
      <w:iCs/>
      <w:color w:val="4164B2" w:themeColor="accent1"/>
    </w:rPr>
  </w:style>
  <w:style w:type="paragraph" w:styleId="IntensivesZitat">
    <w:name w:val="Intense Quote"/>
    <w:basedOn w:val="Standard"/>
    <w:next w:val="Standard"/>
    <w:link w:val="IntensivesZitatZchn"/>
    <w:uiPriority w:val="30"/>
    <w:qFormat/>
    <w:rsid w:val="006E4489"/>
    <w:pPr>
      <w:pBdr>
        <w:top w:val="single" w:sz="4" w:space="10" w:color="4164B2" w:themeColor="accent1"/>
        <w:bottom w:val="single" w:sz="4" w:space="10" w:color="4164B2" w:themeColor="accent1"/>
      </w:pBdr>
      <w:spacing w:before="360" w:after="360"/>
      <w:ind w:left="864" w:right="864"/>
      <w:jc w:val="center"/>
    </w:pPr>
    <w:rPr>
      <w:i/>
      <w:iCs/>
      <w:color w:val="4164B2" w:themeColor="accent1"/>
    </w:rPr>
  </w:style>
  <w:style w:type="character" w:customStyle="1" w:styleId="IntensivesZitatZchn">
    <w:name w:val="Intensives Zitat Zchn"/>
    <w:basedOn w:val="Absatz-Standardschriftart"/>
    <w:link w:val="IntensivesZitat"/>
    <w:uiPriority w:val="30"/>
    <w:rsid w:val="006E4489"/>
    <w:rPr>
      <w:rFonts w:ascii="Segoe UI" w:hAnsi="Segoe UI"/>
      <w:i/>
      <w:iCs/>
      <w:color w:val="4164B2" w:themeColor="accent1"/>
    </w:rPr>
  </w:style>
  <w:style w:type="character" w:styleId="SchwacherVerweis">
    <w:name w:val="Subtle Reference"/>
    <w:basedOn w:val="Absatz-Standardschriftart"/>
    <w:uiPriority w:val="31"/>
    <w:qFormat/>
    <w:rsid w:val="006E4489"/>
    <w:rPr>
      <w:rFonts w:ascii="Segoe UI" w:hAnsi="Segoe UI"/>
      <w:smallCaps/>
      <w:color w:val="5A5A5A" w:themeColor="text1" w:themeTint="A5"/>
    </w:rPr>
  </w:style>
  <w:style w:type="character" w:styleId="IntensiverVerweis">
    <w:name w:val="Intense Reference"/>
    <w:basedOn w:val="Absatz-Standardschriftart"/>
    <w:uiPriority w:val="32"/>
    <w:qFormat/>
    <w:rsid w:val="006E4489"/>
    <w:rPr>
      <w:rFonts w:ascii="Segoe UI" w:hAnsi="Segoe UI"/>
      <w:b/>
      <w:bCs/>
      <w:smallCaps/>
      <w:color w:val="4164B2" w:themeColor="accent1"/>
      <w:spacing w:val="5"/>
    </w:rPr>
  </w:style>
  <w:style w:type="character" w:styleId="Buchtitel">
    <w:name w:val="Book Title"/>
    <w:basedOn w:val="Absatz-Standardschriftart"/>
    <w:uiPriority w:val="33"/>
    <w:qFormat/>
    <w:rsid w:val="006E4489"/>
    <w:rPr>
      <w:rFonts w:ascii="Segoe UI" w:hAnsi="Segoe UI"/>
      <w:b/>
      <w:bCs/>
      <w:i/>
      <w:iCs/>
      <w:spacing w:val="5"/>
    </w:rPr>
  </w:style>
  <w:style w:type="paragraph" w:styleId="Beschriftung">
    <w:name w:val="caption"/>
    <w:basedOn w:val="Standard"/>
    <w:next w:val="Standard"/>
    <w:uiPriority w:val="35"/>
    <w:semiHidden/>
    <w:unhideWhenUsed/>
    <w:qFormat/>
    <w:rsid w:val="006E4489"/>
    <w:pPr>
      <w:spacing w:after="200"/>
    </w:pPr>
    <w:rPr>
      <w:i/>
      <w:iCs/>
      <w:color w:val="1FB6B3" w:themeColor="accent2"/>
      <w:sz w:val="18"/>
      <w:szCs w:val="18"/>
    </w:rPr>
  </w:style>
  <w:style w:type="paragraph" w:styleId="Literaturverzeichnis">
    <w:name w:val="Bibliography"/>
    <w:basedOn w:val="Standard"/>
    <w:next w:val="Standard"/>
    <w:uiPriority w:val="37"/>
    <w:semiHidden/>
    <w:unhideWhenUsed/>
    <w:rsid w:val="006E4489"/>
  </w:style>
  <w:style w:type="paragraph" w:styleId="Textkrper">
    <w:name w:val="Body Text"/>
    <w:basedOn w:val="Standard"/>
    <w:link w:val="TextkrperZchn"/>
    <w:uiPriority w:val="99"/>
    <w:semiHidden/>
    <w:unhideWhenUsed/>
    <w:rsid w:val="00F11423"/>
    <w:pPr>
      <w:spacing w:after="120"/>
    </w:pPr>
    <w:rPr>
      <w:color w:val="000000" w:themeColor="text1"/>
    </w:rPr>
  </w:style>
  <w:style w:type="character" w:customStyle="1" w:styleId="TextkrperZchn">
    <w:name w:val="Textkörper Zchn"/>
    <w:basedOn w:val="Absatz-Standardschriftart"/>
    <w:link w:val="Textkrper"/>
    <w:uiPriority w:val="99"/>
    <w:semiHidden/>
    <w:rsid w:val="00F11423"/>
    <w:rPr>
      <w:rFonts w:ascii="Segoe UI" w:hAnsi="Segoe UI"/>
      <w:color w:val="000000" w:themeColor="text1"/>
    </w:rPr>
  </w:style>
  <w:style w:type="paragraph" w:styleId="Textkrper2">
    <w:name w:val="Body Text 2"/>
    <w:basedOn w:val="Standard"/>
    <w:link w:val="Textkrper2Zchn"/>
    <w:uiPriority w:val="99"/>
    <w:semiHidden/>
    <w:unhideWhenUsed/>
    <w:rsid w:val="00F11423"/>
    <w:pPr>
      <w:spacing w:after="120" w:line="480" w:lineRule="auto"/>
    </w:pPr>
    <w:rPr>
      <w:color w:val="102031" w:themeColor="text2"/>
    </w:rPr>
  </w:style>
  <w:style w:type="character" w:customStyle="1" w:styleId="Textkrper2Zchn">
    <w:name w:val="Textkörper 2 Zchn"/>
    <w:basedOn w:val="Absatz-Standardschriftart"/>
    <w:link w:val="Textkrper2"/>
    <w:uiPriority w:val="99"/>
    <w:semiHidden/>
    <w:rsid w:val="00F11423"/>
    <w:rPr>
      <w:rFonts w:ascii="Segoe UI" w:hAnsi="Segoe UI"/>
      <w:color w:val="102031" w:themeColor="text2"/>
    </w:rPr>
  </w:style>
  <w:style w:type="paragraph" w:styleId="Textkrper3">
    <w:name w:val="Body Text 3"/>
    <w:basedOn w:val="Standard"/>
    <w:link w:val="Textkrper3Zchn"/>
    <w:uiPriority w:val="99"/>
    <w:semiHidden/>
    <w:unhideWhenUsed/>
    <w:rsid w:val="00F11423"/>
    <w:pPr>
      <w:spacing w:after="120"/>
    </w:pPr>
    <w:rPr>
      <w:color w:val="6A6A6A" w:themeColor="background2" w:themeShade="80"/>
      <w:sz w:val="16"/>
      <w:szCs w:val="16"/>
    </w:rPr>
  </w:style>
  <w:style w:type="character" w:customStyle="1" w:styleId="Textkrper3Zchn">
    <w:name w:val="Textkörper 3 Zchn"/>
    <w:basedOn w:val="Absatz-Standardschriftart"/>
    <w:link w:val="Textkrper3"/>
    <w:uiPriority w:val="99"/>
    <w:semiHidden/>
    <w:rsid w:val="00F11423"/>
    <w:rPr>
      <w:rFonts w:ascii="Segoe UI" w:hAnsi="Segoe UI"/>
      <w:color w:val="6A6A6A" w:themeColor="background2" w:themeShade="80"/>
      <w:sz w:val="16"/>
      <w:szCs w:val="16"/>
    </w:rPr>
  </w:style>
  <w:style w:type="character" w:styleId="BesuchterLink">
    <w:name w:val="FollowedHyperlink"/>
    <w:basedOn w:val="Absatz-Standardschriftart"/>
    <w:uiPriority w:val="99"/>
    <w:unhideWhenUsed/>
    <w:rsid w:val="00F11423"/>
    <w:rPr>
      <w:rFonts w:ascii="Segoe UI" w:hAnsi="Segoe UI"/>
      <w:color w:val="4164B2" w:themeColor="accent1"/>
      <w:u w:val="single"/>
    </w:rPr>
  </w:style>
  <w:style w:type="paragraph" w:styleId="Aufzhlungszeichen">
    <w:name w:val="List Bullet"/>
    <w:basedOn w:val="Standard"/>
    <w:uiPriority w:val="99"/>
    <w:unhideWhenUsed/>
    <w:rsid w:val="00A00442"/>
    <w:pPr>
      <w:numPr>
        <w:numId w:val="7"/>
      </w:numPr>
      <w:spacing w:before="120" w:after="120"/>
      <w:ind w:left="1080"/>
      <w:contextualSpacing/>
    </w:pPr>
  </w:style>
  <w:style w:type="character" w:styleId="NichtaufgelsteErwhnung">
    <w:name w:val="Unresolved Mention"/>
    <w:basedOn w:val="Absatz-Standardschriftart"/>
    <w:uiPriority w:val="99"/>
    <w:rsid w:val="006C2F98"/>
    <w:rPr>
      <w:color w:val="605E5C"/>
      <w:shd w:val="clear" w:color="auto" w:fill="E1DFDD"/>
    </w:rPr>
  </w:style>
  <w:style w:type="paragraph" w:customStyle="1" w:styleId="Funote">
    <w:name w:val="Fußnote"/>
    <w:basedOn w:val="Standard"/>
    <w:qFormat/>
    <w:rsid w:val="00FF115F"/>
    <w:rPr>
      <w:rFonts w:asciiTheme="minorHAnsi" w:eastAsia="Times New Roman" w:hAnsiTheme="minorHAnsi" w:cs="Tahoma"/>
      <w:sz w:val="16"/>
      <w:szCs w:val="16"/>
      <w:lang w:eastAsia="de-DE"/>
    </w:rPr>
  </w:style>
  <w:style w:type="paragraph" w:styleId="Sprechblasentext">
    <w:name w:val="Balloon Text"/>
    <w:basedOn w:val="Standard"/>
    <w:link w:val="SprechblasentextZchn"/>
    <w:uiPriority w:val="99"/>
    <w:unhideWhenUsed/>
    <w:rsid w:val="00822DAD"/>
    <w:pPr>
      <w:jc w:val="both"/>
    </w:pPr>
    <w:rPr>
      <w:rFonts w:cs="Segoe UI"/>
      <w:color w:val="102031" w:themeColor="text2"/>
      <w:sz w:val="18"/>
      <w:szCs w:val="18"/>
    </w:rPr>
  </w:style>
  <w:style w:type="character" w:customStyle="1" w:styleId="SprechblasentextZchn">
    <w:name w:val="Sprechblasentext Zchn"/>
    <w:basedOn w:val="Absatz-Standardschriftart"/>
    <w:link w:val="Sprechblasentext"/>
    <w:uiPriority w:val="99"/>
    <w:rsid w:val="00822DAD"/>
    <w:rPr>
      <w:rFonts w:ascii="Segoe UI" w:hAnsi="Segoe UI" w:cs="Segoe UI"/>
      <w:color w:val="102031" w:themeColor="text2"/>
      <w:sz w:val="18"/>
      <w:szCs w:val="18"/>
      <w:lang w:val="de-DE"/>
    </w:rPr>
  </w:style>
  <w:style w:type="paragraph" w:customStyle="1" w:styleId="Absnachb">
    <w:name w:val="Abs. nach Üb."/>
    <w:basedOn w:val="Standard"/>
    <w:autoRedefine/>
    <w:rsid w:val="00394CD1"/>
    <w:pPr>
      <w:tabs>
        <w:tab w:val="left" w:pos="199"/>
        <w:tab w:val="left" w:pos="227"/>
        <w:tab w:val="left" w:pos="454"/>
        <w:tab w:val="left" w:pos="1134"/>
      </w:tabs>
      <w:overflowPunct w:val="0"/>
      <w:autoSpaceDE w:val="0"/>
      <w:autoSpaceDN w:val="0"/>
      <w:adjustRightInd w:val="0"/>
      <w:spacing w:before="120" w:line="312" w:lineRule="auto"/>
      <w:textAlignment w:val="baseline"/>
    </w:pPr>
    <w:rPr>
      <w:rFonts w:eastAsia="Times New Roman" w:cs="Segoe UI"/>
      <w:color w:val="102031" w:themeColor="text2"/>
      <w:sz w:val="22"/>
      <w:szCs w:val="22"/>
      <w:lang w:eastAsia="de-DE"/>
    </w:rPr>
  </w:style>
  <w:style w:type="paragraph" w:customStyle="1" w:styleId="PermanentMarkerkorall">
    <w:name w:val="Permanent Marker korall"/>
    <w:basedOn w:val="Standard"/>
    <w:qFormat/>
    <w:rsid w:val="00822DAD"/>
    <w:pPr>
      <w:spacing w:after="200" w:line="276" w:lineRule="auto"/>
    </w:pPr>
    <w:rPr>
      <w:rFonts w:ascii="Permanent Marker" w:eastAsia="Times New Roman" w:hAnsi="Permanent Marker" w:cs="Times New Roman"/>
      <w:color w:val="FCCD0C" w:themeColor="accent3"/>
      <w:sz w:val="32"/>
    </w:rPr>
  </w:style>
  <w:style w:type="paragraph" w:customStyle="1" w:styleId="Tabelleninhalte">
    <w:name w:val="Tabelleninhalte"/>
    <w:basedOn w:val="Absnachb"/>
    <w:qFormat/>
    <w:rsid w:val="00822DAD"/>
    <w:pPr>
      <w:tabs>
        <w:tab w:val="clear" w:pos="199"/>
        <w:tab w:val="clear" w:pos="227"/>
        <w:tab w:val="clear" w:pos="454"/>
        <w:tab w:val="clear" w:pos="1134"/>
        <w:tab w:val="left" w:pos="851"/>
        <w:tab w:val="left" w:pos="2835"/>
      </w:tabs>
      <w:spacing w:before="0" w:after="200"/>
    </w:pPr>
    <w:rPr>
      <w:rFonts w:asciiTheme="minorHAnsi" w:hAnsiTheme="minorHAnsi"/>
      <w:color w:val="000000" w:themeColor="text1"/>
    </w:rPr>
  </w:style>
  <w:style w:type="paragraph" w:customStyle="1" w:styleId="Aufzhlung">
    <w:name w:val="Aufzählung"/>
    <w:basedOn w:val="Listenabsatz"/>
    <w:qFormat/>
    <w:rsid w:val="00822DAD"/>
    <w:pPr>
      <w:numPr>
        <w:numId w:val="10"/>
      </w:numPr>
      <w:spacing w:after="120" w:line="276" w:lineRule="auto"/>
      <w:contextualSpacing w:val="0"/>
    </w:pPr>
    <w:rPr>
      <w:rFonts w:asciiTheme="minorHAnsi" w:eastAsia="Calibri" w:hAnsiTheme="minorHAnsi" w:cs="Tahoma"/>
      <w:color w:val="000000" w:themeColor="text1"/>
      <w:sz w:val="19"/>
      <w:szCs w:val="18"/>
    </w:rPr>
  </w:style>
  <w:style w:type="paragraph" w:styleId="Kommentartext">
    <w:name w:val="annotation text"/>
    <w:basedOn w:val="Standard"/>
    <w:link w:val="KommentartextZchn"/>
    <w:uiPriority w:val="99"/>
    <w:unhideWhenUsed/>
    <w:rsid w:val="006700B0"/>
    <w:rPr>
      <w:sz w:val="20"/>
      <w:szCs w:val="20"/>
    </w:rPr>
  </w:style>
  <w:style w:type="character" w:customStyle="1" w:styleId="KommentartextZchn">
    <w:name w:val="Kommentartext Zchn"/>
    <w:basedOn w:val="Absatz-Standardschriftart"/>
    <w:link w:val="Kommentartext"/>
    <w:uiPriority w:val="99"/>
    <w:rsid w:val="006700B0"/>
    <w:rPr>
      <w:rFonts w:ascii="Segoe UI" w:hAnsi="Segoe UI"/>
      <w:sz w:val="20"/>
      <w:szCs w:val="20"/>
      <w:lang w:val="de-DE"/>
    </w:rPr>
  </w:style>
  <w:style w:type="paragraph" w:styleId="Kommentarthema">
    <w:name w:val="annotation subject"/>
    <w:basedOn w:val="Kommentartext"/>
    <w:next w:val="Kommentartext"/>
    <w:link w:val="KommentarthemaZchn"/>
    <w:uiPriority w:val="99"/>
    <w:semiHidden/>
    <w:unhideWhenUsed/>
    <w:rsid w:val="006700B0"/>
    <w:rPr>
      <w:b/>
      <w:bCs/>
    </w:rPr>
  </w:style>
  <w:style w:type="character" w:customStyle="1" w:styleId="KommentarthemaZchn">
    <w:name w:val="Kommentarthema Zchn"/>
    <w:basedOn w:val="KommentartextZchn"/>
    <w:link w:val="Kommentarthema"/>
    <w:uiPriority w:val="99"/>
    <w:semiHidden/>
    <w:rsid w:val="006700B0"/>
    <w:rPr>
      <w:rFonts w:ascii="Segoe UI" w:hAnsi="Segoe UI"/>
      <w:b/>
      <w:bCs/>
      <w:sz w:val="20"/>
      <w:szCs w:val="20"/>
      <w:lang w:val="de-DE"/>
    </w:rPr>
  </w:style>
  <w:style w:type="character" w:styleId="Erwhnung">
    <w:name w:val="Mention"/>
    <w:basedOn w:val="Absatz-Standardschriftart"/>
    <w:uiPriority w:val="99"/>
    <w:unhideWhenUsed/>
    <w:rsid w:val="006700B0"/>
    <w:rPr>
      <w:color w:val="2B579A"/>
      <w:shd w:val="clear" w:color="auto" w:fill="E1DFDD"/>
    </w:rPr>
  </w:style>
  <w:style w:type="character" w:customStyle="1" w:styleId="ListenabsatzZchn">
    <w:name w:val="Listenabsatz Zchn"/>
    <w:basedOn w:val="Absatz-Standardschriftart"/>
    <w:link w:val="Listenabsatz"/>
    <w:uiPriority w:val="34"/>
    <w:rsid w:val="00B430AE"/>
    <w:rPr>
      <w:rFonts w:ascii="Segoe UI" w:hAnsi="Segoe UI"/>
      <w:lang w:val="de-DE"/>
    </w:rPr>
  </w:style>
  <w:style w:type="paragraph" w:styleId="berarbeitung">
    <w:name w:val="Revision"/>
    <w:hidden/>
    <w:uiPriority w:val="99"/>
    <w:semiHidden/>
    <w:rsid w:val="00006F08"/>
    <w:rPr>
      <w:rFonts w:ascii="Segoe UI" w:hAnsi="Segoe UI"/>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762156">
      <w:bodyDiv w:val="1"/>
      <w:marLeft w:val="0"/>
      <w:marRight w:val="0"/>
      <w:marTop w:val="0"/>
      <w:marBottom w:val="0"/>
      <w:divBdr>
        <w:top w:val="none" w:sz="0" w:space="0" w:color="auto"/>
        <w:left w:val="none" w:sz="0" w:space="0" w:color="auto"/>
        <w:bottom w:val="none" w:sz="0" w:space="0" w:color="auto"/>
        <w:right w:val="none" w:sz="0" w:space="0" w:color="auto"/>
      </w:divBdr>
      <w:divsChild>
        <w:div w:id="169763254">
          <w:marLeft w:val="0"/>
          <w:marRight w:val="0"/>
          <w:marTop w:val="0"/>
          <w:marBottom w:val="0"/>
          <w:divBdr>
            <w:top w:val="none" w:sz="0" w:space="0" w:color="auto"/>
            <w:left w:val="none" w:sz="0" w:space="0" w:color="auto"/>
            <w:bottom w:val="none" w:sz="0" w:space="0" w:color="auto"/>
            <w:right w:val="none" w:sz="0" w:space="0" w:color="auto"/>
          </w:divBdr>
        </w:div>
        <w:div w:id="617493635">
          <w:marLeft w:val="0"/>
          <w:marRight w:val="0"/>
          <w:marTop w:val="0"/>
          <w:marBottom w:val="0"/>
          <w:divBdr>
            <w:top w:val="none" w:sz="0" w:space="0" w:color="auto"/>
            <w:left w:val="none" w:sz="0" w:space="0" w:color="auto"/>
            <w:bottom w:val="none" w:sz="0" w:space="0" w:color="auto"/>
            <w:right w:val="none" w:sz="0" w:space="0" w:color="auto"/>
          </w:divBdr>
        </w:div>
        <w:div w:id="910195156">
          <w:marLeft w:val="0"/>
          <w:marRight w:val="0"/>
          <w:marTop w:val="0"/>
          <w:marBottom w:val="0"/>
          <w:divBdr>
            <w:top w:val="none" w:sz="0" w:space="0" w:color="auto"/>
            <w:left w:val="none" w:sz="0" w:space="0" w:color="auto"/>
            <w:bottom w:val="none" w:sz="0" w:space="0" w:color="auto"/>
            <w:right w:val="none" w:sz="0" w:space="0" w:color="auto"/>
          </w:divBdr>
        </w:div>
      </w:divsChild>
    </w:div>
    <w:div w:id="2091392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abascloud.atlassian.net/wiki/spaces/SOLARCHITECH/pages/192675184755/Automatisierte+Verteilung+in+Kundeninstallationen"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hyperlink" Target="https://www.hwk.com/agb.html"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2.xml"/><Relationship Id="rId56" Type="http://schemas.microsoft.com/office/2019/05/relationships/documenttasks" Target="documenttasks/documenttasks1.xml"/><Relationship Id="rId8" Type="http://schemas.openxmlformats.org/officeDocument/2006/relationships/settings" Target="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hwk.com/agb.html" TargetMode="External"/><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6.png"/><Relationship Id="rId41" Type="http://schemas.openxmlformats.org/officeDocument/2006/relationships/image" Target="media/image25.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C79DDC01-ED4B-4D67-B906-89A17553D6B9}">
    <t:Anchor>
      <t:Comment id="2007223631"/>
    </t:Anchor>
    <t:History>
      <t:Event id="{373135A0-B795-4C71-9CDA-5CD362F28523}" time="2026-05-04T12:37:45.514Z">
        <t:Attribution userId="S::Martin.Stehle@abas.de::f6f98957-d60c-4a8f-8d69-13f1abb69aa9" userProvider="AD" userName="Martin Stehle"/>
        <t:Anchor>
          <t:Comment id="2007223631"/>
        </t:Anchor>
        <t:Create/>
      </t:Event>
      <t:Event id="{ACD89E3F-DBBB-41F7-877C-3991429670AF}" time="2026-05-04T12:37:45.514Z">
        <t:Attribution userId="S::Martin.Stehle@abas.de::f6f98957-d60c-4a8f-8d69-13f1abb69aa9" userProvider="AD" userName="Martin Stehle"/>
        <t:Anchor>
          <t:Comment id="2007223631"/>
        </t:Anchor>
        <t:Assign userId="S::peter.koch@forterro.com::0089984c-f953-4c1a-bf4a-7f92b158549b" userProvider="AD" userName="Peter Koch"/>
      </t:Event>
      <t:Event id="{8EB0A8B3-8C04-497D-839A-FF8F659B9E02}" time="2026-05-04T12:37:45.514Z">
        <t:Attribution userId="S::Martin.Stehle@abas.de::f6f98957-d60c-4a8f-8d69-13f1abb69aa9" userProvider="AD" userName="Martin Stehle"/>
        <t:Anchor>
          <t:Comment id="2007223631"/>
        </t:Anchor>
        <t:SetTitle title="@Peter Koch Bitte füge hier noch den Kommentar hinzu, dass die Einrichtung von EDI kein Teil dieses EFK ist und gesondert beauftragt werden muss."/>
      </t:Event>
      <t:Event id="{9D118E67-F994-41C3-9973-18B61B5A765D}" time="2026-05-15T09:31:12.74Z">
        <t:Attribution userId="S::peter.koch@forterro.com::0089984c-f953-4c1a-bf4a-7f92b158549b" userProvider="AD" userName="Peter Koch"/>
        <t:Progress percentComplete="100"/>
      </t:Event>
    </t:History>
  </t:Task>
  <t:Task id="{F7DDCEF3-6BEC-422A-93CC-8DCF3C83E9E1}">
    <t:Anchor>
      <t:Comment id="1817157265"/>
    </t:Anchor>
    <t:History>
      <t:Event id="{F65673BA-C424-46E6-8F41-325F1C89AC91}" time="2026-05-07T08:14:13.985Z">
        <t:Attribution userId="S::Martin.Stehle@abas.de::f6f98957-d60c-4a8f-8d69-13f1abb69aa9" userProvider="AD" userName="Martin Stehle"/>
        <t:Anchor>
          <t:Comment id="1817157265"/>
        </t:Anchor>
        <t:Create/>
      </t:Event>
      <t:Event id="{B3A4C928-E50E-475A-AF56-9AE01C642586}" time="2026-05-07T08:14:13.985Z">
        <t:Attribution userId="S::Martin.Stehle@abas.de::f6f98957-d60c-4a8f-8d69-13f1abb69aa9" userProvider="AD" userName="Martin Stehle"/>
        <t:Anchor>
          <t:Comment id="1817157265"/>
        </t:Anchor>
        <t:Assign userId="S::peter.koch@forterro.com::0089984c-f953-4c1a-bf4a-7f92b158549b" userProvider="AD" userName="Peter Koch"/>
      </t:Event>
      <t:Event id="{312BDB19-BDA9-4BDF-869A-B321C2AF6CFE}" time="2026-05-07T08:14:13.985Z">
        <t:Attribution userId="S::Martin.Stehle@abas.de::f6f98957-d60c-4a8f-8d69-13f1abb69aa9" userProvider="AD" userName="Martin Stehle"/>
        <t:Anchor>
          <t:Comment id="1817157265"/>
        </t:Anchor>
        <t:SetTitle title="@Peter Koch @Philipp Merkel : Wir haben festgestellt, dass das Fehlerhandling in der aktuellen Schnittstelle nicht sauber funktioniert. Sobald ein Datensatz (z.B. wegen Inkonsistenz) nicht verarbeitet werden kann, bleibt dies zunächst unbemerkt. Es…"/>
      </t:Event>
    </t:History>
  </t:Task>
</t:Tasks>
</file>

<file path=word/theme/theme1.xml><?xml version="1.0" encoding="utf-8"?>
<a:theme xmlns:a="http://schemas.openxmlformats.org/drawingml/2006/main" name="Office Theme">
  <a:themeElements>
    <a:clrScheme name="Forterro">
      <a:dk1>
        <a:srgbClr val="000000"/>
      </a:dk1>
      <a:lt1>
        <a:srgbClr val="FFFFFF"/>
      </a:lt1>
      <a:dk2>
        <a:srgbClr val="102031"/>
      </a:dk2>
      <a:lt2>
        <a:srgbClr val="D5D5D5"/>
      </a:lt2>
      <a:accent1>
        <a:srgbClr val="4164B2"/>
      </a:accent1>
      <a:accent2>
        <a:srgbClr val="1FB6B3"/>
      </a:accent2>
      <a:accent3>
        <a:srgbClr val="FCCD0C"/>
      </a:accent3>
      <a:accent4>
        <a:srgbClr val="FC8A3C"/>
      </a:accent4>
      <a:accent5>
        <a:srgbClr val="663299"/>
      </a:accent5>
      <a:accent6>
        <a:srgbClr val="C5E367"/>
      </a:accent6>
      <a:hlink>
        <a:srgbClr val="4164B2"/>
      </a:hlink>
      <a:folHlink>
        <a:srgbClr val="1FB6B3"/>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sf</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43D52D54F7F264B998AE054B50F265B" ma:contentTypeVersion="12" ma:contentTypeDescription="Create a new document." ma:contentTypeScope="" ma:versionID="028226b300e950da078b76a8ea35806a">
  <xsd:schema xmlns:xsd="http://www.w3.org/2001/XMLSchema" xmlns:xs="http://www.w3.org/2001/XMLSchema" xmlns:p="http://schemas.microsoft.com/office/2006/metadata/properties" xmlns:ns2="f1a8922d-3e84-469b-851d-dc60c1ac0e84" xmlns:ns3="7dea56ad-11a9-4b18-9e62-e0f29aefbcfd" targetNamespace="http://schemas.microsoft.com/office/2006/metadata/properties" ma:root="true" ma:fieldsID="bcc8f408166350786136f55cf8a8ed6f" ns2:_="" ns3:_="">
    <xsd:import namespace="f1a8922d-3e84-469b-851d-dc60c1ac0e84"/>
    <xsd:import namespace="7dea56ad-11a9-4b18-9e62-e0f29aefbcf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8922d-3e84-469b-851d-dc60c1ac0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1a6cf73-c7b3-4818-a4f6-59423fdaf80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ea56ad-11a9-4b18-9e62-e0f29aefbcf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5d2e583-5e01-49aa-91b7-77ce2dd6e7f7}" ma:internalName="TaxCatchAll" ma:showField="CatchAllData" ma:web="7dea56ad-11a9-4b18-9e62-e0f29aefbc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1a8922d-3e84-469b-851d-dc60c1ac0e84">
      <Terms xmlns="http://schemas.microsoft.com/office/infopath/2007/PartnerControls"/>
    </lcf76f155ced4ddcb4097134ff3c332f>
    <TaxCatchAll xmlns="7dea56ad-11a9-4b18-9e62-e0f29aefbcfd"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06C4FD-36BA-D24E-A67B-778166DB8E48}">
  <ds:schemaRefs>
    <ds:schemaRef ds:uri="http://schemas.openxmlformats.org/officeDocument/2006/bibliography"/>
  </ds:schemaRefs>
</ds:datastoreItem>
</file>

<file path=customXml/itemProps3.xml><?xml version="1.0" encoding="utf-8"?>
<ds:datastoreItem xmlns:ds="http://schemas.openxmlformats.org/officeDocument/2006/customXml" ds:itemID="{5842722A-D15B-4C40-9A6E-93D3301F0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8922d-3e84-469b-851d-dc60c1ac0e84"/>
    <ds:schemaRef ds:uri="7dea56ad-11a9-4b18-9e62-e0f29aefb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3EA2A9-534E-4D48-BAFE-C7D79DEDD484}">
  <ds:schemaRefs>
    <ds:schemaRef ds:uri="http://schemas.microsoft.com/sharepoint/v3/contenttype/forms"/>
  </ds:schemaRefs>
</ds:datastoreItem>
</file>

<file path=customXml/itemProps5.xml><?xml version="1.0" encoding="utf-8"?>
<ds:datastoreItem xmlns:ds="http://schemas.openxmlformats.org/officeDocument/2006/customXml" ds:itemID="{807FF4B8-F0A1-4CB6-8F25-51D9B782E442}">
  <ds:schemaRefs>
    <ds:schemaRef ds:uri="http://schemas.microsoft.com/office/2006/metadata/properties"/>
    <ds:schemaRef ds:uri="http://schemas.microsoft.com/office/infopath/2007/PartnerControls"/>
    <ds:schemaRef ds:uri="f1a8922d-3e84-469b-851d-dc60c1ac0e84"/>
    <ds:schemaRef ds:uri="7dea56ad-11a9-4b18-9e62-e0f29aefbcf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151</Pages>
  <Words>25540</Words>
  <Characters>188996</Characters>
  <Application>Microsoft Office Word</Application>
  <DocSecurity>0</DocSecurity>
  <Lines>47249</Lines>
  <Paragraphs>16502</Paragraphs>
  <ScaleCrop>false</ScaleCrop>
  <Company/>
  <LinksUpToDate>false</LinksUpToDate>
  <CharactersWithSpaces>198034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ZUR EINFÜHRUNG VON ABAS ERP</dc:title>
  <dc:subject>Lebenshilfe Karlsruhe, Ettlingen und Umgebung e.V. | Karslruhe</dc:subject>
  <dc:creator>Peter Koch</dc:creator>
  <cp:keywords/>
  <dc:description/>
  <cp:lastModifiedBy>Peter Koch</cp:lastModifiedBy>
  <cp:revision>358</cp:revision>
  <cp:lastPrinted>2018-05-06T15:12:00Z</cp:lastPrinted>
  <dcterms:created xsi:type="dcterms:W3CDTF">2026-05-01T12:55:00Z</dcterms:created>
  <dcterms:modified xsi:type="dcterms:W3CDTF">2026-05-29T14:29:00Z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0x010100E43D52D54F7F264B998AE054B50F265B</vt:lpwstr>
  </property>
  <property fmtid="{D5CDD505-2E9C-101B-9397-08002B2CF9AE}" pid="3" name="MediaServiceImageTags">
    <vt:lpwstr/>
  </property>
</Properties>
</file>